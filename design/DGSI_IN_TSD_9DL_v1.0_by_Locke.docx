
<file path=[Content_Types].xml><?xml version="1.0" encoding="utf-8"?>
<Types xmlns="http://schemas.openxmlformats.org/package/2006/content-types">
  <Default Extension="doc" ContentType="application/msword"/>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615DD3" w14:textId="77777777" w:rsidR="009D3305" w:rsidRPr="004D620F" w:rsidRDefault="009D3305" w:rsidP="009D3305">
      <w:pPr>
        <w:pStyle w:val="Title"/>
        <w:jc w:val="center"/>
        <w:rPr>
          <w:rFonts w:ascii="Arial" w:hAnsi="Arial" w:cs="Arial"/>
          <w:lang w:eastAsia="zh-CN"/>
          <w:rPrChange w:id="0" w:author="Locke Liu" w:date="2021-05-24T14:33:00Z">
            <w:rPr>
              <w:lang w:eastAsia="zh-CN"/>
            </w:rPr>
          </w:rPrChange>
        </w:rPr>
      </w:pPr>
    </w:p>
    <w:p w14:paraId="1E615DD4" w14:textId="77777777" w:rsidR="009D3305" w:rsidRPr="004D620F" w:rsidRDefault="009D3305" w:rsidP="009D3305">
      <w:pPr>
        <w:pStyle w:val="Title"/>
        <w:jc w:val="center"/>
        <w:rPr>
          <w:rFonts w:ascii="Arial" w:hAnsi="Arial" w:cs="Arial"/>
          <w:rPrChange w:id="1" w:author="Locke Liu" w:date="2021-05-24T14:33:00Z">
            <w:rPr/>
          </w:rPrChange>
        </w:rPr>
      </w:pPr>
    </w:p>
    <w:p w14:paraId="1E615DD5" w14:textId="77777777" w:rsidR="009D3305" w:rsidRPr="004D620F" w:rsidRDefault="009D3305" w:rsidP="009D3305">
      <w:pPr>
        <w:pStyle w:val="Title"/>
        <w:jc w:val="center"/>
        <w:rPr>
          <w:rFonts w:ascii="Arial" w:hAnsi="Arial" w:cs="Arial"/>
          <w:rPrChange w:id="2" w:author="Locke Liu" w:date="2021-05-24T14:33:00Z">
            <w:rPr/>
          </w:rPrChange>
        </w:rPr>
      </w:pPr>
    </w:p>
    <w:p w14:paraId="1E615DD6" w14:textId="77777777" w:rsidR="009D3305" w:rsidRPr="004D620F" w:rsidRDefault="009D3305" w:rsidP="009D3305">
      <w:pPr>
        <w:pStyle w:val="Title"/>
        <w:jc w:val="center"/>
        <w:rPr>
          <w:rFonts w:ascii="Arial" w:hAnsi="Arial" w:cs="Arial"/>
          <w:rPrChange w:id="3" w:author="Locke Liu" w:date="2021-05-24T14:33:00Z">
            <w:rPr/>
          </w:rPrChange>
        </w:rPr>
      </w:pPr>
    </w:p>
    <w:p w14:paraId="1E615DD7" w14:textId="77777777" w:rsidR="009D3305" w:rsidRPr="004D620F" w:rsidRDefault="009D3305" w:rsidP="009D3305">
      <w:pPr>
        <w:pStyle w:val="Title"/>
        <w:jc w:val="center"/>
        <w:rPr>
          <w:rFonts w:ascii="Arial" w:hAnsi="Arial" w:cs="Arial"/>
          <w:rPrChange w:id="4" w:author="Locke Liu" w:date="2021-05-24T14:33:00Z">
            <w:rPr/>
          </w:rPrChange>
        </w:rPr>
      </w:pPr>
    </w:p>
    <w:p w14:paraId="1E615DD8" w14:textId="77777777" w:rsidR="009D3305" w:rsidRPr="004D620F" w:rsidRDefault="009D3305" w:rsidP="009D3305">
      <w:pPr>
        <w:pStyle w:val="Title"/>
        <w:jc w:val="center"/>
        <w:rPr>
          <w:rFonts w:ascii="Arial" w:hAnsi="Arial" w:cs="Arial"/>
          <w:rPrChange w:id="5" w:author="Locke Liu" w:date="2021-05-24T14:33:00Z">
            <w:rPr/>
          </w:rPrChange>
        </w:rPr>
      </w:pPr>
    </w:p>
    <w:p w14:paraId="1E615DD9" w14:textId="22C9D267" w:rsidR="009D3305" w:rsidRPr="004D620F" w:rsidRDefault="009D3305" w:rsidP="009D3305">
      <w:pPr>
        <w:pStyle w:val="Title"/>
        <w:jc w:val="center"/>
        <w:rPr>
          <w:rFonts w:ascii="Arial" w:hAnsi="Arial" w:cs="Arial"/>
          <w:color w:val="003195"/>
          <w:rPrChange w:id="6" w:author="Locke Liu" w:date="2021-05-24T14:33:00Z">
            <w:rPr>
              <w:color w:val="003195"/>
            </w:rPr>
          </w:rPrChange>
        </w:rPr>
      </w:pPr>
      <w:r w:rsidRPr="004D620F">
        <w:rPr>
          <w:rFonts w:ascii="Arial" w:hAnsi="Arial" w:cs="Arial"/>
          <w:color w:val="003195"/>
          <w:rPrChange w:id="7" w:author="Locke Liu" w:date="2021-05-24T14:33:00Z">
            <w:rPr>
              <w:color w:val="003195"/>
            </w:rPr>
          </w:rPrChange>
        </w:rPr>
        <w:fldChar w:fldCharType="begin"/>
      </w:r>
      <w:r w:rsidRPr="004D620F">
        <w:rPr>
          <w:rFonts w:ascii="Arial" w:hAnsi="Arial" w:cs="Arial"/>
          <w:color w:val="003195"/>
          <w:rPrChange w:id="8" w:author="Locke Liu" w:date="2021-05-24T14:33:00Z">
            <w:rPr>
              <w:color w:val="003195"/>
            </w:rPr>
          </w:rPrChange>
        </w:rPr>
        <w:instrText xml:space="preserve"> TITLE   \* MERGEFORMAT </w:instrText>
      </w:r>
      <w:r w:rsidRPr="004D620F">
        <w:rPr>
          <w:rFonts w:ascii="Arial" w:hAnsi="Arial" w:cs="Arial"/>
          <w:color w:val="003195"/>
          <w:rPrChange w:id="9" w:author="Locke Liu" w:date="2021-05-24T14:33:00Z">
            <w:rPr>
              <w:color w:val="003195"/>
            </w:rPr>
          </w:rPrChange>
        </w:rPr>
        <w:fldChar w:fldCharType="separate"/>
      </w:r>
      <w:r w:rsidRPr="004D620F">
        <w:rPr>
          <w:rFonts w:ascii="Arial" w:hAnsi="Arial" w:cs="Arial"/>
          <w:color w:val="003195"/>
          <w:rPrChange w:id="10" w:author="Locke Liu" w:date="2021-05-24T14:33:00Z">
            <w:rPr>
              <w:color w:val="003195"/>
            </w:rPr>
          </w:rPrChange>
        </w:rPr>
        <w:t xml:space="preserve">DGSI/IN TSD </w:t>
      </w:r>
      <w:r w:rsidRPr="004D620F">
        <w:rPr>
          <w:rFonts w:ascii="Arial" w:hAnsi="Arial" w:cs="Arial"/>
          <w:color w:val="003195"/>
          <w:rPrChange w:id="11" w:author="Locke Liu" w:date="2021-05-24T14:33:00Z">
            <w:rPr>
              <w:color w:val="003195"/>
            </w:rPr>
          </w:rPrChange>
        </w:rPr>
        <w:fldChar w:fldCharType="end"/>
      </w:r>
      <w:r w:rsidR="00D706BC" w:rsidRPr="004D620F">
        <w:rPr>
          <w:rFonts w:ascii="Arial" w:hAnsi="Arial" w:cs="Arial"/>
          <w:rPrChange w:id="12" w:author="Locke Liu" w:date="2021-05-24T14:33:00Z">
            <w:rPr/>
          </w:rPrChange>
        </w:rPr>
        <w:t xml:space="preserve"> </w:t>
      </w:r>
      <w:r w:rsidR="001C4EC7" w:rsidRPr="004D620F">
        <w:rPr>
          <w:rFonts w:ascii="Arial" w:hAnsi="Arial" w:cs="Arial"/>
          <w:color w:val="003195"/>
          <w:rPrChange w:id="13" w:author="Locke Liu" w:date="2021-05-24T14:33:00Z">
            <w:rPr>
              <w:color w:val="003195"/>
            </w:rPr>
          </w:rPrChange>
        </w:rPr>
        <w:t>9DL</w:t>
      </w:r>
    </w:p>
    <w:p w14:paraId="1E615DDA" w14:textId="77777777" w:rsidR="00AF6261" w:rsidRPr="004D620F" w:rsidRDefault="00AF6261" w:rsidP="00AF6261">
      <w:pPr>
        <w:rPr>
          <w:rFonts w:ascii="Arial" w:hAnsi="Arial" w:cs="Arial"/>
          <w:b/>
          <w:bCs/>
          <w:rPrChange w:id="14" w:author="Locke Liu" w:date="2021-05-24T14:33:00Z">
            <w:rPr>
              <w:b/>
              <w:bCs/>
            </w:rPr>
          </w:rPrChange>
        </w:rPr>
      </w:pPr>
    </w:p>
    <w:p w14:paraId="1E615DDB" w14:textId="77777777" w:rsidR="009D3305" w:rsidRPr="004D620F" w:rsidRDefault="009D3305" w:rsidP="00AF6261">
      <w:pPr>
        <w:rPr>
          <w:rFonts w:ascii="Arial" w:hAnsi="Arial" w:cs="Arial"/>
          <w:b/>
          <w:bCs/>
          <w:rPrChange w:id="15" w:author="Locke Liu" w:date="2021-05-24T14:33:00Z">
            <w:rPr>
              <w:b/>
              <w:bCs/>
            </w:rPr>
          </w:rPrChange>
        </w:rPr>
      </w:pPr>
    </w:p>
    <w:p w14:paraId="1E615DDC" w14:textId="77777777" w:rsidR="009D3305" w:rsidRPr="004D620F" w:rsidRDefault="009D3305" w:rsidP="00AF6261">
      <w:pPr>
        <w:rPr>
          <w:rFonts w:ascii="Arial" w:hAnsi="Arial" w:cs="Arial"/>
          <w:b/>
          <w:bCs/>
          <w:rPrChange w:id="16" w:author="Locke Liu" w:date="2021-05-24T14:33:00Z">
            <w:rPr>
              <w:b/>
              <w:bCs/>
            </w:rPr>
          </w:rPrChange>
        </w:rPr>
      </w:pPr>
    </w:p>
    <w:p w14:paraId="1E615DDD" w14:textId="77777777" w:rsidR="009D3305" w:rsidRPr="004D620F" w:rsidRDefault="009D3305" w:rsidP="00AF6261">
      <w:pPr>
        <w:rPr>
          <w:rFonts w:ascii="Arial" w:hAnsi="Arial" w:cs="Arial"/>
          <w:b/>
          <w:bCs/>
          <w:rPrChange w:id="17" w:author="Locke Liu" w:date="2021-05-24T14:33:00Z">
            <w:rPr>
              <w:b/>
              <w:bCs/>
            </w:rPr>
          </w:rPrChange>
        </w:rPr>
      </w:pPr>
    </w:p>
    <w:p w14:paraId="1E615DDE" w14:textId="77777777" w:rsidR="009D3305" w:rsidRPr="004D620F" w:rsidRDefault="009D3305" w:rsidP="00AF6261">
      <w:pPr>
        <w:rPr>
          <w:rFonts w:ascii="Arial" w:hAnsi="Arial" w:cs="Arial"/>
          <w:b/>
          <w:bCs/>
          <w:rPrChange w:id="18" w:author="Locke Liu" w:date="2021-05-24T14:33:00Z">
            <w:rPr>
              <w:b/>
              <w:bCs/>
            </w:rPr>
          </w:rPrChange>
        </w:rPr>
      </w:pPr>
    </w:p>
    <w:p w14:paraId="1E615DDF" w14:textId="77777777" w:rsidR="009D3305" w:rsidRPr="004D620F" w:rsidRDefault="009D3305" w:rsidP="00AF6261">
      <w:pPr>
        <w:rPr>
          <w:rFonts w:ascii="Arial" w:hAnsi="Arial" w:cs="Arial"/>
          <w:b/>
          <w:bCs/>
          <w:rPrChange w:id="19" w:author="Locke Liu" w:date="2021-05-24T14:33:00Z">
            <w:rPr>
              <w:b/>
              <w:bCs/>
            </w:rPr>
          </w:rPrChange>
        </w:rPr>
      </w:pPr>
    </w:p>
    <w:p w14:paraId="1E615DE0" w14:textId="77777777" w:rsidR="009D3305" w:rsidRPr="004D620F" w:rsidRDefault="009D3305" w:rsidP="00AF6261">
      <w:pPr>
        <w:rPr>
          <w:rFonts w:ascii="Arial" w:hAnsi="Arial" w:cs="Arial"/>
          <w:b/>
          <w:bCs/>
          <w:rPrChange w:id="20" w:author="Locke Liu" w:date="2021-05-24T14:33:00Z">
            <w:rPr>
              <w:b/>
              <w:bCs/>
            </w:rPr>
          </w:rPrChange>
        </w:rPr>
      </w:pPr>
    </w:p>
    <w:p w14:paraId="1E615DE1" w14:textId="77777777" w:rsidR="009D3305" w:rsidRPr="004D620F" w:rsidRDefault="009D3305" w:rsidP="00AF6261">
      <w:pPr>
        <w:rPr>
          <w:rFonts w:ascii="Arial" w:hAnsi="Arial" w:cs="Arial"/>
          <w:b/>
          <w:bCs/>
          <w:rPrChange w:id="21" w:author="Locke Liu" w:date="2021-05-24T14:33:00Z">
            <w:rPr>
              <w:b/>
              <w:bCs/>
            </w:rPr>
          </w:rPrChange>
        </w:rPr>
      </w:pPr>
    </w:p>
    <w:p w14:paraId="1E615DE2" w14:textId="77777777" w:rsidR="009D3305" w:rsidRPr="004D620F" w:rsidRDefault="009D3305" w:rsidP="00AF6261">
      <w:pPr>
        <w:rPr>
          <w:rFonts w:ascii="Arial" w:hAnsi="Arial" w:cs="Arial"/>
          <w:b/>
          <w:bCs/>
          <w:rPrChange w:id="22" w:author="Locke Liu" w:date="2021-05-24T14:33:00Z">
            <w:rPr>
              <w:b/>
              <w:bCs/>
            </w:rPr>
          </w:rPrChange>
        </w:rPr>
      </w:pPr>
    </w:p>
    <w:p w14:paraId="1E615DE3" w14:textId="77777777" w:rsidR="009D3305" w:rsidRPr="004D620F" w:rsidRDefault="009D3305" w:rsidP="00AF6261">
      <w:pPr>
        <w:rPr>
          <w:rFonts w:ascii="Arial" w:hAnsi="Arial" w:cs="Arial"/>
          <w:b/>
          <w:bCs/>
          <w:rPrChange w:id="23" w:author="Locke Liu" w:date="2021-05-24T14:33:00Z">
            <w:rPr>
              <w:b/>
              <w:bCs/>
            </w:rPr>
          </w:rPrChange>
        </w:rPr>
      </w:pPr>
    </w:p>
    <w:p w14:paraId="1E615DE4" w14:textId="77777777" w:rsidR="009D3305" w:rsidRPr="004D620F" w:rsidRDefault="009D3305" w:rsidP="00AF6261">
      <w:pPr>
        <w:rPr>
          <w:rFonts w:ascii="Arial" w:hAnsi="Arial" w:cs="Arial"/>
          <w:b/>
          <w:bCs/>
          <w:rPrChange w:id="24" w:author="Locke Liu" w:date="2021-05-24T14:33:00Z">
            <w:rPr>
              <w:b/>
              <w:bCs/>
            </w:rPr>
          </w:rPrChange>
        </w:rPr>
      </w:pPr>
    </w:p>
    <w:p w14:paraId="1E615DE5" w14:textId="77777777" w:rsidR="009D3305" w:rsidRPr="004D620F" w:rsidRDefault="009D3305" w:rsidP="00AF6261">
      <w:pPr>
        <w:rPr>
          <w:rFonts w:ascii="Arial" w:hAnsi="Arial" w:cs="Arial"/>
          <w:b/>
          <w:bCs/>
          <w:rPrChange w:id="25" w:author="Locke Liu" w:date="2021-05-24T14:33:00Z">
            <w:rPr>
              <w:b/>
              <w:bCs/>
            </w:rPr>
          </w:rPrChange>
        </w:rPr>
      </w:pPr>
    </w:p>
    <w:p w14:paraId="1E615DE6" w14:textId="77777777" w:rsidR="009D3305" w:rsidRPr="004D620F" w:rsidRDefault="009D3305" w:rsidP="00AF6261">
      <w:pPr>
        <w:rPr>
          <w:rFonts w:ascii="Arial" w:hAnsi="Arial" w:cs="Arial"/>
          <w:b/>
          <w:bCs/>
          <w:rPrChange w:id="26" w:author="Locke Liu" w:date="2021-05-24T14:33:00Z">
            <w:rPr>
              <w:b/>
              <w:bCs/>
            </w:rPr>
          </w:rPrChange>
        </w:rPr>
      </w:pPr>
    </w:p>
    <w:p w14:paraId="1E615DE7" w14:textId="77777777" w:rsidR="009D3305" w:rsidRPr="004D620F" w:rsidRDefault="009D3305" w:rsidP="00AF6261">
      <w:pPr>
        <w:rPr>
          <w:rFonts w:ascii="Arial" w:hAnsi="Arial" w:cs="Arial"/>
          <w:b/>
          <w:bCs/>
          <w:rPrChange w:id="27" w:author="Locke Liu" w:date="2021-05-24T14:33:00Z">
            <w:rPr>
              <w:b/>
              <w:bCs/>
            </w:rPr>
          </w:rPrChange>
        </w:rPr>
      </w:pPr>
    </w:p>
    <w:p w14:paraId="1E615DE8" w14:textId="77777777" w:rsidR="009D3305" w:rsidRPr="004D620F" w:rsidRDefault="009D3305" w:rsidP="00AF6261">
      <w:pPr>
        <w:rPr>
          <w:rFonts w:ascii="Arial" w:hAnsi="Arial" w:cs="Arial"/>
          <w:b/>
          <w:bCs/>
          <w:rPrChange w:id="28" w:author="Locke Liu" w:date="2021-05-24T14:33:00Z">
            <w:rPr>
              <w:b/>
              <w:bCs/>
            </w:rPr>
          </w:rPrChange>
        </w:rPr>
      </w:pPr>
    </w:p>
    <w:p w14:paraId="1E615DE9" w14:textId="77777777" w:rsidR="009D3305" w:rsidRPr="004D620F" w:rsidRDefault="009D3305" w:rsidP="00AF6261">
      <w:pPr>
        <w:rPr>
          <w:rFonts w:ascii="Arial" w:hAnsi="Arial" w:cs="Arial"/>
          <w:b/>
          <w:bCs/>
          <w:rPrChange w:id="29" w:author="Locke Liu" w:date="2021-05-24T14:33:00Z">
            <w:rPr>
              <w:b/>
              <w:bCs/>
            </w:rPr>
          </w:rPrChange>
        </w:rPr>
      </w:pPr>
    </w:p>
    <w:tbl>
      <w:tblPr>
        <w:tblW w:w="0" w:type="auto"/>
        <w:jc w:val="center"/>
        <w:tblLayout w:type="fixed"/>
        <w:tblCellMar>
          <w:left w:w="28" w:type="dxa"/>
          <w:right w:w="28" w:type="dxa"/>
        </w:tblCellMar>
        <w:tblLook w:val="0000" w:firstRow="0" w:lastRow="0" w:firstColumn="0" w:lastColumn="0" w:noHBand="0" w:noVBand="0"/>
      </w:tblPr>
      <w:tblGrid>
        <w:gridCol w:w="1701"/>
        <w:gridCol w:w="4535"/>
      </w:tblGrid>
      <w:tr w:rsidR="009D3305" w:rsidRPr="004D620F" w14:paraId="1E615DEC" w14:textId="77777777" w:rsidTr="00440445">
        <w:trPr>
          <w:cantSplit/>
          <w:jc w:val="center"/>
        </w:trPr>
        <w:tc>
          <w:tcPr>
            <w:tcW w:w="1701" w:type="dxa"/>
            <w:tcBorders>
              <w:top w:val="single" w:sz="6" w:space="0" w:color="auto"/>
              <w:left w:val="single" w:sz="6" w:space="0" w:color="auto"/>
              <w:bottom w:val="single" w:sz="6" w:space="0" w:color="auto"/>
              <w:right w:val="single" w:sz="6" w:space="0" w:color="auto"/>
            </w:tcBorders>
            <w:vAlign w:val="bottom"/>
          </w:tcPr>
          <w:p w14:paraId="1E615DEA" w14:textId="77777777" w:rsidR="009D3305" w:rsidRPr="004D620F" w:rsidRDefault="009D3305" w:rsidP="00440445">
            <w:pPr>
              <w:rPr>
                <w:rFonts w:ascii="Arial" w:hAnsi="Arial" w:cs="Arial"/>
                <w:i/>
                <w:color w:val="003195"/>
                <w:rPrChange w:id="30" w:author="Locke Liu" w:date="2021-05-24T14:33:00Z">
                  <w:rPr>
                    <w:i/>
                    <w:color w:val="003195"/>
                  </w:rPr>
                </w:rPrChange>
              </w:rPr>
            </w:pPr>
            <w:r w:rsidRPr="004D620F">
              <w:rPr>
                <w:rFonts w:ascii="Arial" w:hAnsi="Arial" w:cs="Arial"/>
                <w:color w:val="003195"/>
                <w:rPrChange w:id="31" w:author="Locke Liu" w:date="2021-05-24T14:33:00Z">
                  <w:rPr>
                    <w:color w:val="003195"/>
                  </w:rPr>
                </w:rPrChange>
              </w:rPr>
              <w:t>Version number</w:t>
            </w:r>
          </w:p>
        </w:tc>
        <w:tc>
          <w:tcPr>
            <w:tcW w:w="4535" w:type="dxa"/>
            <w:tcBorders>
              <w:top w:val="single" w:sz="6" w:space="0" w:color="auto"/>
              <w:left w:val="single" w:sz="6" w:space="0" w:color="auto"/>
              <w:bottom w:val="single" w:sz="6" w:space="0" w:color="auto"/>
              <w:right w:val="single" w:sz="6" w:space="0" w:color="auto"/>
            </w:tcBorders>
            <w:vAlign w:val="bottom"/>
          </w:tcPr>
          <w:p w14:paraId="1E615DEB" w14:textId="720C12DB" w:rsidR="009D3305" w:rsidRPr="004D620F" w:rsidRDefault="00186646" w:rsidP="00440445">
            <w:pPr>
              <w:rPr>
                <w:rFonts w:ascii="Arial" w:hAnsi="Arial" w:cs="Arial"/>
                <w:color w:val="003195"/>
                <w:rPrChange w:id="32" w:author="Locke Liu" w:date="2021-05-24T14:33:00Z">
                  <w:rPr>
                    <w:color w:val="003195"/>
                  </w:rPr>
                </w:rPrChange>
              </w:rPr>
            </w:pPr>
            <w:r w:rsidRPr="004D620F">
              <w:rPr>
                <w:rFonts w:ascii="Arial" w:hAnsi="Arial" w:cs="Arial"/>
                <w:color w:val="003195"/>
                <w:rPrChange w:id="33" w:author="Locke Liu" w:date="2021-05-24T14:33:00Z">
                  <w:rPr>
                    <w:color w:val="003195"/>
                  </w:rPr>
                </w:rPrChange>
              </w:rPr>
              <w:t>1.0</w:t>
            </w:r>
          </w:p>
        </w:tc>
      </w:tr>
      <w:tr w:rsidR="009D3305" w:rsidRPr="004D620F" w14:paraId="1E615DEF" w14:textId="77777777" w:rsidTr="00440445">
        <w:trPr>
          <w:jc w:val="center"/>
        </w:trPr>
        <w:tc>
          <w:tcPr>
            <w:tcW w:w="1701" w:type="dxa"/>
            <w:tcBorders>
              <w:top w:val="single" w:sz="6" w:space="0" w:color="auto"/>
              <w:left w:val="single" w:sz="6" w:space="0" w:color="auto"/>
              <w:bottom w:val="single" w:sz="6" w:space="0" w:color="auto"/>
              <w:right w:val="single" w:sz="6" w:space="0" w:color="auto"/>
            </w:tcBorders>
            <w:vAlign w:val="bottom"/>
          </w:tcPr>
          <w:p w14:paraId="1E615DED" w14:textId="77777777" w:rsidR="009D3305" w:rsidRPr="004D620F" w:rsidRDefault="009D3305" w:rsidP="00440445">
            <w:pPr>
              <w:rPr>
                <w:rFonts w:ascii="Arial" w:hAnsi="Arial" w:cs="Arial"/>
                <w:i/>
                <w:color w:val="003195"/>
                <w:rPrChange w:id="34" w:author="Locke Liu" w:date="2021-05-24T14:33:00Z">
                  <w:rPr>
                    <w:i/>
                    <w:color w:val="003195"/>
                  </w:rPr>
                </w:rPrChange>
              </w:rPr>
            </w:pPr>
            <w:r w:rsidRPr="004D620F">
              <w:rPr>
                <w:rFonts w:ascii="Arial" w:hAnsi="Arial" w:cs="Arial"/>
                <w:color w:val="003195"/>
                <w:rPrChange w:id="35" w:author="Locke Liu" w:date="2021-05-24T14:33:00Z">
                  <w:rPr>
                    <w:color w:val="003195"/>
                  </w:rPr>
                </w:rPrChange>
              </w:rPr>
              <w:t>Status</w:t>
            </w:r>
          </w:p>
        </w:tc>
        <w:tc>
          <w:tcPr>
            <w:tcW w:w="4535" w:type="dxa"/>
            <w:tcBorders>
              <w:top w:val="single" w:sz="6" w:space="0" w:color="auto"/>
              <w:left w:val="single" w:sz="6" w:space="0" w:color="auto"/>
              <w:bottom w:val="single" w:sz="6" w:space="0" w:color="auto"/>
              <w:right w:val="single" w:sz="6" w:space="0" w:color="auto"/>
            </w:tcBorders>
            <w:vAlign w:val="bottom"/>
          </w:tcPr>
          <w:sdt>
            <w:sdtPr>
              <w:rPr>
                <w:rFonts w:ascii="Arial" w:hAnsi="Arial" w:cs="Arial"/>
                <w:color w:val="003195"/>
              </w:rPr>
              <w:alias w:val="État "/>
              <w:tag w:val=""/>
              <w:id w:val="-315110601"/>
              <w:placeholder>
                <w:docPart w:val="329C79D4DF9C49A68428B1419F96232A"/>
              </w:placeholder>
              <w:dataBinding w:prefixMappings="xmlns:ns0='http://purl.org/dc/elements/1.1/' xmlns:ns1='http://schemas.openxmlformats.org/package/2006/metadata/core-properties' " w:xpath="/ns1:coreProperties[1]/ns1:contentStatus[1]" w:storeItemID="{6C3C8BC8-F283-45AE-878A-BAB7291924A1}"/>
              <w:text/>
            </w:sdtPr>
            <w:sdtEndPr/>
            <w:sdtContent>
              <w:p w14:paraId="1E615DEE" w14:textId="77777777" w:rsidR="009D3305" w:rsidRPr="004D620F" w:rsidRDefault="009D3305" w:rsidP="00440445">
                <w:pPr>
                  <w:rPr>
                    <w:rFonts w:ascii="Arial" w:hAnsi="Arial" w:cs="Arial"/>
                    <w:color w:val="003195"/>
                    <w:rPrChange w:id="36" w:author="Locke Liu" w:date="2021-05-24T14:33:00Z">
                      <w:rPr>
                        <w:color w:val="003195"/>
                      </w:rPr>
                    </w:rPrChange>
                  </w:rPr>
                </w:pPr>
                <w:r w:rsidRPr="004D620F">
                  <w:rPr>
                    <w:rFonts w:ascii="Arial" w:hAnsi="Arial" w:cs="Arial"/>
                    <w:color w:val="003195"/>
                    <w:rPrChange w:id="37" w:author="Locke Liu" w:date="2021-05-24T14:33:00Z">
                      <w:rPr>
                        <w:color w:val="003195"/>
                      </w:rPr>
                    </w:rPrChange>
                  </w:rPr>
                  <w:t>S</w:t>
                </w:r>
              </w:p>
            </w:sdtContent>
          </w:sdt>
        </w:tc>
      </w:tr>
      <w:tr w:rsidR="009D3305" w:rsidRPr="004D620F" w14:paraId="1E615DF2" w14:textId="77777777" w:rsidTr="00440445">
        <w:trPr>
          <w:jc w:val="center"/>
        </w:trPr>
        <w:tc>
          <w:tcPr>
            <w:tcW w:w="1701" w:type="dxa"/>
            <w:tcBorders>
              <w:top w:val="single" w:sz="6" w:space="0" w:color="auto"/>
              <w:left w:val="single" w:sz="6" w:space="0" w:color="auto"/>
              <w:bottom w:val="single" w:sz="6" w:space="0" w:color="auto"/>
              <w:right w:val="single" w:sz="6" w:space="0" w:color="auto"/>
            </w:tcBorders>
          </w:tcPr>
          <w:p w14:paraId="1E615DF0" w14:textId="77777777" w:rsidR="009D3305" w:rsidRPr="004D620F" w:rsidRDefault="009D3305" w:rsidP="00440445">
            <w:pPr>
              <w:rPr>
                <w:rFonts w:ascii="Arial" w:hAnsi="Arial" w:cs="Arial"/>
                <w:i/>
                <w:color w:val="003195"/>
                <w:rPrChange w:id="38" w:author="Locke Liu" w:date="2021-05-24T14:33:00Z">
                  <w:rPr>
                    <w:i/>
                    <w:color w:val="003195"/>
                  </w:rPr>
                </w:rPrChange>
              </w:rPr>
            </w:pPr>
            <w:r w:rsidRPr="004D620F">
              <w:rPr>
                <w:rFonts w:ascii="Arial" w:hAnsi="Arial" w:cs="Arial"/>
                <w:color w:val="003195"/>
                <w:rPrChange w:id="39" w:author="Locke Liu" w:date="2021-05-24T14:33:00Z">
                  <w:rPr>
                    <w:color w:val="003195"/>
                  </w:rPr>
                </w:rPrChange>
              </w:rPr>
              <w:t>Author</w:t>
            </w:r>
          </w:p>
        </w:tc>
        <w:sdt>
          <w:sdtPr>
            <w:rPr>
              <w:rFonts w:ascii="Arial" w:hAnsi="Arial" w:cs="Arial"/>
              <w:color w:val="003195"/>
            </w:rPr>
            <w:alias w:val="Auteur "/>
            <w:tag w:val=""/>
            <w:id w:val="-1571268060"/>
            <w:placeholder>
              <w:docPart w:val="37BB45E18DE24D2CBFDEAB65F5FD17D5"/>
            </w:placeholder>
            <w:dataBinding w:prefixMappings="xmlns:ns0='http://purl.org/dc/elements/1.1/' xmlns:ns1='http://schemas.openxmlformats.org/package/2006/metadata/core-properties' " w:xpath="/ns1:coreProperties[1]/ns0:creator[1]" w:storeItemID="{6C3C8BC8-F283-45AE-878A-BAB7291924A1}"/>
            <w:text/>
          </w:sdtPr>
          <w:sdtEndPr/>
          <w:sdtContent>
            <w:tc>
              <w:tcPr>
                <w:tcW w:w="4535" w:type="dxa"/>
                <w:tcBorders>
                  <w:top w:val="single" w:sz="6" w:space="0" w:color="auto"/>
                  <w:left w:val="single" w:sz="6" w:space="0" w:color="auto"/>
                  <w:bottom w:val="single" w:sz="6" w:space="0" w:color="auto"/>
                  <w:right w:val="single" w:sz="6" w:space="0" w:color="auto"/>
                </w:tcBorders>
              </w:tcPr>
              <w:p w14:paraId="1E615DF1" w14:textId="300B7DF6" w:rsidR="009D3305" w:rsidRPr="004D620F" w:rsidRDefault="00721CA4" w:rsidP="00440445">
                <w:pPr>
                  <w:rPr>
                    <w:rFonts w:ascii="Arial" w:hAnsi="Arial" w:cs="Arial"/>
                    <w:color w:val="003195"/>
                    <w:rPrChange w:id="40" w:author="Locke Liu" w:date="2021-05-24T14:33:00Z">
                      <w:rPr>
                        <w:color w:val="003195"/>
                      </w:rPr>
                    </w:rPrChange>
                  </w:rPr>
                </w:pPr>
                <w:r w:rsidRPr="004D620F">
                  <w:rPr>
                    <w:rFonts w:ascii="Arial" w:hAnsi="Arial" w:cs="Arial"/>
                    <w:color w:val="003195"/>
                    <w:rPrChange w:id="41" w:author="Locke Liu" w:date="2021-05-24T14:33:00Z">
                      <w:rPr>
                        <w:color w:val="003195"/>
                      </w:rPr>
                    </w:rPrChange>
                  </w:rPr>
                  <w:t>Fan Wei</w:t>
                </w:r>
              </w:p>
            </w:tc>
          </w:sdtContent>
        </w:sdt>
      </w:tr>
      <w:tr w:rsidR="00C11609" w:rsidRPr="004D620F" w14:paraId="1E615DF5" w14:textId="77777777" w:rsidTr="009E150C">
        <w:trPr>
          <w:jc w:val="center"/>
        </w:trPr>
        <w:tc>
          <w:tcPr>
            <w:tcW w:w="1701" w:type="dxa"/>
            <w:tcBorders>
              <w:top w:val="single" w:sz="6" w:space="0" w:color="auto"/>
              <w:left w:val="single" w:sz="6" w:space="0" w:color="auto"/>
              <w:bottom w:val="single" w:sz="6" w:space="0" w:color="auto"/>
              <w:right w:val="single" w:sz="6" w:space="0" w:color="auto"/>
            </w:tcBorders>
          </w:tcPr>
          <w:p w14:paraId="1E615DF3" w14:textId="77777777" w:rsidR="00C11609" w:rsidRPr="004D620F" w:rsidRDefault="00C11609" w:rsidP="00C11609">
            <w:pPr>
              <w:rPr>
                <w:rFonts w:ascii="Arial" w:hAnsi="Arial" w:cs="Arial"/>
                <w:color w:val="003195"/>
                <w:rPrChange w:id="42" w:author="Locke Liu" w:date="2021-05-24T14:33:00Z">
                  <w:rPr>
                    <w:color w:val="003195"/>
                  </w:rPr>
                </w:rPrChange>
              </w:rPr>
            </w:pPr>
            <w:r w:rsidRPr="004D620F">
              <w:rPr>
                <w:rFonts w:ascii="Arial" w:hAnsi="Arial" w:cs="Arial"/>
                <w:color w:val="003195"/>
                <w:rPrChange w:id="43" w:author="Locke Liu" w:date="2021-05-24T14:33:00Z">
                  <w:rPr>
                    <w:color w:val="003195"/>
                  </w:rPr>
                </w:rPrChange>
              </w:rPr>
              <w:t>Document name</w:t>
            </w:r>
          </w:p>
        </w:tc>
        <w:tc>
          <w:tcPr>
            <w:tcW w:w="4535" w:type="dxa"/>
            <w:tcBorders>
              <w:top w:val="single" w:sz="6" w:space="0" w:color="auto"/>
              <w:left w:val="single" w:sz="6" w:space="0" w:color="auto"/>
              <w:bottom w:val="single" w:sz="6" w:space="0" w:color="auto"/>
              <w:right w:val="single" w:sz="6" w:space="0" w:color="auto"/>
            </w:tcBorders>
            <w:vAlign w:val="center"/>
          </w:tcPr>
          <w:p w14:paraId="1E615DF4" w14:textId="366152AB" w:rsidR="00C11609" w:rsidRPr="004D620F" w:rsidRDefault="00C11609" w:rsidP="00C11609">
            <w:pPr>
              <w:rPr>
                <w:rFonts w:ascii="Arial" w:hAnsi="Arial" w:cs="Arial"/>
                <w:color w:val="003195"/>
                <w:rPrChange w:id="44" w:author="Locke Liu" w:date="2021-05-24T14:33:00Z">
                  <w:rPr>
                    <w:color w:val="003195"/>
                  </w:rPr>
                </w:rPrChange>
              </w:rPr>
            </w:pPr>
            <w:r w:rsidRPr="004D620F">
              <w:rPr>
                <w:rFonts w:ascii="Arial" w:hAnsi="Arial" w:cs="Arial"/>
                <w:rPrChange w:id="45" w:author="Locke Liu" w:date="2021-05-24T14:33:00Z">
                  <w:rPr/>
                </w:rPrChange>
              </w:rPr>
              <w:fldChar w:fldCharType="begin"/>
            </w:r>
            <w:r w:rsidRPr="004D620F">
              <w:rPr>
                <w:rFonts w:ascii="Arial" w:hAnsi="Arial" w:cs="Arial"/>
                <w:lang w:val="en-GB"/>
                <w:rPrChange w:id="46" w:author="Locke Liu" w:date="2021-05-24T14:33:00Z">
                  <w:rPr>
                    <w:lang w:val="en-GB"/>
                  </w:rPr>
                </w:rPrChange>
              </w:rPr>
              <w:instrText xml:space="preserve"> FILENAME </w:instrText>
            </w:r>
            <w:r w:rsidRPr="004D620F">
              <w:rPr>
                <w:rFonts w:ascii="Arial" w:hAnsi="Arial" w:cs="Arial"/>
                <w:rPrChange w:id="47" w:author="Locke Liu" w:date="2021-05-24T14:33:00Z">
                  <w:rPr>
                    <w:noProof/>
                  </w:rPr>
                </w:rPrChange>
              </w:rPr>
              <w:fldChar w:fldCharType="separate"/>
            </w:r>
            <w:r w:rsidRPr="004D620F">
              <w:rPr>
                <w:rFonts w:ascii="Arial" w:hAnsi="Arial" w:cs="Arial"/>
                <w:noProof/>
                <w:lang w:val="en-GB"/>
                <w:rPrChange w:id="48" w:author="Locke Liu" w:date="2021-05-24T14:33:00Z">
                  <w:rPr>
                    <w:noProof/>
                    <w:lang w:val="en-GB"/>
                  </w:rPr>
                </w:rPrChange>
              </w:rPr>
              <w:t>DGSI_IN_TSD_</w:t>
            </w:r>
            <w:r w:rsidR="003613F3" w:rsidRPr="004D620F">
              <w:rPr>
                <w:rFonts w:ascii="Arial" w:hAnsi="Arial" w:cs="Arial"/>
                <w:noProof/>
                <w:lang w:val="en-GB"/>
                <w:rPrChange w:id="49" w:author="Locke Liu" w:date="2021-05-24T14:33:00Z">
                  <w:rPr>
                    <w:noProof/>
                    <w:lang w:val="en-GB"/>
                  </w:rPr>
                </w:rPrChange>
              </w:rPr>
              <w:t>9DL</w:t>
            </w:r>
            <w:r w:rsidRPr="004D620F">
              <w:rPr>
                <w:rFonts w:ascii="Arial" w:hAnsi="Arial" w:cs="Arial"/>
                <w:noProof/>
                <w:lang w:val="en-GB"/>
                <w:rPrChange w:id="50" w:author="Locke Liu" w:date="2021-05-24T14:33:00Z">
                  <w:rPr>
                    <w:noProof/>
                    <w:lang w:val="en-GB"/>
                  </w:rPr>
                </w:rPrChange>
              </w:rPr>
              <w:t>v</w:t>
            </w:r>
            <w:r w:rsidR="00186646" w:rsidRPr="004D620F">
              <w:rPr>
                <w:rFonts w:ascii="Arial" w:hAnsi="Arial" w:cs="Arial"/>
                <w:noProof/>
                <w:lang w:val="en-GB"/>
                <w:rPrChange w:id="51" w:author="Locke Liu" w:date="2021-05-24T14:33:00Z">
                  <w:rPr>
                    <w:noProof/>
                    <w:lang w:val="en-GB"/>
                  </w:rPr>
                </w:rPrChange>
              </w:rPr>
              <w:t>1.0</w:t>
            </w:r>
            <w:r w:rsidRPr="004D620F">
              <w:rPr>
                <w:rFonts w:ascii="Arial" w:hAnsi="Arial" w:cs="Arial"/>
                <w:noProof/>
                <w:lang w:val="en-GB"/>
                <w:rPrChange w:id="52" w:author="Locke Liu" w:date="2021-05-24T14:33:00Z">
                  <w:rPr>
                    <w:noProof/>
                    <w:lang w:val="en-GB"/>
                  </w:rPr>
                </w:rPrChange>
              </w:rPr>
              <w:t>.docx</w:t>
            </w:r>
            <w:r w:rsidRPr="004D620F">
              <w:rPr>
                <w:rFonts w:ascii="Arial" w:hAnsi="Arial" w:cs="Arial"/>
                <w:noProof/>
                <w:rPrChange w:id="53" w:author="Locke Liu" w:date="2021-05-24T14:33:00Z">
                  <w:rPr>
                    <w:noProof/>
                  </w:rPr>
                </w:rPrChange>
              </w:rPr>
              <w:fldChar w:fldCharType="end"/>
            </w:r>
          </w:p>
        </w:tc>
      </w:tr>
      <w:tr w:rsidR="009D3305" w:rsidRPr="004D620F" w14:paraId="1E615DF8" w14:textId="77777777" w:rsidTr="00440445">
        <w:trPr>
          <w:jc w:val="center"/>
        </w:trPr>
        <w:tc>
          <w:tcPr>
            <w:tcW w:w="1701" w:type="dxa"/>
            <w:tcBorders>
              <w:top w:val="single" w:sz="6" w:space="0" w:color="auto"/>
              <w:left w:val="single" w:sz="6" w:space="0" w:color="auto"/>
              <w:bottom w:val="single" w:sz="6" w:space="0" w:color="auto"/>
              <w:right w:val="single" w:sz="6" w:space="0" w:color="auto"/>
            </w:tcBorders>
            <w:vAlign w:val="center"/>
          </w:tcPr>
          <w:p w14:paraId="1E615DF6" w14:textId="77777777" w:rsidR="009D3305" w:rsidRPr="004D620F" w:rsidRDefault="009D3305" w:rsidP="00440445">
            <w:pPr>
              <w:rPr>
                <w:rFonts w:ascii="Arial" w:hAnsi="Arial" w:cs="Arial"/>
                <w:i/>
                <w:color w:val="003195"/>
                <w:rPrChange w:id="54" w:author="Locke Liu" w:date="2021-05-24T14:33:00Z">
                  <w:rPr>
                    <w:i/>
                    <w:color w:val="003195"/>
                  </w:rPr>
                </w:rPrChange>
              </w:rPr>
            </w:pPr>
            <w:r w:rsidRPr="004D620F">
              <w:rPr>
                <w:rFonts w:ascii="Arial" w:hAnsi="Arial" w:cs="Arial"/>
                <w:color w:val="003195"/>
                <w:rPrChange w:id="55" w:author="Locke Liu" w:date="2021-05-24T14:33:00Z">
                  <w:rPr>
                    <w:color w:val="003195"/>
                  </w:rPr>
                </w:rPrChange>
              </w:rPr>
              <w:t>Owner</w:t>
            </w:r>
          </w:p>
        </w:tc>
        <w:tc>
          <w:tcPr>
            <w:tcW w:w="4535" w:type="dxa"/>
            <w:tcBorders>
              <w:top w:val="single" w:sz="6" w:space="0" w:color="auto"/>
              <w:left w:val="single" w:sz="6" w:space="0" w:color="auto"/>
              <w:bottom w:val="single" w:sz="6" w:space="0" w:color="auto"/>
              <w:right w:val="single" w:sz="6" w:space="0" w:color="auto"/>
            </w:tcBorders>
            <w:vAlign w:val="center"/>
          </w:tcPr>
          <w:sdt>
            <w:sdtPr>
              <w:rPr>
                <w:rFonts w:ascii="Arial" w:hAnsi="Arial" w:cs="Arial"/>
                <w:color w:val="003195"/>
              </w:rPr>
              <w:alias w:val="Auteur "/>
              <w:tag w:val=""/>
              <w:id w:val="371652566"/>
              <w:placeholder>
                <w:docPart w:val="1B4F3A7D89AA4CE4B65B7ADCCA34C997"/>
              </w:placeholder>
              <w:dataBinding w:prefixMappings="xmlns:ns0='http://purl.org/dc/elements/1.1/' xmlns:ns1='http://schemas.openxmlformats.org/package/2006/metadata/core-properties' " w:xpath="/ns1:coreProperties[1]/ns0:creator[1]" w:storeItemID="{6C3C8BC8-F283-45AE-878A-BAB7291924A1}"/>
              <w:text/>
            </w:sdtPr>
            <w:sdtEndPr/>
            <w:sdtContent>
              <w:p w14:paraId="1E615DF7" w14:textId="31EE6C3A" w:rsidR="009D3305" w:rsidRPr="004D620F" w:rsidRDefault="00721CA4" w:rsidP="00440445">
                <w:pPr>
                  <w:rPr>
                    <w:rFonts w:ascii="Arial" w:hAnsi="Arial" w:cs="Arial"/>
                    <w:color w:val="003195"/>
                    <w:rPrChange w:id="56" w:author="Locke Liu" w:date="2021-05-24T14:33:00Z">
                      <w:rPr>
                        <w:color w:val="003195"/>
                      </w:rPr>
                    </w:rPrChange>
                  </w:rPr>
                </w:pPr>
                <w:r w:rsidRPr="004D620F">
                  <w:rPr>
                    <w:rFonts w:ascii="Arial" w:hAnsi="Arial" w:cs="Arial"/>
                    <w:color w:val="003195"/>
                    <w:rPrChange w:id="57" w:author="Locke Liu" w:date="2021-05-24T14:33:00Z">
                      <w:rPr>
                        <w:color w:val="003195"/>
                      </w:rPr>
                    </w:rPrChange>
                  </w:rPr>
                  <w:t>Fan Wei</w:t>
                </w:r>
              </w:p>
            </w:sdtContent>
          </w:sdt>
        </w:tc>
      </w:tr>
    </w:tbl>
    <w:p w14:paraId="1E615DF9" w14:textId="77777777" w:rsidR="00AF6261" w:rsidRPr="004D620F" w:rsidRDefault="00AF6261" w:rsidP="00AF6261">
      <w:pPr>
        <w:rPr>
          <w:rFonts w:ascii="Arial" w:hAnsi="Arial" w:cs="Arial"/>
          <w:rPrChange w:id="58" w:author="Locke Liu" w:date="2021-05-24T14:33:00Z">
            <w:rPr/>
          </w:rPrChange>
        </w:rPr>
      </w:pPr>
    </w:p>
    <w:p w14:paraId="1E615DFA" w14:textId="77777777" w:rsidR="00F77BE9" w:rsidRPr="004D620F" w:rsidRDefault="00F77BE9" w:rsidP="00AF6261">
      <w:pPr>
        <w:pStyle w:val="TOC4"/>
        <w:rPr>
          <w:rFonts w:ascii="Arial" w:hAnsi="Arial" w:cs="Arial"/>
          <w:rPrChange w:id="59" w:author="Locke Liu" w:date="2021-05-24T14:33:00Z">
            <w:rPr/>
          </w:rPrChange>
        </w:rPr>
      </w:pPr>
    </w:p>
    <w:p w14:paraId="1E615DFB" w14:textId="77777777" w:rsidR="00613E5F" w:rsidRPr="004D620F" w:rsidRDefault="009D3305" w:rsidP="00613E5F">
      <w:pPr>
        <w:pStyle w:val="TOCHeading"/>
        <w:rPr>
          <w:rFonts w:ascii="Arial" w:hAnsi="Arial"/>
          <w:b w:val="0"/>
          <w:color w:val="266CFF" w:themeColor="text2" w:themeTint="99"/>
          <w:lang w:val="en-GB"/>
          <w:rPrChange w:id="60" w:author="Locke Liu" w:date="2021-05-24T14:33:00Z">
            <w:rPr>
              <w:b w:val="0"/>
              <w:color w:val="266CFF" w:themeColor="text2" w:themeTint="99"/>
              <w:lang w:val="en-GB"/>
            </w:rPr>
          </w:rPrChange>
        </w:rPr>
      </w:pPr>
      <w:r w:rsidRPr="004D620F">
        <w:rPr>
          <w:rFonts w:ascii="Arial" w:hAnsi="Arial"/>
          <w:b w:val="0"/>
          <w:bCs w:val="0"/>
          <w:color w:val="F8FAFB" w:themeColor="text1"/>
          <w:lang w:val="en-GB"/>
          <w:rPrChange w:id="61" w:author="Locke Liu" w:date="2021-05-24T14:33:00Z">
            <w:rPr>
              <w:b w:val="0"/>
              <w:bCs w:val="0"/>
              <w:color w:val="F8FAFB" w:themeColor="text1"/>
              <w:lang w:val="en-GB"/>
            </w:rPr>
          </w:rPrChange>
        </w:rPr>
        <w:br w:type="page"/>
      </w:r>
      <w:bookmarkStart w:id="62" w:name="_Toc491089615"/>
      <w:bookmarkStart w:id="63" w:name="_Toc495581386"/>
      <w:bookmarkStart w:id="64" w:name="_Toc501722717"/>
      <w:bookmarkStart w:id="65" w:name="_Toc72767159"/>
      <w:r w:rsidR="00613E5F" w:rsidRPr="004D620F">
        <w:rPr>
          <w:rFonts w:ascii="Arial" w:hAnsi="Arial"/>
          <w:b w:val="0"/>
          <w:color w:val="266CFF" w:themeColor="text2" w:themeTint="99"/>
          <w:lang w:val="en-GB"/>
          <w:rPrChange w:id="66" w:author="Locke Liu" w:date="2021-05-24T14:33:00Z">
            <w:rPr>
              <w:b w:val="0"/>
              <w:color w:val="266CFF" w:themeColor="text2" w:themeTint="99"/>
              <w:lang w:val="en-GB"/>
            </w:rPr>
          </w:rPrChange>
        </w:rPr>
        <w:lastRenderedPageBreak/>
        <w:t>DOCUMENT CONTROL</w:t>
      </w:r>
      <w:bookmarkEnd w:id="62"/>
      <w:bookmarkEnd w:id="63"/>
      <w:bookmarkEnd w:id="64"/>
      <w:bookmarkEnd w:id="65"/>
    </w:p>
    <w:p w14:paraId="1E615DFC" w14:textId="77777777" w:rsidR="00613E5F" w:rsidRPr="004D620F" w:rsidRDefault="00613E5F" w:rsidP="00643098">
      <w:pPr>
        <w:pStyle w:val="Subtitle"/>
        <w:rPr>
          <w:rFonts w:ascii="Arial" w:hAnsi="Arial" w:cs="Arial"/>
          <w:lang w:val="en-GB"/>
          <w:rPrChange w:id="67" w:author="Locke Liu" w:date="2021-05-24T14:33:00Z">
            <w:rPr>
              <w:lang w:val="en-GB"/>
            </w:rPr>
          </w:rPrChange>
        </w:rPr>
      </w:pPr>
      <w:r w:rsidRPr="004D620F">
        <w:rPr>
          <w:rFonts w:ascii="Arial" w:hAnsi="Arial" w:cs="Arial"/>
          <w:lang w:val="en-GB"/>
          <w:rPrChange w:id="68" w:author="Locke Liu" w:date="2021-05-24T14:33:00Z">
            <w:rPr>
              <w:lang w:val="en-GB"/>
            </w:rPr>
          </w:rPrChange>
        </w:rPr>
        <w:t>Summary / History of changes</w:t>
      </w:r>
    </w:p>
    <w:p w14:paraId="1E615DFD" w14:textId="77777777" w:rsidR="00613E5F" w:rsidRPr="004D620F" w:rsidRDefault="00613E5F" w:rsidP="00613E5F">
      <w:pPr>
        <w:rPr>
          <w:rFonts w:ascii="Arial" w:hAnsi="Arial" w:cs="Arial"/>
          <w:lang w:val="en-GB"/>
          <w:rPrChange w:id="69" w:author="Locke Liu" w:date="2021-05-24T14:33:00Z">
            <w:rPr>
              <w:lang w:val="en-GB"/>
            </w:rPr>
          </w:rPrChange>
        </w:rPr>
      </w:pPr>
    </w:p>
    <w:tbl>
      <w:tblPr>
        <w:tblW w:w="0" w:type="auto"/>
        <w:tblInd w:w="-70" w:type="dxa"/>
        <w:tblBorders>
          <w:top w:val="single" w:sz="6" w:space="0" w:color="003195"/>
          <w:left w:val="single" w:sz="6" w:space="0" w:color="003195"/>
          <w:bottom w:val="single" w:sz="6" w:space="0" w:color="003195"/>
          <w:right w:val="single" w:sz="6" w:space="0" w:color="003195"/>
          <w:insideH w:val="single" w:sz="6" w:space="0" w:color="003195"/>
          <w:insideV w:val="single" w:sz="6" w:space="0" w:color="003195"/>
        </w:tblBorders>
        <w:tblLayout w:type="fixed"/>
        <w:tblCellMar>
          <w:left w:w="72" w:type="dxa"/>
          <w:right w:w="72" w:type="dxa"/>
        </w:tblCellMar>
        <w:tblLook w:val="0000" w:firstRow="0" w:lastRow="0" w:firstColumn="0" w:lastColumn="0" w:noHBand="0" w:noVBand="0"/>
      </w:tblPr>
      <w:tblGrid>
        <w:gridCol w:w="1560"/>
        <w:gridCol w:w="1559"/>
        <w:gridCol w:w="4678"/>
        <w:gridCol w:w="1701"/>
      </w:tblGrid>
      <w:tr w:rsidR="00440445" w:rsidRPr="004D620F" w14:paraId="1E615E02" w14:textId="77777777" w:rsidTr="00440445">
        <w:trPr>
          <w:cantSplit/>
        </w:trPr>
        <w:tc>
          <w:tcPr>
            <w:tcW w:w="1560" w:type="dxa"/>
            <w:shd w:val="clear" w:color="auto" w:fill="D5E3FF"/>
          </w:tcPr>
          <w:p w14:paraId="1E615DFE" w14:textId="77777777" w:rsidR="00613E5F" w:rsidRPr="004D620F" w:rsidRDefault="00613E5F" w:rsidP="00440445">
            <w:pPr>
              <w:jc w:val="center"/>
              <w:rPr>
                <w:rFonts w:ascii="Arial" w:hAnsi="Arial" w:cs="Arial"/>
                <w:b/>
                <w:bCs/>
                <w:iCs/>
                <w:color w:val="003195"/>
                <w:rPrChange w:id="70" w:author="Locke Liu" w:date="2021-05-24T14:33:00Z">
                  <w:rPr>
                    <w:rFonts w:cs="Arial"/>
                    <w:b/>
                    <w:bCs/>
                    <w:iCs/>
                    <w:color w:val="003195"/>
                  </w:rPr>
                </w:rPrChange>
              </w:rPr>
            </w:pPr>
            <w:r w:rsidRPr="004D620F">
              <w:rPr>
                <w:rFonts w:ascii="Arial" w:hAnsi="Arial" w:cs="Arial"/>
                <w:b/>
                <w:bCs/>
                <w:iCs/>
                <w:color w:val="003195"/>
                <w:rPrChange w:id="71" w:author="Locke Liu" w:date="2021-05-24T14:33:00Z">
                  <w:rPr>
                    <w:rFonts w:cs="Arial"/>
                    <w:b/>
                    <w:bCs/>
                    <w:iCs/>
                    <w:color w:val="003195"/>
                  </w:rPr>
                </w:rPrChange>
              </w:rPr>
              <w:t>Version Number</w:t>
            </w:r>
          </w:p>
        </w:tc>
        <w:tc>
          <w:tcPr>
            <w:tcW w:w="1559" w:type="dxa"/>
            <w:shd w:val="clear" w:color="auto" w:fill="D5E3FF"/>
          </w:tcPr>
          <w:p w14:paraId="1E615DFF" w14:textId="77777777" w:rsidR="00613E5F" w:rsidRPr="004D620F" w:rsidRDefault="00613E5F" w:rsidP="00440445">
            <w:pPr>
              <w:jc w:val="center"/>
              <w:rPr>
                <w:rFonts w:ascii="Arial" w:hAnsi="Arial" w:cs="Arial"/>
                <w:b/>
                <w:bCs/>
                <w:iCs/>
                <w:color w:val="003195"/>
                <w:rPrChange w:id="72" w:author="Locke Liu" w:date="2021-05-24T14:33:00Z">
                  <w:rPr>
                    <w:rFonts w:cs="Arial"/>
                    <w:b/>
                    <w:bCs/>
                    <w:iCs/>
                    <w:color w:val="003195"/>
                  </w:rPr>
                </w:rPrChange>
              </w:rPr>
            </w:pPr>
            <w:r w:rsidRPr="004D620F">
              <w:rPr>
                <w:rFonts w:ascii="Arial" w:hAnsi="Arial" w:cs="Arial"/>
                <w:b/>
                <w:bCs/>
                <w:iCs/>
                <w:color w:val="003195"/>
                <w:rPrChange w:id="73" w:author="Locke Liu" w:date="2021-05-24T14:33:00Z">
                  <w:rPr>
                    <w:rFonts w:cs="Arial"/>
                    <w:b/>
                    <w:bCs/>
                    <w:iCs/>
                    <w:color w:val="003195"/>
                  </w:rPr>
                </w:rPrChange>
              </w:rPr>
              <w:t>Version Date</w:t>
            </w:r>
          </w:p>
        </w:tc>
        <w:tc>
          <w:tcPr>
            <w:tcW w:w="4678" w:type="dxa"/>
            <w:shd w:val="clear" w:color="auto" w:fill="D5E3FF"/>
          </w:tcPr>
          <w:p w14:paraId="1E615E00" w14:textId="77777777" w:rsidR="00613E5F" w:rsidRPr="004D620F" w:rsidRDefault="00613E5F" w:rsidP="00440445">
            <w:pPr>
              <w:jc w:val="center"/>
              <w:rPr>
                <w:rFonts w:ascii="Arial" w:hAnsi="Arial" w:cs="Arial"/>
                <w:b/>
                <w:bCs/>
                <w:iCs/>
                <w:color w:val="003195"/>
                <w:lang w:val="en-GB"/>
                <w:rPrChange w:id="74" w:author="Locke Liu" w:date="2021-05-24T14:33:00Z">
                  <w:rPr>
                    <w:rFonts w:cs="Arial"/>
                    <w:b/>
                    <w:bCs/>
                    <w:iCs/>
                    <w:color w:val="003195"/>
                    <w:lang w:val="en-GB"/>
                  </w:rPr>
                </w:rPrChange>
              </w:rPr>
            </w:pPr>
            <w:r w:rsidRPr="004D620F">
              <w:rPr>
                <w:rFonts w:ascii="Arial" w:hAnsi="Arial" w:cs="Arial"/>
                <w:b/>
                <w:bCs/>
                <w:iCs/>
                <w:color w:val="003195"/>
                <w:lang w:val="en-GB"/>
                <w:rPrChange w:id="75" w:author="Locke Liu" w:date="2021-05-24T14:33:00Z">
                  <w:rPr>
                    <w:rFonts w:cs="Arial"/>
                    <w:b/>
                    <w:bCs/>
                    <w:iCs/>
                    <w:color w:val="003195"/>
                    <w:lang w:val="en-GB"/>
                  </w:rPr>
                </w:rPrChange>
              </w:rPr>
              <w:t>Nature of Change (and author’s initials)</w:t>
            </w:r>
          </w:p>
        </w:tc>
        <w:tc>
          <w:tcPr>
            <w:tcW w:w="1701" w:type="dxa"/>
            <w:shd w:val="clear" w:color="auto" w:fill="D5E3FF"/>
          </w:tcPr>
          <w:p w14:paraId="1E615E01" w14:textId="77777777" w:rsidR="00613E5F" w:rsidRPr="004D620F" w:rsidRDefault="00613E5F" w:rsidP="00440445">
            <w:pPr>
              <w:jc w:val="center"/>
              <w:rPr>
                <w:rFonts w:ascii="Arial" w:hAnsi="Arial" w:cs="Arial"/>
                <w:b/>
                <w:bCs/>
                <w:iCs/>
                <w:color w:val="003195"/>
                <w:rPrChange w:id="76" w:author="Locke Liu" w:date="2021-05-24T14:33:00Z">
                  <w:rPr>
                    <w:rFonts w:cs="Arial"/>
                    <w:b/>
                    <w:bCs/>
                    <w:iCs/>
                    <w:color w:val="003195"/>
                  </w:rPr>
                </w:rPrChange>
              </w:rPr>
            </w:pPr>
            <w:r w:rsidRPr="004D620F">
              <w:rPr>
                <w:rFonts w:ascii="Arial" w:hAnsi="Arial" w:cs="Arial"/>
                <w:b/>
                <w:bCs/>
                <w:iCs/>
                <w:color w:val="003195"/>
                <w:rPrChange w:id="77" w:author="Locke Liu" w:date="2021-05-24T14:33:00Z">
                  <w:rPr>
                    <w:rFonts w:cs="Arial"/>
                    <w:b/>
                    <w:bCs/>
                    <w:iCs/>
                    <w:color w:val="003195"/>
                  </w:rPr>
                </w:rPrChange>
              </w:rPr>
              <w:t>Date Approved</w:t>
            </w:r>
          </w:p>
        </w:tc>
      </w:tr>
      <w:tr w:rsidR="00613E5F" w:rsidRPr="004D620F" w14:paraId="1E615E07" w14:textId="77777777" w:rsidTr="00440445">
        <w:trPr>
          <w:cantSplit/>
        </w:trPr>
        <w:tc>
          <w:tcPr>
            <w:tcW w:w="1560" w:type="dxa"/>
          </w:tcPr>
          <w:p w14:paraId="1E615E03" w14:textId="1DA09337" w:rsidR="00613E5F" w:rsidRPr="004D620F" w:rsidRDefault="00186646" w:rsidP="00440445">
            <w:pPr>
              <w:jc w:val="center"/>
              <w:rPr>
                <w:rFonts w:ascii="Arial" w:hAnsi="Arial" w:cs="Arial"/>
                <w:rPrChange w:id="78" w:author="Locke Liu" w:date="2021-05-24T14:33:00Z">
                  <w:rPr/>
                </w:rPrChange>
              </w:rPr>
            </w:pPr>
            <w:r w:rsidRPr="004D620F">
              <w:rPr>
                <w:rFonts w:ascii="Arial" w:hAnsi="Arial" w:cs="Arial"/>
                <w:rPrChange w:id="79" w:author="Locke Liu" w:date="2021-05-24T14:33:00Z">
                  <w:rPr/>
                </w:rPrChange>
              </w:rPr>
              <w:t>1.0</w:t>
            </w:r>
          </w:p>
        </w:tc>
        <w:tc>
          <w:tcPr>
            <w:tcW w:w="1559" w:type="dxa"/>
          </w:tcPr>
          <w:p w14:paraId="1E615E04" w14:textId="4A9AC271" w:rsidR="00613E5F" w:rsidRPr="004D620F" w:rsidRDefault="003613F3" w:rsidP="00440445">
            <w:pPr>
              <w:jc w:val="center"/>
              <w:rPr>
                <w:rFonts w:ascii="Arial" w:hAnsi="Arial" w:cs="Arial"/>
                <w:rPrChange w:id="80" w:author="Locke Liu" w:date="2021-05-24T14:33:00Z">
                  <w:rPr/>
                </w:rPrChange>
              </w:rPr>
            </w:pPr>
            <w:r w:rsidRPr="004D620F">
              <w:rPr>
                <w:rFonts w:ascii="Arial" w:hAnsi="Arial" w:cs="Arial"/>
                <w:rPrChange w:id="81" w:author="Locke Liu" w:date="2021-05-24T14:33:00Z">
                  <w:rPr/>
                </w:rPrChange>
              </w:rPr>
              <w:t>0</w:t>
            </w:r>
            <w:r w:rsidR="00BE2886" w:rsidRPr="004D620F">
              <w:rPr>
                <w:rFonts w:ascii="Arial" w:hAnsi="Arial" w:cs="Arial"/>
                <w:rPrChange w:id="82" w:author="Locke Liu" w:date="2021-05-24T14:33:00Z">
                  <w:rPr/>
                </w:rPrChange>
              </w:rPr>
              <w:t>5</w:t>
            </w:r>
            <w:r w:rsidR="00613E5F" w:rsidRPr="004D620F">
              <w:rPr>
                <w:rFonts w:ascii="Arial" w:hAnsi="Arial" w:cs="Arial"/>
                <w:rPrChange w:id="83" w:author="Locke Liu" w:date="2021-05-24T14:33:00Z">
                  <w:rPr/>
                </w:rPrChange>
              </w:rPr>
              <w:t>/</w:t>
            </w:r>
            <w:r w:rsidR="00245DB0" w:rsidRPr="004D620F">
              <w:rPr>
                <w:rFonts w:ascii="Arial" w:hAnsi="Arial" w:cs="Arial"/>
                <w:lang w:eastAsia="zh-CN"/>
                <w:rPrChange w:id="84" w:author="Locke Liu" w:date="2021-05-24T14:33:00Z">
                  <w:rPr>
                    <w:lang w:eastAsia="zh-CN"/>
                  </w:rPr>
                </w:rPrChange>
              </w:rPr>
              <w:t>5</w:t>
            </w:r>
            <w:r w:rsidR="00613E5F" w:rsidRPr="004D620F">
              <w:rPr>
                <w:rFonts w:ascii="Arial" w:hAnsi="Arial" w:cs="Arial"/>
                <w:rPrChange w:id="85" w:author="Locke Liu" w:date="2021-05-24T14:33:00Z">
                  <w:rPr/>
                </w:rPrChange>
              </w:rPr>
              <w:t>/20</w:t>
            </w:r>
            <w:r w:rsidR="00AE4CB5" w:rsidRPr="004D620F">
              <w:rPr>
                <w:rFonts w:ascii="Arial" w:hAnsi="Arial" w:cs="Arial"/>
                <w:rPrChange w:id="86" w:author="Locke Liu" w:date="2021-05-24T14:33:00Z">
                  <w:rPr/>
                </w:rPrChange>
              </w:rPr>
              <w:t>2</w:t>
            </w:r>
            <w:r w:rsidR="00245DB0" w:rsidRPr="004D620F">
              <w:rPr>
                <w:rFonts w:ascii="Arial" w:hAnsi="Arial" w:cs="Arial"/>
                <w:lang w:eastAsia="zh-CN"/>
                <w:rPrChange w:id="87" w:author="Locke Liu" w:date="2021-05-24T14:33:00Z">
                  <w:rPr>
                    <w:lang w:eastAsia="zh-CN"/>
                  </w:rPr>
                </w:rPrChange>
              </w:rPr>
              <w:t>1</w:t>
            </w:r>
          </w:p>
        </w:tc>
        <w:tc>
          <w:tcPr>
            <w:tcW w:w="4678" w:type="dxa"/>
          </w:tcPr>
          <w:p w14:paraId="1E615E05" w14:textId="6E78CD32" w:rsidR="00613E5F" w:rsidRPr="004D620F" w:rsidRDefault="00613E5F" w:rsidP="00440445">
            <w:pPr>
              <w:rPr>
                <w:rFonts w:ascii="Arial" w:hAnsi="Arial" w:cs="Arial"/>
                <w:rPrChange w:id="88" w:author="Locke Liu" w:date="2021-05-24T14:33:00Z">
                  <w:rPr/>
                </w:rPrChange>
              </w:rPr>
            </w:pPr>
            <w:r w:rsidRPr="004D620F">
              <w:rPr>
                <w:rFonts w:ascii="Arial" w:hAnsi="Arial" w:cs="Arial"/>
                <w:rPrChange w:id="89" w:author="Locke Liu" w:date="2021-05-24T14:33:00Z">
                  <w:rPr/>
                </w:rPrChange>
              </w:rPr>
              <w:t xml:space="preserve">Initial version </w:t>
            </w:r>
          </w:p>
        </w:tc>
        <w:tc>
          <w:tcPr>
            <w:tcW w:w="1701" w:type="dxa"/>
          </w:tcPr>
          <w:p w14:paraId="1E615E06" w14:textId="77777777" w:rsidR="00613E5F" w:rsidRPr="004D620F" w:rsidRDefault="00613E5F" w:rsidP="00440445">
            <w:pPr>
              <w:pStyle w:val="ListParagraph"/>
              <w:jc w:val="center"/>
              <w:rPr>
                <w:rFonts w:ascii="Arial" w:hAnsi="Arial" w:cs="Arial"/>
                <w:rPrChange w:id="90" w:author="Locke Liu" w:date="2021-05-24T14:33:00Z">
                  <w:rPr/>
                </w:rPrChange>
              </w:rPr>
            </w:pPr>
          </w:p>
        </w:tc>
      </w:tr>
      <w:tr w:rsidR="00071716" w:rsidRPr="004D620F" w14:paraId="1E615E0C" w14:textId="77777777" w:rsidTr="00440445">
        <w:trPr>
          <w:cantSplit/>
        </w:trPr>
        <w:tc>
          <w:tcPr>
            <w:tcW w:w="1560" w:type="dxa"/>
          </w:tcPr>
          <w:p w14:paraId="1E615E08" w14:textId="5ED3C540" w:rsidR="00071716" w:rsidRPr="004D620F" w:rsidRDefault="00071716" w:rsidP="00071716">
            <w:pPr>
              <w:jc w:val="center"/>
              <w:rPr>
                <w:rFonts w:ascii="Arial" w:hAnsi="Arial" w:cs="Arial"/>
                <w:rPrChange w:id="91" w:author="Locke Liu" w:date="2021-05-24T14:33:00Z">
                  <w:rPr/>
                </w:rPrChange>
              </w:rPr>
            </w:pPr>
          </w:p>
        </w:tc>
        <w:tc>
          <w:tcPr>
            <w:tcW w:w="1559" w:type="dxa"/>
          </w:tcPr>
          <w:p w14:paraId="1E615E09" w14:textId="035E9701" w:rsidR="00071716" w:rsidRPr="004D620F" w:rsidRDefault="00071716" w:rsidP="00071716">
            <w:pPr>
              <w:jc w:val="center"/>
              <w:rPr>
                <w:rFonts w:ascii="Arial" w:hAnsi="Arial" w:cs="Arial"/>
                <w:rPrChange w:id="92" w:author="Locke Liu" w:date="2021-05-24T14:33:00Z">
                  <w:rPr/>
                </w:rPrChange>
              </w:rPr>
            </w:pPr>
          </w:p>
        </w:tc>
        <w:tc>
          <w:tcPr>
            <w:tcW w:w="4678" w:type="dxa"/>
          </w:tcPr>
          <w:p w14:paraId="1E615E0A" w14:textId="004C1F6F" w:rsidR="00071716" w:rsidRPr="004D620F" w:rsidRDefault="00071716" w:rsidP="00071716">
            <w:pPr>
              <w:rPr>
                <w:rFonts w:ascii="Arial" w:hAnsi="Arial" w:cs="Arial"/>
                <w:rPrChange w:id="93" w:author="Locke Liu" w:date="2021-05-24T14:33:00Z">
                  <w:rPr/>
                </w:rPrChange>
              </w:rPr>
            </w:pPr>
          </w:p>
        </w:tc>
        <w:tc>
          <w:tcPr>
            <w:tcW w:w="1701" w:type="dxa"/>
          </w:tcPr>
          <w:p w14:paraId="1E615E0B" w14:textId="77777777" w:rsidR="00071716" w:rsidRPr="004D620F" w:rsidRDefault="00071716" w:rsidP="00071716">
            <w:pPr>
              <w:pStyle w:val="ListParagraph"/>
              <w:jc w:val="center"/>
              <w:rPr>
                <w:rFonts w:ascii="Arial" w:hAnsi="Arial" w:cs="Arial"/>
                <w:rPrChange w:id="94" w:author="Locke Liu" w:date="2021-05-24T14:33:00Z">
                  <w:rPr/>
                </w:rPrChange>
              </w:rPr>
            </w:pPr>
          </w:p>
        </w:tc>
      </w:tr>
      <w:tr w:rsidR="003C50EF" w:rsidRPr="004D620F" w14:paraId="1E615E12" w14:textId="77777777" w:rsidTr="00440445">
        <w:trPr>
          <w:cantSplit/>
        </w:trPr>
        <w:tc>
          <w:tcPr>
            <w:tcW w:w="1560" w:type="dxa"/>
          </w:tcPr>
          <w:p w14:paraId="1E615E0D" w14:textId="03C53721" w:rsidR="003C50EF" w:rsidRPr="004D620F" w:rsidRDefault="003C50EF" w:rsidP="003C50EF">
            <w:pPr>
              <w:jc w:val="center"/>
              <w:rPr>
                <w:rFonts w:ascii="Arial" w:hAnsi="Arial" w:cs="Arial"/>
                <w:rPrChange w:id="95" w:author="Locke Liu" w:date="2021-05-24T14:33:00Z">
                  <w:rPr/>
                </w:rPrChange>
              </w:rPr>
            </w:pPr>
          </w:p>
        </w:tc>
        <w:tc>
          <w:tcPr>
            <w:tcW w:w="1559" w:type="dxa"/>
          </w:tcPr>
          <w:p w14:paraId="1E615E0E" w14:textId="2938D161" w:rsidR="003C50EF" w:rsidRPr="004D620F" w:rsidRDefault="003C50EF" w:rsidP="003C50EF">
            <w:pPr>
              <w:jc w:val="center"/>
              <w:rPr>
                <w:rFonts w:ascii="Arial" w:hAnsi="Arial" w:cs="Arial"/>
                <w:rPrChange w:id="96" w:author="Locke Liu" w:date="2021-05-24T14:33:00Z">
                  <w:rPr/>
                </w:rPrChange>
              </w:rPr>
            </w:pPr>
          </w:p>
        </w:tc>
        <w:tc>
          <w:tcPr>
            <w:tcW w:w="4678" w:type="dxa"/>
          </w:tcPr>
          <w:p w14:paraId="1E615E10" w14:textId="0E5D37F8" w:rsidR="003C50EF" w:rsidRPr="004D620F" w:rsidRDefault="003C50EF" w:rsidP="003C50EF">
            <w:pPr>
              <w:rPr>
                <w:rFonts w:ascii="Arial" w:hAnsi="Arial" w:cs="Arial"/>
                <w:rPrChange w:id="97" w:author="Locke Liu" w:date="2021-05-24T14:33:00Z">
                  <w:rPr/>
                </w:rPrChange>
              </w:rPr>
            </w:pPr>
          </w:p>
        </w:tc>
        <w:tc>
          <w:tcPr>
            <w:tcW w:w="1701" w:type="dxa"/>
          </w:tcPr>
          <w:p w14:paraId="1E615E11" w14:textId="7D42FFD3" w:rsidR="003C50EF" w:rsidRPr="004D620F" w:rsidRDefault="003C50EF" w:rsidP="003C50EF">
            <w:pPr>
              <w:pStyle w:val="ListParagraph"/>
              <w:jc w:val="center"/>
              <w:rPr>
                <w:rFonts w:ascii="Arial" w:hAnsi="Arial" w:cs="Arial"/>
                <w:rPrChange w:id="98" w:author="Locke Liu" w:date="2021-05-24T14:33:00Z">
                  <w:rPr/>
                </w:rPrChange>
              </w:rPr>
            </w:pPr>
          </w:p>
        </w:tc>
      </w:tr>
      <w:tr w:rsidR="003C50EF" w:rsidRPr="004D620F" w14:paraId="1E615E18" w14:textId="77777777" w:rsidTr="00440445">
        <w:trPr>
          <w:cantSplit/>
        </w:trPr>
        <w:tc>
          <w:tcPr>
            <w:tcW w:w="1560" w:type="dxa"/>
          </w:tcPr>
          <w:p w14:paraId="1E615E13" w14:textId="5BE9342C" w:rsidR="003C50EF" w:rsidRPr="004D620F" w:rsidRDefault="003C50EF" w:rsidP="003C50EF">
            <w:pPr>
              <w:jc w:val="center"/>
              <w:rPr>
                <w:rFonts w:ascii="Arial" w:hAnsi="Arial" w:cs="Arial"/>
                <w:rPrChange w:id="99" w:author="Locke Liu" w:date="2021-05-24T14:33:00Z">
                  <w:rPr/>
                </w:rPrChange>
              </w:rPr>
            </w:pPr>
          </w:p>
        </w:tc>
        <w:tc>
          <w:tcPr>
            <w:tcW w:w="1559" w:type="dxa"/>
          </w:tcPr>
          <w:p w14:paraId="1E615E14" w14:textId="4348D391" w:rsidR="003C50EF" w:rsidRPr="004D620F" w:rsidRDefault="003C50EF" w:rsidP="003C50EF">
            <w:pPr>
              <w:jc w:val="center"/>
              <w:rPr>
                <w:rFonts w:ascii="Arial" w:hAnsi="Arial" w:cs="Arial"/>
                <w:rPrChange w:id="100" w:author="Locke Liu" w:date="2021-05-24T14:33:00Z">
                  <w:rPr/>
                </w:rPrChange>
              </w:rPr>
            </w:pPr>
          </w:p>
        </w:tc>
        <w:tc>
          <w:tcPr>
            <w:tcW w:w="4678" w:type="dxa"/>
          </w:tcPr>
          <w:p w14:paraId="1E615E16" w14:textId="1542EB48" w:rsidR="003C50EF" w:rsidRPr="004D620F" w:rsidRDefault="003C50EF" w:rsidP="003C50EF">
            <w:pPr>
              <w:rPr>
                <w:rFonts w:ascii="Arial" w:hAnsi="Arial" w:cs="Arial"/>
                <w:rPrChange w:id="101" w:author="Locke Liu" w:date="2021-05-24T14:33:00Z">
                  <w:rPr/>
                </w:rPrChange>
              </w:rPr>
            </w:pPr>
          </w:p>
        </w:tc>
        <w:tc>
          <w:tcPr>
            <w:tcW w:w="1701" w:type="dxa"/>
          </w:tcPr>
          <w:p w14:paraId="1E615E17" w14:textId="77777777" w:rsidR="003C50EF" w:rsidRPr="004D620F" w:rsidRDefault="003C50EF" w:rsidP="003C50EF">
            <w:pPr>
              <w:pStyle w:val="ListParagraph"/>
              <w:jc w:val="center"/>
              <w:rPr>
                <w:rFonts w:ascii="Arial" w:hAnsi="Arial" w:cs="Arial"/>
                <w:rPrChange w:id="102" w:author="Locke Liu" w:date="2021-05-24T14:33:00Z">
                  <w:rPr/>
                </w:rPrChange>
              </w:rPr>
            </w:pPr>
          </w:p>
        </w:tc>
      </w:tr>
      <w:tr w:rsidR="003C50EF" w:rsidRPr="004D620F" w14:paraId="1E615E20" w14:textId="77777777" w:rsidTr="00440445">
        <w:trPr>
          <w:cantSplit/>
        </w:trPr>
        <w:tc>
          <w:tcPr>
            <w:tcW w:w="1560" w:type="dxa"/>
          </w:tcPr>
          <w:p w14:paraId="1E615E19" w14:textId="52CFD14E" w:rsidR="003C50EF" w:rsidRPr="004D620F" w:rsidRDefault="003C50EF" w:rsidP="003C50EF">
            <w:pPr>
              <w:jc w:val="center"/>
              <w:rPr>
                <w:rFonts w:ascii="Arial" w:hAnsi="Arial" w:cs="Arial"/>
                <w:rPrChange w:id="103" w:author="Locke Liu" w:date="2021-05-24T14:33:00Z">
                  <w:rPr/>
                </w:rPrChange>
              </w:rPr>
            </w:pPr>
          </w:p>
        </w:tc>
        <w:tc>
          <w:tcPr>
            <w:tcW w:w="1559" w:type="dxa"/>
          </w:tcPr>
          <w:p w14:paraId="1E615E1A" w14:textId="756C323A" w:rsidR="003C50EF" w:rsidRPr="004D620F" w:rsidRDefault="003C50EF" w:rsidP="003C50EF">
            <w:pPr>
              <w:jc w:val="center"/>
              <w:rPr>
                <w:rFonts w:ascii="Arial" w:hAnsi="Arial" w:cs="Arial"/>
                <w:rPrChange w:id="104" w:author="Locke Liu" w:date="2021-05-24T14:33:00Z">
                  <w:rPr/>
                </w:rPrChange>
              </w:rPr>
            </w:pPr>
          </w:p>
        </w:tc>
        <w:tc>
          <w:tcPr>
            <w:tcW w:w="4678" w:type="dxa"/>
          </w:tcPr>
          <w:p w14:paraId="1E615E1E" w14:textId="1C83554D" w:rsidR="003C50EF" w:rsidRPr="004D620F" w:rsidRDefault="003C50EF" w:rsidP="003C50EF">
            <w:pPr>
              <w:rPr>
                <w:rFonts w:ascii="Arial" w:hAnsi="Arial" w:cs="Arial"/>
                <w:rPrChange w:id="105" w:author="Locke Liu" w:date="2021-05-24T14:33:00Z">
                  <w:rPr/>
                </w:rPrChange>
              </w:rPr>
            </w:pPr>
          </w:p>
        </w:tc>
        <w:tc>
          <w:tcPr>
            <w:tcW w:w="1701" w:type="dxa"/>
          </w:tcPr>
          <w:p w14:paraId="1E615E1F" w14:textId="77777777" w:rsidR="003C50EF" w:rsidRPr="004D620F" w:rsidRDefault="003C50EF" w:rsidP="003C50EF">
            <w:pPr>
              <w:pStyle w:val="ListParagraph"/>
              <w:jc w:val="center"/>
              <w:rPr>
                <w:rFonts w:ascii="Arial" w:hAnsi="Arial" w:cs="Arial"/>
                <w:rPrChange w:id="106" w:author="Locke Liu" w:date="2021-05-24T14:33:00Z">
                  <w:rPr/>
                </w:rPrChange>
              </w:rPr>
            </w:pPr>
          </w:p>
        </w:tc>
      </w:tr>
      <w:tr w:rsidR="003C50EF" w:rsidRPr="004D620F" w14:paraId="1E615E25" w14:textId="77777777" w:rsidTr="00440445">
        <w:trPr>
          <w:cantSplit/>
        </w:trPr>
        <w:tc>
          <w:tcPr>
            <w:tcW w:w="1560" w:type="dxa"/>
          </w:tcPr>
          <w:p w14:paraId="1E615E21" w14:textId="00245CC9" w:rsidR="003C50EF" w:rsidRPr="004D620F" w:rsidRDefault="003C50EF" w:rsidP="003C50EF">
            <w:pPr>
              <w:jc w:val="center"/>
              <w:rPr>
                <w:rFonts w:ascii="Arial" w:hAnsi="Arial" w:cs="Arial"/>
                <w:rPrChange w:id="107" w:author="Locke Liu" w:date="2021-05-24T14:33:00Z">
                  <w:rPr/>
                </w:rPrChange>
              </w:rPr>
            </w:pPr>
          </w:p>
        </w:tc>
        <w:tc>
          <w:tcPr>
            <w:tcW w:w="1559" w:type="dxa"/>
          </w:tcPr>
          <w:p w14:paraId="1E615E22" w14:textId="7C95211D" w:rsidR="003C50EF" w:rsidRPr="004D620F" w:rsidRDefault="003C50EF" w:rsidP="003C50EF">
            <w:pPr>
              <w:jc w:val="center"/>
              <w:rPr>
                <w:rFonts w:ascii="Arial" w:hAnsi="Arial" w:cs="Arial"/>
                <w:rPrChange w:id="108" w:author="Locke Liu" w:date="2021-05-24T14:33:00Z">
                  <w:rPr/>
                </w:rPrChange>
              </w:rPr>
            </w:pPr>
          </w:p>
        </w:tc>
        <w:tc>
          <w:tcPr>
            <w:tcW w:w="4678" w:type="dxa"/>
          </w:tcPr>
          <w:p w14:paraId="1E615E23" w14:textId="099D8F75" w:rsidR="003C50EF" w:rsidRPr="004D620F" w:rsidRDefault="003C50EF" w:rsidP="003C50EF">
            <w:pPr>
              <w:rPr>
                <w:rFonts w:ascii="Arial" w:hAnsi="Arial" w:cs="Arial"/>
                <w:rPrChange w:id="109" w:author="Locke Liu" w:date="2021-05-24T14:33:00Z">
                  <w:rPr/>
                </w:rPrChange>
              </w:rPr>
            </w:pPr>
          </w:p>
        </w:tc>
        <w:tc>
          <w:tcPr>
            <w:tcW w:w="1701" w:type="dxa"/>
          </w:tcPr>
          <w:p w14:paraId="1E615E24" w14:textId="77777777" w:rsidR="003C50EF" w:rsidRPr="004D620F" w:rsidRDefault="003C50EF" w:rsidP="003C50EF">
            <w:pPr>
              <w:pStyle w:val="ListParagraph"/>
              <w:jc w:val="center"/>
              <w:rPr>
                <w:rFonts w:ascii="Arial" w:hAnsi="Arial" w:cs="Arial"/>
                <w:rPrChange w:id="110" w:author="Locke Liu" w:date="2021-05-24T14:33:00Z">
                  <w:rPr/>
                </w:rPrChange>
              </w:rPr>
            </w:pPr>
          </w:p>
        </w:tc>
      </w:tr>
      <w:tr w:rsidR="003C50EF" w:rsidRPr="004D620F" w14:paraId="1E615E2A" w14:textId="77777777" w:rsidTr="00440445">
        <w:trPr>
          <w:cantSplit/>
        </w:trPr>
        <w:tc>
          <w:tcPr>
            <w:tcW w:w="1560" w:type="dxa"/>
          </w:tcPr>
          <w:p w14:paraId="1E615E26" w14:textId="64F17B9C" w:rsidR="003C50EF" w:rsidRPr="004D620F" w:rsidRDefault="003C50EF" w:rsidP="003C50EF">
            <w:pPr>
              <w:jc w:val="center"/>
              <w:rPr>
                <w:rFonts w:ascii="Arial" w:hAnsi="Arial" w:cs="Arial"/>
                <w:rPrChange w:id="111" w:author="Locke Liu" w:date="2021-05-24T14:33:00Z">
                  <w:rPr/>
                </w:rPrChange>
              </w:rPr>
            </w:pPr>
          </w:p>
        </w:tc>
        <w:tc>
          <w:tcPr>
            <w:tcW w:w="1559" w:type="dxa"/>
          </w:tcPr>
          <w:p w14:paraId="1E615E27" w14:textId="6C8928DC" w:rsidR="003C50EF" w:rsidRPr="004D620F" w:rsidRDefault="003C50EF" w:rsidP="003C50EF">
            <w:pPr>
              <w:jc w:val="center"/>
              <w:rPr>
                <w:rFonts w:ascii="Arial" w:hAnsi="Arial" w:cs="Arial"/>
                <w:rPrChange w:id="112" w:author="Locke Liu" w:date="2021-05-24T14:33:00Z">
                  <w:rPr/>
                </w:rPrChange>
              </w:rPr>
            </w:pPr>
          </w:p>
        </w:tc>
        <w:tc>
          <w:tcPr>
            <w:tcW w:w="4678" w:type="dxa"/>
          </w:tcPr>
          <w:p w14:paraId="1E615E28" w14:textId="0E083941" w:rsidR="003C50EF" w:rsidRPr="004D620F" w:rsidRDefault="003C50EF" w:rsidP="003C50EF">
            <w:pPr>
              <w:rPr>
                <w:rFonts w:ascii="Arial" w:hAnsi="Arial" w:cs="Arial"/>
                <w:rPrChange w:id="113" w:author="Locke Liu" w:date="2021-05-24T14:33:00Z">
                  <w:rPr/>
                </w:rPrChange>
              </w:rPr>
            </w:pPr>
          </w:p>
        </w:tc>
        <w:tc>
          <w:tcPr>
            <w:tcW w:w="1701" w:type="dxa"/>
          </w:tcPr>
          <w:p w14:paraId="1E615E29" w14:textId="77777777" w:rsidR="003C50EF" w:rsidRPr="004D620F" w:rsidRDefault="003C50EF" w:rsidP="003C50EF">
            <w:pPr>
              <w:pStyle w:val="ListParagraph"/>
              <w:jc w:val="center"/>
              <w:rPr>
                <w:rFonts w:ascii="Arial" w:hAnsi="Arial" w:cs="Arial"/>
                <w:rPrChange w:id="114" w:author="Locke Liu" w:date="2021-05-24T14:33:00Z">
                  <w:rPr/>
                </w:rPrChange>
              </w:rPr>
            </w:pPr>
          </w:p>
        </w:tc>
      </w:tr>
    </w:tbl>
    <w:p w14:paraId="1E615E2B" w14:textId="77777777" w:rsidR="00613E5F" w:rsidRPr="004D620F" w:rsidRDefault="009D3305" w:rsidP="00643098">
      <w:pPr>
        <w:pStyle w:val="Subtitle"/>
        <w:rPr>
          <w:rFonts w:ascii="Arial" w:hAnsi="Arial" w:cs="Arial"/>
          <w:lang w:val="en-GB"/>
          <w:rPrChange w:id="115" w:author="Locke Liu" w:date="2021-05-24T14:33:00Z">
            <w:rPr>
              <w:lang w:val="en-GB"/>
            </w:rPr>
          </w:rPrChange>
        </w:rPr>
      </w:pPr>
      <w:r w:rsidRPr="004D620F">
        <w:rPr>
          <w:rFonts w:ascii="Arial" w:hAnsi="Arial" w:cs="Arial"/>
          <w:lang w:val="en-GB"/>
          <w:rPrChange w:id="116" w:author="Locke Liu" w:date="2021-05-24T14:33:00Z">
            <w:rPr>
              <w:lang w:val="en-GB"/>
            </w:rPr>
          </w:rPrChange>
        </w:rPr>
        <w:br w:type="page"/>
      </w:r>
      <w:r w:rsidR="00613E5F" w:rsidRPr="004D620F">
        <w:rPr>
          <w:rFonts w:ascii="Arial" w:hAnsi="Arial" w:cs="Arial"/>
          <w:lang w:val="en-GB"/>
          <w:rPrChange w:id="117" w:author="Locke Liu" w:date="2021-05-24T14:33:00Z">
            <w:rPr>
              <w:lang w:val="en-GB"/>
            </w:rPr>
          </w:rPrChange>
        </w:rPr>
        <w:lastRenderedPageBreak/>
        <w:t>Document Author / Maintainer</w:t>
      </w:r>
    </w:p>
    <w:p w14:paraId="1E615E2C" w14:textId="77777777" w:rsidR="00613E5F" w:rsidRPr="004D620F" w:rsidRDefault="00613E5F" w:rsidP="00613E5F">
      <w:pPr>
        <w:pStyle w:val="ListParagraph"/>
        <w:rPr>
          <w:rFonts w:ascii="Arial" w:hAnsi="Arial" w:cs="Arial"/>
          <w:rPrChange w:id="118" w:author="Locke Liu" w:date="2021-05-24T14:33:00Z">
            <w:rPr/>
          </w:rPrChange>
        </w:rPr>
      </w:pPr>
    </w:p>
    <w:tbl>
      <w:tblPr>
        <w:tblW w:w="9498" w:type="dxa"/>
        <w:tblInd w:w="-99" w:type="dxa"/>
        <w:tblBorders>
          <w:top w:val="single" w:sz="6" w:space="0" w:color="003195"/>
          <w:left w:val="single" w:sz="6" w:space="0" w:color="003195"/>
          <w:bottom w:val="single" w:sz="6" w:space="0" w:color="003195"/>
          <w:right w:val="single" w:sz="6" w:space="0" w:color="003195"/>
          <w:insideH w:val="single" w:sz="6" w:space="0" w:color="003195"/>
          <w:insideV w:val="single" w:sz="6" w:space="0" w:color="003195"/>
        </w:tblBorders>
        <w:tblLayout w:type="fixed"/>
        <w:tblCellMar>
          <w:left w:w="43" w:type="dxa"/>
          <w:right w:w="43" w:type="dxa"/>
        </w:tblCellMar>
        <w:tblLook w:val="0000" w:firstRow="0" w:lastRow="0" w:firstColumn="0" w:lastColumn="0" w:noHBand="0" w:noVBand="0"/>
      </w:tblPr>
      <w:tblGrid>
        <w:gridCol w:w="2269"/>
        <w:gridCol w:w="2268"/>
        <w:gridCol w:w="3260"/>
        <w:gridCol w:w="1701"/>
      </w:tblGrid>
      <w:tr w:rsidR="00440445" w:rsidRPr="004D620F" w14:paraId="1E615E31" w14:textId="77777777" w:rsidTr="002B1AAF">
        <w:trPr>
          <w:cantSplit/>
          <w:tblHeader/>
        </w:trPr>
        <w:tc>
          <w:tcPr>
            <w:tcW w:w="2269" w:type="dxa"/>
            <w:shd w:val="clear" w:color="auto" w:fill="D5E3FF"/>
          </w:tcPr>
          <w:p w14:paraId="1E615E2D" w14:textId="77777777" w:rsidR="00613E5F" w:rsidRPr="004D620F" w:rsidRDefault="00613E5F" w:rsidP="002129FF">
            <w:pPr>
              <w:overflowPunct w:val="0"/>
              <w:autoSpaceDE w:val="0"/>
              <w:autoSpaceDN w:val="0"/>
              <w:adjustRightInd w:val="0"/>
              <w:jc w:val="center"/>
              <w:textAlignment w:val="baseline"/>
              <w:rPr>
                <w:rFonts w:ascii="Arial" w:hAnsi="Arial" w:cs="Arial"/>
                <w:b/>
                <w:bCs/>
                <w:color w:val="003195"/>
                <w:szCs w:val="22"/>
                <w:rPrChange w:id="119" w:author="Locke Liu" w:date="2021-05-24T14:33:00Z">
                  <w:rPr>
                    <w:b/>
                    <w:bCs/>
                    <w:color w:val="003195"/>
                    <w:szCs w:val="22"/>
                  </w:rPr>
                </w:rPrChange>
              </w:rPr>
            </w:pPr>
            <w:r w:rsidRPr="004D620F">
              <w:rPr>
                <w:rFonts w:ascii="Arial" w:hAnsi="Arial" w:cs="Arial"/>
                <w:b/>
                <w:bCs/>
                <w:color w:val="003195"/>
                <w:szCs w:val="22"/>
                <w:rPrChange w:id="120" w:author="Locke Liu" w:date="2021-05-24T14:33:00Z">
                  <w:rPr>
                    <w:b/>
                    <w:bCs/>
                    <w:color w:val="003195"/>
                    <w:szCs w:val="22"/>
                  </w:rPr>
                </w:rPrChange>
              </w:rPr>
              <w:t>Responsibility</w:t>
            </w:r>
          </w:p>
        </w:tc>
        <w:tc>
          <w:tcPr>
            <w:tcW w:w="2268" w:type="dxa"/>
            <w:shd w:val="clear" w:color="auto" w:fill="D5E3FF"/>
          </w:tcPr>
          <w:p w14:paraId="1E615E2E" w14:textId="77777777" w:rsidR="00613E5F" w:rsidRPr="004D620F" w:rsidRDefault="00613E5F" w:rsidP="002129FF">
            <w:pPr>
              <w:overflowPunct w:val="0"/>
              <w:autoSpaceDE w:val="0"/>
              <w:autoSpaceDN w:val="0"/>
              <w:adjustRightInd w:val="0"/>
              <w:jc w:val="center"/>
              <w:textAlignment w:val="baseline"/>
              <w:rPr>
                <w:rFonts w:ascii="Arial" w:hAnsi="Arial" w:cs="Arial"/>
                <w:b/>
                <w:bCs/>
                <w:color w:val="003195"/>
                <w:szCs w:val="22"/>
                <w:rPrChange w:id="121" w:author="Locke Liu" w:date="2021-05-24T14:33:00Z">
                  <w:rPr>
                    <w:b/>
                    <w:bCs/>
                    <w:color w:val="003195"/>
                    <w:szCs w:val="22"/>
                  </w:rPr>
                </w:rPrChange>
              </w:rPr>
            </w:pPr>
            <w:r w:rsidRPr="004D620F">
              <w:rPr>
                <w:rFonts w:ascii="Arial" w:hAnsi="Arial" w:cs="Arial"/>
                <w:b/>
                <w:bCs/>
                <w:color w:val="003195"/>
                <w:szCs w:val="22"/>
                <w:rPrChange w:id="122" w:author="Locke Liu" w:date="2021-05-24T14:33:00Z">
                  <w:rPr>
                    <w:b/>
                    <w:bCs/>
                    <w:color w:val="003195"/>
                    <w:szCs w:val="22"/>
                  </w:rPr>
                </w:rPrChange>
              </w:rPr>
              <w:t>Name</w:t>
            </w:r>
          </w:p>
        </w:tc>
        <w:tc>
          <w:tcPr>
            <w:tcW w:w="3260" w:type="dxa"/>
            <w:shd w:val="clear" w:color="auto" w:fill="D5E3FF"/>
          </w:tcPr>
          <w:p w14:paraId="1E615E2F" w14:textId="77777777" w:rsidR="00613E5F" w:rsidRPr="004D620F" w:rsidRDefault="00613E5F" w:rsidP="002129FF">
            <w:pPr>
              <w:overflowPunct w:val="0"/>
              <w:autoSpaceDE w:val="0"/>
              <w:autoSpaceDN w:val="0"/>
              <w:adjustRightInd w:val="0"/>
              <w:jc w:val="center"/>
              <w:textAlignment w:val="baseline"/>
              <w:rPr>
                <w:rFonts w:ascii="Arial" w:hAnsi="Arial" w:cs="Arial"/>
                <w:b/>
                <w:bCs/>
                <w:color w:val="003195"/>
                <w:szCs w:val="22"/>
                <w:rPrChange w:id="123" w:author="Locke Liu" w:date="2021-05-24T14:33:00Z">
                  <w:rPr>
                    <w:b/>
                    <w:bCs/>
                    <w:color w:val="003195"/>
                    <w:szCs w:val="22"/>
                  </w:rPr>
                </w:rPrChange>
              </w:rPr>
            </w:pPr>
            <w:r w:rsidRPr="004D620F">
              <w:rPr>
                <w:rFonts w:ascii="Arial" w:hAnsi="Arial" w:cs="Arial"/>
                <w:b/>
                <w:bCs/>
                <w:color w:val="003195"/>
                <w:szCs w:val="22"/>
                <w:rPrChange w:id="124" w:author="Locke Liu" w:date="2021-05-24T14:33:00Z">
                  <w:rPr>
                    <w:b/>
                    <w:bCs/>
                    <w:color w:val="003195"/>
                    <w:szCs w:val="22"/>
                  </w:rPr>
                </w:rPrChange>
              </w:rPr>
              <w:t>Address</w:t>
            </w:r>
          </w:p>
        </w:tc>
        <w:tc>
          <w:tcPr>
            <w:tcW w:w="1701" w:type="dxa"/>
            <w:shd w:val="clear" w:color="auto" w:fill="D5E3FF"/>
          </w:tcPr>
          <w:p w14:paraId="1E615E30" w14:textId="77777777" w:rsidR="00613E5F" w:rsidRPr="004D620F" w:rsidRDefault="00613E5F" w:rsidP="002129FF">
            <w:pPr>
              <w:overflowPunct w:val="0"/>
              <w:autoSpaceDE w:val="0"/>
              <w:autoSpaceDN w:val="0"/>
              <w:adjustRightInd w:val="0"/>
              <w:jc w:val="center"/>
              <w:textAlignment w:val="baseline"/>
              <w:rPr>
                <w:rFonts w:ascii="Arial" w:hAnsi="Arial" w:cs="Arial"/>
                <w:b/>
                <w:bCs/>
                <w:color w:val="003195"/>
                <w:szCs w:val="22"/>
                <w:rPrChange w:id="125" w:author="Locke Liu" w:date="2021-05-24T14:33:00Z">
                  <w:rPr>
                    <w:b/>
                    <w:bCs/>
                    <w:color w:val="003195"/>
                    <w:szCs w:val="22"/>
                  </w:rPr>
                </w:rPrChange>
              </w:rPr>
            </w:pPr>
            <w:r w:rsidRPr="004D620F">
              <w:rPr>
                <w:rFonts w:ascii="Arial" w:hAnsi="Arial" w:cs="Arial"/>
                <w:b/>
                <w:bCs/>
                <w:color w:val="003195"/>
                <w:szCs w:val="22"/>
                <w:rPrChange w:id="126" w:author="Locke Liu" w:date="2021-05-24T14:33:00Z">
                  <w:rPr>
                    <w:b/>
                    <w:bCs/>
                    <w:color w:val="003195"/>
                    <w:szCs w:val="22"/>
                  </w:rPr>
                </w:rPrChange>
              </w:rPr>
              <w:t>Issue Date</w:t>
            </w:r>
          </w:p>
        </w:tc>
      </w:tr>
      <w:tr w:rsidR="00613E5F" w:rsidRPr="004D620F" w14:paraId="1E615E36" w14:textId="77777777" w:rsidTr="002B1AAF">
        <w:trPr>
          <w:cantSplit/>
        </w:trPr>
        <w:tc>
          <w:tcPr>
            <w:tcW w:w="2269" w:type="dxa"/>
          </w:tcPr>
          <w:p w14:paraId="1E615E32" w14:textId="0C849F15" w:rsidR="00613E5F" w:rsidRPr="004D620F" w:rsidRDefault="00A3767A" w:rsidP="002B1AAF">
            <w:pPr>
              <w:jc w:val="center"/>
              <w:rPr>
                <w:rFonts w:ascii="Arial" w:hAnsi="Arial" w:cs="Arial"/>
                <w:rPrChange w:id="127" w:author="Locke Liu" w:date="2021-05-24T14:33:00Z">
                  <w:rPr/>
                </w:rPrChange>
              </w:rPr>
            </w:pPr>
            <w:r w:rsidRPr="004D620F">
              <w:rPr>
                <w:rFonts w:ascii="Arial" w:hAnsi="Arial" w:cs="Arial"/>
                <w:rPrChange w:id="128" w:author="Locke Liu" w:date="2021-05-24T14:33:00Z">
                  <w:rPr/>
                </w:rPrChange>
              </w:rPr>
              <w:t>DCSI/ZAO/CHN/IN/MSI</w:t>
            </w:r>
          </w:p>
        </w:tc>
        <w:tc>
          <w:tcPr>
            <w:tcW w:w="2268" w:type="dxa"/>
          </w:tcPr>
          <w:p w14:paraId="1E615E33" w14:textId="72B7780D" w:rsidR="00613E5F" w:rsidRPr="004D620F" w:rsidRDefault="00A3767A" w:rsidP="002B1AAF">
            <w:pPr>
              <w:jc w:val="center"/>
              <w:rPr>
                <w:rFonts w:ascii="Arial" w:hAnsi="Arial" w:cs="Arial"/>
                <w:rPrChange w:id="129" w:author="Locke Liu" w:date="2021-05-24T14:33:00Z">
                  <w:rPr/>
                </w:rPrChange>
              </w:rPr>
            </w:pPr>
            <w:r w:rsidRPr="004D620F">
              <w:rPr>
                <w:rFonts w:ascii="Arial" w:hAnsi="Arial" w:cs="Arial"/>
                <w:rPrChange w:id="130" w:author="Locke Liu" w:date="2021-05-24T14:33:00Z">
                  <w:rPr/>
                </w:rPrChange>
              </w:rPr>
              <w:t>Fan Wei</w:t>
            </w:r>
          </w:p>
        </w:tc>
        <w:tc>
          <w:tcPr>
            <w:tcW w:w="3260" w:type="dxa"/>
          </w:tcPr>
          <w:p w14:paraId="1E615E34" w14:textId="10561846" w:rsidR="00613E5F" w:rsidRPr="004D620F" w:rsidRDefault="00973311" w:rsidP="002B1AAF">
            <w:pPr>
              <w:jc w:val="center"/>
              <w:rPr>
                <w:rFonts w:ascii="Arial" w:hAnsi="Arial" w:cs="Arial"/>
                <w:rPrChange w:id="131" w:author="Locke Liu" w:date="2021-05-24T14:33:00Z">
                  <w:rPr>
                    <w:rFonts w:cs="Arial"/>
                  </w:rPr>
                </w:rPrChange>
              </w:rPr>
            </w:pPr>
            <w:r w:rsidRPr="004D620F">
              <w:rPr>
                <w:rFonts w:ascii="Arial" w:hAnsi="Arial" w:cs="Arial"/>
                <w:rPrChange w:id="132" w:author="Locke Liu" w:date="2021-05-24T14:33:00Z">
                  <w:rPr/>
                </w:rPrChange>
              </w:rPr>
              <w:fldChar w:fldCharType="begin"/>
            </w:r>
            <w:r w:rsidRPr="004D620F">
              <w:rPr>
                <w:rFonts w:ascii="Arial" w:hAnsi="Arial" w:cs="Arial"/>
                <w:rPrChange w:id="133" w:author="Locke Liu" w:date="2021-05-24T14:33:00Z">
                  <w:rPr/>
                </w:rPrChange>
              </w:rPr>
              <w:instrText xml:space="preserve"> HYPERLINK "mailto:wei.fan1@michelin.com" </w:instrText>
            </w:r>
            <w:r w:rsidRPr="004D620F">
              <w:rPr>
                <w:rFonts w:ascii="Arial" w:hAnsi="Arial"/>
                <w:rPrChange w:id="134" w:author="Locke Liu" w:date="2021-05-24T14:33:00Z">
                  <w:rPr>
                    <w:rStyle w:val="Hyperlink"/>
                    <w:rFonts w:cs="Arial"/>
                  </w:rPr>
                </w:rPrChange>
              </w:rPr>
              <w:fldChar w:fldCharType="separate"/>
            </w:r>
            <w:r w:rsidR="00A3767A" w:rsidRPr="004D620F">
              <w:rPr>
                <w:rStyle w:val="Hyperlink"/>
                <w:rFonts w:ascii="Arial" w:hAnsi="Arial" w:cs="Arial"/>
                <w:rPrChange w:id="135" w:author="Locke Liu" w:date="2021-05-24T14:33:00Z">
                  <w:rPr>
                    <w:rStyle w:val="Hyperlink"/>
                  </w:rPr>
                </w:rPrChange>
              </w:rPr>
              <w:t>wei.fan1</w:t>
            </w:r>
            <w:r w:rsidR="00A3767A" w:rsidRPr="004D620F">
              <w:rPr>
                <w:rStyle w:val="Hyperlink"/>
                <w:rFonts w:ascii="Arial" w:hAnsi="Arial" w:cs="Arial"/>
                <w:rPrChange w:id="136" w:author="Locke Liu" w:date="2021-05-24T14:33:00Z">
                  <w:rPr>
                    <w:rStyle w:val="Hyperlink"/>
                    <w:rFonts w:cs="Arial"/>
                  </w:rPr>
                </w:rPrChange>
              </w:rPr>
              <w:t>@michelin.com</w:t>
            </w:r>
            <w:r w:rsidRPr="004D620F">
              <w:rPr>
                <w:rStyle w:val="Hyperlink"/>
                <w:rFonts w:ascii="Arial" w:hAnsi="Arial" w:cs="Arial"/>
                <w:rPrChange w:id="137" w:author="Locke Liu" w:date="2021-05-24T14:33:00Z">
                  <w:rPr>
                    <w:rStyle w:val="Hyperlink"/>
                    <w:rFonts w:cs="Arial"/>
                  </w:rPr>
                </w:rPrChange>
              </w:rPr>
              <w:fldChar w:fldCharType="end"/>
            </w:r>
          </w:p>
        </w:tc>
        <w:tc>
          <w:tcPr>
            <w:tcW w:w="1701" w:type="dxa"/>
          </w:tcPr>
          <w:p w14:paraId="1E615E35" w14:textId="779BCFDB" w:rsidR="00613E5F" w:rsidRPr="004D620F" w:rsidRDefault="00A3767A" w:rsidP="002B1AAF">
            <w:pPr>
              <w:jc w:val="center"/>
              <w:rPr>
                <w:rFonts w:ascii="Arial" w:hAnsi="Arial" w:cs="Arial"/>
                <w:rPrChange w:id="138" w:author="Locke Liu" w:date="2021-05-24T14:33:00Z">
                  <w:rPr>
                    <w:rFonts w:cs="Arial"/>
                  </w:rPr>
                </w:rPrChange>
              </w:rPr>
            </w:pPr>
            <w:r w:rsidRPr="004D620F">
              <w:rPr>
                <w:rFonts w:ascii="Arial" w:hAnsi="Arial" w:cs="Arial"/>
                <w:rPrChange w:id="139" w:author="Locke Liu" w:date="2021-05-24T14:33:00Z">
                  <w:rPr>
                    <w:rFonts w:cs="Arial"/>
                  </w:rPr>
                </w:rPrChange>
              </w:rPr>
              <w:t>202</w:t>
            </w:r>
            <w:r w:rsidR="00BF2038" w:rsidRPr="004D620F">
              <w:rPr>
                <w:rFonts w:ascii="Arial" w:hAnsi="Arial" w:cs="Arial"/>
                <w:rPrChange w:id="140" w:author="Locke Liu" w:date="2021-05-24T14:33:00Z">
                  <w:rPr>
                    <w:rFonts w:cs="Arial"/>
                  </w:rPr>
                </w:rPrChange>
              </w:rPr>
              <w:t>1</w:t>
            </w:r>
            <w:r w:rsidRPr="004D620F">
              <w:rPr>
                <w:rFonts w:ascii="Arial" w:hAnsi="Arial" w:cs="Arial"/>
                <w:rPrChange w:id="141" w:author="Locke Liu" w:date="2021-05-24T14:33:00Z">
                  <w:rPr>
                    <w:rFonts w:cs="Arial"/>
                  </w:rPr>
                </w:rPrChange>
              </w:rPr>
              <w:t>/</w:t>
            </w:r>
            <w:r w:rsidR="00310C25" w:rsidRPr="004D620F">
              <w:rPr>
                <w:rFonts w:ascii="Arial" w:hAnsi="Arial" w:cs="Arial"/>
                <w:rPrChange w:id="142" w:author="Locke Liu" w:date="2021-05-24T14:33:00Z">
                  <w:rPr>
                    <w:rFonts w:cs="Arial"/>
                  </w:rPr>
                </w:rPrChange>
              </w:rPr>
              <w:t>04</w:t>
            </w:r>
            <w:r w:rsidRPr="004D620F">
              <w:rPr>
                <w:rFonts w:ascii="Arial" w:hAnsi="Arial" w:cs="Arial"/>
                <w:rPrChange w:id="143" w:author="Locke Liu" w:date="2021-05-24T14:33:00Z">
                  <w:rPr>
                    <w:rFonts w:cs="Arial"/>
                  </w:rPr>
                </w:rPrChange>
              </w:rPr>
              <w:t>/</w:t>
            </w:r>
            <w:r w:rsidR="00310C25" w:rsidRPr="004D620F">
              <w:rPr>
                <w:rFonts w:ascii="Arial" w:hAnsi="Arial" w:cs="Arial"/>
                <w:rPrChange w:id="144" w:author="Locke Liu" w:date="2021-05-24T14:33:00Z">
                  <w:rPr>
                    <w:rFonts w:cs="Arial"/>
                  </w:rPr>
                </w:rPrChange>
              </w:rPr>
              <w:t>30</w:t>
            </w:r>
          </w:p>
        </w:tc>
      </w:tr>
      <w:tr w:rsidR="00613E5F" w:rsidRPr="004D620F" w14:paraId="1E615E3B" w14:textId="77777777" w:rsidTr="002B1AAF">
        <w:trPr>
          <w:cantSplit/>
        </w:trPr>
        <w:tc>
          <w:tcPr>
            <w:tcW w:w="2269" w:type="dxa"/>
          </w:tcPr>
          <w:p w14:paraId="1E615E37" w14:textId="77777777" w:rsidR="00613E5F" w:rsidRPr="004D620F" w:rsidRDefault="00613E5F" w:rsidP="002B1AAF">
            <w:pPr>
              <w:rPr>
                <w:rFonts w:ascii="Arial" w:hAnsi="Arial" w:cs="Arial"/>
                <w:rPrChange w:id="145" w:author="Locke Liu" w:date="2021-05-24T14:33:00Z">
                  <w:rPr/>
                </w:rPrChange>
              </w:rPr>
            </w:pPr>
          </w:p>
        </w:tc>
        <w:tc>
          <w:tcPr>
            <w:tcW w:w="2268" w:type="dxa"/>
          </w:tcPr>
          <w:p w14:paraId="1E615E38" w14:textId="77777777" w:rsidR="00613E5F" w:rsidRPr="004D620F" w:rsidRDefault="00613E5F" w:rsidP="002B1AAF">
            <w:pPr>
              <w:jc w:val="center"/>
              <w:rPr>
                <w:rFonts w:ascii="Arial" w:hAnsi="Arial" w:cs="Arial"/>
                <w:rPrChange w:id="146" w:author="Locke Liu" w:date="2021-05-24T14:33:00Z">
                  <w:rPr/>
                </w:rPrChange>
              </w:rPr>
            </w:pPr>
          </w:p>
        </w:tc>
        <w:tc>
          <w:tcPr>
            <w:tcW w:w="3260" w:type="dxa"/>
          </w:tcPr>
          <w:p w14:paraId="1E615E39" w14:textId="77777777" w:rsidR="00613E5F" w:rsidRPr="004D620F" w:rsidRDefault="00613E5F" w:rsidP="002B1AAF">
            <w:pPr>
              <w:rPr>
                <w:rFonts w:ascii="Arial" w:hAnsi="Arial" w:cs="Arial"/>
                <w:rPrChange w:id="147" w:author="Locke Liu" w:date="2021-05-24T14:33:00Z">
                  <w:rPr/>
                </w:rPrChange>
              </w:rPr>
            </w:pPr>
          </w:p>
        </w:tc>
        <w:tc>
          <w:tcPr>
            <w:tcW w:w="1701" w:type="dxa"/>
          </w:tcPr>
          <w:p w14:paraId="1E615E3A" w14:textId="77777777" w:rsidR="00613E5F" w:rsidRPr="004D620F" w:rsidRDefault="00613E5F" w:rsidP="002B1AAF">
            <w:pPr>
              <w:rPr>
                <w:rFonts w:ascii="Arial" w:hAnsi="Arial" w:cs="Arial"/>
                <w:rPrChange w:id="148" w:author="Locke Liu" w:date="2021-05-24T14:33:00Z">
                  <w:rPr/>
                </w:rPrChange>
              </w:rPr>
            </w:pPr>
          </w:p>
        </w:tc>
      </w:tr>
    </w:tbl>
    <w:p w14:paraId="1E615E3C" w14:textId="77777777" w:rsidR="00613E5F" w:rsidRPr="004D620F" w:rsidRDefault="00613E5F" w:rsidP="00613E5F">
      <w:pPr>
        <w:pStyle w:val="ListParagraph"/>
        <w:rPr>
          <w:rFonts w:ascii="Arial" w:hAnsi="Arial" w:cs="Arial"/>
          <w:rPrChange w:id="149" w:author="Locke Liu" w:date="2021-05-24T14:33:00Z">
            <w:rPr/>
          </w:rPrChange>
        </w:rPr>
      </w:pPr>
    </w:p>
    <w:p w14:paraId="1E615E3D" w14:textId="77777777" w:rsidR="00613E5F" w:rsidRPr="004D620F" w:rsidRDefault="00613E5F" w:rsidP="00643098">
      <w:pPr>
        <w:pStyle w:val="Subtitle"/>
        <w:rPr>
          <w:rFonts w:ascii="Arial" w:hAnsi="Arial" w:cs="Arial"/>
          <w:lang w:val="en-GB"/>
          <w:rPrChange w:id="150" w:author="Locke Liu" w:date="2021-05-24T14:33:00Z">
            <w:rPr>
              <w:lang w:val="en-GB"/>
            </w:rPr>
          </w:rPrChange>
        </w:rPr>
      </w:pPr>
      <w:r w:rsidRPr="004D620F">
        <w:rPr>
          <w:rFonts w:ascii="Arial" w:hAnsi="Arial" w:cs="Arial"/>
          <w:lang w:val="en-GB"/>
          <w:rPrChange w:id="151" w:author="Locke Liu" w:date="2021-05-24T14:33:00Z">
            <w:rPr>
              <w:lang w:val="en-GB"/>
            </w:rPr>
          </w:rPrChange>
        </w:rPr>
        <w:t>Document Reviewers</w:t>
      </w:r>
    </w:p>
    <w:p w14:paraId="1E615E3E" w14:textId="77777777" w:rsidR="00613E5F" w:rsidRPr="004D620F" w:rsidRDefault="00613E5F" w:rsidP="00613E5F">
      <w:pPr>
        <w:pStyle w:val="ListParagraph"/>
        <w:rPr>
          <w:rFonts w:ascii="Arial" w:hAnsi="Arial" w:cs="Arial"/>
          <w:rPrChange w:id="152" w:author="Locke Liu" w:date="2021-05-24T14:33:00Z">
            <w:rPr/>
          </w:rPrChange>
        </w:rPr>
      </w:pPr>
    </w:p>
    <w:tbl>
      <w:tblPr>
        <w:tblW w:w="9498" w:type="dxa"/>
        <w:tblInd w:w="-99" w:type="dxa"/>
        <w:tblBorders>
          <w:top w:val="single" w:sz="6" w:space="0" w:color="003195"/>
          <w:left w:val="single" w:sz="6" w:space="0" w:color="003195"/>
          <w:bottom w:val="single" w:sz="6" w:space="0" w:color="003195"/>
          <w:right w:val="single" w:sz="6" w:space="0" w:color="003195"/>
          <w:insideH w:val="single" w:sz="6" w:space="0" w:color="003195"/>
          <w:insideV w:val="single" w:sz="6" w:space="0" w:color="003195"/>
        </w:tblBorders>
        <w:tblLayout w:type="fixed"/>
        <w:tblCellMar>
          <w:left w:w="43" w:type="dxa"/>
          <w:right w:w="43" w:type="dxa"/>
        </w:tblCellMar>
        <w:tblLook w:val="0000" w:firstRow="0" w:lastRow="0" w:firstColumn="0" w:lastColumn="0" w:noHBand="0" w:noVBand="0"/>
      </w:tblPr>
      <w:tblGrid>
        <w:gridCol w:w="2269"/>
        <w:gridCol w:w="2373"/>
        <w:gridCol w:w="3155"/>
        <w:gridCol w:w="1701"/>
      </w:tblGrid>
      <w:tr w:rsidR="00613E5F" w:rsidRPr="004D620F" w14:paraId="1E615E43" w14:textId="77777777" w:rsidTr="002B1AAF">
        <w:trPr>
          <w:cantSplit/>
          <w:tblHeader/>
        </w:trPr>
        <w:tc>
          <w:tcPr>
            <w:tcW w:w="2269" w:type="dxa"/>
            <w:shd w:val="clear" w:color="auto" w:fill="D5E3FF"/>
          </w:tcPr>
          <w:p w14:paraId="1E615E3F" w14:textId="77777777" w:rsidR="00613E5F" w:rsidRPr="004D620F" w:rsidRDefault="00613E5F" w:rsidP="00440445">
            <w:pPr>
              <w:jc w:val="center"/>
              <w:rPr>
                <w:rFonts w:ascii="Arial" w:hAnsi="Arial" w:cs="Arial"/>
                <w:b/>
                <w:bCs/>
                <w:color w:val="002060"/>
                <w:rPrChange w:id="153" w:author="Locke Liu" w:date="2021-05-24T14:33:00Z">
                  <w:rPr>
                    <w:b/>
                    <w:bCs/>
                    <w:color w:val="002060"/>
                  </w:rPr>
                </w:rPrChange>
              </w:rPr>
            </w:pPr>
            <w:r w:rsidRPr="004D620F">
              <w:rPr>
                <w:rFonts w:ascii="Arial" w:hAnsi="Arial" w:cs="Arial"/>
                <w:b/>
                <w:bCs/>
                <w:color w:val="003195"/>
                <w:rPrChange w:id="154" w:author="Locke Liu" w:date="2021-05-24T14:33:00Z">
                  <w:rPr>
                    <w:b/>
                    <w:bCs/>
                    <w:color w:val="003195"/>
                  </w:rPr>
                </w:rPrChange>
              </w:rPr>
              <w:t>Organization</w:t>
            </w:r>
            <w:r w:rsidRPr="004D620F">
              <w:rPr>
                <w:rFonts w:ascii="Arial" w:hAnsi="Arial" w:cs="Arial"/>
                <w:b/>
                <w:bCs/>
                <w:color w:val="002060"/>
                <w:rPrChange w:id="155" w:author="Locke Liu" w:date="2021-05-24T14:33:00Z">
                  <w:rPr>
                    <w:b/>
                    <w:bCs/>
                    <w:color w:val="002060"/>
                  </w:rPr>
                </w:rPrChange>
              </w:rPr>
              <w:t xml:space="preserve"> Represented</w:t>
            </w:r>
          </w:p>
        </w:tc>
        <w:tc>
          <w:tcPr>
            <w:tcW w:w="2373" w:type="dxa"/>
            <w:shd w:val="clear" w:color="auto" w:fill="D5E3FF"/>
          </w:tcPr>
          <w:p w14:paraId="1E615E40" w14:textId="77777777" w:rsidR="00613E5F" w:rsidRPr="004D620F" w:rsidRDefault="00613E5F" w:rsidP="00440445">
            <w:pPr>
              <w:jc w:val="center"/>
              <w:rPr>
                <w:rFonts w:ascii="Arial" w:hAnsi="Arial" w:cs="Arial"/>
                <w:b/>
                <w:bCs/>
                <w:color w:val="002060"/>
                <w:rPrChange w:id="156" w:author="Locke Liu" w:date="2021-05-24T14:33:00Z">
                  <w:rPr>
                    <w:b/>
                    <w:bCs/>
                    <w:color w:val="002060"/>
                  </w:rPr>
                </w:rPrChange>
              </w:rPr>
            </w:pPr>
            <w:r w:rsidRPr="004D620F">
              <w:rPr>
                <w:rFonts w:ascii="Arial" w:hAnsi="Arial" w:cs="Arial"/>
                <w:b/>
                <w:bCs/>
                <w:color w:val="002060"/>
                <w:rPrChange w:id="157" w:author="Locke Liu" w:date="2021-05-24T14:33:00Z">
                  <w:rPr>
                    <w:b/>
                    <w:bCs/>
                    <w:color w:val="002060"/>
                  </w:rPr>
                </w:rPrChange>
              </w:rPr>
              <w:t>Name</w:t>
            </w:r>
          </w:p>
        </w:tc>
        <w:tc>
          <w:tcPr>
            <w:tcW w:w="3155" w:type="dxa"/>
            <w:shd w:val="clear" w:color="auto" w:fill="D5E3FF"/>
          </w:tcPr>
          <w:p w14:paraId="1E615E41" w14:textId="77777777" w:rsidR="00613E5F" w:rsidRPr="004D620F" w:rsidRDefault="00613E5F" w:rsidP="00440445">
            <w:pPr>
              <w:jc w:val="center"/>
              <w:rPr>
                <w:rFonts w:ascii="Arial" w:hAnsi="Arial" w:cs="Arial"/>
                <w:b/>
                <w:bCs/>
                <w:color w:val="002060"/>
                <w:rPrChange w:id="158" w:author="Locke Liu" w:date="2021-05-24T14:33:00Z">
                  <w:rPr>
                    <w:b/>
                    <w:bCs/>
                    <w:color w:val="002060"/>
                  </w:rPr>
                </w:rPrChange>
              </w:rPr>
            </w:pPr>
            <w:r w:rsidRPr="004D620F">
              <w:rPr>
                <w:rFonts w:ascii="Arial" w:hAnsi="Arial" w:cs="Arial"/>
                <w:b/>
                <w:bCs/>
                <w:color w:val="002060"/>
                <w:rPrChange w:id="159" w:author="Locke Liu" w:date="2021-05-24T14:33:00Z">
                  <w:rPr>
                    <w:b/>
                    <w:bCs/>
                    <w:color w:val="002060"/>
                  </w:rPr>
                </w:rPrChange>
              </w:rPr>
              <w:t>Address</w:t>
            </w:r>
          </w:p>
        </w:tc>
        <w:tc>
          <w:tcPr>
            <w:tcW w:w="1701" w:type="dxa"/>
            <w:shd w:val="clear" w:color="auto" w:fill="D5E3FF"/>
          </w:tcPr>
          <w:p w14:paraId="1E615E42" w14:textId="77777777" w:rsidR="00613E5F" w:rsidRPr="004D620F" w:rsidRDefault="00613E5F" w:rsidP="00440445">
            <w:pPr>
              <w:jc w:val="center"/>
              <w:rPr>
                <w:rFonts w:ascii="Arial" w:hAnsi="Arial" w:cs="Arial"/>
                <w:b/>
                <w:bCs/>
                <w:color w:val="002060"/>
                <w:rPrChange w:id="160" w:author="Locke Liu" w:date="2021-05-24T14:33:00Z">
                  <w:rPr>
                    <w:b/>
                    <w:bCs/>
                    <w:color w:val="002060"/>
                  </w:rPr>
                </w:rPrChange>
              </w:rPr>
            </w:pPr>
            <w:r w:rsidRPr="004D620F">
              <w:rPr>
                <w:rFonts w:ascii="Arial" w:hAnsi="Arial" w:cs="Arial"/>
                <w:b/>
                <w:bCs/>
                <w:color w:val="002060"/>
                <w:rPrChange w:id="161" w:author="Locke Liu" w:date="2021-05-24T14:33:00Z">
                  <w:rPr>
                    <w:b/>
                    <w:bCs/>
                    <w:color w:val="002060"/>
                  </w:rPr>
                </w:rPrChange>
              </w:rPr>
              <w:t>Review Date</w:t>
            </w:r>
          </w:p>
        </w:tc>
      </w:tr>
      <w:tr w:rsidR="007C2AB5" w:rsidRPr="004D620F" w14:paraId="1E615E48" w14:textId="77777777" w:rsidTr="002B1AAF">
        <w:trPr>
          <w:cantSplit/>
        </w:trPr>
        <w:tc>
          <w:tcPr>
            <w:tcW w:w="2269" w:type="dxa"/>
          </w:tcPr>
          <w:p w14:paraId="1E615E44" w14:textId="10857E52" w:rsidR="007C2AB5" w:rsidRPr="004D620F" w:rsidRDefault="007C2AB5" w:rsidP="007C2AB5">
            <w:pPr>
              <w:jc w:val="center"/>
              <w:rPr>
                <w:rFonts w:ascii="Arial" w:hAnsi="Arial" w:cs="Arial"/>
                <w:rPrChange w:id="162" w:author="Locke Liu" w:date="2021-05-24T14:33:00Z">
                  <w:rPr/>
                </w:rPrChange>
              </w:rPr>
            </w:pPr>
            <w:r w:rsidRPr="004D620F">
              <w:rPr>
                <w:rFonts w:ascii="Arial" w:hAnsi="Arial" w:cs="Arial"/>
                <w:rPrChange w:id="163" w:author="Locke Liu" w:date="2021-05-24T14:33:00Z">
                  <w:rPr/>
                </w:rPrChange>
              </w:rPr>
              <w:t>DCAD/ACC/CHN</w:t>
            </w:r>
          </w:p>
        </w:tc>
        <w:tc>
          <w:tcPr>
            <w:tcW w:w="2373" w:type="dxa"/>
          </w:tcPr>
          <w:p w14:paraId="1E615E45" w14:textId="354C0E4F" w:rsidR="007C2AB5" w:rsidRPr="004D620F" w:rsidRDefault="007C2AB5" w:rsidP="007C2AB5">
            <w:pPr>
              <w:jc w:val="center"/>
              <w:rPr>
                <w:rFonts w:ascii="Arial" w:hAnsi="Arial" w:cs="Arial"/>
                <w:rPrChange w:id="164" w:author="Locke Liu" w:date="2021-05-24T14:33:00Z">
                  <w:rPr/>
                </w:rPrChange>
              </w:rPr>
            </w:pPr>
            <w:r w:rsidRPr="004D620F">
              <w:rPr>
                <w:rFonts w:ascii="Arial" w:hAnsi="Arial" w:cs="Arial"/>
                <w:rPrChange w:id="165" w:author="Locke Liu" w:date="2021-05-24T14:33:00Z">
                  <w:rPr/>
                </w:rPrChange>
              </w:rPr>
              <w:t>Xue lei</w:t>
            </w:r>
          </w:p>
        </w:tc>
        <w:tc>
          <w:tcPr>
            <w:tcW w:w="3155" w:type="dxa"/>
          </w:tcPr>
          <w:p w14:paraId="1E615E46" w14:textId="0F885F53" w:rsidR="007C2AB5" w:rsidRPr="004D620F" w:rsidRDefault="007C2AB5" w:rsidP="007C2AB5">
            <w:pPr>
              <w:jc w:val="center"/>
              <w:rPr>
                <w:rFonts w:ascii="Arial" w:hAnsi="Arial" w:cs="Arial"/>
                <w:rPrChange w:id="166" w:author="Locke Liu" w:date="2021-05-24T14:33:00Z">
                  <w:rPr/>
                </w:rPrChange>
              </w:rPr>
            </w:pPr>
            <w:r w:rsidRPr="004D620F">
              <w:rPr>
                <w:rFonts w:ascii="Arial" w:hAnsi="Arial" w:cs="Arial"/>
                <w:rPrChange w:id="167" w:author="Locke Liu" w:date="2021-05-24T14:33:00Z">
                  <w:rPr/>
                </w:rPrChange>
              </w:rPr>
              <w:t>Lei.xue@michelin.com</w:t>
            </w:r>
          </w:p>
        </w:tc>
        <w:tc>
          <w:tcPr>
            <w:tcW w:w="1701" w:type="dxa"/>
          </w:tcPr>
          <w:p w14:paraId="1E615E47" w14:textId="77777777" w:rsidR="007C2AB5" w:rsidRPr="004D620F" w:rsidRDefault="007C2AB5" w:rsidP="007C2AB5">
            <w:pPr>
              <w:jc w:val="center"/>
              <w:rPr>
                <w:rFonts w:ascii="Arial" w:hAnsi="Arial" w:cs="Arial"/>
                <w:rPrChange w:id="168" w:author="Locke Liu" w:date="2021-05-24T14:33:00Z">
                  <w:rPr/>
                </w:rPrChange>
              </w:rPr>
            </w:pPr>
          </w:p>
        </w:tc>
      </w:tr>
      <w:tr w:rsidR="007C2AB5" w:rsidRPr="004D620F" w14:paraId="1E615E4D" w14:textId="77777777" w:rsidTr="002B1AAF">
        <w:trPr>
          <w:cantSplit/>
        </w:trPr>
        <w:tc>
          <w:tcPr>
            <w:tcW w:w="2269" w:type="dxa"/>
          </w:tcPr>
          <w:p w14:paraId="1E615E49" w14:textId="6F6F0301" w:rsidR="007C2AB5" w:rsidRPr="004D620F" w:rsidRDefault="007C2AB5" w:rsidP="007C2AB5">
            <w:pPr>
              <w:jc w:val="center"/>
              <w:rPr>
                <w:rFonts w:ascii="Arial" w:hAnsi="Arial" w:cs="Arial"/>
                <w:rPrChange w:id="169" w:author="Locke Liu" w:date="2021-05-24T14:33:00Z">
                  <w:rPr/>
                </w:rPrChange>
              </w:rPr>
            </w:pPr>
            <w:r w:rsidRPr="004D620F">
              <w:rPr>
                <w:rFonts w:ascii="Arial" w:hAnsi="Arial" w:cs="Arial"/>
                <w:rPrChange w:id="170" w:author="Locke Liu" w:date="2021-05-24T14:33:00Z">
                  <w:rPr/>
                </w:rPrChange>
              </w:rPr>
              <w:t>DCAD/ACC/CHN</w:t>
            </w:r>
          </w:p>
        </w:tc>
        <w:tc>
          <w:tcPr>
            <w:tcW w:w="2373" w:type="dxa"/>
          </w:tcPr>
          <w:p w14:paraId="1E615E4A" w14:textId="0F33605D" w:rsidR="007C2AB5" w:rsidRPr="004D620F" w:rsidRDefault="007C2AB5" w:rsidP="007C2AB5">
            <w:pPr>
              <w:jc w:val="center"/>
              <w:rPr>
                <w:rFonts w:ascii="Arial" w:hAnsi="Arial" w:cs="Arial"/>
                <w:rPrChange w:id="171" w:author="Locke Liu" w:date="2021-05-24T14:33:00Z">
                  <w:rPr/>
                </w:rPrChange>
              </w:rPr>
            </w:pPr>
            <w:r w:rsidRPr="004D620F">
              <w:rPr>
                <w:rFonts w:ascii="Arial" w:hAnsi="Arial" w:cs="Arial"/>
                <w:rPrChange w:id="172" w:author="Locke Liu" w:date="2021-05-24T14:33:00Z">
                  <w:rPr/>
                </w:rPrChange>
              </w:rPr>
              <w:t xml:space="preserve">Niya Fu </w:t>
            </w:r>
          </w:p>
        </w:tc>
        <w:tc>
          <w:tcPr>
            <w:tcW w:w="3155" w:type="dxa"/>
          </w:tcPr>
          <w:p w14:paraId="1E615E4B" w14:textId="64381E01" w:rsidR="007C2AB5" w:rsidRPr="004D620F" w:rsidRDefault="007C2AB5" w:rsidP="007C2AB5">
            <w:pPr>
              <w:jc w:val="center"/>
              <w:rPr>
                <w:rFonts w:ascii="Arial" w:hAnsi="Arial" w:cs="Arial"/>
                <w:rPrChange w:id="173" w:author="Locke Liu" w:date="2021-05-24T14:33:00Z">
                  <w:rPr>
                    <w:rFonts w:cs="Arial"/>
                  </w:rPr>
                </w:rPrChange>
              </w:rPr>
            </w:pPr>
            <w:r w:rsidRPr="004D620F">
              <w:rPr>
                <w:rFonts w:ascii="Arial" w:hAnsi="Arial" w:cs="Arial"/>
                <w:rPrChange w:id="174" w:author="Locke Liu" w:date="2021-05-24T14:33:00Z">
                  <w:rPr/>
                </w:rPrChange>
              </w:rPr>
              <w:t>niya.fu@michelin.com</w:t>
            </w:r>
          </w:p>
        </w:tc>
        <w:tc>
          <w:tcPr>
            <w:tcW w:w="1701" w:type="dxa"/>
          </w:tcPr>
          <w:p w14:paraId="1E615E4C" w14:textId="77777777" w:rsidR="007C2AB5" w:rsidRPr="004D620F" w:rsidRDefault="007C2AB5" w:rsidP="007C2AB5">
            <w:pPr>
              <w:jc w:val="center"/>
              <w:rPr>
                <w:rFonts w:ascii="Arial" w:hAnsi="Arial" w:cs="Arial"/>
                <w:rPrChange w:id="175" w:author="Locke Liu" w:date="2021-05-24T14:33:00Z">
                  <w:rPr>
                    <w:rFonts w:cs="Arial"/>
                  </w:rPr>
                </w:rPrChange>
              </w:rPr>
            </w:pPr>
          </w:p>
        </w:tc>
      </w:tr>
      <w:tr w:rsidR="007C2AB5" w:rsidRPr="004D620F" w14:paraId="7113752E" w14:textId="77777777" w:rsidTr="002B1AAF">
        <w:trPr>
          <w:cantSplit/>
        </w:trPr>
        <w:tc>
          <w:tcPr>
            <w:tcW w:w="2269" w:type="dxa"/>
          </w:tcPr>
          <w:p w14:paraId="7AE420CB" w14:textId="5DB282AC" w:rsidR="007C2AB5" w:rsidRPr="004D620F" w:rsidRDefault="007C2AB5" w:rsidP="007C2AB5">
            <w:pPr>
              <w:jc w:val="center"/>
              <w:rPr>
                <w:rFonts w:ascii="Arial" w:hAnsi="Arial" w:cs="Arial"/>
                <w:rPrChange w:id="176" w:author="Locke Liu" w:date="2021-05-24T14:33:00Z">
                  <w:rPr/>
                </w:rPrChange>
              </w:rPr>
            </w:pPr>
            <w:r w:rsidRPr="004D620F">
              <w:rPr>
                <w:rFonts w:ascii="Arial" w:hAnsi="Arial" w:cs="Arial"/>
                <w:rPrChange w:id="177" w:author="Locke Liu" w:date="2021-05-24T14:33:00Z">
                  <w:rPr/>
                </w:rPrChange>
              </w:rPr>
              <w:t>DCSI/ZAO/CHN/IN/DAP</w:t>
            </w:r>
          </w:p>
        </w:tc>
        <w:tc>
          <w:tcPr>
            <w:tcW w:w="2373" w:type="dxa"/>
          </w:tcPr>
          <w:p w14:paraId="1CCB0A74" w14:textId="43FD4530" w:rsidR="007C2AB5" w:rsidRPr="004D620F" w:rsidRDefault="007C2AB5" w:rsidP="007C2AB5">
            <w:pPr>
              <w:jc w:val="center"/>
              <w:rPr>
                <w:rFonts w:ascii="Arial" w:hAnsi="Arial" w:cs="Arial"/>
                <w:rPrChange w:id="178" w:author="Locke Liu" w:date="2021-05-24T14:33:00Z">
                  <w:rPr/>
                </w:rPrChange>
              </w:rPr>
            </w:pPr>
            <w:r w:rsidRPr="004D620F">
              <w:rPr>
                <w:rFonts w:ascii="Arial" w:hAnsi="Arial" w:cs="Arial"/>
                <w:rPrChange w:id="179" w:author="Locke Liu" w:date="2021-05-24T14:33:00Z">
                  <w:rPr/>
                </w:rPrChange>
              </w:rPr>
              <w:t>Matthew Liu</w:t>
            </w:r>
          </w:p>
        </w:tc>
        <w:tc>
          <w:tcPr>
            <w:tcW w:w="3155" w:type="dxa"/>
          </w:tcPr>
          <w:p w14:paraId="345CBD9D" w14:textId="1260CB3F" w:rsidR="007C2AB5" w:rsidRPr="004D620F" w:rsidRDefault="007C2AB5" w:rsidP="007C2AB5">
            <w:pPr>
              <w:jc w:val="center"/>
              <w:rPr>
                <w:rFonts w:ascii="Arial" w:hAnsi="Arial" w:cs="Arial"/>
                <w:rPrChange w:id="180" w:author="Locke Liu" w:date="2021-05-24T14:33:00Z">
                  <w:rPr>
                    <w:rFonts w:cs="Arial"/>
                  </w:rPr>
                </w:rPrChange>
              </w:rPr>
            </w:pPr>
            <w:r w:rsidRPr="004D620F">
              <w:rPr>
                <w:rFonts w:ascii="Arial" w:hAnsi="Arial" w:cs="Arial"/>
                <w:rPrChange w:id="181" w:author="Locke Liu" w:date="2021-05-24T14:33:00Z">
                  <w:rPr>
                    <w:rFonts w:cs="Arial"/>
                  </w:rPr>
                </w:rPrChange>
              </w:rPr>
              <w:t>Matthew.liu@michelin.com</w:t>
            </w:r>
          </w:p>
        </w:tc>
        <w:tc>
          <w:tcPr>
            <w:tcW w:w="1701" w:type="dxa"/>
          </w:tcPr>
          <w:p w14:paraId="64E2EFB9" w14:textId="77777777" w:rsidR="007C2AB5" w:rsidRPr="004D620F" w:rsidRDefault="007C2AB5" w:rsidP="007C2AB5">
            <w:pPr>
              <w:jc w:val="center"/>
              <w:rPr>
                <w:rFonts w:ascii="Arial" w:hAnsi="Arial" w:cs="Arial"/>
                <w:rPrChange w:id="182" w:author="Locke Liu" w:date="2021-05-24T14:33:00Z">
                  <w:rPr>
                    <w:rFonts w:cs="Arial"/>
                  </w:rPr>
                </w:rPrChange>
              </w:rPr>
            </w:pPr>
          </w:p>
        </w:tc>
      </w:tr>
      <w:tr w:rsidR="007C2AB5" w:rsidRPr="004D620F" w14:paraId="105B02DC" w14:textId="77777777" w:rsidTr="002B1AAF">
        <w:trPr>
          <w:cantSplit/>
        </w:trPr>
        <w:tc>
          <w:tcPr>
            <w:tcW w:w="2269" w:type="dxa"/>
          </w:tcPr>
          <w:p w14:paraId="31B318D6" w14:textId="34684FFB" w:rsidR="007C2AB5" w:rsidRPr="004D620F" w:rsidRDefault="007C2AB5" w:rsidP="007C2AB5">
            <w:pPr>
              <w:jc w:val="center"/>
              <w:rPr>
                <w:rFonts w:ascii="Arial" w:hAnsi="Arial" w:cs="Arial"/>
                <w:rPrChange w:id="183" w:author="Locke Liu" w:date="2021-05-24T14:33:00Z">
                  <w:rPr/>
                </w:rPrChange>
              </w:rPr>
            </w:pPr>
            <w:r w:rsidRPr="004D620F">
              <w:rPr>
                <w:rFonts w:ascii="Arial" w:hAnsi="Arial" w:cs="Arial"/>
                <w:rPrChange w:id="184" w:author="Locke Liu" w:date="2021-05-24T14:33:00Z">
                  <w:rPr/>
                </w:rPrChange>
              </w:rPr>
              <w:t>DCSI/ZAO/CHN/IN/DAP</w:t>
            </w:r>
          </w:p>
        </w:tc>
        <w:tc>
          <w:tcPr>
            <w:tcW w:w="2373" w:type="dxa"/>
          </w:tcPr>
          <w:p w14:paraId="3ECC9CB0" w14:textId="13B05512" w:rsidR="007C2AB5" w:rsidRPr="004D620F" w:rsidRDefault="007C2AB5" w:rsidP="007C2AB5">
            <w:pPr>
              <w:jc w:val="center"/>
              <w:rPr>
                <w:rFonts w:ascii="Arial" w:hAnsi="Arial" w:cs="Arial"/>
                <w:rPrChange w:id="185" w:author="Locke Liu" w:date="2021-05-24T14:33:00Z">
                  <w:rPr/>
                </w:rPrChange>
              </w:rPr>
            </w:pPr>
            <w:r w:rsidRPr="004D620F">
              <w:rPr>
                <w:rFonts w:ascii="Arial" w:hAnsi="Arial" w:cs="Arial"/>
                <w:rPrChange w:id="186" w:author="Locke Liu" w:date="2021-05-24T14:33:00Z">
                  <w:rPr/>
                </w:rPrChange>
              </w:rPr>
              <w:t>Locke Liu</w:t>
            </w:r>
          </w:p>
        </w:tc>
        <w:tc>
          <w:tcPr>
            <w:tcW w:w="3155" w:type="dxa"/>
          </w:tcPr>
          <w:p w14:paraId="4AA3E8B3" w14:textId="48115538" w:rsidR="007C2AB5" w:rsidRPr="004D620F" w:rsidRDefault="007C2AB5" w:rsidP="007C2AB5">
            <w:pPr>
              <w:jc w:val="center"/>
              <w:rPr>
                <w:rFonts w:ascii="Arial" w:hAnsi="Arial" w:cs="Arial"/>
                <w:rPrChange w:id="187" w:author="Locke Liu" w:date="2021-05-24T14:33:00Z">
                  <w:rPr>
                    <w:rFonts w:cs="Arial"/>
                  </w:rPr>
                </w:rPrChange>
              </w:rPr>
            </w:pPr>
            <w:r w:rsidRPr="004D620F">
              <w:rPr>
                <w:rFonts w:ascii="Arial" w:hAnsi="Arial" w:cs="Arial"/>
                <w:rPrChange w:id="188" w:author="Locke Liu" w:date="2021-05-24T14:33:00Z">
                  <w:rPr>
                    <w:rFonts w:cs="Arial"/>
                  </w:rPr>
                </w:rPrChange>
              </w:rPr>
              <w:t>locke.liu@michelin.com</w:t>
            </w:r>
          </w:p>
        </w:tc>
        <w:tc>
          <w:tcPr>
            <w:tcW w:w="1701" w:type="dxa"/>
          </w:tcPr>
          <w:p w14:paraId="0D22EFED" w14:textId="77777777" w:rsidR="007C2AB5" w:rsidRPr="004D620F" w:rsidRDefault="007C2AB5" w:rsidP="007C2AB5">
            <w:pPr>
              <w:jc w:val="center"/>
              <w:rPr>
                <w:rFonts w:ascii="Arial" w:hAnsi="Arial" w:cs="Arial"/>
                <w:rPrChange w:id="189" w:author="Locke Liu" w:date="2021-05-24T14:33:00Z">
                  <w:rPr>
                    <w:rFonts w:cs="Arial"/>
                  </w:rPr>
                </w:rPrChange>
              </w:rPr>
            </w:pPr>
          </w:p>
        </w:tc>
      </w:tr>
      <w:tr w:rsidR="00310C25" w:rsidRPr="004D620F" w14:paraId="36579F55" w14:textId="77777777" w:rsidTr="002B1AAF">
        <w:trPr>
          <w:cantSplit/>
        </w:trPr>
        <w:tc>
          <w:tcPr>
            <w:tcW w:w="2269" w:type="dxa"/>
          </w:tcPr>
          <w:p w14:paraId="10D444B3" w14:textId="6CDCD4DE" w:rsidR="00310C25" w:rsidRPr="004D620F" w:rsidRDefault="00310C25" w:rsidP="00310C25">
            <w:pPr>
              <w:jc w:val="center"/>
              <w:rPr>
                <w:rFonts w:ascii="Arial" w:hAnsi="Arial" w:cs="Arial"/>
                <w:rPrChange w:id="190" w:author="Locke Liu" w:date="2021-05-24T14:33:00Z">
                  <w:rPr/>
                </w:rPrChange>
              </w:rPr>
            </w:pPr>
            <w:r w:rsidRPr="004D620F">
              <w:rPr>
                <w:rFonts w:ascii="Arial" w:hAnsi="Arial" w:cs="Arial"/>
                <w:rPrChange w:id="191" w:author="Locke Liu" w:date="2021-05-24T14:33:00Z">
                  <w:rPr/>
                </w:rPrChange>
              </w:rPr>
              <w:t>DCSI/ZAO/CHN/IN/DAP</w:t>
            </w:r>
          </w:p>
        </w:tc>
        <w:tc>
          <w:tcPr>
            <w:tcW w:w="2373" w:type="dxa"/>
          </w:tcPr>
          <w:p w14:paraId="3A5C314A" w14:textId="2047E430" w:rsidR="00310C25" w:rsidRPr="004D620F" w:rsidRDefault="00310C25" w:rsidP="00310C25">
            <w:pPr>
              <w:jc w:val="center"/>
              <w:rPr>
                <w:rFonts w:ascii="Arial" w:hAnsi="Arial" w:cs="Arial"/>
                <w:rPrChange w:id="192" w:author="Locke Liu" w:date="2021-05-24T14:33:00Z">
                  <w:rPr/>
                </w:rPrChange>
              </w:rPr>
            </w:pPr>
            <w:r w:rsidRPr="004D620F">
              <w:rPr>
                <w:rFonts w:ascii="Arial" w:hAnsi="Arial" w:cs="Arial"/>
                <w:rPrChange w:id="193" w:author="Locke Liu" w:date="2021-05-24T14:33:00Z">
                  <w:rPr/>
                </w:rPrChange>
              </w:rPr>
              <w:t>Jing fang</w:t>
            </w:r>
          </w:p>
        </w:tc>
        <w:tc>
          <w:tcPr>
            <w:tcW w:w="3155" w:type="dxa"/>
          </w:tcPr>
          <w:p w14:paraId="7DDBA870" w14:textId="563E7081" w:rsidR="00310C25" w:rsidRPr="004D620F" w:rsidRDefault="00310C25" w:rsidP="00310C25">
            <w:pPr>
              <w:jc w:val="center"/>
              <w:rPr>
                <w:rFonts w:ascii="Arial" w:hAnsi="Arial" w:cs="Arial"/>
                <w:rPrChange w:id="194" w:author="Locke Liu" w:date="2021-05-24T14:33:00Z">
                  <w:rPr>
                    <w:rFonts w:cs="Arial"/>
                  </w:rPr>
                </w:rPrChange>
              </w:rPr>
            </w:pPr>
            <w:r w:rsidRPr="004D620F">
              <w:rPr>
                <w:rFonts w:ascii="Arial" w:hAnsi="Arial" w:cs="Arial"/>
                <w:rPrChange w:id="195" w:author="Locke Liu" w:date="2021-05-24T14:33:00Z">
                  <w:rPr>
                    <w:rFonts w:cs="Arial"/>
                  </w:rPr>
                </w:rPrChange>
              </w:rPr>
              <w:t>jing.fang@michelin.com</w:t>
            </w:r>
          </w:p>
        </w:tc>
        <w:tc>
          <w:tcPr>
            <w:tcW w:w="1701" w:type="dxa"/>
          </w:tcPr>
          <w:p w14:paraId="6ED9D89B" w14:textId="77777777" w:rsidR="00310C25" w:rsidRPr="004D620F" w:rsidRDefault="00310C25" w:rsidP="00310C25">
            <w:pPr>
              <w:jc w:val="center"/>
              <w:rPr>
                <w:rFonts w:ascii="Arial" w:hAnsi="Arial" w:cs="Arial"/>
                <w:rPrChange w:id="196" w:author="Locke Liu" w:date="2021-05-24T14:33:00Z">
                  <w:rPr>
                    <w:rFonts w:cs="Arial"/>
                  </w:rPr>
                </w:rPrChange>
              </w:rPr>
            </w:pPr>
          </w:p>
        </w:tc>
      </w:tr>
      <w:tr w:rsidR="00310C25" w:rsidRPr="004D620F" w14:paraId="327F6364" w14:textId="77777777" w:rsidTr="002B1AAF">
        <w:trPr>
          <w:cantSplit/>
        </w:trPr>
        <w:tc>
          <w:tcPr>
            <w:tcW w:w="2269" w:type="dxa"/>
          </w:tcPr>
          <w:p w14:paraId="59F82981" w14:textId="1DD28A9E" w:rsidR="00310C25" w:rsidRPr="004D620F" w:rsidRDefault="00310C25" w:rsidP="00310C25">
            <w:pPr>
              <w:jc w:val="center"/>
              <w:rPr>
                <w:rFonts w:ascii="Arial" w:hAnsi="Arial" w:cs="Arial"/>
                <w:rPrChange w:id="197" w:author="Locke Liu" w:date="2021-05-24T14:33:00Z">
                  <w:rPr/>
                </w:rPrChange>
              </w:rPr>
            </w:pPr>
            <w:r w:rsidRPr="004D620F">
              <w:rPr>
                <w:rFonts w:ascii="Arial" w:hAnsi="Arial" w:cs="Arial"/>
                <w:rPrChange w:id="198" w:author="Locke Liu" w:date="2021-05-24T14:33:00Z">
                  <w:rPr/>
                </w:rPrChange>
              </w:rPr>
              <w:t>DCSI/ZAO/CHN/BS</w:t>
            </w:r>
          </w:p>
        </w:tc>
        <w:tc>
          <w:tcPr>
            <w:tcW w:w="2373" w:type="dxa"/>
          </w:tcPr>
          <w:p w14:paraId="205D15A7" w14:textId="051CB053" w:rsidR="00310C25" w:rsidRPr="004D620F" w:rsidRDefault="00310C25" w:rsidP="00310C25">
            <w:pPr>
              <w:jc w:val="center"/>
              <w:rPr>
                <w:rFonts w:ascii="Arial" w:hAnsi="Arial" w:cs="Arial"/>
                <w:rPrChange w:id="199" w:author="Locke Liu" w:date="2021-05-24T14:33:00Z">
                  <w:rPr/>
                </w:rPrChange>
              </w:rPr>
            </w:pPr>
            <w:r w:rsidRPr="004D620F">
              <w:rPr>
                <w:rFonts w:ascii="Arial" w:hAnsi="Arial" w:cs="Arial"/>
                <w:rPrChange w:id="200" w:author="Locke Liu" w:date="2021-05-24T14:33:00Z">
                  <w:rPr/>
                </w:rPrChange>
              </w:rPr>
              <w:t>Min cheng</w:t>
            </w:r>
          </w:p>
        </w:tc>
        <w:tc>
          <w:tcPr>
            <w:tcW w:w="3155" w:type="dxa"/>
          </w:tcPr>
          <w:p w14:paraId="2E146EB4" w14:textId="60D4658D" w:rsidR="00310C25" w:rsidRPr="004D620F" w:rsidRDefault="00310C25" w:rsidP="00310C25">
            <w:pPr>
              <w:jc w:val="center"/>
              <w:rPr>
                <w:rFonts w:ascii="Arial" w:hAnsi="Arial" w:cs="Arial"/>
                <w:rPrChange w:id="201" w:author="Locke Liu" w:date="2021-05-24T14:33:00Z">
                  <w:rPr>
                    <w:rFonts w:cs="Arial"/>
                  </w:rPr>
                </w:rPrChange>
              </w:rPr>
            </w:pPr>
            <w:r w:rsidRPr="004D620F">
              <w:rPr>
                <w:rFonts w:ascii="Arial" w:hAnsi="Arial" w:cs="Arial"/>
                <w:rPrChange w:id="202" w:author="Locke Liu" w:date="2021-05-24T14:33:00Z">
                  <w:rPr>
                    <w:rFonts w:cs="Arial"/>
                  </w:rPr>
                </w:rPrChange>
              </w:rPr>
              <w:t>Min.cheng@michelin.com</w:t>
            </w:r>
          </w:p>
        </w:tc>
        <w:tc>
          <w:tcPr>
            <w:tcW w:w="1701" w:type="dxa"/>
          </w:tcPr>
          <w:p w14:paraId="60E7AA5C" w14:textId="77777777" w:rsidR="00310C25" w:rsidRPr="004D620F" w:rsidRDefault="00310C25" w:rsidP="00310C25">
            <w:pPr>
              <w:jc w:val="center"/>
              <w:rPr>
                <w:rFonts w:ascii="Arial" w:hAnsi="Arial" w:cs="Arial"/>
                <w:rPrChange w:id="203" w:author="Locke Liu" w:date="2021-05-24T14:33:00Z">
                  <w:rPr>
                    <w:rFonts w:cs="Arial"/>
                  </w:rPr>
                </w:rPrChange>
              </w:rPr>
            </w:pPr>
          </w:p>
        </w:tc>
      </w:tr>
    </w:tbl>
    <w:p w14:paraId="1E615E4E" w14:textId="77777777" w:rsidR="00613E5F" w:rsidRPr="004D620F" w:rsidRDefault="00613E5F" w:rsidP="00613E5F">
      <w:pPr>
        <w:pStyle w:val="ListParagraph"/>
        <w:rPr>
          <w:rFonts w:ascii="Arial" w:hAnsi="Arial" w:cs="Arial"/>
          <w:rPrChange w:id="204" w:author="Locke Liu" w:date="2021-05-24T14:33:00Z">
            <w:rPr/>
          </w:rPrChange>
        </w:rPr>
      </w:pPr>
    </w:p>
    <w:p w14:paraId="1E615E4F" w14:textId="77777777" w:rsidR="00613E5F" w:rsidRPr="004D620F" w:rsidRDefault="00613E5F" w:rsidP="00643098">
      <w:pPr>
        <w:pStyle w:val="Subtitle"/>
        <w:rPr>
          <w:rFonts w:ascii="Arial" w:hAnsi="Arial" w:cs="Arial"/>
          <w:bCs/>
          <w:lang w:val="en-GB"/>
          <w:rPrChange w:id="205" w:author="Locke Liu" w:date="2021-05-24T14:33:00Z">
            <w:rPr>
              <w:bCs/>
              <w:lang w:val="en-GB"/>
            </w:rPr>
          </w:rPrChange>
        </w:rPr>
      </w:pPr>
      <w:r w:rsidRPr="004D620F">
        <w:rPr>
          <w:rFonts w:ascii="Arial" w:hAnsi="Arial" w:cs="Arial"/>
          <w:bCs/>
          <w:lang w:val="en-GB"/>
          <w:rPrChange w:id="206" w:author="Locke Liu" w:date="2021-05-24T14:33:00Z">
            <w:rPr>
              <w:bCs/>
              <w:lang w:val="en-GB"/>
            </w:rPr>
          </w:rPrChange>
        </w:rPr>
        <w:t>Document Approvers</w:t>
      </w:r>
    </w:p>
    <w:p w14:paraId="1E615E50" w14:textId="77777777" w:rsidR="00613E5F" w:rsidRPr="004D620F" w:rsidRDefault="00613E5F" w:rsidP="00613E5F">
      <w:pPr>
        <w:pStyle w:val="ListParagraph"/>
        <w:rPr>
          <w:rFonts w:ascii="Arial" w:hAnsi="Arial" w:cs="Arial"/>
          <w:rPrChange w:id="207" w:author="Locke Liu" w:date="2021-05-24T14:33:00Z">
            <w:rPr/>
          </w:rPrChange>
        </w:rPr>
      </w:pPr>
    </w:p>
    <w:tbl>
      <w:tblPr>
        <w:tblW w:w="9498" w:type="dxa"/>
        <w:tblInd w:w="-99" w:type="dxa"/>
        <w:tblBorders>
          <w:top w:val="single" w:sz="6" w:space="0" w:color="003195"/>
          <w:left w:val="single" w:sz="6" w:space="0" w:color="003195"/>
          <w:bottom w:val="single" w:sz="6" w:space="0" w:color="003195"/>
          <w:right w:val="single" w:sz="6" w:space="0" w:color="003195"/>
          <w:insideH w:val="single" w:sz="6" w:space="0" w:color="003195"/>
          <w:insideV w:val="single" w:sz="6" w:space="0" w:color="003195"/>
        </w:tblBorders>
        <w:tblLayout w:type="fixed"/>
        <w:tblCellMar>
          <w:left w:w="43" w:type="dxa"/>
          <w:right w:w="43" w:type="dxa"/>
        </w:tblCellMar>
        <w:tblLook w:val="0000" w:firstRow="0" w:lastRow="0" w:firstColumn="0" w:lastColumn="0" w:noHBand="0" w:noVBand="0"/>
      </w:tblPr>
      <w:tblGrid>
        <w:gridCol w:w="2269"/>
        <w:gridCol w:w="2373"/>
        <w:gridCol w:w="3155"/>
        <w:gridCol w:w="1701"/>
      </w:tblGrid>
      <w:tr w:rsidR="00613E5F" w:rsidRPr="004D620F" w14:paraId="1E615E55" w14:textId="77777777" w:rsidTr="002B1AAF">
        <w:trPr>
          <w:cantSplit/>
          <w:tblHeader/>
        </w:trPr>
        <w:tc>
          <w:tcPr>
            <w:tcW w:w="2269" w:type="dxa"/>
            <w:shd w:val="clear" w:color="auto" w:fill="D5E3FF"/>
          </w:tcPr>
          <w:p w14:paraId="1E615E51" w14:textId="77777777" w:rsidR="00613E5F" w:rsidRPr="004D620F" w:rsidRDefault="00613E5F" w:rsidP="00D27EFE">
            <w:pPr>
              <w:jc w:val="center"/>
              <w:rPr>
                <w:rFonts w:ascii="Arial" w:hAnsi="Arial" w:cs="Arial"/>
                <w:b/>
                <w:bCs/>
                <w:color w:val="003195"/>
                <w:rPrChange w:id="208" w:author="Locke Liu" w:date="2021-05-24T14:33:00Z">
                  <w:rPr>
                    <w:b/>
                    <w:bCs/>
                    <w:color w:val="003195"/>
                  </w:rPr>
                </w:rPrChange>
              </w:rPr>
            </w:pPr>
            <w:r w:rsidRPr="004D620F">
              <w:rPr>
                <w:rFonts w:ascii="Arial" w:hAnsi="Arial" w:cs="Arial"/>
                <w:b/>
                <w:bCs/>
                <w:color w:val="003195"/>
                <w:rPrChange w:id="209" w:author="Locke Liu" w:date="2021-05-24T14:33:00Z">
                  <w:rPr>
                    <w:b/>
                    <w:bCs/>
                    <w:color w:val="003195"/>
                  </w:rPr>
                </w:rPrChange>
              </w:rPr>
              <w:t>Organization Represented</w:t>
            </w:r>
          </w:p>
        </w:tc>
        <w:tc>
          <w:tcPr>
            <w:tcW w:w="2373" w:type="dxa"/>
            <w:shd w:val="clear" w:color="auto" w:fill="D5E3FF"/>
          </w:tcPr>
          <w:p w14:paraId="1E615E52" w14:textId="77777777" w:rsidR="00613E5F" w:rsidRPr="004D620F" w:rsidRDefault="00613E5F" w:rsidP="00440445">
            <w:pPr>
              <w:jc w:val="center"/>
              <w:rPr>
                <w:rFonts w:ascii="Arial" w:hAnsi="Arial" w:cs="Arial"/>
                <w:b/>
                <w:bCs/>
                <w:color w:val="003195"/>
                <w:rPrChange w:id="210" w:author="Locke Liu" w:date="2021-05-24T14:33:00Z">
                  <w:rPr>
                    <w:b/>
                    <w:bCs/>
                    <w:color w:val="003195"/>
                  </w:rPr>
                </w:rPrChange>
              </w:rPr>
            </w:pPr>
            <w:r w:rsidRPr="004D620F">
              <w:rPr>
                <w:rFonts w:ascii="Arial" w:hAnsi="Arial" w:cs="Arial"/>
                <w:b/>
                <w:bCs/>
                <w:color w:val="003195"/>
                <w:rPrChange w:id="211" w:author="Locke Liu" w:date="2021-05-24T14:33:00Z">
                  <w:rPr>
                    <w:b/>
                    <w:bCs/>
                    <w:color w:val="003195"/>
                  </w:rPr>
                </w:rPrChange>
              </w:rPr>
              <w:t>Name</w:t>
            </w:r>
          </w:p>
        </w:tc>
        <w:tc>
          <w:tcPr>
            <w:tcW w:w="3155" w:type="dxa"/>
            <w:shd w:val="clear" w:color="auto" w:fill="D5E3FF"/>
          </w:tcPr>
          <w:p w14:paraId="1E615E53" w14:textId="77777777" w:rsidR="00613E5F" w:rsidRPr="004D620F" w:rsidRDefault="00613E5F" w:rsidP="00440445">
            <w:pPr>
              <w:jc w:val="center"/>
              <w:rPr>
                <w:rFonts w:ascii="Arial" w:hAnsi="Arial" w:cs="Arial"/>
                <w:b/>
                <w:bCs/>
                <w:color w:val="003195"/>
                <w:rPrChange w:id="212" w:author="Locke Liu" w:date="2021-05-24T14:33:00Z">
                  <w:rPr>
                    <w:b/>
                    <w:bCs/>
                    <w:color w:val="003195"/>
                  </w:rPr>
                </w:rPrChange>
              </w:rPr>
            </w:pPr>
            <w:r w:rsidRPr="004D620F">
              <w:rPr>
                <w:rFonts w:ascii="Arial" w:hAnsi="Arial" w:cs="Arial"/>
                <w:b/>
                <w:bCs/>
                <w:color w:val="003195"/>
                <w:rPrChange w:id="213" w:author="Locke Liu" w:date="2021-05-24T14:33:00Z">
                  <w:rPr>
                    <w:b/>
                    <w:bCs/>
                    <w:color w:val="003195"/>
                  </w:rPr>
                </w:rPrChange>
              </w:rPr>
              <w:t>Address</w:t>
            </w:r>
          </w:p>
        </w:tc>
        <w:tc>
          <w:tcPr>
            <w:tcW w:w="1701" w:type="dxa"/>
            <w:shd w:val="clear" w:color="auto" w:fill="D5E3FF"/>
          </w:tcPr>
          <w:p w14:paraId="1E615E54" w14:textId="77777777" w:rsidR="00613E5F" w:rsidRPr="004D620F" w:rsidRDefault="00613E5F" w:rsidP="00440445">
            <w:pPr>
              <w:jc w:val="center"/>
              <w:rPr>
                <w:rFonts w:ascii="Arial" w:hAnsi="Arial" w:cs="Arial"/>
                <w:b/>
                <w:bCs/>
                <w:color w:val="003195"/>
                <w:rPrChange w:id="214" w:author="Locke Liu" w:date="2021-05-24T14:33:00Z">
                  <w:rPr>
                    <w:b/>
                    <w:bCs/>
                    <w:color w:val="003195"/>
                  </w:rPr>
                </w:rPrChange>
              </w:rPr>
            </w:pPr>
            <w:r w:rsidRPr="004D620F">
              <w:rPr>
                <w:rFonts w:ascii="Arial" w:hAnsi="Arial" w:cs="Arial"/>
                <w:b/>
                <w:bCs/>
                <w:color w:val="003195"/>
                <w:rPrChange w:id="215" w:author="Locke Liu" w:date="2021-05-24T14:33:00Z">
                  <w:rPr>
                    <w:b/>
                    <w:bCs/>
                    <w:color w:val="003195"/>
                  </w:rPr>
                </w:rPrChange>
              </w:rPr>
              <w:t>Approval Date</w:t>
            </w:r>
          </w:p>
        </w:tc>
      </w:tr>
      <w:tr w:rsidR="00B55CE8" w:rsidRPr="004D620F" w14:paraId="1E615E5A" w14:textId="77777777" w:rsidTr="002B1AAF">
        <w:trPr>
          <w:cantSplit/>
        </w:trPr>
        <w:tc>
          <w:tcPr>
            <w:tcW w:w="2269" w:type="dxa"/>
          </w:tcPr>
          <w:p w14:paraId="1E615E56" w14:textId="77C22FFC" w:rsidR="00B55CE8" w:rsidRPr="004D620F" w:rsidRDefault="00B55CE8" w:rsidP="00B55CE8">
            <w:pPr>
              <w:jc w:val="center"/>
              <w:rPr>
                <w:rFonts w:ascii="Arial" w:hAnsi="Arial" w:cs="Arial"/>
                <w:rPrChange w:id="216" w:author="Locke Liu" w:date="2021-05-24T14:33:00Z">
                  <w:rPr/>
                </w:rPrChange>
              </w:rPr>
            </w:pPr>
            <w:r w:rsidRPr="004D620F">
              <w:rPr>
                <w:rFonts w:ascii="Arial" w:hAnsi="Arial" w:cs="Arial"/>
                <w:rPrChange w:id="217" w:author="Locke Liu" w:date="2021-05-24T14:33:00Z">
                  <w:rPr/>
                </w:rPrChange>
              </w:rPr>
              <w:t>DCSI/ZAO/CHN/BS</w:t>
            </w:r>
          </w:p>
        </w:tc>
        <w:tc>
          <w:tcPr>
            <w:tcW w:w="2373" w:type="dxa"/>
          </w:tcPr>
          <w:p w14:paraId="1E615E57" w14:textId="7C5442DF" w:rsidR="00B55CE8" w:rsidRPr="004D620F" w:rsidRDefault="00B55CE8" w:rsidP="00B55CE8">
            <w:pPr>
              <w:jc w:val="center"/>
              <w:rPr>
                <w:rFonts w:ascii="Arial" w:hAnsi="Arial" w:cs="Arial"/>
                <w:rPrChange w:id="218" w:author="Locke Liu" w:date="2021-05-24T14:33:00Z">
                  <w:rPr/>
                </w:rPrChange>
              </w:rPr>
            </w:pPr>
            <w:r w:rsidRPr="004D620F">
              <w:rPr>
                <w:rFonts w:ascii="Arial" w:hAnsi="Arial" w:cs="Arial"/>
                <w:rPrChange w:id="219" w:author="Locke Liu" w:date="2021-05-24T14:33:00Z">
                  <w:rPr/>
                </w:rPrChange>
              </w:rPr>
              <w:t>Terrence Gu</w:t>
            </w:r>
          </w:p>
        </w:tc>
        <w:tc>
          <w:tcPr>
            <w:tcW w:w="3155" w:type="dxa"/>
          </w:tcPr>
          <w:p w14:paraId="1E615E58" w14:textId="6E00D462" w:rsidR="00B55CE8" w:rsidRPr="004D620F" w:rsidRDefault="00B55CE8" w:rsidP="00B55CE8">
            <w:pPr>
              <w:jc w:val="center"/>
              <w:rPr>
                <w:rFonts w:ascii="Arial" w:hAnsi="Arial" w:cs="Arial"/>
                <w:rPrChange w:id="220" w:author="Locke Liu" w:date="2021-05-24T14:33:00Z">
                  <w:rPr/>
                </w:rPrChange>
              </w:rPr>
            </w:pPr>
            <w:r w:rsidRPr="004D620F">
              <w:rPr>
                <w:rFonts w:ascii="Arial" w:hAnsi="Arial" w:cs="Arial"/>
                <w:rPrChange w:id="221" w:author="Locke Liu" w:date="2021-05-24T14:33:00Z">
                  <w:rPr>
                    <w:rFonts w:cs="Arial"/>
                  </w:rPr>
                </w:rPrChange>
              </w:rPr>
              <w:t>Terrence.gu@michelin.com</w:t>
            </w:r>
          </w:p>
        </w:tc>
        <w:tc>
          <w:tcPr>
            <w:tcW w:w="1701" w:type="dxa"/>
          </w:tcPr>
          <w:p w14:paraId="1E615E59" w14:textId="77777777" w:rsidR="00B55CE8" w:rsidRPr="004D620F" w:rsidRDefault="00B55CE8" w:rsidP="00B55CE8">
            <w:pPr>
              <w:jc w:val="center"/>
              <w:rPr>
                <w:rFonts w:ascii="Arial" w:hAnsi="Arial" w:cs="Arial"/>
                <w:rPrChange w:id="222" w:author="Locke Liu" w:date="2021-05-24T14:33:00Z">
                  <w:rPr/>
                </w:rPrChange>
              </w:rPr>
            </w:pPr>
          </w:p>
        </w:tc>
      </w:tr>
      <w:tr w:rsidR="007C2AB5" w:rsidRPr="004D620F" w14:paraId="1E615E5F" w14:textId="77777777" w:rsidTr="002B1AAF">
        <w:trPr>
          <w:cantSplit/>
        </w:trPr>
        <w:tc>
          <w:tcPr>
            <w:tcW w:w="2269" w:type="dxa"/>
          </w:tcPr>
          <w:p w14:paraId="1E615E5B" w14:textId="0C761FDA" w:rsidR="007C2AB5" w:rsidRPr="004D620F" w:rsidRDefault="007C2AB5" w:rsidP="007C2AB5">
            <w:pPr>
              <w:jc w:val="center"/>
              <w:rPr>
                <w:rFonts w:ascii="Arial" w:hAnsi="Arial" w:cs="Arial"/>
                <w:rPrChange w:id="223" w:author="Locke Liu" w:date="2021-05-24T14:33:00Z">
                  <w:rPr/>
                </w:rPrChange>
              </w:rPr>
            </w:pPr>
            <w:r w:rsidRPr="004D620F">
              <w:rPr>
                <w:rFonts w:ascii="Arial" w:hAnsi="Arial" w:cs="Arial"/>
                <w:rPrChange w:id="224" w:author="Locke Liu" w:date="2021-05-24T14:33:00Z">
                  <w:rPr/>
                </w:rPrChange>
              </w:rPr>
              <w:t>DCSI/ZAO/CHN/IN/DAP</w:t>
            </w:r>
          </w:p>
        </w:tc>
        <w:tc>
          <w:tcPr>
            <w:tcW w:w="2373" w:type="dxa"/>
          </w:tcPr>
          <w:p w14:paraId="1E615E5C" w14:textId="538DA84C" w:rsidR="007C2AB5" w:rsidRPr="004D620F" w:rsidRDefault="007C2AB5" w:rsidP="007C2AB5">
            <w:pPr>
              <w:jc w:val="center"/>
              <w:rPr>
                <w:rFonts w:ascii="Arial" w:hAnsi="Arial" w:cs="Arial"/>
                <w:rPrChange w:id="225" w:author="Locke Liu" w:date="2021-05-24T14:33:00Z">
                  <w:rPr/>
                </w:rPrChange>
              </w:rPr>
            </w:pPr>
            <w:r w:rsidRPr="004D620F">
              <w:rPr>
                <w:rFonts w:ascii="Arial" w:hAnsi="Arial" w:cs="Arial"/>
                <w:rPrChange w:id="226" w:author="Locke Liu" w:date="2021-05-24T14:33:00Z">
                  <w:rPr/>
                </w:rPrChange>
              </w:rPr>
              <w:t>Matthew Liu</w:t>
            </w:r>
          </w:p>
        </w:tc>
        <w:tc>
          <w:tcPr>
            <w:tcW w:w="3155" w:type="dxa"/>
          </w:tcPr>
          <w:p w14:paraId="1E615E5D" w14:textId="129465F4" w:rsidR="007C2AB5" w:rsidRPr="004D620F" w:rsidRDefault="007C2AB5" w:rsidP="007C2AB5">
            <w:pPr>
              <w:jc w:val="center"/>
              <w:rPr>
                <w:rFonts w:ascii="Arial" w:hAnsi="Arial" w:cs="Arial"/>
                <w:rPrChange w:id="227" w:author="Locke Liu" w:date="2021-05-24T14:33:00Z">
                  <w:rPr/>
                </w:rPrChange>
              </w:rPr>
            </w:pPr>
            <w:r w:rsidRPr="004D620F">
              <w:rPr>
                <w:rFonts w:ascii="Arial" w:hAnsi="Arial" w:cs="Arial"/>
                <w:rPrChange w:id="228" w:author="Locke Liu" w:date="2021-05-24T14:33:00Z">
                  <w:rPr>
                    <w:rFonts w:cs="Arial"/>
                  </w:rPr>
                </w:rPrChange>
              </w:rPr>
              <w:t>Matthew.liu@michelin.com</w:t>
            </w:r>
          </w:p>
        </w:tc>
        <w:tc>
          <w:tcPr>
            <w:tcW w:w="1701" w:type="dxa"/>
          </w:tcPr>
          <w:p w14:paraId="1E615E5E" w14:textId="77777777" w:rsidR="007C2AB5" w:rsidRPr="004D620F" w:rsidRDefault="007C2AB5" w:rsidP="007C2AB5">
            <w:pPr>
              <w:jc w:val="center"/>
              <w:rPr>
                <w:rFonts w:ascii="Arial" w:hAnsi="Arial" w:cs="Arial"/>
                <w:rPrChange w:id="229" w:author="Locke Liu" w:date="2021-05-24T14:33:00Z">
                  <w:rPr/>
                </w:rPrChange>
              </w:rPr>
            </w:pPr>
          </w:p>
        </w:tc>
      </w:tr>
      <w:tr w:rsidR="00472748" w:rsidRPr="004D620F" w14:paraId="1E615E64" w14:textId="77777777" w:rsidTr="002B1AAF">
        <w:trPr>
          <w:cantSplit/>
        </w:trPr>
        <w:tc>
          <w:tcPr>
            <w:tcW w:w="2269" w:type="dxa"/>
          </w:tcPr>
          <w:p w14:paraId="1E615E60" w14:textId="4D654316" w:rsidR="00472748" w:rsidRPr="004D620F" w:rsidRDefault="007C2AB5" w:rsidP="00472748">
            <w:pPr>
              <w:jc w:val="center"/>
              <w:rPr>
                <w:rFonts w:ascii="Arial" w:hAnsi="Arial" w:cs="Arial"/>
                <w:rPrChange w:id="230" w:author="Locke Liu" w:date="2021-05-24T14:33:00Z">
                  <w:rPr/>
                </w:rPrChange>
              </w:rPr>
            </w:pPr>
            <w:r w:rsidRPr="004D620F">
              <w:rPr>
                <w:rFonts w:ascii="Arial" w:hAnsi="Arial" w:cs="Arial"/>
                <w:rPrChange w:id="231" w:author="Locke Liu" w:date="2021-05-24T14:33:00Z">
                  <w:rPr/>
                </w:rPrChange>
              </w:rPr>
              <w:t>DCAD/ACC/CHN</w:t>
            </w:r>
          </w:p>
        </w:tc>
        <w:tc>
          <w:tcPr>
            <w:tcW w:w="2373" w:type="dxa"/>
          </w:tcPr>
          <w:p w14:paraId="1E615E61" w14:textId="1DF25758" w:rsidR="00472748" w:rsidRPr="004D620F" w:rsidRDefault="007C2AB5" w:rsidP="00472748">
            <w:pPr>
              <w:jc w:val="center"/>
              <w:rPr>
                <w:rFonts w:ascii="Arial" w:hAnsi="Arial" w:cs="Arial"/>
                <w:rPrChange w:id="232" w:author="Locke Liu" w:date="2021-05-24T14:33:00Z">
                  <w:rPr/>
                </w:rPrChange>
              </w:rPr>
            </w:pPr>
            <w:r w:rsidRPr="004D620F">
              <w:rPr>
                <w:rFonts w:ascii="Arial" w:hAnsi="Arial" w:cs="Arial"/>
                <w:rPrChange w:id="233" w:author="Locke Liu" w:date="2021-05-24T14:33:00Z">
                  <w:rPr/>
                </w:rPrChange>
              </w:rPr>
              <w:t>Edward Wang</w:t>
            </w:r>
          </w:p>
        </w:tc>
        <w:tc>
          <w:tcPr>
            <w:tcW w:w="3155" w:type="dxa"/>
          </w:tcPr>
          <w:p w14:paraId="1E615E62" w14:textId="434E3903" w:rsidR="00472748" w:rsidRPr="004D620F" w:rsidRDefault="007C2AB5" w:rsidP="00472748">
            <w:pPr>
              <w:jc w:val="center"/>
              <w:rPr>
                <w:rFonts w:ascii="Arial" w:hAnsi="Arial" w:cs="Arial"/>
                <w:rPrChange w:id="234" w:author="Locke Liu" w:date="2021-05-24T14:33:00Z">
                  <w:rPr/>
                </w:rPrChange>
              </w:rPr>
            </w:pPr>
            <w:r w:rsidRPr="004D620F">
              <w:rPr>
                <w:rFonts w:ascii="Arial" w:hAnsi="Arial" w:cs="Arial"/>
                <w:rPrChange w:id="235" w:author="Locke Liu" w:date="2021-05-24T14:33:00Z">
                  <w:rPr/>
                </w:rPrChange>
              </w:rPr>
              <w:t>Edward.wang@michelin.com</w:t>
            </w:r>
          </w:p>
        </w:tc>
        <w:tc>
          <w:tcPr>
            <w:tcW w:w="1701" w:type="dxa"/>
          </w:tcPr>
          <w:p w14:paraId="1E615E63" w14:textId="77777777" w:rsidR="00472748" w:rsidRPr="004D620F" w:rsidRDefault="00472748" w:rsidP="00472748">
            <w:pPr>
              <w:jc w:val="center"/>
              <w:rPr>
                <w:rFonts w:ascii="Arial" w:hAnsi="Arial" w:cs="Arial"/>
                <w:rPrChange w:id="236" w:author="Locke Liu" w:date="2021-05-24T14:33:00Z">
                  <w:rPr/>
                </w:rPrChange>
              </w:rPr>
            </w:pPr>
          </w:p>
        </w:tc>
      </w:tr>
      <w:tr w:rsidR="00472748" w:rsidRPr="004D620F" w14:paraId="1E615E69" w14:textId="77777777" w:rsidTr="002B1AAF">
        <w:trPr>
          <w:cantSplit/>
        </w:trPr>
        <w:tc>
          <w:tcPr>
            <w:tcW w:w="2269" w:type="dxa"/>
          </w:tcPr>
          <w:p w14:paraId="1E615E65" w14:textId="77777777" w:rsidR="00472748" w:rsidRPr="004D620F" w:rsidRDefault="00472748" w:rsidP="00472748">
            <w:pPr>
              <w:jc w:val="center"/>
              <w:rPr>
                <w:rFonts w:ascii="Arial" w:hAnsi="Arial" w:cs="Arial"/>
                <w:rPrChange w:id="237" w:author="Locke Liu" w:date="2021-05-24T14:33:00Z">
                  <w:rPr/>
                </w:rPrChange>
              </w:rPr>
            </w:pPr>
          </w:p>
        </w:tc>
        <w:tc>
          <w:tcPr>
            <w:tcW w:w="2373" w:type="dxa"/>
          </w:tcPr>
          <w:p w14:paraId="1E615E66" w14:textId="77777777" w:rsidR="00472748" w:rsidRPr="004D620F" w:rsidRDefault="00472748" w:rsidP="00472748">
            <w:pPr>
              <w:jc w:val="center"/>
              <w:rPr>
                <w:rFonts w:ascii="Arial" w:hAnsi="Arial" w:cs="Arial"/>
                <w:rPrChange w:id="238" w:author="Locke Liu" w:date="2021-05-24T14:33:00Z">
                  <w:rPr/>
                </w:rPrChange>
              </w:rPr>
            </w:pPr>
          </w:p>
        </w:tc>
        <w:tc>
          <w:tcPr>
            <w:tcW w:w="3155" w:type="dxa"/>
          </w:tcPr>
          <w:p w14:paraId="1E615E67" w14:textId="77777777" w:rsidR="00472748" w:rsidRPr="004D620F" w:rsidRDefault="00472748" w:rsidP="00472748">
            <w:pPr>
              <w:jc w:val="center"/>
              <w:rPr>
                <w:rFonts w:ascii="Arial" w:hAnsi="Arial" w:cs="Arial"/>
                <w:rPrChange w:id="239" w:author="Locke Liu" w:date="2021-05-24T14:33:00Z">
                  <w:rPr/>
                </w:rPrChange>
              </w:rPr>
            </w:pPr>
          </w:p>
        </w:tc>
        <w:tc>
          <w:tcPr>
            <w:tcW w:w="1701" w:type="dxa"/>
          </w:tcPr>
          <w:p w14:paraId="1E615E68" w14:textId="77777777" w:rsidR="00472748" w:rsidRPr="004D620F" w:rsidRDefault="00472748" w:rsidP="00472748">
            <w:pPr>
              <w:jc w:val="center"/>
              <w:rPr>
                <w:rFonts w:ascii="Arial" w:hAnsi="Arial" w:cs="Arial"/>
                <w:rPrChange w:id="240" w:author="Locke Liu" w:date="2021-05-24T14:33:00Z">
                  <w:rPr/>
                </w:rPrChange>
              </w:rPr>
            </w:pPr>
          </w:p>
        </w:tc>
      </w:tr>
    </w:tbl>
    <w:p w14:paraId="1E615E6A" w14:textId="77777777" w:rsidR="00613E5F" w:rsidRPr="004D620F" w:rsidRDefault="00613E5F" w:rsidP="00613E5F">
      <w:pPr>
        <w:pStyle w:val="ListParagraph"/>
        <w:rPr>
          <w:rFonts w:ascii="Arial" w:hAnsi="Arial" w:cs="Arial"/>
          <w:rPrChange w:id="241" w:author="Locke Liu" w:date="2021-05-24T14:33:00Z">
            <w:rPr/>
          </w:rPrChange>
        </w:rPr>
      </w:pPr>
    </w:p>
    <w:p w14:paraId="1E615E6B" w14:textId="4E5EEE9D" w:rsidR="00613E5F" w:rsidRPr="004D620F" w:rsidRDefault="00613E5F" w:rsidP="00643098">
      <w:pPr>
        <w:pStyle w:val="Subtitle"/>
        <w:rPr>
          <w:rFonts w:ascii="Arial" w:hAnsi="Arial" w:cs="Arial"/>
          <w:lang w:val="en-GB"/>
          <w:rPrChange w:id="242" w:author="Locke Liu" w:date="2021-05-24T14:33:00Z">
            <w:rPr>
              <w:lang w:val="en-GB"/>
            </w:rPr>
          </w:rPrChange>
        </w:rPr>
      </w:pPr>
      <w:r w:rsidRPr="004D620F">
        <w:rPr>
          <w:rFonts w:ascii="Arial" w:hAnsi="Arial" w:cs="Arial"/>
          <w:lang w:val="en-GB"/>
          <w:rPrChange w:id="243" w:author="Locke Liu" w:date="2021-05-24T14:33:00Z">
            <w:rPr>
              <w:lang w:val="en-GB"/>
            </w:rPr>
          </w:rPrChange>
        </w:rPr>
        <w:t>Distribution List</w:t>
      </w:r>
    </w:p>
    <w:p w14:paraId="2AF4DC6C" w14:textId="77777777" w:rsidR="003F0519" w:rsidRPr="004D620F" w:rsidRDefault="003F0519" w:rsidP="003F0519">
      <w:pPr>
        <w:rPr>
          <w:rFonts w:ascii="Arial" w:hAnsi="Arial" w:cs="Arial"/>
          <w:lang w:val="en-GB"/>
          <w:rPrChange w:id="244" w:author="Locke Liu" w:date="2021-05-24T14:33:00Z">
            <w:rPr>
              <w:lang w:val="en-GB"/>
            </w:rPr>
          </w:rPrChange>
        </w:rPr>
      </w:pPr>
    </w:p>
    <w:tbl>
      <w:tblPr>
        <w:tblW w:w="9498" w:type="dxa"/>
        <w:tblInd w:w="-99" w:type="dxa"/>
        <w:tblBorders>
          <w:top w:val="single" w:sz="6" w:space="0" w:color="003195"/>
          <w:left w:val="single" w:sz="6" w:space="0" w:color="003195"/>
          <w:bottom w:val="single" w:sz="6" w:space="0" w:color="003195"/>
          <w:right w:val="single" w:sz="6" w:space="0" w:color="003195"/>
          <w:insideH w:val="single" w:sz="6" w:space="0" w:color="003195"/>
          <w:insideV w:val="single" w:sz="6" w:space="0" w:color="003195"/>
        </w:tblBorders>
        <w:tblLayout w:type="fixed"/>
        <w:tblCellMar>
          <w:left w:w="43" w:type="dxa"/>
          <w:right w:w="43" w:type="dxa"/>
        </w:tblCellMar>
        <w:tblLook w:val="0000" w:firstRow="0" w:lastRow="0" w:firstColumn="0" w:lastColumn="0" w:noHBand="0" w:noVBand="0"/>
      </w:tblPr>
      <w:tblGrid>
        <w:gridCol w:w="2269"/>
        <w:gridCol w:w="2373"/>
        <w:gridCol w:w="3155"/>
        <w:gridCol w:w="1701"/>
      </w:tblGrid>
      <w:tr w:rsidR="003F0519" w:rsidRPr="004D620F" w14:paraId="5228D7B5" w14:textId="77777777" w:rsidTr="00F308E6">
        <w:trPr>
          <w:cantSplit/>
          <w:tblHeader/>
        </w:trPr>
        <w:tc>
          <w:tcPr>
            <w:tcW w:w="2269" w:type="dxa"/>
            <w:shd w:val="clear" w:color="auto" w:fill="D5E3FF"/>
          </w:tcPr>
          <w:p w14:paraId="1AA369BB" w14:textId="77777777" w:rsidR="003F0519" w:rsidRPr="004D620F" w:rsidRDefault="003F0519" w:rsidP="00F308E6">
            <w:pPr>
              <w:jc w:val="center"/>
              <w:rPr>
                <w:rFonts w:ascii="Arial" w:hAnsi="Arial" w:cs="Arial"/>
                <w:b/>
                <w:bCs/>
                <w:color w:val="002060"/>
                <w:rPrChange w:id="245" w:author="Locke Liu" w:date="2021-05-24T14:33:00Z">
                  <w:rPr>
                    <w:b/>
                    <w:bCs/>
                    <w:color w:val="002060"/>
                  </w:rPr>
                </w:rPrChange>
              </w:rPr>
            </w:pPr>
            <w:r w:rsidRPr="004D620F">
              <w:rPr>
                <w:rFonts w:ascii="Arial" w:hAnsi="Arial" w:cs="Arial"/>
                <w:b/>
                <w:bCs/>
                <w:color w:val="003195"/>
                <w:rPrChange w:id="246" w:author="Locke Liu" w:date="2021-05-24T14:33:00Z">
                  <w:rPr>
                    <w:b/>
                    <w:bCs/>
                    <w:color w:val="003195"/>
                  </w:rPr>
                </w:rPrChange>
              </w:rPr>
              <w:t>Organization</w:t>
            </w:r>
            <w:r w:rsidRPr="004D620F">
              <w:rPr>
                <w:rFonts w:ascii="Arial" w:hAnsi="Arial" w:cs="Arial"/>
                <w:b/>
                <w:bCs/>
                <w:color w:val="002060"/>
                <w:rPrChange w:id="247" w:author="Locke Liu" w:date="2021-05-24T14:33:00Z">
                  <w:rPr>
                    <w:b/>
                    <w:bCs/>
                    <w:color w:val="002060"/>
                  </w:rPr>
                </w:rPrChange>
              </w:rPr>
              <w:t xml:space="preserve"> Represented</w:t>
            </w:r>
          </w:p>
        </w:tc>
        <w:tc>
          <w:tcPr>
            <w:tcW w:w="2373" w:type="dxa"/>
            <w:shd w:val="clear" w:color="auto" w:fill="D5E3FF"/>
          </w:tcPr>
          <w:p w14:paraId="0A1BE8C1" w14:textId="77777777" w:rsidR="003F0519" w:rsidRPr="004D620F" w:rsidRDefault="003F0519" w:rsidP="00F308E6">
            <w:pPr>
              <w:jc w:val="center"/>
              <w:rPr>
                <w:rFonts w:ascii="Arial" w:hAnsi="Arial" w:cs="Arial"/>
                <w:b/>
                <w:bCs/>
                <w:color w:val="002060"/>
                <w:rPrChange w:id="248" w:author="Locke Liu" w:date="2021-05-24T14:33:00Z">
                  <w:rPr>
                    <w:b/>
                    <w:bCs/>
                    <w:color w:val="002060"/>
                  </w:rPr>
                </w:rPrChange>
              </w:rPr>
            </w:pPr>
            <w:r w:rsidRPr="004D620F">
              <w:rPr>
                <w:rFonts w:ascii="Arial" w:hAnsi="Arial" w:cs="Arial"/>
                <w:b/>
                <w:bCs/>
                <w:color w:val="002060"/>
                <w:rPrChange w:id="249" w:author="Locke Liu" w:date="2021-05-24T14:33:00Z">
                  <w:rPr>
                    <w:b/>
                    <w:bCs/>
                    <w:color w:val="002060"/>
                  </w:rPr>
                </w:rPrChange>
              </w:rPr>
              <w:t>Name</w:t>
            </w:r>
          </w:p>
        </w:tc>
        <w:tc>
          <w:tcPr>
            <w:tcW w:w="3155" w:type="dxa"/>
            <w:shd w:val="clear" w:color="auto" w:fill="D5E3FF"/>
          </w:tcPr>
          <w:p w14:paraId="6BBCE1F8" w14:textId="77777777" w:rsidR="003F0519" w:rsidRPr="004D620F" w:rsidRDefault="003F0519" w:rsidP="00F308E6">
            <w:pPr>
              <w:jc w:val="center"/>
              <w:rPr>
                <w:rFonts w:ascii="Arial" w:hAnsi="Arial" w:cs="Arial"/>
                <w:b/>
                <w:bCs/>
                <w:color w:val="002060"/>
                <w:rPrChange w:id="250" w:author="Locke Liu" w:date="2021-05-24T14:33:00Z">
                  <w:rPr>
                    <w:b/>
                    <w:bCs/>
                    <w:color w:val="002060"/>
                  </w:rPr>
                </w:rPrChange>
              </w:rPr>
            </w:pPr>
            <w:r w:rsidRPr="004D620F">
              <w:rPr>
                <w:rFonts w:ascii="Arial" w:hAnsi="Arial" w:cs="Arial"/>
                <w:b/>
                <w:bCs/>
                <w:color w:val="002060"/>
                <w:rPrChange w:id="251" w:author="Locke Liu" w:date="2021-05-24T14:33:00Z">
                  <w:rPr>
                    <w:b/>
                    <w:bCs/>
                    <w:color w:val="002060"/>
                  </w:rPr>
                </w:rPrChange>
              </w:rPr>
              <w:t>Address</w:t>
            </w:r>
          </w:p>
        </w:tc>
        <w:tc>
          <w:tcPr>
            <w:tcW w:w="1701" w:type="dxa"/>
            <w:shd w:val="clear" w:color="auto" w:fill="D5E3FF"/>
          </w:tcPr>
          <w:p w14:paraId="4835C73A" w14:textId="77777777" w:rsidR="003F0519" w:rsidRPr="004D620F" w:rsidRDefault="003F0519" w:rsidP="00F308E6">
            <w:pPr>
              <w:jc w:val="center"/>
              <w:rPr>
                <w:rFonts w:ascii="Arial" w:hAnsi="Arial" w:cs="Arial"/>
                <w:b/>
                <w:bCs/>
                <w:color w:val="002060"/>
                <w:rPrChange w:id="252" w:author="Locke Liu" w:date="2021-05-24T14:33:00Z">
                  <w:rPr>
                    <w:b/>
                    <w:bCs/>
                    <w:color w:val="002060"/>
                  </w:rPr>
                </w:rPrChange>
              </w:rPr>
            </w:pPr>
            <w:r w:rsidRPr="004D620F">
              <w:rPr>
                <w:rFonts w:ascii="Arial" w:hAnsi="Arial" w:cs="Arial"/>
                <w:b/>
                <w:bCs/>
                <w:color w:val="002060"/>
                <w:rPrChange w:id="253" w:author="Locke Liu" w:date="2021-05-24T14:33:00Z">
                  <w:rPr>
                    <w:b/>
                    <w:bCs/>
                    <w:color w:val="002060"/>
                  </w:rPr>
                </w:rPrChange>
              </w:rPr>
              <w:t>Review Date</w:t>
            </w:r>
          </w:p>
        </w:tc>
      </w:tr>
      <w:tr w:rsidR="003F0519" w:rsidRPr="004D620F" w14:paraId="41355F77" w14:textId="77777777" w:rsidTr="00F308E6">
        <w:trPr>
          <w:cantSplit/>
        </w:trPr>
        <w:tc>
          <w:tcPr>
            <w:tcW w:w="2269" w:type="dxa"/>
          </w:tcPr>
          <w:p w14:paraId="03E81A37" w14:textId="77777777" w:rsidR="003F0519" w:rsidRPr="004D620F" w:rsidRDefault="003F0519" w:rsidP="00F308E6">
            <w:pPr>
              <w:jc w:val="center"/>
              <w:rPr>
                <w:rFonts w:ascii="Arial" w:hAnsi="Arial" w:cs="Arial"/>
                <w:rPrChange w:id="254" w:author="Locke Liu" w:date="2021-05-24T14:33:00Z">
                  <w:rPr/>
                </w:rPrChange>
              </w:rPr>
            </w:pPr>
            <w:r w:rsidRPr="004D620F">
              <w:rPr>
                <w:rFonts w:ascii="Arial" w:hAnsi="Arial" w:cs="Arial"/>
                <w:rPrChange w:id="255" w:author="Locke Liu" w:date="2021-05-24T14:33:00Z">
                  <w:rPr/>
                </w:rPrChange>
              </w:rPr>
              <w:t>DCAD/ACC/CHN</w:t>
            </w:r>
          </w:p>
        </w:tc>
        <w:tc>
          <w:tcPr>
            <w:tcW w:w="2373" w:type="dxa"/>
          </w:tcPr>
          <w:p w14:paraId="7A427330" w14:textId="77777777" w:rsidR="003F0519" w:rsidRPr="004D620F" w:rsidRDefault="003F0519" w:rsidP="00F308E6">
            <w:pPr>
              <w:jc w:val="center"/>
              <w:rPr>
                <w:rFonts w:ascii="Arial" w:hAnsi="Arial" w:cs="Arial"/>
                <w:rPrChange w:id="256" w:author="Locke Liu" w:date="2021-05-24T14:33:00Z">
                  <w:rPr/>
                </w:rPrChange>
              </w:rPr>
            </w:pPr>
            <w:r w:rsidRPr="004D620F">
              <w:rPr>
                <w:rFonts w:ascii="Arial" w:hAnsi="Arial" w:cs="Arial"/>
                <w:rPrChange w:id="257" w:author="Locke Liu" w:date="2021-05-24T14:33:00Z">
                  <w:rPr/>
                </w:rPrChange>
              </w:rPr>
              <w:t>Xue lei</w:t>
            </w:r>
          </w:p>
        </w:tc>
        <w:tc>
          <w:tcPr>
            <w:tcW w:w="3155" w:type="dxa"/>
          </w:tcPr>
          <w:p w14:paraId="6249F604" w14:textId="77777777" w:rsidR="003F0519" w:rsidRPr="004D620F" w:rsidRDefault="003F0519" w:rsidP="00F308E6">
            <w:pPr>
              <w:jc w:val="center"/>
              <w:rPr>
                <w:rFonts w:ascii="Arial" w:hAnsi="Arial" w:cs="Arial"/>
                <w:rPrChange w:id="258" w:author="Locke Liu" w:date="2021-05-24T14:33:00Z">
                  <w:rPr/>
                </w:rPrChange>
              </w:rPr>
            </w:pPr>
            <w:r w:rsidRPr="004D620F">
              <w:rPr>
                <w:rFonts w:ascii="Arial" w:hAnsi="Arial" w:cs="Arial"/>
                <w:rPrChange w:id="259" w:author="Locke Liu" w:date="2021-05-24T14:33:00Z">
                  <w:rPr/>
                </w:rPrChange>
              </w:rPr>
              <w:t>Lei.xue@michelin.com</w:t>
            </w:r>
          </w:p>
        </w:tc>
        <w:tc>
          <w:tcPr>
            <w:tcW w:w="1701" w:type="dxa"/>
          </w:tcPr>
          <w:p w14:paraId="4A6FE1C7" w14:textId="77777777" w:rsidR="003F0519" w:rsidRPr="004D620F" w:rsidRDefault="003F0519" w:rsidP="00F308E6">
            <w:pPr>
              <w:jc w:val="center"/>
              <w:rPr>
                <w:rFonts w:ascii="Arial" w:hAnsi="Arial" w:cs="Arial"/>
                <w:rPrChange w:id="260" w:author="Locke Liu" w:date="2021-05-24T14:33:00Z">
                  <w:rPr/>
                </w:rPrChange>
              </w:rPr>
            </w:pPr>
          </w:p>
        </w:tc>
      </w:tr>
      <w:tr w:rsidR="003F0519" w:rsidRPr="004D620F" w14:paraId="109798F1" w14:textId="77777777" w:rsidTr="00F308E6">
        <w:trPr>
          <w:cantSplit/>
        </w:trPr>
        <w:tc>
          <w:tcPr>
            <w:tcW w:w="2269" w:type="dxa"/>
          </w:tcPr>
          <w:p w14:paraId="379C3FB5" w14:textId="77777777" w:rsidR="003F0519" w:rsidRPr="004D620F" w:rsidRDefault="003F0519" w:rsidP="00F308E6">
            <w:pPr>
              <w:jc w:val="center"/>
              <w:rPr>
                <w:rFonts w:ascii="Arial" w:hAnsi="Arial" w:cs="Arial"/>
                <w:rPrChange w:id="261" w:author="Locke Liu" w:date="2021-05-24T14:33:00Z">
                  <w:rPr/>
                </w:rPrChange>
              </w:rPr>
            </w:pPr>
            <w:r w:rsidRPr="004D620F">
              <w:rPr>
                <w:rFonts w:ascii="Arial" w:hAnsi="Arial" w:cs="Arial"/>
                <w:rPrChange w:id="262" w:author="Locke Liu" w:date="2021-05-24T14:33:00Z">
                  <w:rPr/>
                </w:rPrChange>
              </w:rPr>
              <w:t>DCAD/ACC/CHN</w:t>
            </w:r>
          </w:p>
        </w:tc>
        <w:tc>
          <w:tcPr>
            <w:tcW w:w="2373" w:type="dxa"/>
          </w:tcPr>
          <w:p w14:paraId="0044D6AE" w14:textId="77777777" w:rsidR="003F0519" w:rsidRPr="004D620F" w:rsidRDefault="003F0519" w:rsidP="00F308E6">
            <w:pPr>
              <w:jc w:val="center"/>
              <w:rPr>
                <w:rFonts w:ascii="Arial" w:hAnsi="Arial" w:cs="Arial"/>
                <w:rPrChange w:id="263" w:author="Locke Liu" w:date="2021-05-24T14:33:00Z">
                  <w:rPr/>
                </w:rPrChange>
              </w:rPr>
            </w:pPr>
            <w:r w:rsidRPr="004D620F">
              <w:rPr>
                <w:rFonts w:ascii="Arial" w:hAnsi="Arial" w:cs="Arial"/>
                <w:rPrChange w:id="264" w:author="Locke Liu" w:date="2021-05-24T14:33:00Z">
                  <w:rPr/>
                </w:rPrChange>
              </w:rPr>
              <w:t xml:space="preserve">Niya Fu </w:t>
            </w:r>
          </w:p>
        </w:tc>
        <w:tc>
          <w:tcPr>
            <w:tcW w:w="3155" w:type="dxa"/>
          </w:tcPr>
          <w:p w14:paraId="6BEC6F1B" w14:textId="77777777" w:rsidR="003F0519" w:rsidRPr="004D620F" w:rsidRDefault="003F0519" w:rsidP="00F308E6">
            <w:pPr>
              <w:jc w:val="center"/>
              <w:rPr>
                <w:rFonts w:ascii="Arial" w:hAnsi="Arial" w:cs="Arial"/>
                <w:rPrChange w:id="265" w:author="Locke Liu" w:date="2021-05-24T14:33:00Z">
                  <w:rPr>
                    <w:rFonts w:cs="Arial"/>
                  </w:rPr>
                </w:rPrChange>
              </w:rPr>
            </w:pPr>
            <w:r w:rsidRPr="004D620F">
              <w:rPr>
                <w:rFonts w:ascii="Arial" w:hAnsi="Arial" w:cs="Arial"/>
                <w:rPrChange w:id="266" w:author="Locke Liu" w:date="2021-05-24T14:33:00Z">
                  <w:rPr/>
                </w:rPrChange>
              </w:rPr>
              <w:t>niya.fu@michelin.com</w:t>
            </w:r>
          </w:p>
        </w:tc>
        <w:tc>
          <w:tcPr>
            <w:tcW w:w="1701" w:type="dxa"/>
          </w:tcPr>
          <w:p w14:paraId="686F4ADB" w14:textId="77777777" w:rsidR="003F0519" w:rsidRPr="004D620F" w:rsidRDefault="003F0519" w:rsidP="00F308E6">
            <w:pPr>
              <w:jc w:val="center"/>
              <w:rPr>
                <w:rFonts w:ascii="Arial" w:hAnsi="Arial" w:cs="Arial"/>
                <w:rPrChange w:id="267" w:author="Locke Liu" w:date="2021-05-24T14:33:00Z">
                  <w:rPr>
                    <w:rFonts w:cs="Arial"/>
                  </w:rPr>
                </w:rPrChange>
              </w:rPr>
            </w:pPr>
          </w:p>
        </w:tc>
      </w:tr>
      <w:tr w:rsidR="003F0519" w:rsidRPr="004D620F" w14:paraId="14590407" w14:textId="77777777" w:rsidTr="00F308E6">
        <w:trPr>
          <w:cantSplit/>
        </w:trPr>
        <w:tc>
          <w:tcPr>
            <w:tcW w:w="2269" w:type="dxa"/>
          </w:tcPr>
          <w:p w14:paraId="22D2FFD0" w14:textId="77777777" w:rsidR="003F0519" w:rsidRPr="004D620F" w:rsidRDefault="003F0519" w:rsidP="00F308E6">
            <w:pPr>
              <w:jc w:val="center"/>
              <w:rPr>
                <w:rFonts w:ascii="Arial" w:hAnsi="Arial" w:cs="Arial"/>
                <w:rPrChange w:id="268" w:author="Locke Liu" w:date="2021-05-24T14:33:00Z">
                  <w:rPr/>
                </w:rPrChange>
              </w:rPr>
            </w:pPr>
            <w:r w:rsidRPr="004D620F">
              <w:rPr>
                <w:rFonts w:ascii="Arial" w:hAnsi="Arial" w:cs="Arial"/>
                <w:rPrChange w:id="269" w:author="Locke Liu" w:date="2021-05-24T14:33:00Z">
                  <w:rPr/>
                </w:rPrChange>
              </w:rPr>
              <w:t>DCSI/ZAO/CHN/IN/DAP</w:t>
            </w:r>
          </w:p>
        </w:tc>
        <w:tc>
          <w:tcPr>
            <w:tcW w:w="2373" w:type="dxa"/>
          </w:tcPr>
          <w:p w14:paraId="13AC9320" w14:textId="77777777" w:rsidR="003F0519" w:rsidRPr="004D620F" w:rsidRDefault="003F0519" w:rsidP="00F308E6">
            <w:pPr>
              <w:jc w:val="center"/>
              <w:rPr>
                <w:rFonts w:ascii="Arial" w:hAnsi="Arial" w:cs="Arial"/>
                <w:rPrChange w:id="270" w:author="Locke Liu" w:date="2021-05-24T14:33:00Z">
                  <w:rPr/>
                </w:rPrChange>
              </w:rPr>
            </w:pPr>
            <w:r w:rsidRPr="004D620F">
              <w:rPr>
                <w:rFonts w:ascii="Arial" w:hAnsi="Arial" w:cs="Arial"/>
                <w:rPrChange w:id="271" w:author="Locke Liu" w:date="2021-05-24T14:33:00Z">
                  <w:rPr/>
                </w:rPrChange>
              </w:rPr>
              <w:t>Matthew Liu</w:t>
            </w:r>
          </w:p>
        </w:tc>
        <w:tc>
          <w:tcPr>
            <w:tcW w:w="3155" w:type="dxa"/>
          </w:tcPr>
          <w:p w14:paraId="5E94EDD1" w14:textId="77777777" w:rsidR="003F0519" w:rsidRPr="004D620F" w:rsidRDefault="003F0519" w:rsidP="00F308E6">
            <w:pPr>
              <w:jc w:val="center"/>
              <w:rPr>
                <w:rFonts w:ascii="Arial" w:hAnsi="Arial" w:cs="Arial"/>
                <w:rPrChange w:id="272" w:author="Locke Liu" w:date="2021-05-24T14:33:00Z">
                  <w:rPr>
                    <w:rFonts w:cs="Arial"/>
                  </w:rPr>
                </w:rPrChange>
              </w:rPr>
            </w:pPr>
            <w:r w:rsidRPr="004D620F">
              <w:rPr>
                <w:rFonts w:ascii="Arial" w:hAnsi="Arial" w:cs="Arial"/>
                <w:rPrChange w:id="273" w:author="Locke Liu" w:date="2021-05-24T14:33:00Z">
                  <w:rPr>
                    <w:rFonts w:cs="Arial"/>
                  </w:rPr>
                </w:rPrChange>
              </w:rPr>
              <w:t>Matthew.liu@michelin.com</w:t>
            </w:r>
          </w:p>
        </w:tc>
        <w:tc>
          <w:tcPr>
            <w:tcW w:w="1701" w:type="dxa"/>
          </w:tcPr>
          <w:p w14:paraId="127457CD" w14:textId="77777777" w:rsidR="003F0519" w:rsidRPr="004D620F" w:rsidRDefault="003F0519" w:rsidP="00F308E6">
            <w:pPr>
              <w:jc w:val="center"/>
              <w:rPr>
                <w:rFonts w:ascii="Arial" w:hAnsi="Arial" w:cs="Arial"/>
                <w:rPrChange w:id="274" w:author="Locke Liu" w:date="2021-05-24T14:33:00Z">
                  <w:rPr>
                    <w:rFonts w:cs="Arial"/>
                  </w:rPr>
                </w:rPrChange>
              </w:rPr>
            </w:pPr>
          </w:p>
        </w:tc>
      </w:tr>
      <w:tr w:rsidR="003F0519" w:rsidRPr="004D620F" w14:paraId="7977A69D" w14:textId="77777777" w:rsidTr="00F308E6">
        <w:trPr>
          <w:cantSplit/>
        </w:trPr>
        <w:tc>
          <w:tcPr>
            <w:tcW w:w="2269" w:type="dxa"/>
          </w:tcPr>
          <w:p w14:paraId="35FC4EFE" w14:textId="77777777" w:rsidR="003F0519" w:rsidRPr="004D620F" w:rsidRDefault="003F0519" w:rsidP="00F308E6">
            <w:pPr>
              <w:jc w:val="center"/>
              <w:rPr>
                <w:rFonts w:ascii="Arial" w:hAnsi="Arial" w:cs="Arial"/>
                <w:rPrChange w:id="275" w:author="Locke Liu" w:date="2021-05-24T14:33:00Z">
                  <w:rPr/>
                </w:rPrChange>
              </w:rPr>
            </w:pPr>
            <w:r w:rsidRPr="004D620F">
              <w:rPr>
                <w:rFonts w:ascii="Arial" w:hAnsi="Arial" w:cs="Arial"/>
                <w:rPrChange w:id="276" w:author="Locke Liu" w:date="2021-05-24T14:33:00Z">
                  <w:rPr/>
                </w:rPrChange>
              </w:rPr>
              <w:t>DCSI/ZAO/CHN/IN/DAP</w:t>
            </w:r>
          </w:p>
        </w:tc>
        <w:tc>
          <w:tcPr>
            <w:tcW w:w="2373" w:type="dxa"/>
          </w:tcPr>
          <w:p w14:paraId="2B6F46EF" w14:textId="77777777" w:rsidR="003F0519" w:rsidRPr="004D620F" w:rsidRDefault="003F0519" w:rsidP="00F308E6">
            <w:pPr>
              <w:jc w:val="center"/>
              <w:rPr>
                <w:rFonts w:ascii="Arial" w:hAnsi="Arial" w:cs="Arial"/>
                <w:rPrChange w:id="277" w:author="Locke Liu" w:date="2021-05-24T14:33:00Z">
                  <w:rPr/>
                </w:rPrChange>
              </w:rPr>
            </w:pPr>
            <w:r w:rsidRPr="004D620F">
              <w:rPr>
                <w:rFonts w:ascii="Arial" w:hAnsi="Arial" w:cs="Arial"/>
                <w:rPrChange w:id="278" w:author="Locke Liu" w:date="2021-05-24T14:33:00Z">
                  <w:rPr/>
                </w:rPrChange>
              </w:rPr>
              <w:t>Locke Liu</w:t>
            </w:r>
          </w:p>
        </w:tc>
        <w:tc>
          <w:tcPr>
            <w:tcW w:w="3155" w:type="dxa"/>
          </w:tcPr>
          <w:p w14:paraId="6700FE70" w14:textId="77777777" w:rsidR="003F0519" w:rsidRPr="004D620F" w:rsidRDefault="003F0519" w:rsidP="00F308E6">
            <w:pPr>
              <w:jc w:val="center"/>
              <w:rPr>
                <w:rFonts w:ascii="Arial" w:hAnsi="Arial" w:cs="Arial"/>
                <w:rPrChange w:id="279" w:author="Locke Liu" w:date="2021-05-24T14:33:00Z">
                  <w:rPr>
                    <w:rFonts w:cs="Arial"/>
                  </w:rPr>
                </w:rPrChange>
              </w:rPr>
            </w:pPr>
            <w:r w:rsidRPr="004D620F">
              <w:rPr>
                <w:rFonts w:ascii="Arial" w:hAnsi="Arial" w:cs="Arial"/>
                <w:rPrChange w:id="280" w:author="Locke Liu" w:date="2021-05-24T14:33:00Z">
                  <w:rPr>
                    <w:rFonts w:cs="Arial"/>
                  </w:rPr>
                </w:rPrChange>
              </w:rPr>
              <w:t>locke.liu@michelin.com</w:t>
            </w:r>
          </w:p>
        </w:tc>
        <w:tc>
          <w:tcPr>
            <w:tcW w:w="1701" w:type="dxa"/>
          </w:tcPr>
          <w:p w14:paraId="2C2DF0B2" w14:textId="77777777" w:rsidR="003F0519" w:rsidRPr="004D620F" w:rsidRDefault="003F0519" w:rsidP="00F308E6">
            <w:pPr>
              <w:jc w:val="center"/>
              <w:rPr>
                <w:rFonts w:ascii="Arial" w:hAnsi="Arial" w:cs="Arial"/>
                <w:rPrChange w:id="281" w:author="Locke Liu" w:date="2021-05-24T14:33:00Z">
                  <w:rPr>
                    <w:rFonts w:cs="Arial"/>
                  </w:rPr>
                </w:rPrChange>
              </w:rPr>
            </w:pPr>
          </w:p>
        </w:tc>
      </w:tr>
      <w:tr w:rsidR="003F0519" w:rsidRPr="004D620F" w14:paraId="08172883" w14:textId="77777777" w:rsidTr="00F308E6">
        <w:trPr>
          <w:cantSplit/>
        </w:trPr>
        <w:tc>
          <w:tcPr>
            <w:tcW w:w="2269" w:type="dxa"/>
          </w:tcPr>
          <w:p w14:paraId="7E3FDFF3" w14:textId="77777777" w:rsidR="003F0519" w:rsidRPr="004D620F" w:rsidRDefault="003F0519" w:rsidP="00F308E6">
            <w:pPr>
              <w:jc w:val="center"/>
              <w:rPr>
                <w:rFonts w:ascii="Arial" w:hAnsi="Arial" w:cs="Arial"/>
                <w:rPrChange w:id="282" w:author="Locke Liu" w:date="2021-05-24T14:33:00Z">
                  <w:rPr/>
                </w:rPrChange>
              </w:rPr>
            </w:pPr>
            <w:r w:rsidRPr="004D620F">
              <w:rPr>
                <w:rFonts w:ascii="Arial" w:hAnsi="Arial" w:cs="Arial"/>
                <w:rPrChange w:id="283" w:author="Locke Liu" w:date="2021-05-24T14:33:00Z">
                  <w:rPr/>
                </w:rPrChange>
              </w:rPr>
              <w:t>DCSI/ZAO/CHN/IN/DAP</w:t>
            </w:r>
          </w:p>
        </w:tc>
        <w:tc>
          <w:tcPr>
            <w:tcW w:w="2373" w:type="dxa"/>
          </w:tcPr>
          <w:p w14:paraId="737F647C" w14:textId="77777777" w:rsidR="003F0519" w:rsidRPr="004D620F" w:rsidRDefault="003F0519" w:rsidP="00F308E6">
            <w:pPr>
              <w:jc w:val="center"/>
              <w:rPr>
                <w:rFonts w:ascii="Arial" w:hAnsi="Arial" w:cs="Arial"/>
                <w:rPrChange w:id="284" w:author="Locke Liu" w:date="2021-05-24T14:33:00Z">
                  <w:rPr/>
                </w:rPrChange>
              </w:rPr>
            </w:pPr>
            <w:r w:rsidRPr="004D620F">
              <w:rPr>
                <w:rFonts w:ascii="Arial" w:hAnsi="Arial" w:cs="Arial"/>
                <w:rPrChange w:id="285" w:author="Locke Liu" w:date="2021-05-24T14:33:00Z">
                  <w:rPr/>
                </w:rPrChange>
              </w:rPr>
              <w:t>Jing fang</w:t>
            </w:r>
          </w:p>
        </w:tc>
        <w:tc>
          <w:tcPr>
            <w:tcW w:w="3155" w:type="dxa"/>
          </w:tcPr>
          <w:p w14:paraId="793EE8F2" w14:textId="77777777" w:rsidR="003F0519" w:rsidRPr="004D620F" w:rsidRDefault="003F0519" w:rsidP="00F308E6">
            <w:pPr>
              <w:jc w:val="center"/>
              <w:rPr>
                <w:rFonts w:ascii="Arial" w:hAnsi="Arial" w:cs="Arial"/>
                <w:rPrChange w:id="286" w:author="Locke Liu" w:date="2021-05-24T14:33:00Z">
                  <w:rPr>
                    <w:rFonts w:cs="Arial"/>
                  </w:rPr>
                </w:rPrChange>
              </w:rPr>
            </w:pPr>
            <w:r w:rsidRPr="004D620F">
              <w:rPr>
                <w:rFonts w:ascii="Arial" w:hAnsi="Arial" w:cs="Arial"/>
                <w:rPrChange w:id="287" w:author="Locke Liu" w:date="2021-05-24T14:33:00Z">
                  <w:rPr>
                    <w:rFonts w:cs="Arial"/>
                  </w:rPr>
                </w:rPrChange>
              </w:rPr>
              <w:t>jing.fang@michelin.com</w:t>
            </w:r>
          </w:p>
        </w:tc>
        <w:tc>
          <w:tcPr>
            <w:tcW w:w="1701" w:type="dxa"/>
          </w:tcPr>
          <w:p w14:paraId="7D7B8E83" w14:textId="77777777" w:rsidR="003F0519" w:rsidRPr="004D620F" w:rsidRDefault="003F0519" w:rsidP="00F308E6">
            <w:pPr>
              <w:jc w:val="center"/>
              <w:rPr>
                <w:rFonts w:ascii="Arial" w:hAnsi="Arial" w:cs="Arial"/>
                <w:rPrChange w:id="288" w:author="Locke Liu" w:date="2021-05-24T14:33:00Z">
                  <w:rPr>
                    <w:rFonts w:cs="Arial"/>
                  </w:rPr>
                </w:rPrChange>
              </w:rPr>
            </w:pPr>
          </w:p>
        </w:tc>
      </w:tr>
      <w:tr w:rsidR="003F0519" w:rsidRPr="004D620F" w14:paraId="107E0A54" w14:textId="77777777" w:rsidTr="00F308E6">
        <w:trPr>
          <w:cantSplit/>
        </w:trPr>
        <w:tc>
          <w:tcPr>
            <w:tcW w:w="2269" w:type="dxa"/>
          </w:tcPr>
          <w:p w14:paraId="7B79D2DF" w14:textId="77777777" w:rsidR="003F0519" w:rsidRPr="004D620F" w:rsidRDefault="003F0519" w:rsidP="00F308E6">
            <w:pPr>
              <w:jc w:val="center"/>
              <w:rPr>
                <w:rFonts w:ascii="Arial" w:hAnsi="Arial" w:cs="Arial"/>
                <w:rPrChange w:id="289" w:author="Locke Liu" w:date="2021-05-24T14:33:00Z">
                  <w:rPr/>
                </w:rPrChange>
              </w:rPr>
            </w:pPr>
            <w:r w:rsidRPr="004D620F">
              <w:rPr>
                <w:rFonts w:ascii="Arial" w:hAnsi="Arial" w:cs="Arial"/>
                <w:rPrChange w:id="290" w:author="Locke Liu" w:date="2021-05-24T14:33:00Z">
                  <w:rPr/>
                </w:rPrChange>
              </w:rPr>
              <w:t>DCSI/ZAO/CHN/BS</w:t>
            </w:r>
          </w:p>
        </w:tc>
        <w:tc>
          <w:tcPr>
            <w:tcW w:w="2373" w:type="dxa"/>
          </w:tcPr>
          <w:p w14:paraId="0B9BB871" w14:textId="77777777" w:rsidR="003F0519" w:rsidRPr="004D620F" w:rsidRDefault="003F0519" w:rsidP="00F308E6">
            <w:pPr>
              <w:jc w:val="center"/>
              <w:rPr>
                <w:rFonts w:ascii="Arial" w:hAnsi="Arial" w:cs="Arial"/>
                <w:rPrChange w:id="291" w:author="Locke Liu" w:date="2021-05-24T14:33:00Z">
                  <w:rPr/>
                </w:rPrChange>
              </w:rPr>
            </w:pPr>
            <w:r w:rsidRPr="004D620F">
              <w:rPr>
                <w:rFonts w:ascii="Arial" w:hAnsi="Arial" w:cs="Arial"/>
                <w:rPrChange w:id="292" w:author="Locke Liu" w:date="2021-05-24T14:33:00Z">
                  <w:rPr/>
                </w:rPrChange>
              </w:rPr>
              <w:t>Min cheng</w:t>
            </w:r>
          </w:p>
        </w:tc>
        <w:tc>
          <w:tcPr>
            <w:tcW w:w="3155" w:type="dxa"/>
          </w:tcPr>
          <w:p w14:paraId="6FFF6B3D" w14:textId="77777777" w:rsidR="003F0519" w:rsidRPr="004D620F" w:rsidRDefault="003F0519" w:rsidP="00F308E6">
            <w:pPr>
              <w:jc w:val="center"/>
              <w:rPr>
                <w:rFonts w:ascii="Arial" w:hAnsi="Arial" w:cs="Arial"/>
                <w:rPrChange w:id="293" w:author="Locke Liu" w:date="2021-05-24T14:33:00Z">
                  <w:rPr>
                    <w:rFonts w:cs="Arial"/>
                  </w:rPr>
                </w:rPrChange>
              </w:rPr>
            </w:pPr>
            <w:r w:rsidRPr="004D620F">
              <w:rPr>
                <w:rFonts w:ascii="Arial" w:hAnsi="Arial" w:cs="Arial"/>
                <w:rPrChange w:id="294" w:author="Locke Liu" w:date="2021-05-24T14:33:00Z">
                  <w:rPr>
                    <w:rFonts w:cs="Arial"/>
                  </w:rPr>
                </w:rPrChange>
              </w:rPr>
              <w:t>Min.cheng@michelin.com</w:t>
            </w:r>
          </w:p>
        </w:tc>
        <w:tc>
          <w:tcPr>
            <w:tcW w:w="1701" w:type="dxa"/>
          </w:tcPr>
          <w:p w14:paraId="34C1F919" w14:textId="77777777" w:rsidR="003F0519" w:rsidRPr="004D620F" w:rsidRDefault="003F0519" w:rsidP="00F308E6">
            <w:pPr>
              <w:jc w:val="center"/>
              <w:rPr>
                <w:rFonts w:ascii="Arial" w:hAnsi="Arial" w:cs="Arial"/>
                <w:rPrChange w:id="295" w:author="Locke Liu" w:date="2021-05-24T14:33:00Z">
                  <w:rPr>
                    <w:rFonts w:cs="Arial"/>
                  </w:rPr>
                </w:rPrChange>
              </w:rPr>
            </w:pPr>
          </w:p>
        </w:tc>
      </w:tr>
    </w:tbl>
    <w:p w14:paraId="1E615E6C" w14:textId="77777777" w:rsidR="00613E5F" w:rsidRPr="004D620F" w:rsidRDefault="00613E5F" w:rsidP="00613E5F">
      <w:pPr>
        <w:pStyle w:val="ListParagraph"/>
        <w:rPr>
          <w:rFonts w:ascii="Arial" w:hAnsi="Arial" w:cs="Arial"/>
          <w:bCs/>
          <w:iCs/>
          <w:color w:val="333333"/>
          <w:rPrChange w:id="296" w:author="Locke Liu" w:date="2021-05-24T14:33:00Z">
            <w:rPr>
              <w:rFonts w:cs="Arial"/>
              <w:bCs/>
              <w:iCs/>
              <w:color w:val="333333"/>
            </w:rPr>
          </w:rPrChange>
        </w:rPr>
      </w:pPr>
    </w:p>
    <w:p w14:paraId="1E615E86" w14:textId="77777777" w:rsidR="00613E5F" w:rsidRPr="004D620F" w:rsidRDefault="00613E5F" w:rsidP="00613E5F">
      <w:pPr>
        <w:pStyle w:val="ListParagraph"/>
        <w:rPr>
          <w:rFonts w:ascii="Arial" w:hAnsi="Arial" w:cs="Arial"/>
          <w:rPrChange w:id="297" w:author="Locke Liu" w:date="2021-05-24T14:33:00Z">
            <w:rPr/>
          </w:rPrChange>
        </w:rPr>
      </w:pPr>
    </w:p>
    <w:p w14:paraId="1E615E87" w14:textId="77777777" w:rsidR="00613E5F" w:rsidRPr="004D620F" w:rsidRDefault="00613E5F" w:rsidP="00643098">
      <w:pPr>
        <w:pStyle w:val="Subtitle"/>
        <w:rPr>
          <w:rFonts w:ascii="Arial" w:hAnsi="Arial" w:cs="Arial"/>
          <w:bCs/>
          <w:lang w:val="en-GB"/>
          <w:rPrChange w:id="298" w:author="Locke Liu" w:date="2021-05-24T14:33:00Z">
            <w:rPr>
              <w:bCs/>
              <w:lang w:val="en-GB"/>
            </w:rPr>
          </w:rPrChange>
        </w:rPr>
      </w:pPr>
      <w:r w:rsidRPr="004D620F">
        <w:rPr>
          <w:rFonts w:ascii="Arial" w:hAnsi="Arial" w:cs="Arial"/>
          <w:bCs/>
          <w:lang w:val="en-GB"/>
          <w:rPrChange w:id="299" w:author="Locke Liu" w:date="2021-05-24T14:33:00Z">
            <w:rPr>
              <w:bCs/>
              <w:lang w:val="en-GB"/>
            </w:rPr>
          </w:rPrChange>
        </w:rPr>
        <w:t>Document References</w:t>
      </w:r>
    </w:p>
    <w:p w14:paraId="1E615E88" w14:textId="77777777" w:rsidR="00613E5F" w:rsidRPr="004D620F" w:rsidRDefault="00613E5F" w:rsidP="00613E5F">
      <w:pPr>
        <w:pStyle w:val="ListParagraph"/>
        <w:rPr>
          <w:rFonts w:ascii="Arial" w:hAnsi="Arial" w:cs="Arial"/>
          <w:rPrChange w:id="300" w:author="Locke Liu" w:date="2021-05-24T14:33:00Z">
            <w:rPr/>
          </w:rPrChange>
        </w:rPr>
      </w:pPr>
    </w:p>
    <w:tbl>
      <w:tblPr>
        <w:tblStyle w:val="TableTheme"/>
        <w:tblW w:w="9464" w:type="dxa"/>
        <w:tblBorders>
          <w:top w:val="single" w:sz="4" w:space="0" w:color="003195"/>
          <w:left w:val="single" w:sz="4" w:space="0" w:color="003195"/>
          <w:bottom w:val="single" w:sz="4" w:space="0" w:color="003195"/>
          <w:right w:val="single" w:sz="4" w:space="0" w:color="003195"/>
          <w:insideH w:val="single" w:sz="4" w:space="0" w:color="003195"/>
          <w:insideV w:val="single" w:sz="4" w:space="0" w:color="003195"/>
        </w:tblBorders>
        <w:tblLayout w:type="fixed"/>
        <w:tblLook w:val="01E0" w:firstRow="1" w:lastRow="1" w:firstColumn="1" w:lastColumn="1" w:noHBand="0" w:noVBand="0"/>
      </w:tblPr>
      <w:tblGrid>
        <w:gridCol w:w="1705"/>
        <w:gridCol w:w="2340"/>
        <w:gridCol w:w="5419"/>
      </w:tblGrid>
      <w:tr w:rsidR="00613E5F" w:rsidRPr="004D620F" w14:paraId="1E615E8C" w14:textId="77777777" w:rsidTr="00036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5E3FF"/>
          </w:tcPr>
          <w:p w14:paraId="1E615E89" w14:textId="77777777" w:rsidR="00613E5F" w:rsidRPr="004D620F" w:rsidRDefault="00613E5F" w:rsidP="002B1AAF">
            <w:pPr>
              <w:autoSpaceDE/>
              <w:autoSpaceDN/>
              <w:adjustRightInd/>
              <w:spacing w:after="0" w:line="240" w:lineRule="auto"/>
              <w:jc w:val="center"/>
              <w:rPr>
                <w:rFonts w:ascii="Arial" w:hAnsi="Arial" w:cs="Arial"/>
                <w:i w:val="0"/>
                <w:iCs/>
                <w:color w:val="003195"/>
                <w:rPrChange w:id="301" w:author="Locke Liu" w:date="2021-05-24T14:33:00Z">
                  <w:rPr>
                    <w:i w:val="0"/>
                    <w:iCs/>
                    <w:color w:val="003195"/>
                  </w:rPr>
                </w:rPrChange>
              </w:rPr>
            </w:pPr>
            <w:r w:rsidRPr="004D620F">
              <w:rPr>
                <w:rFonts w:ascii="Arial" w:hAnsi="Arial" w:cs="Arial"/>
                <w:iCs/>
                <w:color w:val="003195"/>
                <w:rPrChange w:id="302" w:author="Locke Liu" w:date="2021-05-24T14:33:00Z">
                  <w:rPr>
                    <w:iCs/>
                    <w:color w:val="003195"/>
                  </w:rPr>
                </w:rPrChange>
              </w:rPr>
              <w:t>Content</w:t>
            </w:r>
          </w:p>
        </w:tc>
        <w:tc>
          <w:tcPr>
            <w:tcW w:w="2340" w:type="dxa"/>
            <w:shd w:val="clear" w:color="auto" w:fill="D5E3FF"/>
          </w:tcPr>
          <w:p w14:paraId="1E615E8A" w14:textId="77777777" w:rsidR="00613E5F" w:rsidRPr="004D620F" w:rsidRDefault="00613E5F" w:rsidP="002B1AAF">
            <w:pPr>
              <w:autoSpaceDE/>
              <w:autoSpaceDN/>
              <w:adjustRightInd/>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val="0"/>
                <w:iCs/>
                <w:color w:val="003195"/>
                <w:rPrChange w:id="303" w:author="Locke Liu" w:date="2021-05-24T14:33:00Z">
                  <w:rPr>
                    <w:i w:val="0"/>
                    <w:iCs/>
                    <w:color w:val="003195"/>
                  </w:rPr>
                </w:rPrChange>
              </w:rPr>
            </w:pPr>
            <w:r w:rsidRPr="004D620F">
              <w:rPr>
                <w:rFonts w:ascii="Arial" w:hAnsi="Arial" w:cs="Arial"/>
                <w:iCs/>
                <w:color w:val="003195"/>
                <w:rPrChange w:id="304" w:author="Locke Liu" w:date="2021-05-24T14:33:00Z">
                  <w:rPr>
                    <w:iCs/>
                    <w:color w:val="003195"/>
                  </w:rPr>
                </w:rPrChange>
              </w:rPr>
              <w:t>Title</w:t>
            </w:r>
          </w:p>
        </w:tc>
        <w:tc>
          <w:tcPr>
            <w:tcW w:w="5419" w:type="dxa"/>
            <w:shd w:val="clear" w:color="auto" w:fill="D5E3FF"/>
          </w:tcPr>
          <w:p w14:paraId="1E615E8B" w14:textId="77777777" w:rsidR="00613E5F" w:rsidRPr="004D620F" w:rsidRDefault="00613E5F" w:rsidP="002B1AAF">
            <w:pPr>
              <w:autoSpaceDE/>
              <w:autoSpaceDN/>
              <w:adjustRightInd/>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val="0"/>
                <w:iCs/>
                <w:color w:val="003195"/>
                <w:rPrChange w:id="305" w:author="Locke Liu" w:date="2021-05-24T14:33:00Z">
                  <w:rPr>
                    <w:i w:val="0"/>
                    <w:iCs/>
                    <w:color w:val="003195"/>
                  </w:rPr>
                </w:rPrChange>
              </w:rPr>
            </w:pPr>
            <w:r w:rsidRPr="004D620F">
              <w:rPr>
                <w:rFonts w:ascii="Arial" w:hAnsi="Arial" w:cs="Arial"/>
                <w:iCs/>
                <w:color w:val="003195"/>
                <w:rPrChange w:id="306" w:author="Locke Liu" w:date="2021-05-24T14:33:00Z">
                  <w:rPr>
                    <w:iCs/>
                    <w:color w:val="003195"/>
                  </w:rPr>
                </w:rPrChange>
              </w:rPr>
              <w:t>File</w:t>
            </w:r>
          </w:p>
        </w:tc>
      </w:tr>
      <w:tr w:rsidR="00613E5F" w:rsidRPr="004D620F" w14:paraId="1E615E90" w14:textId="77777777" w:rsidTr="00036EEC">
        <w:tc>
          <w:tcPr>
            <w:cnfStyle w:val="001000000000" w:firstRow="0" w:lastRow="0" w:firstColumn="1" w:lastColumn="0" w:oddVBand="0" w:evenVBand="0" w:oddHBand="0" w:evenHBand="0" w:firstRowFirstColumn="0" w:firstRowLastColumn="0" w:lastRowFirstColumn="0" w:lastRowLastColumn="0"/>
            <w:tcW w:w="1705" w:type="dxa"/>
            <w:shd w:val="clear" w:color="auto" w:fill="auto"/>
          </w:tcPr>
          <w:p w14:paraId="1E615E8D" w14:textId="77777777" w:rsidR="00613E5F" w:rsidRPr="004D620F" w:rsidRDefault="00613E5F" w:rsidP="002513ED">
            <w:pPr>
              <w:autoSpaceDE/>
              <w:autoSpaceDN/>
              <w:adjustRightInd/>
              <w:spacing w:after="0" w:line="240" w:lineRule="auto"/>
              <w:jc w:val="center"/>
              <w:rPr>
                <w:rFonts w:ascii="Arial" w:hAnsi="Arial" w:cs="Arial"/>
                <w:b w:val="0"/>
                <w:rPrChange w:id="307" w:author="Locke Liu" w:date="2021-05-24T14:33:00Z">
                  <w:rPr>
                    <w:b w:val="0"/>
                  </w:rPr>
                </w:rPrChange>
              </w:rPr>
            </w:pPr>
            <w:r w:rsidRPr="004D620F">
              <w:rPr>
                <w:rFonts w:ascii="Arial" w:hAnsi="Arial" w:cs="Arial"/>
                <w:rPrChange w:id="308" w:author="Locke Liu" w:date="2021-05-24T14:33:00Z">
                  <w:rPr/>
                </w:rPrChange>
              </w:rPr>
              <w:t>SAR</w:t>
            </w:r>
          </w:p>
        </w:tc>
        <w:tc>
          <w:tcPr>
            <w:tcW w:w="2340" w:type="dxa"/>
          </w:tcPr>
          <w:p w14:paraId="1E615E8E" w14:textId="67C3B42C" w:rsidR="00613E5F" w:rsidRPr="004D620F" w:rsidRDefault="00B75494" w:rsidP="002B1AA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3195"/>
                <w:rPrChange w:id="309" w:author="Locke Liu" w:date="2021-05-24T14:33:00Z">
                  <w:rPr>
                    <w:color w:val="003195"/>
                  </w:rPr>
                </w:rPrChange>
              </w:rPr>
            </w:pPr>
            <w:r w:rsidRPr="004D620F">
              <w:rPr>
                <w:rFonts w:ascii="Arial" w:hAnsi="Arial" w:cs="Arial"/>
                <w:color w:val="003195"/>
                <w:rPrChange w:id="310" w:author="Locke Liu" w:date="2021-05-24T14:33:00Z">
                  <w:rPr>
                    <w:color w:val="003195"/>
                  </w:rPr>
                </w:rPrChange>
              </w:rPr>
              <w:t>9DL</w:t>
            </w:r>
            <w:r w:rsidR="007C2AB5" w:rsidRPr="004D620F">
              <w:rPr>
                <w:rFonts w:ascii="Arial" w:hAnsi="Arial" w:cs="Arial"/>
                <w:color w:val="003195"/>
                <w:rPrChange w:id="311" w:author="Locke Liu" w:date="2021-05-24T14:33:00Z">
                  <w:rPr>
                    <w:color w:val="003195"/>
                  </w:rPr>
                </w:rPrChange>
              </w:rPr>
              <w:t xml:space="preserve"> SAR</w:t>
            </w:r>
          </w:p>
        </w:tc>
        <w:bookmarkStart w:id="312" w:name="_MON_1681300080"/>
        <w:bookmarkEnd w:id="312"/>
        <w:tc>
          <w:tcPr>
            <w:tcW w:w="5419" w:type="dxa"/>
          </w:tcPr>
          <w:p w14:paraId="1E615E8F" w14:textId="276101E0" w:rsidR="00613E5F" w:rsidRPr="004D620F" w:rsidRDefault="00D6465B" w:rsidP="002B1AA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3195"/>
                <w:rPrChange w:id="313" w:author="Locke Liu" w:date="2021-05-24T14:33:00Z">
                  <w:rPr>
                    <w:color w:val="003195"/>
                  </w:rPr>
                </w:rPrChange>
              </w:rPr>
            </w:pPr>
            <w:r w:rsidRPr="004D620F">
              <w:rPr>
                <w:rFonts w:ascii="Arial" w:hAnsi="Arial" w:cs="Arial"/>
                <w:noProof/>
                <w:color w:val="003195"/>
                <w:lang w:eastAsia="fr-FR"/>
                <w:rPrChange w:id="314" w:author="Locke Liu" w:date="2021-05-24T14:33:00Z">
                  <w:rPr>
                    <w:rFonts w:ascii="Arial" w:hAnsi="Arial" w:cs="Arial"/>
                    <w:noProof/>
                    <w:color w:val="003195"/>
                    <w:lang w:eastAsia="fr-FR"/>
                  </w:rPr>
                </w:rPrChange>
              </w:rPr>
              <w:object w:dxaOrig="1520" w:dyaOrig="988" w14:anchorId="4F91C238">
                <v:shape id="_x0000_i1026" type="#_x0000_t75" alt="" style="width:75.85pt;height:49.4pt;mso-width-percent:0;mso-height-percent:0;mso-width-percent:0;mso-height-percent:0" o:ole="">
                  <v:imagedata r:id="rId12" o:title=""/>
                </v:shape>
                <o:OLEObject Type="Embed" ProgID="Word.Document.8" ShapeID="_x0000_i1026" DrawAspect="Icon" ObjectID="_1683706431" r:id="rId13">
                  <o:FieldCodes>\s</o:FieldCodes>
                </o:OLEObject>
              </w:object>
            </w:r>
          </w:p>
        </w:tc>
      </w:tr>
      <w:tr w:rsidR="002513ED" w:rsidRPr="004D620F" w14:paraId="088B0AB5" w14:textId="77777777" w:rsidTr="00036EEC">
        <w:tc>
          <w:tcPr>
            <w:cnfStyle w:val="001000000000" w:firstRow="0" w:lastRow="0" w:firstColumn="1" w:lastColumn="0" w:oddVBand="0" w:evenVBand="0" w:oddHBand="0" w:evenHBand="0" w:firstRowFirstColumn="0" w:firstRowLastColumn="0" w:lastRowFirstColumn="0" w:lastRowLastColumn="0"/>
            <w:tcW w:w="1705" w:type="dxa"/>
            <w:shd w:val="clear" w:color="auto" w:fill="auto"/>
          </w:tcPr>
          <w:p w14:paraId="191874E3" w14:textId="77777777" w:rsidR="002513ED" w:rsidRPr="004D620F" w:rsidRDefault="002513ED" w:rsidP="002B1AAF">
            <w:pPr>
              <w:jc w:val="center"/>
              <w:rPr>
                <w:rFonts w:ascii="Arial" w:hAnsi="Arial" w:cs="Arial"/>
                <w:color w:val="003195"/>
                <w:rPrChange w:id="315" w:author="Locke Liu" w:date="2021-05-24T14:33:00Z">
                  <w:rPr>
                    <w:color w:val="003195"/>
                  </w:rPr>
                </w:rPrChange>
              </w:rPr>
            </w:pPr>
          </w:p>
        </w:tc>
        <w:tc>
          <w:tcPr>
            <w:tcW w:w="2340" w:type="dxa"/>
          </w:tcPr>
          <w:p w14:paraId="5A48D4AC" w14:textId="77777777" w:rsidR="002513ED" w:rsidRPr="004D620F" w:rsidRDefault="002513ED" w:rsidP="002B1AA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3195"/>
                <w:rPrChange w:id="316" w:author="Locke Liu" w:date="2021-05-24T14:33:00Z">
                  <w:rPr>
                    <w:color w:val="003195"/>
                  </w:rPr>
                </w:rPrChange>
              </w:rPr>
            </w:pPr>
          </w:p>
        </w:tc>
        <w:tc>
          <w:tcPr>
            <w:tcW w:w="5419" w:type="dxa"/>
          </w:tcPr>
          <w:p w14:paraId="3713AAC5" w14:textId="77777777" w:rsidR="002513ED" w:rsidRPr="004D620F" w:rsidRDefault="002513ED" w:rsidP="002B1AA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3195"/>
                <w:rPrChange w:id="317" w:author="Locke Liu" w:date="2021-05-24T14:33:00Z">
                  <w:rPr>
                    <w:color w:val="003195"/>
                  </w:rPr>
                </w:rPrChange>
              </w:rPr>
            </w:pPr>
          </w:p>
        </w:tc>
      </w:tr>
    </w:tbl>
    <w:p w14:paraId="1E615E95" w14:textId="77777777" w:rsidR="00613E5F" w:rsidRPr="004D620F" w:rsidRDefault="00613E5F" w:rsidP="00613E5F">
      <w:pPr>
        <w:pStyle w:val="ListParagraph"/>
        <w:rPr>
          <w:rFonts w:ascii="Arial" w:hAnsi="Arial" w:cs="Arial"/>
          <w:rPrChange w:id="318" w:author="Locke Liu" w:date="2021-05-24T14:33:00Z">
            <w:rPr/>
          </w:rPrChange>
        </w:rPr>
      </w:pPr>
    </w:p>
    <w:p w14:paraId="1E615E96" w14:textId="77777777" w:rsidR="00613E5F" w:rsidRPr="004D620F" w:rsidRDefault="00613E5F" w:rsidP="00643098">
      <w:pPr>
        <w:pStyle w:val="Subtitle"/>
        <w:rPr>
          <w:rFonts w:ascii="Arial" w:hAnsi="Arial" w:cs="Arial"/>
          <w:lang w:val="en-GB"/>
          <w:rPrChange w:id="319" w:author="Locke Liu" w:date="2021-05-24T14:33:00Z">
            <w:rPr>
              <w:lang w:val="en-GB"/>
            </w:rPr>
          </w:rPrChange>
        </w:rPr>
      </w:pPr>
      <w:r w:rsidRPr="004D620F">
        <w:rPr>
          <w:rFonts w:ascii="Arial" w:hAnsi="Arial" w:cs="Arial"/>
          <w:lang w:val="en-GB"/>
          <w:rPrChange w:id="320" w:author="Locke Liu" w:date="2021-05-24T14:33:00Z">
            <w:rPr>
              <w:lang w:val="en-GB"/>
            </w:rPr>
          </w:rPrChange>
        </w:rPr>
        <w:t>Acronyms</w:t>
      </w:r>
    </w:p>
    <w:p w14:paraId="1E615E97" w14:textId="77777777" w:rsidR="00613E5F" w:rsidRPr="004D620F" w:rsidRDefault="00613E5F" w:rsidP="00613E5F">
      <w:pPr>
        <w:pStyle w:val="ListParagraph"/>
        <w:rPr>
          <w:rFonts w:ascii="Arial" w:hAnsi="Arial" w:cs="Arial"/>
          <w:rPrChange w:id="321" w:author="Locke Liu" w:date="2021-05-24T14:33:00Z">
            <w:rPr/>
          </w:rPrChange>
        </w:rPr>
      </w:pPr>
    </w:p>
    <w:tbl>
      <w:tblPr>
        <w:tblW w:w="9520" w:type="dxa"/>
        <w:tblBorders>
          <w:top w:val="single" w:sz="4" w:space="0" w:color="003195"/>
          <w:left w:val="single" w:sz="4" w:space="0" w:color="003195"/>
          <w:bottom w:val="single" w:sz="4" w:space="0" w:color="003195"/>
          <w:right w:val="single" w:sz="4" w:space="0" w:color="003195"/>
          <w:insideH w:val="single" w:sz="4" w:space="0" w:color="003195"/>
          <w:insideV w:val="single" w:sz="4" w:space="0" w:color="003195"/>
        </w:tblBorders>
        <w:tblLayout w:type="fixed"/>
        <w:tblLook w:val="01E0" w:firstRow="1" w:lastRow="1" w:firstColumn="1" w:lastColumn="1" w:noHBand="0" w:noVBand="0"/>
      </w:tblPr>
      <w:tblGrid>
        <w:gridCol w:w="1809"/>
        <w:gridCol w:w="2056"/>
        <w:gridCol w:w="5655"/>
      </w:tblGrid>
      <w:tr w:rsidR="006153E2" w:rsidRPr="004D620F" w14:paraId="1E615E9B" w14:textId="77777777" w:rsidTr="00AC1095">
        <w:tc>
          <w:tcPr>
            <w:tcW w:w="1809" w:type="dxa"/>
            <w:shd w:val="clear" w:color="auto" w:fill="D5E3FF"/>
          </w:tcPr>
          <w:p w14:paraId="1E615E98" w14:textId="77777777" w:rsidR="006153E2" w:rsidRPr="004D620F" w:rsidRDefault="006153E2" w:rsidP="00440445">
            <w:pPr>
              <w:jc w:val="center"/>
              <w:rPr>
                <w:rFonts w:ascii="Arial" w:hAnsi="Arial" w:cs="Arial"/>
                <w:b/>
                <w:bCs/>
                <w:iCs/>
                <w:color w:val="003195"/>
                <w:rPrChange w:id="322" w:author="Locke Liu" w:date="2021-05-24T14:33:00Z">
                  <w:rPr>
                    <w:b/>
                    <w:bCs/>
                    <w:iCs/>
                    <w:color w:val="003195"/>
                  </w:rPr>
                </w:rPrChange>
              </w:rPr>
            </w:pPr>
            <w:r w:rsidRPr="004D620F">
              <w:rPr>
                <w:rFonts w:ascii="Arial" w:hAnsi="Arial" w:cs="Arial"/>
                <w:b/>
                <w:bCs/>
                <w:iCs/>
                <w:color w:val="003195"/>
                <w:rPrChange w:id="323" w:author="Locke Liu" w:date="2021-05-24T14:33:00Z">
                  <w:rPr>
                    <w:b/>
                    <w:bCs/>
                    <w:iCs/>
                    <w:color w:val="003195"/>
                  </w:rPr>
                </w:rPrChange>
              </w:rPr>
              <w:t>Acronym</w:t>
            </w:r>
          </w:p>
        </w:tc>
        <w:tc>
          <w:tcPr>
            <w:tcW w:w="2056" w:type="dxa"/>
            <w:shd w:val="clear" w:color="auto" w:fill="D5E3FF"/>
          </w:tcPr>
          <w:p w14:paraId="1E615E99" w14:textId="77777777" w:rsidR="006153E2" w:rsidRPr="004D620F" w:rsidRDefault="006153E2" w:rsidP="00440445">
            <w:pPr>
              <w:jc w:val="center"/>
              <w:rPr>
                <w:rFonts w:ascii="Arial" w:hAnsi="Arial" w:cs="Arial"/>
                <w:b/>
                <w:bCs/>
                <w:iCs/>
                <w:color w:val="003195"/>
                <w:rPrChange w:id="324" w:author="Locke Liu" w:date="2021-05-24T14:33:00Z">
                  <w:rPr>
                    <w:b/>
                    <w:bCs/>
                    <w:iCs/>
                    <w:color w:val="003195"/>
                  </w:rPr>
                </w:rPrChange>
              </w:rPr>
            </w:pPr>
            <w:r w:rsidRPr="004D620F">
              <w:rPr>
                <w:rFonts w:ascii="Arial" w:hAnsi="Arial" w:cs="Arial"/>
                <w:b/>
                <w:bCs/>
                <w:iCs/>
                <w:color w:val="003195"/>
                <w:rPrChange w:id="325" w:author="Locke Liu" w:date="2021-05-24T14:33:00Z">
                  <w:rPr>
                    <w:b/>
                    <w:bCs/>
                    <w:iCs/>
                    <w:color w:val="003195"/>
                  </w:rPr>
                </w:rPrChange>
              </w:rPr>
              <w:t>Signification</w:t>
            </w:r>
          </w:p>
        </w:tc>
        <w:tc>
          <w:tcPr>
            <w:tcW w:w="5655" w:type="dxa"/>
            <w:shd w:val="clear" w:color="auto" w:fill="D5E3FF"/>
          </w:tcPr>
          <w:p w14:paraId="1E615E9A" w14:textId="77777777" w:rsidR="006153E2" w:rsidRPr="004D620F" w:rsidRDefault="006153E2" w:rsidP="00440445">
            <w:pPr>
              <w:jc w:val="center"/>
              <w:rPr>
                <w:rFonts w:ascii="Arial" w:hAnsi="Arial" w:cs="Arial"/>
                <w:b/>
                <w:bCs/>
                <w:iCs/>
                <w:color w:val="003195"/>
                <w:rPrChange w:id="326" w:author="Locke Liu" w:date="2021-05-24T14:33:00Z">
                  <w:rPr>
                    <w:b/>
                    <w:bCs/>
                    <w:iCs/>
                    <w:color w:val="003195"/>
                  </w:rPr>
                </w:rPrChange>
              </w:rPr>
            </w:pPr>
            <w:r w:rsidRPr="004D620F">
              <w:rPr>
                <w:rFonts w:ascii="Arial" w:hAnsi="Arial" w:cs="Arial"/>
                <w:b/>
                <w:bCs/>
                <w:iCs/>
                <w:color w:val="003195"/>
                <w:rPrChange w:id="327" w:author="Locke Liu" w:date="2021-05-24T14:33:00Z">
                  <w:rPr>
                    <w:b/>
                    <w:bCs/>
                    <w:iCs/>
                    <w:color w:val="003195"/>
                  </w:rPr>
                </w:rPrChange>
              </w:rPr>
              <w:t>Details</w:t>
            </w:r>
          </w:p>
        </w:tc>
      </w:tr>
      <w:tr w:rsidR="006153E2" w:rsidRPr="004D620F" w14:paraId="1E615E9F" w14:textId="77777777" w:rsidTr="00AC1095">
        <w:tc>
          <w:tcPr>
            <w:tcW w:w="1809" w:type="dxa"/>
            <w:shd w:val="clear" w:color="auto" w:fill="auto"/>
          </w:tcPr>
          <w:p w14:paraId="1E615E9C" w14:textId="77777777" w:rsidR="006153E2" w:rsidRPr="004D620F" w:rsidRDefault="006153E2" w:rsidP="00AC1095">
            <w:pPr>
              <w:autoSpaceDE w:val="0"/>
              <w:autoSpaceDN w:val="0"/>
              <w:adjustRightInd w:val="0"/>
              <w:spacing w:after="60" w:line="240" w:lineRule="atLeast"/>
              <w:rPr>
                <w:rFonts w:ascii="Arial" w:hAnsi="Arial" w:cs="Arial"/>
                <w:color w:val="003195"/>
                <w:rPrChange w:id="328" w:author="Locke Liu" w:date="2021-05-24T14:33:00Z">
                  <w:rPr>
                    <w:color w:val="003195"/>
                  </w:rPr>
                </w:rPrChange>
              </w:rPr>
            </w:pPr>
            <w:r w:rsidRPr="004D620F">
              <w:rPr>
                <w:rFonts w:ascii="Arial" w:hAnsi="Arial" w:cs="Arial"/>
                <w:color w:val="003195"/>
                <w:rPrChange w:id="329" w:author="Locke Liu" w:date="2021-05-24T14:33:00Z">
                  <w:rPr>
                    <w:color w:val="003195"/>
                  </w:rPr>
                </w:rPrChange>
              </w:rPr>
              <w:t>Azure</w:t>
            </w:r>
          </w:p>
        </w:tc>
        <w:tc>
          <w:tcPr>
            <w:tcW w:w="2056" w:type="dxa"/>
            <w:shd w:val="clear" w:color="auto" w:fill="auto"/>
          </w:tcPr>
          <w:p w14:paraId="1E615E9D" w14:textId="146DA259" w:rsidR="006153E2" w:rsidRPr="004D620F" w:rsidRDefault="006153E2" w:rsidP="00AC1095">
            <w:pPr>
              <w:autoSpaceDE w:val="0"/>
              <w:autoSpaceDN w:val="0"/>
              <w:adjustRightInd w:val="0"/>
              <w:spacing w:after="60" w:line="240" w:lineRule="atLeast"/>
              <w:rPr>
                <w:rFonts w:ascii="Arial" w:hAnsi="Arial" w:cs="Arial"/>
                <w:color w:val="003195"/>
                <w:rPrChange w:id="330" w:author="Locke Liu" w:date="2021-05-24T14:33:00Z">
                  <w:rPr>
                    <w:color w:val="003195"/>
                  </w:rPr>
                </w:rPrChange>
              </w:rPr>
            </w:pPr>
            <w:r w:rsidRPr="004D620F">
              <w:rPr>
                <w:rFonts w:ascii="Arial" w:hAnsi="Arial" w:cs="Arial"/>
                <w:color w:val="003195"/>
                <w:rPrChange w:id="331" w:author="Locke Liu" w:date="2021-05-24T14:33:00Z">
                  <w:rPr>
                    <w:color w:val="003195"/>
                  </w:rPr>
                </w:rPrChange>
              </w:rPr>
              <w:t>Micro</w:t>
            </w:r>
            <w:r w:rsidR="00A21428" w:rsidRPr="004D620F">
              <w:rPr>
                <w:rFonts w:ascii="Arial" w:hAnsi="Arial" w:cs="Arial"/>
                <w:color w:val="003195"/>
                <w:rPrChange w:id="332" w:author="Locke Liu" w:date="2021-05-24T14:33:00Z">
                  <w:rPr>
                    <w:color w:val="003195"/>
                  </w:rPr>
                </w:rPrChange>
              </w:rPr>
              <w:t>s</w:t>
            </w:r>
            <w:r w:rsidRPr="004D620F">
              <w:rPr>
                <w:rFonts w:ascii="Arial" w:hAnsi="Arial" w:cs="Arial"/>
                <w:color w:val="003195"/>
                <w:rPrChange w:id="333" w:author="Locke Liu" w:date="2021-05-24T14:33:00Z">
                  <w:rPr>
                    <w:color w:val="003195"/>
                  </w:rPr>
                </w:rPrChange>
              </w:rPr>
              <w:t>oft Cloud</w:t>
            </w:r>
          </w:p>
        </w:tc>
        <w:tc>
          <w:tcPr>
            <w:tcW w:w="5655" w:type="dxa"/>
            <w:shd w:val="clear" w:color="auto" w:fill="auto"/>
          </w:tcPr>
          <w:p w14:paraId="1E615E9E" w14:textId="4C4A7624" w:rsidR="006153E2" w:rsidRPr="004D620F" w:rsidRDefault="00AC1095" w:rsidP="00662284">
            <w:pPr>
              <w:autoSpaceDE w:val="0"/>
              <w:autoSpaceDN w:val="0"/>
              <w:adjustRightInd w:val="0"/>
              <w:spacing w:after="60" w:line="240" w:lineRule="atLeast"/>
              <w:rPr>
                <w:rFonts w:ascii="Arial" w:hAnsi="Arial" w:cs="Arial"/>
                <w:color w:val="003195"/>
                <w:rPrChange w:id="334" w:author="Locke Liu" w:date="2021-05-24T14:33:00Z">
                  <w:rPr>
                    <w:color w:val="003195"/>
                  </w:rPr>
                </w:rPrChange>
              </w:rPr>
            </w:pPr>
            <w:r w:rsidRPr="004D620F">
              <w:rPr>
                <w:rFonts w:ascii="Arial" w:hAnsi="Arial" w:cs="Arial"/>
                <w:color w:val="003195"/>
                <w:rPrChange w:id="335" w:author="Locke Liu" w:date="2021-05-24T14:33:00Z">
                  <w:rPr>
                    <w:color w:val="003195"/>
                  </w:rPr>
                </w:rPrChange>
              </w:rPr>
              <w:t>Microsoft public cloud platform</w:t>
            </w:r>
          </w:p>
        </w:tc>
      </w:tr>
      <w:tr w:rsidR="006153E2" w:rsidRPr="004D620F" w14:paraId="1E615EAB" w14:textId="77777777" w:rsidTr="00AC1095">
        <w:tc>
          <w:tcPr>
            <w:tcW w:w="1809" w:type="dxa"/>
            <w:shd w:val="clear" w:color="auto" w:fill="auto"/>
          </w:tcPr>
          <w:p w14:paraId="1E615EA8" w14:textId="6AE0BF5C" w:rsidR="006153E2" w:rsidRPr="004D620F" w:rsidRDefault="00880775" w:rsidP="00AC1095">
            <w:pPr>
              <w:autoSpaceDE w:val="0"/>
              <w:autoSpaceDN w:val="0"/>
              <w:adjustRightInd w:val="0"/>
              <w:spacing w:after="60" w:line="240" w:lineRule="atLeast"/>
              <w:rPr>
                <w:rFonts w:ascii="Arial" w:hAnsi="Arial" w:cs="Arial"/>
                <w:color w:val="003195"/>
                <w:rPrChange w:id="336" w:author="Locke Liu" w:date="2021-05-24T14:33:00Z">
                  <w:rPr>
                    <w:color w:val="003195"/>
                  </w:rPr>
                </w:rPrChange>
              </w:rPr>
            </w:pPr>
            <w:r w:rsidRPr="004D620F">
              <w:rPr>
                <w:rFonts w:ascii="Arial" w:hAnsi="Arial" w:cs="Arial"/>
                <w:color w:val="003195"/>
                <w:rPrChange w:id="337" w:author="Locke Liu" w:date="2021-05-24T14:33:00Z">
                  <w:rPr>
                    <w:color w:val="003195"/>
                  </w:rPr>
                </w:rPrChange>
              </w:rPr>
              <w:t>ADF</w:t>
            </w:r>
          </w:p>
        </w:tc>
        <w:tc>
          <w:tcPr>
            <w:tcW w:w="2056" w:type="dxa"/>
            <w:shd w:val="clear" w:color="auto" w:fill="auto"/>
          </w:tcPr>
          <w:p w14:paraId="1E615EA9" w14:textId="574C8DA7" w:rsidR="006153E2" w:rsidRPr="004D620F" w:rsidRDefault="00880775" w:rsidP="00AC1095">
            <w:pPr>
              <w:autoSpaceDE w:val="0"/>
              <w:autoSpaceDN w:val="0"/>
              <w:adjustRightInd w:val="0"/>
              <w:spacing w:after="60" w:line="240" w:lineRule="atLeast"/>
              <w:rPr>
                <w:rFonts w:ascii="Arial" w:hAnsi="Arial" w:cs="Arial"/>
                <w:color w:val="003195"/>
                <w:rPrChange w:id="338" w:author="Locke Liu" w:date="2021-05-24T14:33:00Z">
                  <w:rPr>
                    <w:color w:val="003195"/>
                  </w:rPr>
                </w:rPrChange>
              </w:rPr>
            </w:pPr>
            <w:r w:rsidRPr="004D620F">
              <w:rPr>
                <w:rFonts w:ascii="Arial" w:hAnsi="Arial" w:cs="Arial"/>
                <w:color w:val="003195"/>
                <w:rPrChange w:id="339" w:author="Locke Liu" w:date="2021-05-24T14:33:00Z">
                  <w:rPr>
                    <w:color w:val="003195"/>
                  </w:rPr>
                </w:rPrChange>
              </w:rPr>
              <w:t>Azure data factory</w:t>
            </w:r>
          </w:p>
        </w:tc>
        <w:tc>
          <w:tcPr>
            <w:tcW w:w="5655" w:type="dxa"/>
            <w:shd w:val="clear" w:color="auto" w:fill="auto"/>
          </w:tcPr>
          <w:p w14:paraId="1E615EAA" w14:textId="6546FC94" w:rsidR="006153E2" w:rsidRPr="004D620F" w:rsidRDefault="00AC1095" w:rsidP="00662284">
            <w:pPr>
              <w:rPr>
                <w:rFonts w:ascii="Arial" w:hAnsi="Arial" w:cs="Arial"/>
                <w:color w:val="003195"/>
                <w:rPrChange w:id="340" w:author="Locke Liu" w:date="2021-05-24T14:33:00Z">
                  <w:rPr>
                    <w:color w:val="003195"/>
                  </w:rPr>
                </w:rPrChange>
              </w:rPr>
            </w:pPr>
            <w:r w:rsidRPr="004D620F">
              <w:rPr>
                <w:rFonts w:ascii="Arial" w:hAnsi="Arial" w:cs="Arial"/>
                <w:color w:val="003195"/>
                <w:rPrChange w:id="341" w:author="Locke Liu" w:date="2021-05-24T14:33:00Z">
                  <w:rPr>
                    <w:color w:val="003195"/>
                  </w:rPr>
                </w:rPrChange>
              </w:rPr>
              <w:t xml:space="preserve">Azure Data Factory is Azure's cloud ETL service for scale-out serverless data integration and data transformation. It offers a code-free UI for intuitive authoring and single-pane-of-glass monitoring and management. You can also lift and </w:t>
            </w:r>
            <w:r w:rsidRPr="004D620F">
              <w:rPr>
                <w:rFonts w:ascii="Arial" w:hAnsi="Arial" w:cs="Arial"/>
                <w:color w:val="003195"/>
                <w:rPrChange w:id="342" w:author="Locke Liu" w:date="2021-05-24T14:33:00Z">
                  <w:rPr>
                    <w:color w:val="003195"/>
                  </w:rPr>
                </w:rPrChange>
              </w:rPr>
              <w:lastRenderedPageBreak/>
              <w:t>shift existing SSIS packages to Azure and run them with full compatibility in ADF</w:t>
            </w:r>
          </w:p>
        </w:tc>
      </w:tr>
      <w:tr w:rsidR="006153E2" w:rsidRPr="004D620F" w14:paraId="1E615EAF" w14:textId="77777777" w:rsidTr="00AC1095">
        <w:tc>
          <w:tcPr>
            <w:tcW w:w="1809" w:type="dxa"/>
            <w:shd w:val="clear" w:color="auto" w:fill="auto"/>
          </w:tcPr>
          <w:p w14:paraId="1E615EAC" w14:textId="515E1219" w:rsidR="006153E2" w:rsidRPr="004D620F" w:rsidRDefault="00AC1095" w:rsidP="00AC1095">
            <w:pPr>
              <w:autoSpaceDE w:val="0"/>
              <w:autoSpaceDN w:val="0"/>
              <w:adjustRightInd w:val="0"/>
              <w:spacing w:after="60" w:line="240" w:lineRule="atLeast"/>
              <w:rPr>
                <w:rFonts w:ascii="Arial" w:hAnsi="Arial" w:cs="Arial"/>
                <w:color w:val="003195"/>
                <w:rPrChange w:id="343" w:author="Locke Liu" w:date="2021-05-24T14:33:00Z">
                  <w:rPr>
                    <w:color w:val="003195"/>
                  </w:rPr>
                </w:rPrChange>
              </w:rPr>
            </w:pPr>
            <w:r w:rsidRPr="004D620F">
              <w:rPr>
                <w:rFonts w:ascii="Arial" w:hAnsi="Arial" w:cs="Arial"/>
                <w:color w:val="003195"/>
                <w:rPrChange w:id="344" w:author="Locke Liu" w:date="2021-05-24T14:33:00Z">
                  <w:rPr>
                    <w:color w:val="003195"/>
                  </w:rPr>
                </w:rPrChange>
              </w:rPr>
              <w:lastRenderedPageBreak/>
              <w:t>ADLS</w:t>
            </w:r>
          </w:p>
        </w:tc>
        <w:tc>
          <w:tcPr>
            <w:tcW w:w="2056" w:type="dxa"/>
            <w:shd w:val="clear" w:color="auto" w:fill="auto"/>
          </w:tcPr>
          <w:p w14:paraId="1E615EAD" w14:textId="792BF6E1" w:rsidR="006153E2" w:rsidRPr="004D620F" w:rsidRDefault="00AC1095" w:rsidP="00AC1095">
            <w:pPr>
              <w:autoSpaceDE w:val="0"/>
              <w:autoSpaceDN w:val="0"/>
              <w:adjustRightInd w:val="0"/>
              <w:spacing w:after="60" w:line="240" w:lineRule="atLeast"/>
              <w:rPr>
                <w:rFonts w:ascii="Arial" w:hAnsi="Arial" w:cs="Arial"/>
                <w:color w:val="003195"/>
                <w:rPrChange w:id="345" w:author="Locke Liu" w:date="2021-05-24T14:33:00Z">
                  <w:rPr>
                    <w:color w:val="003195"/>
                  </w:rPr>
                </w:rPrChange>
              </w:rPr>
            </w:pPr>
            <w:r w:rsidRPr="004D620F">
              <w:rPr>
                <w:rFonts w:ascii="Arial" w:hAnsi="Arial" w:cs="Arial"/>
                <w:color w:val="003195"/>
                <w:rPrChange w:id="346" w:author="Locke Liu" w:date="2021-05-24T14:33:00Z">
                  <w:rPr>
                    <w:color w:val="003195"/>
                  </w:rPr>
                </w:rPrChange>
              </w:rPr>
              <w:t>Azure Data Lake Storage</w:t>
            </w:r>
          </w:p>
        </w:tc>
        <w:tc>
          <w:tcPr>
            <w:tcW w:w="5655" w:type="dxa"/>
            <w:shd w:val="clear" w:color="auto" w:fill="auto"/>
          </w:tcPr>
          <w:p w14:paraId="1E615EAE" w14:textId="7ACFBD98" w:rsidR="006153E2" w:rsidRPr="004D620F" w:rsidRDefault="00AC1095" w:rsidP="00A21428">
            <w:pPr>
              <w:autoSpaceDE w:val="0"/>
              <w:autoSpaceDN w:val="0"/>
              <w:adjustRightInd w:val="0"/>
              <w:spacing w:after="60" w:line="240" w:lineRule="atLeast"/>
              <w:rPr>
                <w:rFonts w:ascii="Arial" w:hAnsi="Arial" w:cs="Arial"/>
                <w:color w:val="003195"/>
                <w:rPrChange w:id="347" w:author="Locke Liu" w:date="2021-05-24T14:33:00Z">
                  <w:rPr>
                    <w:color w:val="003195"/>
                  </w:rPr>
                </w:rPrChange>
              </w:rPr>
            </w:pPr>
            <w:r w:rsidRPr="004D620F">
              <w:rPr>
                <w:rFonts w:ascii="Arial" w:hAnsi="Arial" w:cs="Arial"/>
                <w:color w:val="003195"/>
                <w:rPrChange w:id="348" w:author="Locke Liu" w:date="2021-05-24T14:33:00Z">
                  <w:rPr>
                    <w:color w:val="003195"/>
                  </w:rPr>
                </w:rPrChange>
              </w:rPr>
              <w:t>Azure Data Lake Storage is a set of capabilities dedicated to big data analytics, built on Azure Blob storage.</w:t>
            </w:r>
          </w:p>
        </w:tc>
      </w:tr>
      <w:tr w:rsidR="006153E2" w:rsidRPr="004D620F" w14:paraId="1E615EB3" w14:textId="77777777" w:rsidTr="00AC1095">
        <w:tc>
          <w:tcPr>
            <w:tcW w:w="1809" w:type="dxa"/>
            <w:shd w:val="clear" w:color="auto" w:fill="auto"/>
          </w:tcPr>
          <w:p w14:paraId="1E615EB0" w14:textId="5773B2BC" w:rsidR="006153E2" w:rsidRPr="004D620F" w:rsidRDefault="00AC1095" w:rsidP="00AC1095">
            <w:pPr>
              <w:autoSpaceDE w:val="0"/>
              <w:autoSpaceDN w:val="0"/>
              <w:adjustRightInd w:val="0"/>
              <w:spacing w:after="60" w:line="240" w:lineRule="atLeast"/>
              <w:rPr>
                <w:rFonts w:ascii="Arial" w:hAnsi="Arial" w:cs="Arial"/>
                <w:color w:val="003195"/>
                <w:rPrChange w:id="349" w:author="Locke Liu" w:date="2021-05-24T14:33:00Z">
                  <w:rPr>
                    <w:color w:val="003195"/>
                  </w:rPr>
                </w:rPrChange>
              </w:rPr>
            </w:pPr>
            <w:r w:rsidRPr="004D620F">
              <w:rPr>
                <w:rFonts w:ascii="Arial" w:hAnsi="Arial" w:cs="Arial"/>
                <w:color w:val="003195"/>
                <w:rPrChange w:id="350" w:author="Locke Liu" w:date="2021-05-24T14:33:00Z">
                  <w:rPr>
                    <w:color w:val="003195"/>
                  </w:rPr>
                </w:rPrChange>
              </w:rPr>
              <w:t>CDP</w:t>
            </w:r>
          </w:p>
        </w:tc>
        <w:tc>
          <w:tcPr>
            <w:tcW w:w="2056" w:type="dxa"/>
            <w:shd w:val="clear" w:color="auto" w:fill="auto"/>
          </w:tcPr>
          <w:p w14:paraId="1E615EB1" w14:textId="491DFB7D" w:rsidR="006153E2" w:rsidRPr="004D620F" w:rsidRDefault="00AC1095" w:rsidP="00AC1095">
            <w:pPr>
              <w:autoSpaceDE w:val="0"/>
              <w:autoSpaceDN w:val="0"/>
              <w:adjustRightInd w:val="0"/>
              <w:spacing w:after="60" w:line="240" w:lineRule="atLeast"/>
              <w:rPr>
                <w:rFonts w:ascii="Arial" w:hAnsi="Arial" w:cs="Arial"/>
                <w:color w:val="003195"/>
                <w:rPrChange w:id="351" w:author="Locke Liu" w:date="2021-05-24T14:33:00Z">
                  <w:rPr>
                    <w:color w:val="003195"/>
                  </w:rPr>
                </w:rPrChange>
              </w:rPr>
            </w:pPr>
            <w:r w:rsidRPr="004D620F">
              <w:rPr>
                <w:rFonts w:ascii="Arial" w:hAnsi="Arial" w:cs="Arial"/>
                <w:color w:val="003195"/>
                <w:rPrChange w:id="352" w:author="Locke Liu" w:date="2021-05-24T14:33:00Z">
                  <w:rPr>
                    <w:color w:val="003195"/>
                  </w:rPr>
                </w:rPrChange>
              </w:rPr>
              <w:t>Consumer data platform</w:t>
            </w:r>
          </w:p>
        </w:tc>
        <w:tc>
          <w:tcPr>
            <w:tcW w:w="5655" w:type="dxa"/>
            <w:shd w:val="clear" w:color="auto" w:fill="auto"/>
          </w:tcPr>
          <w:p w14:paraId="1E615EB2" w14:textId="433C91B7" w:rsidR="006153E2" w:rsidRPr="004D620F" w:rsidRDefault="00AC1095" w:rsidP="00AC1095">
            <w:pPr>
              <w:autoSpaceDE w:val="0"/>
              <w:autoSpaceDN w:val="0"/>
              <w:adjustRightInd w:val="0"/>
              <w:spacing w:after="60" w:line="240" w:lineRule="atLeast"/>
              <w:rPr>
                <w:rFonts w:ascii="Arial" w:hAnsi="Arial" w:cs="Arial"/>
                <w:color w:val="003195"/>
                <w:rPrChange w:id="353" w:author="Locke Liu" w:date="2021-05-24T14:33:00Z">
                  <w:rPr>
                    <w:color w:val="003195"/>
                  </w:rPr>
                </w:rPrChange>
              </w:rPr>
            </w:pPr>
            <w:r w:rsidRPr="004D620F">
              <w:rPr>
                <w:rFonts w:ascii="Arial" w:hAnsi="Arial" w:cs="Arial"/>
                <w:color w:val="003195"/>
                <w:rPrChange w:id="354" w:author="Locke Liu" w:date="2021-05-24T14:33:00Z">
                  <w:rPr>
                    <w:color w:val="003195"/>
                  </w:rPr>
                </w:rPrChange>
              </w:rPr>
              <w:t>A consumer data platform (CDP) is a collection of software which creates a persistent, unified customer database that is accessible to other systems.</w:t>
            </w:r>
          </w:p>
        </w:tc>
      </w:tr>
      <w:tr w:rsidR="006153E2" w:rsidRPr="004D620F" w14:paraId="1E615EB7" w14:textId="77777777" w:rsidTr="00AC1095">
        <w:tc>
          <w:tcPr>
            <w:tcW w:w="1809" w:type="dxa"/>
            <w:shd w:val="clear" w:color="auto" w:fill="auto"/>
          </w:tcPr>
          <w:p w14:paraId="1E615EB4" w14:textId="3B3A15BB" w:rsidR="006153E2" w:rsidRPr="004D620F" w:rsidRDefault="00540B79" w:rsidP="00AC1095">
            <w:pPr>
              <w:autoSpaceDE w:val="0"/>
              <w:autoSpaceDN w:val="0"/>
              <w:adjustRightInd w:val="0"/>
              <w:spacing w:after="60" w:line="240" w:lineRule="atLeast"/>
              <w:rPr>
                <w:rFonts w:ascii="Arial" w:hAnsi="Arial" w:cs="Arial"/>
                <w:color w:val="003195"/>
                <w:rPrChange w:id="355" w:author="Locke Liu" w:date="2021-05-24T14:33:00Z">
                  <w:rPr>
                    <w:color w:val="003195"/>
                  </w:rPr>
                </w:rPrChange>
              </w:rPr>
            </w:pPr>
            <w:r w:rsidRPr="004D620F">
              <w:rPr>
                <w:rFonts w:ascii="Arial" w:hAnsi="Arial" w:cs="Arial"/>
                <w:color w:val="003195"/>
                <w:rPrChange w:id="356" w:author="Locke Liu" w:date="2021-05-24T14:33:00Z">
                  <w:rPr>
                    <w:color w:val="003195"/>
                  </w:rPr>
                </w:rPrChange>
              </w:rPr>
              <w:t>DMP</w:t>
            </w:r>
          </w:p>
        </w:tc>
        <w:tc>
          <w:tcPr>
            <w:tcW w:w="2056" w:type="dxa"/>
            <w:shd w:val="clear" w:color="auto" w:fill="auto"/>
          </w:tcPr>
          <w:p w14:paraId="1E615EB5" w14:textId="4DB2D357" w:rsidR="006153E2" w:rsidRPr="004D620F" w:rsidRDefault="00540B79" w:rsidP="00AC1095">
            <w:pPr>
              <w:autoSpaceDE w:val="0"/>
              <w:autoSpaceDN w:val="0"/>
              <w:adjustRightInd w:val="0"/>
              <w:spacing w:after="60" w:line="240" w:lineRule="atLeast"/>
              <w:rPr>
                <w:rFonts w:ascii="Arial" w:hAnsi="Arial" w:cs="Arial"/>
                <w:color w:val="003195"/>
                <w:rPrChange w:id="357" w:author="Locke Liu" w:date="2021-05-24T14:33:00Z">
                  <w:rPr>
                    <w:color w:val="003195"/>
                  </w:rPr>
                </w:rPrChange>
              </w:rPr>
            </w:pPr>
            <w:r w:rsidRPr="004D620F">
              <w:rPr>
                <w:rFonts w:ascii="Arial" w:hAnsi="Arial" w:cs="Arial"/>
                <w:color w:val="003195"/>
                <w:rPrChange w:id="358" w:author="Locke Liu" w:date="2021-05-24T14:33:00Z">
                  <w:rPr>
                    <w:color w:val="003195"/>
                  </w:rPr>
                </w:rPrChange>
              </w:rPr>
              <w:t>data management platform</w:t>
            </w:r>
          </w:p>
        </w:tc>
        <w:tc>
          <w:tcPr>
            <w:tcW w:w="5655" w:type="dxa"/>
            <w:shd w:val="clear" w:color="auto" w:fill="auto"/>
          </w:tcPr>
          <w:p w14:paraId="1E615EB6" w14:textId="319BA314" w:rsidR="006153E2" w:rsidRPr="004D620F" w:rsidRDefault="00540B79" w:rsidP="00540B79">
            <w:pPr>
              <w:autoSpaceDE w:val="0"/>
              <w:autoSpaceDN w:val="0"/>
              <w:adjustRightInd w:val="0"/>
              <w:spacing w:after="60" w:line="240" w:lineRule="atLeast"/>
              <w:rPr>
                <w:rFonts w:ascii="Arial" w:hAnsi="Arial" w:cs="Arial"/>
                <w:color w:val="003195"/>
                <w:rPrChange w:id="359" w:author="Locke Liu" w:date="2021-05-24T14:33:00Z">
                  <w:rPr>
                    <w:color w:val="003195"/>
                  </w:rPr>
                </w:rPrChange>
              </w:rPr>
            </w:pPr>
            <w:r w:rsidRPr="004D620F">
              <w:rPr>
                <w:rFonts w:ascii="Arial" w:hAnsi="Arial" w:cs="Arial"/>
                <w:color w:val="003195"/>
                <w:rPrChange w:id="360" w:author="Locke Liu" w:date="2021-05-24T14:33:00Z">
                  <w:rPr>
                    <w:color w:val="003195"/>
                  </w:rPr>
                </w:rPrChange>
              </w:rPr>
              <w:t>A data management platform (DMP) is a software platform used for collecting and managing data. They allow businesses to identify audience segments, which can be used to target specific users and contexts in online advertising campaigns.</w:t>
            </w:r>
          </w:p>
        </w:tc>
      </w:tr>
    </w:tbl>
    <w:p w14:paraId="1E615EB8" w14:textId="77777777" w:rsidR="00613E5F" w:rsidRPr="004D620F" w:rsidRDefault="00613E5F" w:rsidP="00613E5F">
      <w:pPr>
        <w:rPr>
          <w:rFonts w:ascii="Arial" w:hAnsi="Arial" w:cs="Arial"/>
          <w:rPrChange w:id="361" w:author="Locke Liu" w:date="2021-05-24T14:33:00Z">
            <w:rPr/>
          </w:rPrChange>
        </w:rPr>
      </w:pPr>
    </w:p>
    <w:p w14:paraId="1E615EB9" w14:textId="77777777" w:rsidR="00643098" w:rsidRPr="004D620F" w:rsidRDefault="00643098">
      <w:pPr>
        <w:rPr>
          <w:rFonts w:ascii="Arial" w:hAnsi="Arial" w:cs="Arial"/>
          <w:color w:val="F8FAFB" w:themeColor="text1"/>
          <w:kern w:val="28"/>
          <w:sz w:val="28"/>
          <w:szCs w:val="28"/>
          <w:lang w:val="en-GB"/>
          <w:rPrChange w:id="362" w:author="Locke Liu" w:date="2021-05-24T14:33:00Z">
            <w:rPr>
              <w:rFonts w:cs="Arial"/>
              <w:color w:val="F8FAFB" w:themeColor="text1"/>
              <w:kern w:val="28"/>
              <w:sz w:val="28"/>
              <w:szCs w:val="28"/>
              <w:lang w:val="en-GB"/>
            </w:rPr>
          </w:rPrChange>
        </w:rPr>
      </w:pPr>
      <w:r w:rsidRPr="004D620F">
        <w:rPr>
          <w:rFonts w:ascii="Arial" w:hAnsi="Arial" w:cs="Arial"/>
          <w:color w:val="F8FAFB" w:themeColor="text1"/>
          <w:kern w:val="28"/>
          <w:sz w:val="28"/>
          <w:szCs w:val="28"/>
          <w:lang w:val="en-GB"/>
          <w:rPrChange w:id="363" w:author="Locke Liu" w:date="2021-05-24T14:33:00Z">
            <w:rPr>
              <w:rFonts w:cs="Arial"/>
              <w:color w:val="F8FAFB" w:themeColor="text1"/>
              <w:kern w:val="28"/>
              <w:sz w:val="28"/>
              <w:szCs w:val="28"/>
              <w:lang w:val="en-GB"/>
            </w:rPr>
          </w:rPrChange>
        </w:rPr>
        <w:br w:type="page"/>
      </w:r>
    </w:p>
    <w:bookmarkStart w:id="364" w:name="_Toc495581387" w:displacedByCustomXml="next"/>
    <w:bookmarkStart w:id="365" w:name="_Toc491089616" w:displacedByCustomXml="next"/>
    <w:bookmarkStart w:id="366" w:name="_Toc501722718" w:displacedByCustomXml="next"/>
    <w:bookmarkStart w:id="367" w:name="_Toc72767160" w:displacedByCustomXml="next"/>
    <w:sdt>
      <w:sdtPr>
        <w:rPr>
          <w:rFonts w:ascii="Arial" w:hAnsi="Arial" w:cs="Times New Roman"/>
          <w:b w:val="0"/>
          <w:bCs w:val="0"/>
          <w:color w:val="003195" w:themeColor="text2"/>
          <w:kern w:val="0"/>
          <w:sz w:val="20"/>
          <w:szCs w:val="20"/>
        </w:rPr>
        <w:id w:val="1505938647"/>
        <w:docPartObj>
          <w:docPartGallery w:val="Table of Contents"/>
          <w:docPartUnique/>
        </w:docPartObj>
      </w:sdtPr>
      <w:sdtEndPr/>
      <w:sdtContent>
        <w:p w14:paraId="1E615EBA" w14:textId="202E45E2" w:rsidR="009D3305" w:rsidRPr="004D620F" w:rsidRDefault="009D3305" w:rsidP="009D3305">
          <w:pPr>
            <w:pStyle w:val="TOCHeading"/>
            <w:rPr>
              <w:rFonts w:ascii="Arial" w:hAnsi="Arial"/>
              <w:b w:val="0"/>
              <w:color w:val="266CFF" w:themeColor="text2" w:themeTint="99"/>
              <w:rPrChange w:id="368" w:author="Locke Liu" w:date="2021-05-24T14:33:00Z">
                <w:rPr>
                  <w:b w:val="0"/>
                  <w:color w:val="266CFF" w:themeColor="text2" w:themeTint="99"/>
                </w:rPr>
              </w:rPrChange>
            </w:rPr>
          </w:pPr>
          <w:r w:rsidRPr="004D620F">
            <w:rPr>
              <w:rFonts w:ascii="Arial" w:hAnsi="Arial"/>
              <w:b w:val="0"/>
              <w:color w:val="266CFF" w:themeColor="text2" w:themeTint="99"/>
              <w:rPrChange w:id="369" w:author="Locke Liu" w:date="2021-05-24T14:33:00Z">
                <w:rPr>
                  <w:b w:val="0"/>
                  <w:color w:val="266CFF" w:themeColor="text2" w:themeTint="99"/>
                </w:rPr>
              </w:rPrChange>
            </w:rPr>
            <w:t>Conten</w:t>
          </w:r>
          <w:bookmarkEnd w:id="366"/>
          <w:bookmarkEnd w:id="365"/>
          <w:bookmarkEnd w:id="364"/>
          <w:r w:rsidR="000A7AF9" w:rsidRPr="004D620F">
            <w:rPr>
              <w:rFonts w:ascii="Arial" w:hAnsi="Arial"/>
              <w:b w:val="0"/>
              <w:color w:val="266CFF" w:themeColor="text2" w:themeTint="99"/>
              <w:rPrChange w:id="370" w:author="Locke Liu" w:date="2021-05-24T14:33:00Z">
                <w:rPr>
                  <w:b w:val="0"/>
                  <w:color w:val="266CFF" w:themeColor="text2" w:themeTint="99"/>
                </w:rPr>
              </w:rPrChange>
            </w:rPr>
            <w:t>t</w:t>
          </w:r>
          <w:bookmarkEnd w:id="367"/>
        </w:p>
        <w:p w14:paraId="646F64B6" w14:textId="668B4CEA" w:rsidR="003D0391" w:rsidRDefault="009D3305">
          <w:pPr>
            <w:pStyle w:val="TOC1"/>
            <w:rPr>
              <w:ins w:id="371" w:author="Locke Liu" w:date="2021-05-24T16:45:00Z"/>
              <w:rFonts w:asciiTheme="minorHAnsi" w:eastAsiaTheme="minorEastAsia" w:hAnsiTheme="minorHAnsi" w:cstheme="minorBidi"/>
              <w:noProof/>
              <w:color w:val="auto"/>
              <w:sz w:val="22"/>
              <w:szCs w:val="22"/>
              <w:lang w:eastAsia="zh-CN"/>
            </w:rPr>
          </w:pPr>
          <w:r w:rsidRPr="004D620F">
            <w:rPr>
              <w:rFonts w:ascii="Arial" w:hAnsi="Arial" w:cs="Arial"/>
              <w:rPrChange w:id="372" w:author="Locke Liu" w:date="2021-05-24T14:33:00Z">
                <w:rPr/>
              </w:rPrChange>
            </w:rPr>
            <w:fldChar w:fldCharType="begin"/>
          </w:r>
          <w:r w:rsidRPr="004D620F">
            <w:rPr>
              <w:rFonts w:ascii="Arial" w:hAnsi="Arial" w:cs="Arial"/>
              <w:rPrChange w:id="373" w:author="Locke Liu" w:date="2021-05-24T14:33:00Z">
                <w:rPr/>
              </w:rPrChange>
            </w:rPr>
            <w:instrText xml:space="preserve"> TOC \o "1-3" \h \z \u </w:instrText>
          </w:r>
          <w:r w:rsidRPr="004D620F">
            <w:rPr>
              <w:rFonts w:ascii="Arial" w:hAnsi="Arial" w:cs="Arial"/>
              <w:rPrChange w:id="374" w:author="Locke Liu" w:date="2021-05-24T14:33:00Z">
                <w:rPr>
                  <w:b/>
                  <w:bCs/>
                </w:rPr>
              </w:rPrChange>
            </w:rPr>
            <w:fldChar w:fldCharType="separate"/>
          </w:r>
          <w:ins w:id="375" w:author="Locke Liu" w:date="2021-05-24T16:45:00Z">
            <w:r w:rsidR="003D0391" w:rsidRPr="00574EC7">
              <w:rPr>
                <w:rStyle w:val="Hyperlink"/>
                <w:noProof/>
              </w:rPr>
              <w:fldChar w:fldCharType="begin"/>
            </w:r>
            <w:r w:rsidR="003D0391" w:rsidRPr="00574EC7">
              <w:rPr>
                <w:rStyle w:val="Hyperlink"/>
                <w:noProof/>
              </w:rPr>
              <w:instrText xml:space="preserve"> </w:instrText>
            </w:r>
            <w:r w:rsidR="003D0391">
              <w:rPr>
                <w:noProof/>
              </w:rPr>
              <w:instrText>HYPERLINK \l "_Toc72767159"</w:instrText>
            </w:r>
            <w:r w:rsidR="003D0391" w:rsidRPr="00574EC7">
              <w:rPr>
                <w:rStyle w:val="Hyperlink"/>
                <w:noProof/>
              </w:rPr>
              <w:instrText xml:space="preserve"> </w:instrText>
            </w:r>
            <w:r w:rsidR="003D0391" w:rsidRPr="00574EC7">
              <w:rPr>
                <w:rStyle w:val="Hyperlink"/>
                <w:noProof/>
              </w:rPr>
              <w:fldChar w:fldCharType="separate"/>
            </w:r>
            <w:r w:rsidR="003D0391" w:rsidRPr="00574EC7">
              <w:rPr>
                <w:rStyle w:val="Hyperlink"/>
                <w:rFonts w:ascii="Arial" w:hAnsi="Arial"/>
                <w:noProof/>
                <w:lang w:val="en-GB"/>
              </w:rPr>
              <w:t>DOCUMENT CONTROL</w:t>
            </w:r>
            <w:r w:rsidR="003D0391">
              <w:rPr>
                <w:noProof/>
                <w:webHidden/>
              </w:rPr>
              <w:tab/>
            </w:r>
            <w:r w:rsidR="003D0391">
              <w:rPr>
                <w:noProof/>
                <w:webHidden/>
              </w:rPr>
              <w:fldChar w:fldCharType="begin"/>
            </w:r>
            <w:r w:rsidR="003D0391">
              <w:rPr>
                <w:noProof/>
                <w:webHidden/>
              </w:rPr>
              <w:instrText xml:space="preserve"> PAGEREF _Toc72767159 \h </w:instrText>
            </w:r>
          </w:ins>
          <w:r w:rsidR="003D0391">
            <w:rPr>
              <w:noProof/>
              <w:webHidden/>
            </w:rPr>
          </w:r>
          <w:r w:rsidR="003D0391">
            <w:rPr>
              <w:noProof/>
              <w:webHidden/>
            </w:rPr>
            <w:fldChar w:fldCharType="separate"/>
          </w:r>
          <w:ins w:id="376" w:author="Locke Liu" w:date="2021-05-24T16:45:00Z">
            <w:r w:rsidR="003D0391">
              <w:rPr>
                <w:noProof/>
                <w:webHidden/>
              </w:rPr>
              <w:t>2</w:t>
            </w:r>
            <w:r w:rsidR="003D0391">
              <w:rPr>
                <w:noProof/>
                <w:webHidden/>
              </w:rPr>
              <w:fldChar w:fldCharType="end"/>
            </w:r>
            <w:r w:rsidR="003D0391" w:rsidRPr="00574EC7">
              <w:rPr>
                <w:rStyle w:val="Hyperlink"/>
                <w:noProof/>
              </w:rPr>
              <w:fldChar w:fldCharType="end"/>
            </w:r>
          </w:ins>
        </w:p>
        <w:p w14:paraId="20777708" w14:textId="639FBD54" w:rsidR="003D0391" w:rsidRDefault="003D0391">
          <w:pPr>
            <w:pStyle w:val="TOC1"/>
            <w:rPr>
              <w:ins w:id="377" w:author="Locke Liu" w:date="2021-05-24T16:45:00Z"/>
              <w:rFonts w:asciiTheme="minorHAnsi" w:eastAsiaTheme="minorEastAsia" w:hAnsiTheme="minorHAnsi" w:cstheme="minorBidi"/>
              <w:noProof/>
              <w:color w:val="auto"/>
              <w:sz w:val="22"/>
              <w:szCs w:val="22"/>
              <w:lang w:eastAsia="zh-CN"/>
            </w:rPr>
          </w:pPr>
          <w:ins w:id="378"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"_Toc72767160"</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Content</w:t>
            </w:r>
            <w:r>
              <w:rPr>
                <w:noProof/>
                <w:webHidden/>
              </w:rPr>
              <w:tab/>
            </w:r>
            <w:r>
              <w:rPr>
                <w:noProof/>
                <w:webHidden/>
              </w:rPr>
              <w:fldChar w:fldCharType="begin"/>
            </w:r>
            <w:r>
              <w:rPr>
                <w:noProof/>
                <w:webHidden/>
              </w:rPr>
              <w:instrText xml:space="preserve"> PAGEREF _Toc72767160 \h </w:instrText>
            </w:r>
          </w:ins>
          <w:r>
            <w:rPr>
              <w:noProof/>
              <w:webHidden/>
            </w:rPr>
          </w:r>
          <w:r>
            <w:rPr>
              <w:noProof/>
              <w:webHidden/>
            </w:rPr>
            <w:fldChar w:fldCharType="separate"/>
          </w:r>
          <w:ins w:id="379" w:author="Locke Liu" w:date="2021-05-24T16:45:00Z">
            <w:r>
              <w:rPr>
                <w:noProof/>
                <w:webHidden/>
              </w:rPr>
              <w:t>5</w:t>
            </w:r>
            <w:r>
              <w:rPr>
                <w:noProof/>
                <w:webHidden/>
              </w:rPr>
              <w:fldChar w:fldCharType="end"/>
            </w:r>
            <w:r w:rsidRPr="00574EC7">
              <w:rPr>
                <w:rStyle w:val="Hyperlink"/>
                <w:noProof/>
              </w:rPr>
              <w:fldChar w:fldCharType="end"/>
            </w:r>
          </w:ins>
        </w:p>
        <w:p w14:paraId="221E2A60" w14:textId="38EF9E23" w:rsidR="003D0391" w:rsidRDefault="003D0391">
          <w:pPr>
            <w:pStyle w:val="TOC1"/>
            <w:rPr>
              <w:ins w:id="380" w:author="Locke Liu" w:date="2021-05-24T16:45:00Z"/>
              <w:rFonts w:asciiTheme="minorHAnsi" w:eastAsiaTheme="minorEastAsia" w:hAnsiTheme="minorHAnsi" w:cstheme="minorBidi"/>
              <w:noProof/>
              <w:color w:val="auto"/>
              <w:sz w:val="22"/>
              <w:szCs w:val="22"/>
              <w:lang w:eastAsia="zh-CN"/>
            </w:rPr>
          </w:pPr>
          <w:ins w:id="381"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"_Toc72767161"</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Figures</w:t>
            </w:r>
            <w:r>
              <w:rPr>
                <w:noProof/>
                <w:webHidden/>
              </w:rPr>
              <w:tab/>
            </w:r>
            <w:r>
              <w:rPr>
                <w:noProof/>
                <w:webHidden/>
              </w:rPr>
              <w:fldChar w:fldCharType="begin"/>
            </w:r>
            <w:r>
              <w:rPr>
                <w:noProof/>
                <w:webHidden/>
              </w:rPr>
              <w:instrText xml:space="preserve"> PAGEREF _Toc72767161 \h </w:instrText>
            </w:r>
          </w:ins>
          <w:r>
            <w:rPr>
              <w:noProof/>
              <w:webHidden/>
            </w:rPr>
          </w:r>
          <w:r>
            <w:rPr>
              <w:noProof/>
              <w:webHidden/>
            </w:rPr>
            <w:fldChar w:fldCharType="separate"/>
          </w:r>
          <w:ins w:id="382" w:author="Locke Liu" w:date="2021-05-24T16:45:00Z">
            <w:r>
              <w:rPr>
                <w:noProof/>
                <w:webHidden/>
              </w:rPr>
              <w:t>6</w:t>
            </w:r>
            <w:r>
              <w:rPr>
                <w:noProof/>
                <w:webHidden/>
              </w:rPr>
              <w:fldChar w:fldCharType="end"/>
            </w:r>
            <w:r w:rsidRPr="00574EC7">
              <w:rPr>
                <w:rStyle w:val="Hyperlink"/>
                <w:noProof/>
              </w:rPr>
              <w:fldChar w:fldCharType="end"/>
            </w:r>
          </w:ins>
        </w:p>
        <w:p w14:paraId="7A4C6EC0" w14:textId="131088CF" w:rsidR="003D0391" w:rsidRDefault="003D0391">
          <w:pPr>
            <w:pStyle w:val="TOC1"/>
            <w:rPr>
              <w:ins w:id="383" w:author="Locke Liu" w:date="2021-05-24T16:45:00Z"/>
              <w:rFonts w:asciiTheme="minorHAnsi" w:eastAsiaTheme="minorEastAsia" w:hAnsiTheme="minorHAnsi" w:cstheme="minorBidi"/>
              <w:noProof/>
              <w:color w:val="auto"/>
              <w:sz w:val="22"/>
              <w:szCs w:val="22"/>
              <w:lang w:eastAsia="zh-CN"/>
            </w:rPr>
          </w:pPr>
          <w:ins w:id="384"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"_Toc72767162"</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1 -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Requirements</w:t>
            </w:r>
            <w:r>
              <w:rPr>
                <w:noProof/>
                <w:webHidden/>
              </w:rPr>
              <w:tab/>
            </w:r>
            <w:r>
              <w:rPr>
                <w:noProof/>
                <w:webHidden/>
              </w:rPr>
              <w:fldChar w:fldCharType="begin"/>
            </w:r>
            <w:r>
              <w:rPr>
                <w:noProof/>
                <w:webHidden/>
              </w:rPr>
              <w:instrText xml:space="preserve"> PAGEREF _Toc72767162 \h </w:instrText>
            </w:r>
          </w:ins>
          <w:r>
            <w:rPr>
              <w:noProof/>
              <w:webHidden/>
            </w:rPr>
          </w:r>
          <w:r>
            <w:rPr>
              <w:noProof/>
              <w:webHidden/>
            </w:rPr>
            <w:fldChar w:fldCharType="separate"/>
          </w:r>
          <w:ins w:id="385" w:author="Locke Liu" w:date="2021-05-24T16:45:00Z">
            <w:r>
              <w:rPr>
                <w:noProof/>
                <w:webHidden/>
              </w:rPr>
              <w:t>7</w:t>
            </w:r>
            <w:r>
              <w:rPr>
                <w:noProof/>
                <w:webHidden/>
              </w:rPr>
              <w:fldChar w:fldCharType="end"/>
            </w:r>
            <w:r w:rsidRPr="00574EC7">
              <w:rPr>
                <w:rStyle w:val="Hyperlink"/>
                <w:noProof/>
              </w:rPr>
              <w:fldChar w:fldCharType="end"/>
            </w:r>
          </w:ins>
        </w:p>
        <w:p w14:paraId="6141BFB2" w14:textId="08AD2E3D" w:rsidR="003D0391" w:rsidRDefault="003D0391">
          <w:pPr>
            <w:pStyle w:val="TOC2"/>
            <w:rPr>
              <w:ins w:id="386" w:author="Locke Liu" w:date="2021-05-24T16:45:00Z"/>
              <w:rFonts w:asciiTheme="minorHAnsi" w:eastAsiaTheme="minorEastAsia" w:hAnsiTheme="minorHAnsi" w:cstheme="minorBidi"/>
              <w:color w:val="auto"/>
              <w:sz w:val="22"/>
              <w:szCs w:val="22"/>
              <w:lang w:eastAsia="zh-CN"/>
            </w:rPr>
          </w:pPr>
          <w:ins w:id="387" w:author="Locke Liu" w:date="2021-05-24T16:45:00Z">
            <w:r w:rsidRPr="00574EC7">
              <w:rPr>
                <w:rStyle w:val="Hyperlink"/>
              </w:rPr>
              <w:fldChar w:fldCharType="begin"/>
            </w:r>
            <w:r w:rsidRPr="00574EC7">
              <w:rPr>
                <w:rStyle w:val="Hyperlink"/>
              </w:rPr>
              <w:instrText xml:space="preserve"> </w:instrText>
            </w:r>
            <w:r>
              <w:instrText>HYPERLINK \l "_Toc72767163"</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1.1</w:t>
            </w:r>
            <w:r>
              <w:rPr>
                <w:rFonts w:asciiTheme="minorHAnsi" w:eastAsiaTheme="minorEastAsia" w:hAnsiTheme="minorHAnsi" w:cstheme="minorBidi"/>
                <w:color w:val="auto"/>
                <w:sz w:val="22"/>
                <w:szCs w:val="22"/>
                <w:lang w:eastAsia="zh-CN"/>
              </w:rPr>
              <w:tab/>
            </w:r>
            <w:r w:rsidRPr="00574EC7">
              <w:rPr>
                <w:rStyle w:val="Hyperlink"/>
                <w:rFonts w:ascii="Arial" w:hAnsi="Arial"/>
              </w:rPr>
              <w:t>Project background</w:t>
            </w:r>
            <w:r>
              <w:rPr>
                <w:webHidden/>
              </w:rPr>
              <w:tab/>
            </w:r>
            <w:r>
              <w:rPr>
                <w:webHidden/>
              </w:rPr>
              <w:fldChar w:fldCharType="begin"/>
            </w:r>
            <w:r>
              <w:rPr>
                <w:webHidden/>
              </w:rPr>
              <w:instrText xml:space="preserve"> PAGEREF _Toc72767163 \h </w:instrText>
            </w:r>
          </w:ins>
          <w:r>
            <w:rPr>
              <w:webHidden/>
            </w:rPr>
          </w:r>
          <w:r>
            <w:rPr>
              <w:webHidden/>
            </w:rPr>
            <w:fldChar w:fldCharType="separate"/>
          </w:r>
          <w:ins w:id="388" w:author="Locke Liu" w:date="2021-05-24T16:45:00Z">
            <w:r>
              <w:rPr>
                <w:webHidden/>
              </w:rPr>
              <w:t>7</w:t>
            </w:r>
            <w:r>
              <w:rPr>
                <w:webHidden/>
              </w:rPr>
              <w:fldChar w:fldCharType="end"/>
            </w:r>
            <w:r w:rsidRPr="00574EC7">
              <w:rPr>
                <w:rStyle w:val="Hyperlink"/>
              </w:rPr>
              <w:fldChar w:fldCharType="end"/>
            </w:r>
          </w:ins>
        </w:p>
        <w:p w14:paraId="32640AEC" w14:textId="753AB616" w:rsidR="003D0391" w:rsidRDefault="003D0391">
          <w:pPr>
            <w:pStyle w:val="TOC2"/>
            <w:rPr>
              <w:ins w:id="389" w:author="Locke Liu" w:date="2021-05-24T16:45:00Z"/>
              <w:rFonts w:asciiTheme="minorHAnsi" w:eastAsiaTheme="minorEastAsia" w:hAnsiTheme="minorHAnsi" w:cstheme="minorBidi"/>
              <w:color w:val="auto"/>
              <w:sz w:val="22"/>
              <w:szCs w:val="22"/>
              <w:lang w:eastAsia="zh-CN"/>
            </w:rPr>
          </w:pPr>
          <w:ins w:id="390" w:author="Locke Liu" w:date="2021-05-24T16:45:00Z">
            <w:r w:rsidRPr="00574EC7">
              <w:rPr>
                <w:rStyle w:val="Hyperlink"/>
              </w:rPr>
              <w:fldChar w:fldCharType="begin"/>
            </w:r>
            <w:r w:rsidRPr="00574EC7">
              <w:rPr>
                <w:rStyle w:val="Hyperlink"/>
              </w:rPr>
              <w:instrText xml:space="preserve"> </w:instrText>
            </w:r>
            <w:r>
              <w:instrText>HYPERLINK \l "_Toc72767164"</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1.2</w:t>
            </w:r>
            <w:r>
              <w:rPr>
                <w:rFonts w:asciiTheme="minorHAnsi" w:eastAsiaTheme="minorEastAsia" w:hAnsiTheme="minorHAnsi" w:cstheme="minorBidi"/>
                <w:color w:val="auto"/>
                <w:sz w:val="22"/>
                <w:szCs w:val="22"/>
                <w:lang w:eastAsia="zh-CN"/>
              </w:rPr>
              <w:tab/>
            </w:r>
            <w:r w:rsidRPr="00574EC7">
              <w:rPr>
                <w:rStyle w:val="Hyperlink"/>
                <w:rFonts w:ascii="Arial" w:hAnsi="Arial"/>
              </w:rPr>
              <w:t>Project objective</w:t>
            </w:r>
            <w:r>
              <w:rPr>
                <w:webHidden/>
              </w:rPr>
              <w:tab/>
            </w:r>
            <w:r>
              <w:rPr>
                <w:webHidden/>
              </w:rPr>
              <w:fldChar w:fldCharType="begin"/>
            </w:r>
            <w:r>
              <w:rPr>
                <w:webHidden/>
              </w:rPr>
              <w:instrText xml:space="preserve"> PAGEREF _Toc72767164 \h </w:instrText>
            </w:r>
          </w:ins>
          <w:r>
            <w:rPr>
              <w:webHidden/>
            </w:rPr>
          </w:r>
          <w:r>
            <w:rPr>
              <w:webHidden/>
            </w:rPr>
            <w:fldChar w:fldCharType="separate"/>
          </w:r>
          <w:ins w:id="391" w:author="Locke Liu" w:date="2021-05-24T16:45:00Z">
            <w:r>
              <w:rPr>
                <w:webHidden/>
              </w:rPr>
              <w:t>7</w:t>
            </w:r>
            <w:r>
              <w:rPr>
                <w:webHidden/>
              </w:rPr>
              <w:fldChar w:fldCharType="end"/>
            </w:r>
            <w:r w:rsidRPr="00574EC7">
              <w:rPr>
                <w:rStyle w:val="Hyperlink"/>
              </w:rPr>
              <w:fldChar w:fldCharType="end"/>
            </w:r>
          </w:ins>
        </w:p>
        <w:p w14:paraId="4303D1DB" w14:textId="32932AFE" w:rsidR="003D0391" w:rsidRDefault="003D0391">
          <w:pPr>
            <w:pStyle w:val="TOC2"/>
            <w:rPr>
              <w:ins w:id="392" w:author="Locke Liu" w:date="2021-05-24T16:45:00Z"/>
              <w:rFonts w:asciiTheme="minorHAnsi" w:eastAsiaTheme="minorEastAsia" w:hAnsiTheme="minorHAnsi" w:cstheme="minorBidi"/>
              <w:color w:val="auto"/>
              <w:sz w:val="22"/>
              <w:szCs w:val="22"/>
              <w:lang w:eastAsia="zh-CN"/>
            </w:rPr>
          </w:pPr>
          <w:ins w:id="393" w:author="Locke Liu" w:date="2021-05-24T16:45:00Z">
            <w:r w:rsidRPr="00574EC7">
              <w:rPr>
                <w:rStyle w:val="Hyperlink"/>
              </w:rPr>
              <w:fldChar w:fldCharType="begin"/>
            </w:r>
            <w:r w:rsidRPr="00574EC7">
              <w:rPr>
                <w:rStyle w:val="Hyperlink"/>
              </w:rPr>
              <w:instrText xml:space="preserve"> </w:instrText>
            </w:r>
            <w:r>
              <w:instrText>HYPERLINK \l "_Toc72767166"</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1.3</w:t>
            </w:r>
            <w:r>
              <w:rPr>
                <w:rFonts w:asciiTheme="minorHAnsi" w:eastAsiaTheme="minorEastAsia" w:hAnsiTheme="minorHAnsi" w:cstheme="minorBidi"/>
                <w:color w:val="auto"/>
                <w:sz w:val="22"/>
                <w:szCs w:val="22"/>
                <w:lang w:eastAsia="zh-CN"/>
              </w:rPr>
              <w:tab/>
            </w:r>
            <w:r w:rsidRPr="00574EC7">
              <w:rPr>
                <w:rStyle w:val="Hyperlink"/>
                <w:rFonts w:ascii="Arial" w:hAnsi="Arial"/>
              </w:rPr>
              <w:t>Functional requirement</w:t>
            </w:r>
            <w:r>
              <w:rPr>
                <w:webHidden/>
              </w:rPr>
              <w:tab/>
            </w:r>
            <w:r>
              <w:rPr>
                <w:webHidden/>
              </w:rPr>
              <w:fldChar w:fldCharType="begin"/>
            </w:r>
            <w:r>
              <w:rPr>
                <w:webHidden/>
              </w:rPr>
              <w:instrText xml:space="preserve"> PAGEREF _Toc72767166 \h </w:instrText>
            </w:r>
          </w:ins>
          <w:r>
            <w:rPr>
              <w:webHidden/>
            </w:rPr>
          </w:r>
          <w:r>
            <w:rPr>
              <w:webHidden/>
            </w:rPr>
            <w:fldChar w:fldCharType="separate"/>
          </w:r>
          <w:ins w:id="394" w:author="Locke Liu" w:date="2021-05-24T16:45:00Z">
            <w:r>
              <w:rPr>
                <w:webHidden/>
              </w:rPr>
              <w:t>7</w:t>
            </w:r>
            <w:r>
              <w:rPr>
                <w:webHidden/>
              </w:rPr>
              <w:fldChar w:fldCharType="end"/>
            </w:r>
            <w:r w:rsidRPr="00574EC7">
              <w:rPr>
                <w:rStyle w:val="Hyperlink"/>
              </w:rPr>
              <w:fldChar w:fldCharType="end"/>
            </w:r>
          </w:ins>
        </w:p>
        <w:p w14:paraId="04969B66" w14:textId="5DAEB417" w:rsidR="003D0391" w:rsidRDefault="003D0391">
          <w:pPr>
            <w:pStyle w:val="TOC2"/>
            <w:rPr>
              <w:ins w:id="395" w:author="Locke Liu" w:date="2021-05-24T16:45:00Z"/>
              <w:rFonts w:asciiTheme="minorHAnsi" w:eastAsiaTheme="minorEastAsia" w:hAnsiTheme="minorHAnsi" w:cstheme="minorBidi"/>
              <w:color w:val="auto"/>
              <w:sz w:val="22"/>
              <w:szCs w:val="22"/>
              <w:lang w:eastAsia="zh-CN"/>
            </w:rPr>
          </w:pPr>
          <w:ins w:id="396" w:author="Locke Liu" w:date="2021-05-24T16:45:00Z">
            <w:r w:rsidRPr="00574EC7">
              <w:rPr>
                <w:rStyle w:val="Hyperlink"/>
              </w:rPr>
              <w:fldChar w:fldCharType="begin"/>
            </w:r>
            <w:r w:rsidRPr="00574EC7">
              <w:rPr>
                <w:rStyle w:val="Hyperlink"/>
              </w:rPr>
              <w:instrText xml:space="preserve"> </w:instrText>
            </w:r>
            <w:r>
              <w:instrText>HYPERLINK \l "_Toc72767169"</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1.4</w:t>
            </w:r>
            <w:r>
              <w:rPr>
                <w:rFonts w:asciiTheme="minorHAnsi" w:eastAsiaTheme="minorEastAsia" w:hAnsiTheme="minorHAnsi" w:cstheme="minorBidi"/>
                <w:color w:val="auto"/>
                <w:sz w:val="22"/>
                <w:szCs w:val="22"/>
                <w:lang w:eastAsia="zh-CN"/>
              </w:rPr>
              <w:tab/>
            </w:r>
            <w:r w:rsidRPr="00574EC7">
              <w:rPr>
                <w:rStyle w:val="Hyperlink"/>
                <w:rFonts w:ascii="Arial" w:hAnsi="Arial"/>
              </w:rPr>
              <w:t>Constrains</w:t>
            </w:r>
            <w:r>
              <w:rPr>
                <w:webHidden/>
              </w:rPr>
              <w:tab/>
            </w:r>
            <w:r>
              <w:rPr>
                <w:webHidden/>
              </w:rPr>
              <w:fldChar w:fldCharType="begin"/>
            </w:r>
            <w:r>
              <w:rPr>
                <w:webHidden/>
              </w:rPr>
              <w:instrText xml:space="preserve"> PAGEREF _Toc72767169 \h </w:instrText>
            </w:r>
          </w:ins>
          <w:r>
            <w:rPr>
              <w:webHidden/>
            </w:rPr>
          </w:r>
          <w:r>
            <w:rPr>
              <w:webHidden/>
            </w:rPr>
            <w:fldChar w:fldCharType="separate"/>
          </w:r>
          <w:ins w:id="397" w:author="Locke Liu" w:date="2021-05-24T16:45:00Z">
            <w:r>
              <w:rPr>
                <w:webHidden/>
              </w:rPr>
              <w:t>8</w:t>
            </w:r>
            <w:r>
              <w:rPr>
                <w:webHidden/>
              </w:rPr>
              <w:fldChar w:fldCharType="end"/>
            </w:r>
            <w:r w:rsidRPr="00574EC7">
              <w:rPr>
                <w:rStyle w:val="Hyperlink"/>
              </w:rPr>
              <w:fldChar w:fldCharType="end"/>
            </w:r>
          </w:ins>
        </w:p>
        <w:p w14:paraId="20D44D8E" w14:textId="1F4C55B9" w:rsidR="003D0391" w:rsidRDefault="003D0391">
          <w:pPr>
            <w:pStyle w:val="TOC2"/>
            <w:rPr>
              <w:ins w:id="398" w:author="Locke Liu" w:date="2021-05-24T16:45:00Z"/>
              <w:rFonts w:asciiTheme="minorHAnsi" w:eastAsiaTheme="minorEastAsia" w:hAnsiTheme="minorHAnsi" w:cstheme="minorBidi"/>
              <w:color w:val="auto"/>
              <w:sz w:val="22"/>
              <w:szCs w:val="22"/>
              <w:lang w:eastAsia="zh-CN"/>
            </w:rPr>
          </w:pPr>
          <w:ins w:id="399" w:author="Locke Liu" w:date="2021-05-24T16:45:00Z">
            <w:r w:rsidRPr="00574EC7">
              <w:rPr>
                <w:rStyle w:val="Hyperlink"/>
              </w:rPr>
              <w:fldChar w:fldCharType="begin"/>
            </w:r>
            <w:r w:rsidRPr="00574EC7">
              <w:rPr>
                <w:rStyle w:val="Hyperlink"/>
              </w:rPr>
              <w:instrText xml:space="preserve"> </w:instrText>
            </w:r>
            <w:r>
              <w:instrText>HYPERLINK \l "_Toc72767170"</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1.5</w:t>
            </w:r>
            <w:r>
              <w:rPr>
                <w:rFonts w:asciiTheme="minorHAnsi" w:eastAsiaTheme="minorEastAsia" w:hAnsiTheme="minorHAnsi" w:cstheme="minorBidi"/>
                <w:color w:val="auto"/>
                <w:sz w:val="22"/>
                <w:szCs w:val="22"/>
                <w:lang w:eastAsia="zh-CN"/>
              </w:rPr>
              <w:tab/>
            </w:r>
            <w:r w:rsidRPr="00574EC7">
              <w:rPr>
                <w:rStyle w:val="Hyperlink"/>
                <w:rFonts w:ascii="Arial" w:hAnsi="Arial"/>
              </w:rPr>
              <w:t>Non-Functional requirement</w:t>
            </w:r>
            <w:r>
              <w:rPr>
                <w:webHidden/>
              </w:rPr>
              <w:tab/>
            </w:r>
            <w:r>
              <w:rPr>
                <w:webHidden/>
              </w:rPr>
              <w:fldChar w:fldCharType="begin"/>
            </w:r>
            <w:r>
              <w:rPr>
                <w:webHidden/>
              </w:rPr>
              <w:instrText xml:space="preserve"> PAGEREF _Toc72767170 \h </w:instrText>
            </w:r>
          </w:ins>
          <w:r>
            <w:rPr>
              <w:webHidden/>
            </w:rPr>
          </w:r>
          <w:r>
            <w:rPr>
              <w:webHidden/>
            </w:rPr>
            <w:fldChar w:fldCharType="separate"/>
          </w:r>
          <w:ins w:id="400" w:author="Locke Liu" w:date="2021-05-24T16:45:00Z">
            <w:r>
              <w:rPr>
                <w:webHidden/>
              </w:rPr>
              <w:t>8</w:t>
            </w:r>
            <w:r>
              <w:rPr>
                <w:webHidden/>
              </w:rPr>
              <w:fldChar w:fldCharType="end"/>
            </w:r>
            <w:r w:rsidRPr="00574EC7">
              <w:rPr>
                <w:rStyle w:val="Hyperlink"/>
              </w:rPr>
              <w:fldChar w:fldCharType="end"/>
            </w:r>
          </w:ins>
        </w:p>
        <w:p w14:paraId="0BB00E97" w14:textId="6F51AAE8" w:rsidR="003D0391" w:rsidRDefault="003D0391">
          <w:pPr>
            <w:pStyle w:val="TOC2"/>
            <w:rPr>
              <w:ins w:id="401" w:author="Locke Liu" w:date="2021-05-24T16:45:00Z"/>
              <w:rFonts w:asciiTheme="minorHAnsi" w:eastAsiaTheme="minorEastAsia" w:hAnsiTheme="minorHAnsi" w:cstheme="minorBidi"/>
              <w:color w:val="auto"/>
              <w:sz w:val="22"/>
              <w:szCs w:val="22"/>
              <w:lang w:eastAsia="zh-CN"/>
            </w:rPr>
          </w:pPr>
          <w:ins w:id="402" w:author="Locke Liu" w:date="2021-05-24T16:45:00Z">
            <w:r w:rsidRPr="00574EC7">
              <w:rPr>
                <w:rStyle w:val="Hyperlink"/>
              </w:rPr>
              <w:fldChar w:fldCharType="begin"/>
            </w:r>
            <w:r w:rsidRPr="00574EC7">
              <w:rPr>
                <w:rStyle w:val="Hyperlink"/>
              </w:rPr>
              <w:instrText xml:space="preserve"> </w:instrText>
            </w:r>
            <w:r>
              <w:instrText>HYPERLINK \l "_Toc72767171"</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1.5.1</w:t>
            </w:r>
            <w:r>
              <w:rPr>
                <w:rFonts w:asciiTheme="minorHAnsi" w:eastAsiaTheme="minorEastAsia" w:hAnsiTheme="minorHAnsi" w:cstheme="minorBidi"/>
                <w:color w:val="auto"/>
                <w:sz w:val="22"/>
                <w:szCs w:val="22"/>
                <w:lang w:eastAsia="zh-CN"/>
              </w:rPr>
              <w:tab/>
            </w:r>
            <w:r w:rsidRPr="00574EC7">
              <w:rPr>
                <w:rStyle w:val="Hyperlink"/>
                <w:rFonts w:ascii="Arial" w:hAnsi="Arial"/>
              </w:rPr>
              <w:t>Auditability</w:t>
            </w:r>
            <w:r>
              <w:rPr>
                <w:webHidden/>
              </w:rPr>
              <w:tab/>
            </w:r>
            <w:r>
              <w:rPr>
                <w:webHidden/>
              </w:rPr>
              <w:fldChar w:fldCharType="begin"/>
            </w:r>
            <w:r>
              <w:rPr>
                <w:webHidden/>
              </w:rPr>
              <w:instrText xml:space="preserve"> PAGEREF _Toc72767171 \h </w:instrText>
            </w:r>
          </w:ins>
          <w:r>
            <w:rPr>
              <w:webHidden/>
            </w:rPr>
          </w:r>
          <w:r>
            <w:rPr>
              <w:webHidden/>
            </w:rPr>
            <w:fldChar w:fldCharType="separate"/>
          </w:r>
          <w:ins w:id="403" w:author="Locke Liu" w:date="2021-05-24T16:45:00Z">
            <w:r>
              <w:rPr>
                <w:webHidden/>
              </w:rPr>
              <w:t>8</w:t>
            </w:r>
            <w:r>
              <w:rPr>
                <w:webHidden/>
              </w:rPr>
              <w:fldChar w:fldCharType="end"/>
            </w:r>
            <w:r w:rsidRPr="00574EC7">
              <w:rPr>
                <w:rStyle w:val="Hyperlink"/>
              </w:rPr>
              <w:fldChar w:fldCharType="end"/>
            </w:r>
          </w:ins>
        </w:p>
        <w:p w14:paraId="7C2C6DB3" w14:textId="652E2A4E" w:rsidR="003D0391" w:rsidRDefault="003D0391">
          <w:pPr>
            <w:pStyle w:val="TOC2"/>
            <w:rPr>
              <w:ins w:id="404" w:author="Locke Liu" w:date="2021-05-24T16:45:00Z"/>
              <w:rFonts w:asciiTheme="minorHAnsi" w:eastAsiaTheme="minorEastAsia" w:hAnsiTheme="minorHAnsi" w:cstheme="minorBidi"/>
              <w:color w:val="auto"/>
              <w:sz w:val="22"/>
              <w:szCs w:val="22"/>
              <w:lang w:eastAsia="zh-CN"/>
            </w:rPr>
          </w:pPr>
          <w:ins w:id="405" w:author="Locke Liu" w:date="2021-05-24T16:45:00Z">
            <w:r w:rsidRPr="00574EC7">
              <w:rPr>
                <w:rStyle w:val="Hyperlink"/>
              </w:rPr>
              <w:fldChar w:fldCharType="begin"/>
            </w:r>
            <w:r w:rsidRPr="00574EC7">
              <w:rPr>
                <w:rStyle w:val="Hyperlink"/>
              </w:rPr>
              <w:instrText xml:space="preserve"> </w:instrText>
            </w:r>
            <w:r>
              <w:instrText>HYPERLINK \l "_Toc72767172"</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1.5.2</w:t>
            </w:r>
            <w:r>
              <w:rPr>
                <w:rFonts w:asciiTheme="minorHAnsi" w:eastAsiaTheme="minorEastAsia" w:hAnsiTheme="minorHAnsi" w:cstheme="minorBidi"/>
                <w:color w:val="auto"/>
                <w:sz w:val="22"/>
                <w:szCs w:val="22"/>
                <w:lang w:eastAsia="zh-CN"/>
              </w:rPr>
              <w:tab/>
            </w:r>
            <w:r w:rsidRPr="00574EC7">
              <w:rPr>
                <w:rStyle w:val="Hyperlink"/>
                <w:rFonts w:ascii="Arial" w:hAnsi="Arial"/>
              </w:rPr>
              <w:t>Availability</w:t>
            </w:r>
            <w:r>
              <w:rPr>
                <w:webHidden/>
              </w:rPr>
              <w:tab/>
            </w:r>
            <w:r>
              <w:rPr>
                <w:webHidden/>
              </w:rPr>
              <w:fldChar w:fldCharType="begin"/>
            </w:r>
            <w:r>
              <w:rPr>
                <w:webHidden/>
              </w:rPr>
              <w:instrText xml:space="preserve"> PAGEREF _Toc72767172 \h </w:instrText>
            </w:r>
          </w:ins>
          <w:r>
            <w:rPr>
              <w:webHidden/>
            </w:rPr>
          </w:r>
          <w:r>
            <w:rPr>
              <w:webHidden/>
            </w:rPr>
            <w:fldChar w:fldCharType="separate"/>
          </w:r>
          <w:ins w:id="406" w:author="Locke Liu" w:date="2021-05-24T16:45:00Z">
            <w:r>
              <w:rPr>
                <w:webHidden/>
              </w:rPr>
              <w:t>8</w:t>
            </w:r>
            <w:r>
              <w:rPr>
                <w:webHidden/>
              </w:rPr>
              <w:fldChar w:fldCharType="end"/>
            </w:r>
            <w:r w:rsidRPr="00574EC7">
              <w:rPr>
                <w:rStyle w:val="Hyperlink"/>
              </w:rPr>
              <w:fldChar w:fldCharType="end"/>
            </w:r>
          </w:ins>
        </w:p>
        <w:p w14:paraId="4F796ABB" w14:textId="380B33A3" w:rsidR="003D0391" w:rsidRDefault="003D0391">
          <w:pPr>
            <w:pStyle w:val="TOC2"/>
            <w:rPr>
              <w:ins w:id="407" w:author="Locke Liu" w:date="2021-05-24T16:45:00Z"/>
              <w:rFonts w:asciiTheme="minorHAnsi" w:eastAsiaTheme="minorEastAsia" w:hAnsiTheme="minorHAnsi" w:cstheme="minorBidi"/>
              <w:color w:val="auto"/>
              <w:sz w:val="22"/>
              <w:szCs w:val="22"/>
              <w:lang w:eastAsia="zh-CN"/>
            </w:rPr>
          </w:pPr>
          <w:ins w:id="408" w:author="Locke Liu" w:date="2021-05-24T16:45:00Z">
            <w:r w:rsidRPr="00574EC7">
              <w:rPr>
                <w:rStyle w:val="Hyperlink"/>
              </w:rPr>
              <w:fldChar w:fldCharType="begin"/>
            </w:r>
            <w:r w:rsidRPr="00574EC7">
              <w:rPr>
                <w:rStyle w:val="Hyperlink"/>
              </w:rPr>
              <w:instrText xml:space="preserve"> </w:instrText>
            </w:r>
            <w:r>
              <w:instrText>HYPERLINK \l "_Toc72767173"</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1.5.3</w:t>
            </w:r>
            <w:r>
              <w:rPr>
                <w:rFonts w:asciiTheme="minorHAnsi" w:eastAsiaTheme="minorEastAsia" w:hAnsiTheme="minorHAnsi" w:cstheme="minorBidi"/>
                <w:color w:val="auto"/>
                <w:sz w:val="22"/>
                <w:szCs w:val="22"/>
                <w:lang w:eastAsia="zh-CN"/>
              </w:rPr>
              <w:tab/>
            </w:r>
            <w:r w:rsidRPr="00574EC7">
              <w:rPr>
                <w:rStyle w:val="Hyperlink"/>
                <w:rFonts w:ascii="Arial" w:hAnsi="Arial"/>
              </w:rPr>
              <w:t>Confidentiality</w:t>
            </w:r>
            <w:r>
              <w:rPr>
                <w:webHidden/>
              </w:rPr>
              <w:tab/>
            </w:r>
            <w:r>
              <w:rPr>
                <w:webHidden/>
              </w:rPr>
              <w:fldChar w:fldCharType="begin"/>
            </w:r>
            <w:r>
              <w:rPr>
                <w:webHidden/>
              </w:rPr>
              <w:instrText xml:space="preserve"> PAGEREF _Toc72767173 \h </w:instrText>
            </w:r>
          </w:ins>
          <w:r>
            <w:rPr>
              <w:webHidden/>
            </w:rPr>
          </w:r>
          <w:r>
            <w:rPr>
              <w:webHidden/>
            </w:rPr>
            <w:fldChar w:fldCharType="separate"/>
          </w:r>
          <w:ins w:id="409" w:author="Locke Liu" w:date="2021-05-24T16:45:00Z">
            <w:r>
              <w:rPr>
                <w:webHidden/>
              </w:rPr>
              <w:t>8</w:t>
            </w:r>
            <w:r>
              <w:rPr>
                <w:webHidden/>
              </w:rPr>
              <w:fldChar w:fldCharType="end"/>
            </w:r>
            <w:r w:rsidRPr="00574EC7">
              <w:rPr>
                <w:rStyle w:val="Hyperlink"/>
              </w:rPr>
              <w:fldChar w:fldCharType="end"/>
            </w:r>
          </w:ins>
        </w:p>
        <w:p w14:paraId="000067C5" w14:textId="7EDEF40C" w:rsidR="003D0391" w:rsidRDefault="003D0391">
          <w:pPr>
            <w:pStyle w:val="TOC2"/>
            <w:rPr>
              <w:ins w:id="410" w:author="Locke Liu" w:date="2021-05-24T16:45:00Z"/>
              <w:rFonts w:asciiTheme="minorHAnsi" w:eastAsiaTheme="minorEastAsia" w:hAnsiTheme="minorHAnsi" w:cstheme="minorBidi"/>
              <w:color w:val="auto"/>
              <w:sz w:val="22"/>
              <w:szCs w:val="22"/>
              <w:lang w:eastAsia="zh-CN"/>
            </w:rPr>
          </w:pPr>
          <w:ins w:id="411" w:author="Locke Liu" w:date="2021-05-24T16:45:00Z">
            <w:r w:rsidRPr="00574EC7">
              <w:rPr>
                <w:rStyle w:val="Hyperlink"/>
              </w:rPr>
              <w:fldChar w:fldCharType="begin"/>
            </w:r>
            <w:r w:rsidRPr="00574EC7">
              <w:rPr>
                <w:rStyle w:val="Hyperlink"/>
              </w:rPr>
              <w:instrText xml:space="preserve"> </w:instrText>
            </w:r>
            <w:r>
              <w:instrText>HYPERLINK \l "_Toc72767174"</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1.5.4</w:t>
            </w:r>
            <w:r>
              <w:rPr>
                <w:rFonts w:asciiTheme="minorHAnsi" w:eastAsiaTheme="minorEastAsia" w:hAnsiTheme="minorHAnsi" w:cstheme="minorBidi"/>
                <w:color w:val="auto"/>
                <w:sz w:val="22"/>
                <w:szCs w:val="22"/>
                <w:lang w:eastAsia="zh-CN"/>
              </w:rPr>
              <w:tab/>
            </w:r>
            <w:r w:rsidRPr="00574EC7">
              <w:rPr>
                <w:rStyle w:val="Hyperlink"/>
                <w:rFonts w:ascii="Arial" w:hAnsi="Arial"/>
              </w:rPr>
              <w:t>Continuity</w:t>
            </w:r>
            <w:r>
              <w:rPr>
                <w:webHidden/>
              </w:rPr>
              <w:tab/>
            </w:r>
            <w:r>
              <w:rPr>
                <w:webHidden/>
              </w:rPr>
              <w:fldChar w:fldCharType="begin"/>
            </w:r>
            <w:r>
              <w:rPr>
                <w:webHidden/>
              </w:rPr>
              <w:instrText xml:space="preserve"> PAGEREF _Toc72767174 \h </w:instrText>
            </w:r>
          </w:ins>
          <w:r>
            <w:rPr>
              <w:webHidden/>
            </w:rPr>
          </w:r>
          <w:r>
            <w:rPr>
              <w:webHidden/>
            </w:rPr>
            <w:fldChar w:fldCharType="separate"/>
          </w:r>
          <w:ins w:id="412" w:author="Locke Liu" w:date="2021-05-24T16:45:00Z">
            <w:r>
              <w:rPr>
                <w:webHidden/>
              </w:rPr>
              <w:t>8</w:t>
            </w:r>
            <w:r>
              <w:rPr>
                <w:webHidden/>
              </w:rPr>
              <w:fldChar w:fldCharType="end"/>
            </w:r>
            <w:r w:rsidRPr="00574EC7">
              <w:rPr>
                <w:rStyle w:val="Hyperlink"/>
              </w:rPr>
              <w:fldChar w:fldCharType="end"/>
            </w:r>
          </w:ins>
        </w:p>
        <w:p w14:paraId="2A99B042" w14:textId="217649DD" w:rsidR="003D0391" w:rsidRDefault="003D0391">
          <w:pPr>
            <w:pStyle w:val="TOC2"/>
            <w:rPr>
              <w:ins w:id="413" w:author="Locke Liu" w:date="2021-05-24T16:45:00Z"/>
              <w:rFonts w:asciiTheme="minorHAnsi" w:eastAsiaTheme="minorEastAsia" w:hAnsiTheme="minorHAnsi" w:cstheme="minorBidi"/>
              <w:color w:val="auto"/>
              <w:sz w:val="22"/>
              <w:szCs w:val="22"/>
              <w:lang w:eastAsia="zh-CN"/>
            </w:rPr>
          </w:pPr>
          <w:ins w:id="414" w:author="Locke Liu" w:date="2021-05-24T16:45:00Z">
            <w:r w:rsidRPr="00574EC7">
              <w:rPr>
                <w:rStyle w:val="Hyperlink"/>
              </w:rPr>
              <w:fldChar w:fldCharType="begin"/>
            </w:r>
            <w:r w:rsidRPr="00574EC7">
              <w:rPr>
                <w:rStyle w:val="Hyperlink"/>
              </w:rPr>
              <w:instrText xml:space="preserve"> </w:instrText>
            </w:r>
            <w:r>
              <w:instrText>HYPERLINK \l "_Toc72767175"</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1.5.5</w:t>
            </w:r>
            <w:r>
              <w:rPr>
                <w:rFonts w:asciiTheme="minorHAnsi" w:eastAsiaTheme="minorEastAsia" w:hAnsiTheme="minorHAnsi" w:cstheme="minorBidi"/>
                <w:color w:val="auto"/>
                <w:sz w:val="22"/>
                <w:szCs w:val="22"/>
                <w:lang w:eastAsia="zh-CN"/>
              </w:rPr>
              <w:tab/>
            </w:r>
            <w:r w:rsidRPr="00574EC7">
              <w:rPr>
                <w:rStyle w:val="Hyperlink"/>
                <w:rFonts w:ascii="Arial" w:hAnsi="Arial"/>
              </w:rPr>
              <w:t>Integrity</w:t>
            </w:r>
            <w:r>
              <w:rPr>
                <w:webHidden/>
              </w:rPr>
              <w:tab/>
            </w:r>
            <w:r>
              <w:rPr>
                <w:webHidden/>
              </w:rPr>
              <w:fldChar w:fldCharType="begin"/>
            </w:r>
            <w:r>
              <w:rPr>
                <w:webHidden/>
              </w:rPr>
              <w:instrText xml:space="preserve"> PAGEREF _Toc72767175 \h </w:instrText>
            </w:r>
          </w:ins>
          <w:r>
            <w:rPr>
              <w:webHidden/>
            </w:rPr>
          </w:r>
          <w:r>
            <w:rPr>
              <w:webHidden/>
            </w:rPr>
            <w:fldChar w:fldCharType="separate"/>
          </w:r>
          <w:ins w:id="415" w:author="Locke Liu" w:date="2021-05-24T16:45:00Z">
            <w:r>
              <w:rPr>
                <w:webHidden/>
              </w:rPr>
              <w:t>9</w:t>
            </w:r>
            <w:r>
              <w:rPr>
                <w:webHidden/>
              </w:rPr>
              <w:fldChar w:fldCharType="end"/>
            </w:r>
            <w:r w:rsidRPr="00574EC7">
              <w:rPr>
                <w:rStyle w:val="Hyperlink"/>
              </w:rPr>
              <w:fldChar w:fldCharType="end"/>
            </w:r>
          </w:ins>
        </w:p>
        <w:p w14:paraId="650B9696" w14:textId="1761F71E" w:rsidR="003D0391" w:rsidRDefault="003D0391">
          <w:pPr>
            <w:pStyle w:val="TOC2"/>
            <w:rPr>
              <w:ins w:id="416" w:author="Locke Liu" w:date="2021-05-24T16:45:00Z"/>
              <w:rFonts w:asciiTheme="minorHAnsi" w:eastAsiaTheme="minorEastAsia" w:hAnsiTheme="minorHAnsi" w:cstheme="minorBidi"/>
              <w:color w:val="auto"/>
              <w:sz w:val="22"/>
              <w:szCs w:val="22"/>
              <w:lang w:eastAsia="zh-CN"/>
            </w:rPr>
          </w:pPr>
          <w:ins w:id="417" w:author="Locke Liu" w:date="2021-05-24T16:45:00Z">
            <w:r w:rsidRPr="00574EC7">
              <w:rPr>
                <w:rStyle w:val="Hyperlink"/>
              </w:rPr>
              <w:fldChar w:fldCharType="begin"/>
            </w:r>
            <w:r w:rsidRPr="00574EC7">
              <w:rPr>
                <w:rStyle w:val="Hyperlink"/>
              </w:rPr>
              <w:instrText xml:space="preserve"> </w:instrText>
            </w:r>
            <w:r>
              <w:instrText>HYPERLINK \l "_Toc72767176"</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1.5.6</w:t>
            </w:r>
            <w:r>
              <w:rPr>
                <w:rFonts w:asciiTheme="minorHAnsi" w:eastAsiaTheme="minorEastAsia" w:hAnsiTheme="minorHAnsi" w:cstheme="minorBidi"/>
                <w:color w:val="auto"/>
                <w:sz w:val="22"/>
                <w:szCs w:val="22"/>
                <w:lang w:eastAsia="zh-CN"/>
              </w:rPr>
              <w:tab/>
            </w:r>
            <w:r w:rsidRPr="00574EC7">
              <w:rPr>
                <w:rStyle w:val="Hyperlink"/>
                <w:rFonts w:ascii="Arial" w:hAnsi="Arial"/>
              </w:rPr>
              <w:t>Performance</w:t>
            </w:r>
            <w:r>
              <w:rPr>
                <w:webHidden/>
              </w:rPr>
              <w:tab/>
            </w:r>
            <w:r>
              <w:rPr>
                <w:webHidden/>
              </w:rPr>
              <w:fldChar w:fldCharType="begin"/>
            </w:r>
            <w:r>
              <w:rPr>
                <w:webHidden/>
              </w:rPr>
              <w:instrText xml:space="preserve"> PAGEREF _Toc72767176 \h </w:instrText>
            </w:r>
          </w:ins>
          <w:r>
            <w:rPr>
              <w:webHidden/>
            </w:rPr>
          </w:r>
          <w:r>
            <w:rPr>
              <w:webHidden/>
            </w:rPr>
            <w:fldChar w:fldCharType="separate"/>
          </w:r>
          <w:ins w:id="418" w:author="Locke Liu" w:date="2021-05-24T16:45:00Z">
            <w:r>
              <w:rPr>
                <w:webHidden/>
              </w:rPr>
              <w:t>9</w:t>
            </w:r>
            <w:r>
              <w:rPr>
                <w:webHidden/>
              </w:rPr>
              <w:fldChar w:fldCharType="end"/>
            </w:r>
            <w:r w:rsidRPr="00574EC7">
              <w:rPr>
                <w:rStyle w:val="Hyperlink"/>
              </w:rPr>
              <w:fldChar w:fldCharType="end"/>
            </w:r>
          </w:ins>
        </w:p>
        <w:p w14:paraId="089CF27B" w14:textId="4A318184" w:rsidR="003D0391" w:rsidRDefault="003D0391">
          <w:pPr>
            <w:pStyle w:val="TOC2"/>
            <w:rPr>
              <w:ins w:id="419" w:author="Locke Liu" w:date="2021-05-24T16:45:00Z"/>
              <w:rFonts w:asciiTheme="minorHAnsi" w:eastAsiaTheme="minorEastAsia" w:hAnsiTheme="minorHAnsi" w:cstheme="minorBidi"/>
              <w:color w:val="auto"/>
              <w:sz w:val="22"/>
              <w:szCs w:val="22"/>
              <w:lang w:eastAsia="zh-CN"/>
            </w:rPr>
          </w:pPr>
          <w:ins w:id="420" w:author="Locke Liu" w:date="2021-05-24T16:45:00Z">
            <w:r w:rsidRPr="00574EC7">
              <w:rPr>
                <w:rStyle w:val="Hyperlink"/>
              </w:rPr>
              <w:fldChar w:fldCharType="begin"/>
            </w:r>
            <w:r w:rsidRPr="00574EC7">
              <w:rPr>
                <w:rStyle w:val="Hyperlink"/>
              </w:rPr>
              <w:instrText xml:space="preserve"> </w:instrText>
            </w:r>
            <w:r>
              <w:instrText>HYPERLINK \l "_Toc72767177"</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1.5.7</w:t>
            </w:r>
            <w:r>
              <w:rPr>
                <w:rFonts w:asciiTheme="minorHAnsi" w:eastAsiaTheme="minorEastAsia" w:hAnsiTheme="minorHAnsi" w:cstheme="minorBidi"/>
                <w:color w:val="auto"/>
                <w:sz w:val="22"/>
                <w:szCs w:val="22"/>
                <w:lang w:eastAsia="zh-CN"/>
              </w:rPr>
              <w:tab/>
            </w:r>
            <w:r w:rsidRPr="00574EC7">
              <w:rPr>
                <w:rStyle w:val="Hyperlink"/>
                <w:rFonts w:ascii="Arial" w:hAnsi="Arial"/>
              </w:rPr>
              <w:t>Supportability</w:t>
            </w:r>
            <w:r>
              <w:rPr>
                <w:webHidden/>
              </w:rPr>
              <w:tab/>
            </w:r>
            <w:r>
              <w:rPr>
                <w:webHidden/>
              </w:rPr>
              <w:fldChar w:fldCharType="begin"/>
            </w:r>
            <w:r>
              <w:rPr>
                <w:webHidden/>
              </w:rPr>
              <w:instrText xml:space="preserve"> PAGEREF _Toc72767177 \h </w:instrText>
            </w:r>
          </w:ins>
          <w:r>
            <w:rPr>
              <w:webHidden/>
            </w:rPr>
          </w:r>
          <w:r>
            <w:rPr>
              <w:webHidden/>
            </w:rPr>
            <w:fldChar w:fldCharType="separate"/>
          </w:r>
          <w:ins w:id="421" w:author="Locke Liu" w:date="2021-05-24T16:45:00Z">
            <w:r>
              <w:rPr>
                <w:webHidden/>
              </w:rPr>
              <w:t>9</w:t>
            </w:r>
            <w:r>
              <w:rPr>
                <w:webHidden/>
              </w:rPr>
              <w:fldChar w:fldCharType="end"/>
            </w:r>
            <w:r w:rsidRPr="00574EC7">
              <w:rPr>
                <w:rStyle w:val="Hyperlink"/>
              </w:rPr>
              <w:fldChar w:fldCharType="end"/>
            </w:r>
          </w:ins>
        </w:p>
        <w:p w14:paraId="080F0113" w14:textId="76F766FF" w:rsidR="003D0391" w:rsidRDefault="003D0391">
          <w:pPr>
            <w:pStyle w:val="TOC2"/>
            <w:rPr>
              <w:ins w:id="422" w:author="Locke Liu" w:date="2021-05-24T16:45:00Z"/>
              <w:rFonts w:asciiTheme="minorHAnsi" w:eastAsiaTheme="minorEastAsia" w:hAnsiTheme="minorHAnsi" w:cstheme="minorBidi"/>
              <w:color w:val="auto"/>
              <w:sz w:val="22"/>
              <w:szCs w:val="22"/>
              <w:lang w:eastAsia="zh-CN"/>
            </w:rPr>
          </w:pPr>
          <w:ins w:id="423" w:author="Locke Liu" w:date="2021-05-24T16:45:00Z">
            <w:r w:rsidRPr="00574EC7">
              <w:rPr>
                <w:rStyle w:val="Hyperlink"/>
              </w:rPr>
              <w:fldChar w:fldCharType="begin"/>
            </w:r>
            <w:r w:rsidRPr="00574EC7">
              <w:rPr>
                <w:rStyle w:val="Hyperlink"/>
              </w:rPr>
              <w:instrText xml:space="preserve"> </w:instrText>
            </w:r>
            <w:r>
              <w:instrText>HYPERLINK \l "_Toc72767178"</w:instrText>
            </w:r>
            <w:r w:rsidRPr="00574EC7">
              <w:rPr>
                <w:rStyle w:val="Hyperlink"/>
              </w:rPr>
              <w:instrText xml:space="preserve"> </w:instrText>
            </w:r>
            <w:r w:rsidRPr="00574EC7">
              <w:rPr>
                <w:rStyle w:val="Hyperlink"/>
              </w:rPr>
              <w:fldChar w:fldCharType="separate"/>
            </w:r>
            <w:r w:rsidRPr="00574EC7">
              <w:rPr>
                <w:rStyle w:val="Hyperlink"/>
                <w:rFonts w:ascii="Arial" w:hAnsi="Arial"/>
              </w:rPr>
              <w:t>1.5.8</w:t>
            </w:r>
            <w:r>
              <w:rPr>
                <w:rFonts w:asciiTheme="minorHAnsi" w:eastAsiaTheme="minorEastAsia" w:hAnsiTheme="minorHAnsi" w:cstheme="minorBidi"/>
                <w:color w:val="auto"/>
                <w:sz w:val="22"/>
                <w:szCs w:val="22"/>
                <w:lang w:eastAsia="zh-CN"/>
              </w:rPr>
              <w:tab/>
            </w:r>
            <w:r w:rsidRPr="00574EC7">
              <w:rPr>
                <w:rStyle w:val="Hyperlink"/>
                <w:rFonts w:ascii="Arial" w:hAnsi="Arial"/>
              </w:rPr>
              <w:t>Usability requirements:</w:t>
            </w:r>
            <w:r>
              <w:rPr>
                <w:webHidden/>
              </w:rPr>
              <w:tab/>
            </w:r>
            <w:r>
              <w:rPr>
                <w:webHidden/>
              </w:rPr>
              <w:fldChar w:fldCharType="begin"/>
            </w:r>
            <w:r>
              <w:rPr>
                <w:webHidden/>
              </w:rPr>
              <w:instrText xml:space="preserve"> PAGEREF _Toc72767178 \h </w:instrText>
            </w:r>
          </w:ins>
          <w:r>
            <w:rPr>
              <w:webHidden/>
            </w:rPr>
          </w:r>
          <w:r>
            <w:rPr>
              <w:webHidden/>
            </w:rPr>
            <w:fldChar w:fldCharType="separate"/>
          </w:r>
          <w:ins w:id="424" w:author="Locke Liu" w:date="2021-05-24T16:45:00Z">
            <w:r>
              <w:rPr>
                <w:webHidden/>
              </w:rPr>
              <w:t>9</w:t>
            </w:r>
            <w:r>
              <w:rPr>
                <w:webHidden/>
              </w:rPr>
              <w:fldChar w:fldCharType="end"/>
            </w:r>
            <w:r w:rsidRPr="00574EC7">
              <w:rPr>
                <w:rStyle w:val="Hyperlink"/>
              </w:rPr>
              <w:fldChar w:fldCharType="end"/>
            </w:r>
          </w:ins>
        </w:p>
        <w:p w14:paraId="42A8E5B5" w14:textId="2822D080" w:rsidR="003D0391" w:rsidRDefault="003D0391">
          <w:pPr>
            <w:pStyle w:val="TOC1"/>
            <w:rPr>
              <w:ins w:id="425" w:author="Locke Liu" w:date="2021-05-24T16:45:00Z"/>
              <w:rFonts w:asciiTheme="minorHAnsi" w:eastAsiaTheme="minorEastAsia" w:hAnsiTheme="minorHAnsi" w:cstheme="minorBidi"/>
              <w:noProof/>
              <w:color w:val="auto"/>
              <w:sz w:val="22"/>
              <w:szCs w:val="22"/>
              <w:lang w:eastAsia="zh-CN"/>
            </w:rPr>
          </w:pPr>
          <w:ins w:id="426"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"_Toc72767179"</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2 -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System Context Diagram</w:t>
            </w:r>
            <w:r>
              <w:rPr>
                <w:noProof/>
                <w:webHidden/>
              </w:rPr>
              <w:tab/>
            </w:r>
            <w:r>
              <w:rPr>
                <w:noProof/>
                <w:webHidden/>
              </w:rPr>
              <w:fldChar w:fldCharType="begin"/>
            </w:r>
            <w:r>
              <w:rPr>
                <w:noProof/>
                <w:webHidden/>
              </w:rPr>
              <w:instrText xml:space="preserve"> PAGEREF _Toc72767179 \h </w:instrText>
            </w:r>
          </w:ins>
          <w:r>
            <w:rPr>
              <w:noProof/>
              <w:webHidden/>
            </w:rPr>
          </w:r>
          <w:r>
            <w:rPr>
              <w:noProof/>
              <w:webHidden/>
            </w:rPr>
            <w:fldChar w:fldCharType="separate"/>
          </w:r>
          <w:ins w:id="427" w:author="Locke Liu" w:date="2021-05-24T16:45:00Z">
            <w:r>
              <w:rPr>
                <w:noProof/>
                <w:webHidden/>
              </w:rPr>
              <w:t>10</w:t>
            </w:r>
            <w:r>
              <w:rPr>
                <w:noProof/>
                <w:webHidden/>
              </w:rPr>
              <w:fldChar w:fldCharType="end"/>
            </w:r>
            <w:r w:rsidRPr="00574EC7">
              <w:rPr>
                <w:rStyle w:val="Hyperlink"/>
                <w:noProof/>
              </w:rPr>
              <w:fldChar w:fldCharType="end"/>
            </w:r>
          </w:ins>
        </w:p>
        <w:p w14:paraId="6481263F" w14:textId="221CBDB2" w:rsidR="003D0391" w:rsidRDefault="003D0391">
          <w:pPr>
            <w:pStyle w:val="TOC1"/>
            <w:rPr>
              <w:ins w:id="428" w:author="Locke Liu" w:date="2021-05-24T16:45:00Z"/>
              <w:rFonts w:asciiTheme="minorHAnsi" w:eastAsiaTheme="minorEastAsia" w:hAnsiTheme="minorHAnsi" w:cstheme="minorBidi"/>
              <w:noProof/>
              <w:color w:val="auto"/>
              <w:sz w:val="22"/>
              <w:szCs w:val="22"/>
              <w:lang w:eastAsia="zh-CN"/>
            </w:rPr>
          </w:pPr>
          <w:ins w:id="429"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"_Toc72767180"</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3 -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Infrastructure Architecture Overview</w:t>
            </w:r>
            <w:r>
              <w:rPr>
                <w:noProof/>
                <w:webHidden/>
              </w:rPr>
              <w:tab/>
            </w:r>
            <w:r>
              <w:rPr>
                <w:noProof/>
                <w:webHidden/>
              </w:rPr>
              <w:fldChar w:fldCharType="begin"/>
            </w:r>
            <w:r>
              <w:rPr>
                <w:noProof/>
                <w:webHidden/>
              </w:rPr>
              <w:instrText xml:space="preserve"> PAGEREF _Toc72767180 \h </w:instrText>
            </w:r>
          </w:ins>
          <w:r>
            <w:rPr>
              <w:noProof/>
              <w:webHidden/>
            </w:rPr>
          </w:r>
          <w:r>
            <w:rPr>
              <w:noProof/>
              <w:webHidden/>
            </w:rPr>
            <w:fldChar w:fldCharType="separate"/>
          </w:r>
          <w:ins w:id="430" w:author="Locke Liu" w:date="2021-05-24T16:45:00Z">
            <w:r>
              <w:rPr>
                <w:noProof/>
                <w:webHidden/>
              </w:rPr>
              <w:t>12</w:t>
            </w:r>
            <w:r>
              <w:rPr>
                <w:noProof/>
                <w:webHidden/>
              </w:rPr>
              <w:fldChar w:fldCharType="end"/>
            </w:r>
            <w:r w:rsidRPr="00574EC7">
              <w:rPr>
                <w:rStyle w:val="Hyperlink"/>
                <w:noProof/>
              </w:rPr>
              <w:fldChar w:fldCharType="end"/>
            </w:r>
          </w:ins>
        </w:p>
        <w:p w14:paraId="49A52264" w14:textId="7DCC6338" w:rsidR="003D0391" w:rsidRDefault="003D0391">
          <w:pPr>
            <w:pStyle w:val="TOC2"/>
            <w:rPr>
              <w:ins w:id="431" w:author="Locke Liu" w:date="2021-05-24T16:45:00Z"/>
              <w:rFonts w:asciiTheme="minorHAnsi" w:eastAsiaTheme="minorEastAsia" w:hAnsiTheme="minorHAnsi" w:cstheme="minorBidi"/>
              <w:color w:val="auto"/>
              <w:sz w:val="22"/>
              <w:szCs w:val="22"/>
              <w:lang w:eastAsia="zh-CN"/>
            </w:rPr>
          </w:pPr>
          <w:ins w:id="432" w:author="Locke Liu" w:date="2021-05-24T16:45:00Z">
            <w:r w:rsidRPr="00574EC7">
              <w:rPr>
                <w:rStyle w:val="Hyperlink"/>
              </w:rPr>
              <w:fldChar w:fldCharType="begin"/>
            </w:r>
            <w:r w:rsidRPr="00574EC7">
              <w:rPr>
                <w:rStyle w:val="Hyperlink"/>
              </w:rPr>
              <w:instrText xml:space="preserve"> </w:instrText>
            </w:r>
            <w:r>
              <w:instrText>HYPERLINK \l "_Toc72767181"</w:instrText>
            </w:r>
            <w:r w:rsidRPr="00574EC7">
              <w:rPr>
                <w:rStyle w:val="Hyperlink"/>
              </w:rPr>
              <w:instrText xml:space="preserve"> </w:instrText>
            </w:r>
            <w:r w:rsidRPr="00574EC7">
              <w:rPr>
                <w:rStyle w:val="Hyperlink"/>
              </w:rPr>
              <w:fldChar w:fldCharType="separate"/>
            </w:r>
            <w:r w:rsidRPr="00574EC7">
              <w:rPr>
                <w:rStyle w:val="Hyperlink"/>
                <w:rFonts w:ascii="Arial" w:hAnsi="Arial"/>
              </w:rPr>
              <w:t>3.1 -</w:t>
            </w:r>
            <w:r>
              <w:rPr>
                <w:rFonts w:asciiTheme="minorHAnsi" w:eastAsiaTheme="minorEastAsia" w:hAnsiTheme="minorHAnsi" w:cstheme="minorBidi"/>
                <w:color w:val="auto"/>
                <w:sz w:val="22"/>
                <w:szCs w:val="22"/>
                <w:lang w:eastAsia="zh-CN"/>
              </w:rPr>
              <w:tab/>
            </w:r>
            <w:r w:rsidRPr="00574EC7">
              <w:rPr>
                <w:rStyle w:val="Hyperlink"/>
                <w:rFonts w:ascii="Arial" w:hAnsi="Arial"/>
              </w:rPr>
              <w:t>Architecture Overview Diagram</w:t>
            </w:r>
            <w:r>
              <w:rPr>
                <w:webHidden/>
              </w:rPr>
              <w:tab/>
            </w:r>
            <w:r>
              <w:rPr>
                <w:webHidden/>
              </w:rPr>
              <w:fldChar w:fldCharType="begin"/>
            </w:r>
            <w:r>
              <w:rPr>
                <w:webHidden/>
              </w:rPr>
              <w:instrText xml:space="preserve"> PAGEREF _Toc72767181 \h </w:instrText>
            </w:r>
          </w:ins>
          <w:r>
            <w:rPr>
              <w:webHidden/>
            </w:rPr>
          </w:r>
          <w:r>
            <w:rPr>
              <w:webHidden/>
            </w:rPr>
            <w:fldChar w:fldCharType="separate"/>
          </w:r>
          <w:ins w:id="433" w:author="Locke Liu" w:date="2021-05-24T16:45:00Z">
            <w:r>
              <w:rPr>
                <w:webHidden/>
              </w:rPr>
              <w:t>12</w:t>
            </w:r>
            <w:r>
              <w:rPr>
                <w:webHidden/>
              </w:rPr>
              <w:fldChar w:fldCharType="end"/>
            </w:r>
            <w:r w:rsidRPr="00574EC7">
              <w:rPr>
                <w:rStyle w:val="Hyperlink"/>
              </w:rPr>
              <w:fldChar w:fldCharType="end"/>
            </w:r>
          </w:ins>
        </w:p>
        <w:p w14:paraId="5F25388F" w14:textId="4108A37E" w:rsidR="003D0391" w:rsidRDefault="003D0391">
          <w:pPr>
            <w:pStyle w:val="TOC3"/>
            <w:rPr>
              <w:ins w:id="434" w:author="Locke Liu" w:date="2021-05-24T16:45:00Z"/>
              <w:rFonts w:asciiTheme="minorHAnsi" w:eastAsiaTheme="minorEastAsia" w:hAnsiTheme="minorHAnsi" w:cstheme="minorBidi"/>
              <w:noProof/>
              <w:color w:val="auto"/>
              <w:sz w:val="22"/>
              <w:szCs w:val="22"/>
              <w:lang w:eastAsia="zh-CN"/>
            </w:rPr>
          </w:pPr>
          <w:ins w:id="435"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"_Toc72767182"</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3.1.1 -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Current Architecture</w:t>
            </w:r>
            <w:r>
              <w:rPr>
                <w:noProof/>
                <w:webHidden/>
              </w:rPr>
              <w:tab/>
            </w:r>
            <w:r>
              <w:rPr>
                <w:noProof/>
                <w:webHidden/>
              </w:rPr>
              <w:fldChar w:fldCharType="begin"/>
            </w:r>
            <w:r>
              <w:rPr>
                <w:noProof/>
                <w:webHidden/>
              </w:rPr>
              <w:instrText xml:space="preserve"> PAGEREF _Toc72767182 \h </w:instrText>
            </w:r>
          </w:ins>
          <w:r>
            <w:rPr>
              <w:noProof/>
              <w:webHidden/>
            </w:rPr>
          </w:r>
          <w:r>
            <w:rPr>
              <w:noProof/>
              <w:webHidden/>
            </w:rPr>
            <w:fldChar w:fldCharType="separate"/>
          </w:r>
          <w:ins w:id="436" w:author="Locke Liu" w:date="2021-05-24T16:45:00Z">
            <w:r>
              <w:rPr>
                <w:noProof/>
                <w:webHidden/>
              </w:rPr>
              <w:t>12</w:t>
            </w:r>
            <w:r>
              <w:rPr>
                <w:noProof/>
                <w:webHidden/>
              </w:rPr>
              <w:fldChar w:fldCharType="end"/>
            </w:r>
            <w:r w:rsidRPr="00574EC7">
              <w:rPr>
                <w:rStyle w:val="Hyperlink"/>
                <w:noProof/>
              </w:rPr>
              <w:fldChar w:fldCharType="end"/>
            </w:r>
          </w:ins>
        </w:p>
        <w:p w14:paraId="31F7A4CF" w14:textId="001C9F15" w:rsidR="003D0391" w:rsidRDefault="003D0391">
          <w:pPr>
            <w:pStyle w:val="TOC3"/>
            <w:rPr>
              <w:ins w:id="437" w:author="Locke Liu" w:date="2021-05-24T16:45:00Z"/>
              <w:rFonts w:asciiTheme="minorHAnsi" w:eastAsiaTheme="minorEastAsia" w:hAnsiTheme="minorHAnsi" w:cstheme="minorBidi"/>
              <w:noProof/>
              <w:color w:val="auto"/>
              <w:sz w:val="22"/>
              <w:szCs w:val="22"/>
              <w:lang w:eastAsia="zh-CN"/>
            </w:rPr>
          </w:pPr>
          <w:ins w:id="438"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"_Toc72767184"</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3.1.2 -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Target Architecture</w:t>
            </w:r>
            <w:r>
              <w:rPr>
                <w:noProof/>
                <w:webHidden/>
              </w:rPr>
              <w:tab/>
            </w:r>
            <w:r>
              <w:rPr>
                <w:noProof/>
                <w:webHidden/>
              </w:rPr>
              <w:fldChar w:fldCharType="begin"/>
            </w:r>
            <w:r>
              <w:rPr>
                <w:noProof/>
                <w:webHidden/>
              </w:rPr>
              <w:instrText xml:space="preserve"> PAGEREF _Toc72767184 \h </w:instrText>
            </w:r>
          </w:ins>
          <w:r>
            <w:rPr>
              <w:noProof/>
              <w:webHidden/>
            </w:rPr>
          </w:r>
          <w:r>
            <w:rPr>
              <w:noProof/>
              <w:webHidden/>
            </w:rPr>
            <w:fldChar w:fldCharType="separate"/>
          </w:r>
          <w:ins w:id="439" w:author="Locke Liu" w:date="2021-05-24T16:45:00Z">
            <w:r>
              <w:rPr>
                <w:noProof/>
                <w:webHidden/>
              </w:rPr>
              <w:t>12</w:t>
            </w:r>
            <w:r>
              <w:rPr>
                <w:noProof/>
                <w:webHidden/>
              </w:rPr>
              <w:fldChar w:fldCharType="end"/>
            </w:r>
            <w:r w:rsidRPr="00574EC7">
              <w:rPr>
                <w:rStyle w:val="Hyperlink"/>
                <w:noProof/>
              </w:rPr>
              <w:fldChar w:fldCharType="end"/>
            </w:r>
          </w:ins>
        </w:p>
        <w:p w14:paraId="047A7165" w14:textId="195E6EB3" w:rsidR="003D0391" w:rsidRDefault="003D0391">
          <w:pPr>
            <w:pStyle w:val="TOC1"/>
            <w:rPr>
              <w:ins w:id="440" w:author="Locke Liu" w:date="2021-05-24T16:45:00Z"/>
              <w:rFonts w:asciiTheme="minorHAnsi" w:eastAsiaTheme="minorEastAsia" w:hAnsiTheme="minorHAnsi" w:cstheme="minorBidi"/>
              <w:noProof/>
              <w:color w:val="auto"/>
              <w:sz w:val="22"/>
              <w:szCs w:val="22"/>
              <w:lang w:eastAsia="zh-CN"/>
            </w:rPr>
          </w:pPr>
          <w:ins w:id="441"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"_Toc72767187"</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4 -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Infrastructure Logical Architecture</w:t>
            </w:r>
            <w:r>
              <w:rPr>
                <w:noProof/>
                <w:webHidden/>
              </w:rPr>
              <w:tab/>
            </w:r>
            <w:r>
              <w:rPr>
                <w:noProof/>
                <w:webHidden/>
              </w:rPr>
              <w:fldChar w:fldCharType="begin"/>
            </w:r>
            <w:r>
              <w:rPr>
                <w:noProof/>
                <w:webHidden/>
              </w:rPr>
              <w:instrText xml:space="preserve"> PAGEREF _Toc72767187 \h </w:instrText>
            </w:r>
          </w:ins>
          <w:r>
            <w:rPr>
              <w:noProof/>
              <w:webHidden/>
            </w:rPr>
          </w:r>
          <w:r>
            <w:rPr>
              <w:noProof/>
              <w:webHidden/>
            </w:rPr>
            <w:fldChar w:fldCharType="separate"/>
          </w:r>
          <w:ins w:id="442" w:author="Locke Liu" w:date="2021-05-24T16:45:00Z">
            <w:r>
              <w:rPr>
                <w:noProof/>
                <w:webHidden/>
              </w:rPr>
              <w:t>13</w:t>
            </w:r>
            <w:r>
              <w:rPr>
                <w:noProof/>
                <w:webHidden/>
              </w:rPr>
              <w:fldChar w:fldCharType="end"/>
            </w:r>
            <w:r w:rsidRPr="00574EC7">
              <w:rPr>
                <w:rStyle w:val="Hyperlink"/>
                <w:noProof/>
              </w:rPr>
              <w:fldChar w:fldCharType="end"/>
            </w:r>
          </w:ins>
        </w:p>
        <w:p w14:paraId="685CDB26" w14:textId="4695C2D5" w:rsidR="003D0391" w:rsidRDefault="003D0391">
          <w:pPr>
            <w:pStyle w:val="TOC2"/>
            <w:rPr>
              <w:ins w:id="443" w:author="Locke Liu" w:date="2021-05-24T16:45:00Z"/>
              <w:rFonts w:asciiTheme="minorHAnsi" w:eastAsiaTheme="minorEastAsia" w:hAnsiTheme="minorHAnsi" w:cstheme="minorBidi"/>
              <w:color w:val="auto"/>
              <w:sz w:val="22"/>
              <w:szCs w:val="22"/>
              <w:lang w:eastAsia="zh-CN"/>
            </w:rPr>
          </w:pPr>
          <w:ins w:id="444" w:author="Locke Liu" w:date="2021-05-24T16:45:00Z">
            <w:r w:rsidRPr="00574EC7">
              <w:rPr>
                <w:rStyle w:val="Hyperlink"/>
              </w:rPr>
              <w:fldChar w:fldCharType="begin"/>
            </w:r>
            <w:r w:rsidRPr="00574EC7">
              <w:rPr>
                <w:rStyle w:val="Hyperlink"/>
              </w:rPr>
              <w:instrText xml:space="preserve"> </w:instrText>
            </w:r>
            <w:r>
              <w:instrText>HYPERLINK \l "_Toc72767188"</w:instrText>
            </w:r>
            <w:r w:rsidRPr="00574EC7">
              <w:rPr>
                <w:rStyle w:val="Hyperlink"/>
              </w:rPr>
              <w:instrText xml:space="preserve"> </w:instrText>
            </w:r>
            <w:r w:rsidRPr="00574EC7">
              <w:rPr>
                <w:rStyle w:val="Hyperlink"/>
              </w:rPr>
              <w:fldChar w:fldCharType="separate"/>
            </w:r>
            <w:r w:rsidRPr="00574EC7">
              <w:rPr>
                <w:rStyle w:val="Hyperlink"/>
                <w:rFonts w:ascii="Arial" w:hAnsi="Arial"/>
              </w:rPr>
              <w:t>4.1 -</w:t>
            </w:r>
            <w:r>
              <w:rPr>
                <w:rFonts w:asciiTheme="minorHAnsi" w:eastAsiaTheme="minorEastAsia" w:hAnsiTheme="minorHAnsi" w:cstheme="minorBidi"/>
                <w:color w:val="auto"/>
                <w:sz w:val="22"/>
                <w:szCs w:val="22"/>
                <w:lang w:eastAsia="zh-CN"/>
              </w:rPr>
              <w:tab/>
            </w:r>
            <w:r w:rsidRPr="00574EC7">
              <w:rPr>
                <w:rStyle w:val="Hyperlink"/>
                <w:rFonts w:ascii="Arial" w:hAnsi="Arial"/>
              </w:rPr>
              <w:t>Logical Component Model</w:t>
            </w:r>
            <w:r>
              <w:rPr>
                <w:webHidden/>
              </w:rPr>
              <w:tab/>
            </w:r>
            <w:r>
              <w:rPr>
                <w:webHidden/>
              </w:rPr>
              <w:fldChar w:fldCharType="begin"/>
            </w:r>
            <w:r>
              <w:rPr>
                <w:webHidden/>
              </w:rPr>
              <w:instrText xml:space="preserve"> PAGEREF _Toc72767188 \h </w:instrText>
            </w:r>
          </w:ins>
          <w:r>
            <w:rPr>
              <w:webHidden/>
            </w:rPr>
          </w:r>
          <w:r>
            <w:rPr>
              <w:webHidden/>
            </w:rPr>
            <w:fldChar w:fldCharType="separate"/>
          </w:r>
          <w:ins w:id="445" w:author="Locke Liu" w:date="2021-05-24T16:45:00Z">
            <w:r>
              <w:rPr>
                <w:webHidden/>
              </w:rPr>
              <w:t>13</w:t>
            </w:r>
            <w:r>
              <w:rPr>
                <w:webHidden/>
              </w:rPr>
              <w:fldChar w:fldCharType="end"/>
            </w:r>
            <w:r w:rsidRPr="00574EC7">
              <w:rPr>
                <w:rStyle w:val="Hyperlink"/>
              </w:rPr>
              <w:fldChar w:fldCharType="end"/>
            </w:r>
          </w:ins>
        </w:p>
        <w:p w14:paraId="4D502821" w14:textId="488173E9" w:rsidR="003D0391" w:rsidRDefault="003D0391">
          <w:pPr>
            <w:pStyle w:val="TOC2"/>
            <w:rPr>
              <w:ins w:id="446" w:author="Locke Liu" w:date="2021-05-24T16:45:00Z"/>
              <w:rFonts w:asciiTheme="minorHAnsi" w:eastAsiaTheme="minorEastAsia" w:hAnsiTheme="minorHAnsi" w:cstheme="minorBidi"/>
              <w:color w:val="auto"/>
              <w:sz w:val="22"/>
              <w:szCs w:val="22"/>
              <w:lang w:eastAsia="zh-CN"/>
            </w:rPr>
          </w:pPr>
          <w:ins w:id="447" w:author="Locke Liu" w:date="2021-05-24T16:45:00Z">
            <w:r w:rsidRPr="00574EC7">
              <w:rPr>
                <w:rStyle w:val="Hyperlink"/>
              </w:rPr>
              <w:fldChar w:fldCharType="begin"/>
            </w:r>
            <w:r w:rsidRPr="00574EC7">
              <w:rPr>
                <w:rStyle w:val="Hyperlink"/>
              </w:rPr>
              <w:instrText xml:space="preserve"> </w:instrText>
            </w:r>
            <w:r>
              <w:instrText>HYPERLINK \l "_Toc72767191"</w:instrText>
            </w:r>
            <w:r w:rsidRPr="00574EC7">
              <w:rPr>
                <w:rStyle w:val="Hyperlink"/>
              </w:rPr>
              <w:instrText xml:space="preserve"> </w:instrText>
            </w:r>
            <w:r w:rsidRPr="00574EC7">
              <w:rPr>
                <w:rStyle w:val="Hyperlink"/>
              </w:rPr>
              <w:fldChar w:fldCharType="separate"/>
            </w:r>
            <w:r w:rsidRPr="00574EC7">
              <w:rPr>
                <w:rStyle w:val="Hyperlink"/>
                <w:rFonts w:ascii="Arial" w:hAnsi="Arial"/>
              </w:rPr>
              <w:t>4.2 -</w:t>
            </w:r>
            <w:r>
              <w:rPr>
                <w:rFonts w:asciiTheme="minorHAnsi" w:eastAsiaTheme="minorEastAsia" w:hAnsiTheme="minorHAnsi" w:cstheme="minorBidi"/>
                <w:color w:val="auto"/>
                <w:sz w:val="22"/>
                <w:szCs w:val="22"/>
                <w:lang w:eastAsia="zh-CN"/>
              </w:rPr>
              <w:tab/>
            </w:r>
            <w:r w:rsidRPr="00574EC7">
              <w:rPr>
                <w:rStyle w:val="Hyperlink"/>
                <w:rFonts w:ascii="Arial" w:hAnsi="Arial"/>
              </w:rPr>
              <w:t>Component List</w:t>
            </w:r>
            <w:r>
              <w:rPr>
                <w:webHidden/>
              </w:rPr>
              <w:tab/>
            </w:r>
            <w:r>
              <w:rPr>
                <w:webHidden/>
              </w:rPr>
              <w:fldChar w:fldCharType="begin"/>
            </w:r>
            <w:r>
              <w:rPr>
                <w:webHidden/>
              </w:rPr>
              <w:instrText xml:space="preserve"> PAGEREF _Toc72767191 \h </w:instrText>
            </w:r>
          </w:ins>
          <w:r>
            <w:rPr>
              <w:webHidden/>
            </w:rPr>
          </w:r>
          <w:r>
            <w:rPr>
              <w:webHidden/>
            </w:rPr>
            <w:fldChar w:fldCharType="separate"/>
          </w:r>
          <w:ins w:id="448" w:author="Locke Liu" w:date="2021-05-24T16:45:00Z">
            <w:r>
              <w:rPr>
                <w:webHidden/>
              </w:rPr>
              <w:t>13</w:t>
            </w:r>
            <w:r>
              <w:rPr>
                <w:webHidden/>
              </w:rPr>
              <w:fldChar w:fldCharType="end"/>
            </w:r>
            <w:r w:rsidRPr="00574EC7">
              <w:rPr>
                <w:rStyle w:val="Hyperlink"/>
              </w:rPr>
              <w:fldChar w:fldCharType="end"/>
            </w:r>
          </w:ins>
        </w:p>
        <w:p w14:paraId="17206656" w14:textId="543D16EC" w:rsidR="003D0391" w:rsidRDefault="003D0391">
          <w:pPr>
            <w:pStyle w:val="TOC1"/>
            <w:rPr>
              <w:ins w:id="449" w:author="Locke Liu" w:date="2021-05-24T16:45:00Z"/>
              <w:rFonts w:asciiTheme="minorHAnsi" w:eastAsiaTheme="minorEastAsia" w:hAnsiTheme="minorHAnsi" w:cstheme="minorBidi"/>
              <w:noProof/>
              <w:color w:val="auto"/>
              <w:sz w:val="22"/>
              <w:szCs w:val="22"/>
              <w:lang w:eastAsia="zh-CN"/>
            </w:rPr>
          </w:pPr>
          <w:ins w:id="450"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"_Toc72767192"</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5 -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Architecture Decisions</w:t>
            </w:r>
            <w:r>
              <w:rPr>
                <w:noProof/>
                <w:webHidden/>
              </w:rPr>
              <w:tab/>
            </w:r>
            <w:r>
              <w:rPr>
                <w:noProof/>
                <w:webHidden/>
              </w:rPr>
              <w:fldChar w:fldCharType="begin"/>
            </w:r>
            <w:r>
              <w:rPr>
                <w:noProof/>
                <w:webHidden/>
              </w:rPr>
              <w:instrText xml:space="preserve"> PAGEREF _Toc72767192 \h </w:instrText>
            </w:r>
          </w:ins>
          <w:r>
            <w:rPr>
              <w:noProof/>
              <w:webHidden/>
            </w:rPr>
          </w:r>
          <w:r>
            <w:rPr>
              <w:noProof/>
              <w:webHidden/>
            </w:rPr>
            <w:fldChar w:fldCharType="separate"/>
          </w:r>
          <w:ins w:id="451" w:author="Locke Liu" w:date="2021-05-24T16:45:00Z">
            <w:r>
              <w:rPr>
                <w:noProof/>
                <w:webHidden/>
              </w:rPr>
              <w:t>15</w:t>
            </w:r>
            <w:r>
              <w:rPr>
                <w:noProof/>
                <w:webHidden/>
              </w:rPr>
              <w:fldChar w:fldCharType="end"/>
            </w:r>
            <w:r w:rsidRPr="00574EC7">
              <w:rPr>
                <w:rStyle w:val="Hyperlink"/>
                <w:noProof/>
              </w:rPr>
              <w:fldChar w:fldCharType="end"/>
            </w:r>
          </w:ins>
        </w:p>
        <w:p w14:paraId="5102BDBE" w14:textId="775FE330" w:rsidR="003D0391" w:rsidRDefault="003D0391">
          <w:pPr>
            <w:pStyle w:val="TOC2"/>
            <w:rPr>
              <w:ins w:id="452" w:author="Locke Liu" w:date="2021-05-24T16:45:00Z"/>
              <w:rFonts w:asciiTheme="minorHAnsi" w:eastAsiaTheme="minorEastAsia" w:hAnsiTheme="minorHAnsi" w:cstheme="minorBidi"/>
              <w:color w:val="auto"/>
              <w:sz w:val="22"/>
              <w:szCs w:val="22"/>
              <w:lang w:eastAsia="zh-CN"/>
            </w:rPr>
          </w:pPr>
          <w:ins w:id="453" w:author="Locke Liu" w:date="2021-05-24T16:45:00Z">
            <w:r w:rsidRPr="00574EC7">
              <w:rPr>
                <w:rStyle w:val="Hyperlink"/>
              </w:rPr>
              <w:fldChar w:fldCharType="begin"/>
            </w:r>
            <w:r w:rsidRPr="00574EC7">
              <w:rPr>
                <w:rStyle w:val="Hyperlink"/>
              </w:rPr>
              <w:instrText xml:space="preserve"> </w:instrText>
            </w:r>
            <w:r>
              <w:instrText>HYPERLINK \l "_Toc72767193"</w:instrText>
            </w:r>
            <w:r w:rsidRPr="00574EC7">
              <w:rPr>
                <w:rStyle w:val="Hyperlink"/>
              </w:rPr>
              <w:instrText xml:space="preserve"> </w:instrText>
            </w:r>
            <w:r w:rsidRPr="00574EC7">
              <w:rPr>
                <w:rStyle w:val="Hyperlink"/>
              </w:rPr>
              <w:fldChar w:fldCharType="separate"/>
            </w:r>
            <w:r w:rsidRPr="00574EC7">
              <w:rPr>
                <w:rStyle w:val="Hyperlink"/>
                <w:rFonts w:ascii="Arial" w:hAnsi="Arial"/>
              </w:rPr>
              <w:t>5.1 -</w:t>
            </w:r>
            <w:r>
              <w:rPr>
                <w:rFonts w:asciiTheme="minorHAnsi" w:eastAsiaTheme="minorEastAsia" w:hAnsiTheme="minorHAnsi" w:cstheme="minorBidi"/>
                <w:color w:val="auto"/>
                <w:sz w:val="22"/>
                <w:szCs w:val="22"/>
                <w:lang w:eastAsia="zh-CN"/>
              </w:rPr>
              <w:tab/>
            </w:r>
            <w:r w:rsidRPr="00574EC7">
              <w:rPr>
                <w:rStyle w:val="Hyperlink"/>
                <w:rFonts w:ascii="Arial" w:hAnsi="Arial"/>
              </w:rPr>
              <w:t>Architecture Decisions summary</w:t>
            </w:r>
            <w:r>
              <w:rPr>
                <w:webHidden/>
              </w:rPr>
              <w:tab/>
            </w:r>
            <w:r>
              <w:rPr>
                <w:webHidden/>
              </w:rPr>
              <w:fldChar w:fldCharType="begin"/>
            </w:r>
            <w:r>
              <w:rPr>
                <w:webHidden/>
              </w:rPr>
              <w:instrText xml:space="preserve"> PAGEREF _Toc72767193 \h </w:instrText>
            </w:r>
          </w:ins>
          <w:r>
            <w:rPr>
              <w:webHidden/>
            </w:rPr>
          </w:r>
          <w:r>
            <w:rPr>
              <w:webHidden/>
            </w:rPr>
            <w:fldChar w:fldCharType="separate"/>
          </w:r>
          <w:ins w:id="454" w:author="Locke Liu" w:date="2021-05-24T16:45:00Z">
            <w:r>
              <w:rPr>
                <w:webHidden/>
              </w:rPr>
              <w:t>15</w:t>
            </w:r>
            <w:r>
              <w:rPr>
                <w:webHidden/>
              </w:rPr>
              <w:fldChar w:fldCharType="end"/>
            </w:r>
            <w:r w:rsidRPr="00574EC7">
              <w:rPr>
                <w:rStyle w:val="Hyperlink"/>
              </w:rPr>
              <w:fldChar w:fldCharType="end"/>
            </w:r>
          </w:ins>
        </w:p>
        <w:p w14:paraId="71360D51" w14:textId="4D127FD4" w:rsidR="003D0391" w:rsidRDefault="003D0391">
          <w:pPr>
            <w:pStyle w:val="TOC2"/>
            <w:rPr>
              <w:ins w:id="455" w:author="Locke Liu" w:date="2021-05-24T16:45:00Z"/>
              <w:rFonts w:asciiTheme="minorHAnsi" w:eastAsiaTheme="minorEastAsia" w:hAnsiTheme="minorHAnsi" w:cstheme="minorBidi"/>
              <w:color w:val="auto"/>
              <w:sz w:val="22"/>
              <w:szCs w:val="22"/>
              <w:lang w:eastAsia="zh-CN"/>
            </w:rPr>
          </w:pPr>
          <w:ins w:id="456" w:author="Locke Liu" w:date="2021-05-24T16:45:00Z">
            <w:r w:rsidRPr="00574EC7">
              <w:rPr>
                <w:rStyle w:val="Hyperlink"/>
              </w:rPr>
              <w:fldChar w:fldCharType="begin"/>
            </w:r>
            <w:r w:rsidRPr="00574EC7">
              <w:rPr>
                <w:rStyle w:val="Hyperlink"/>
              </w:rPr>
              <w:instrText xml:space="preserve"> </w:instrText>
            </w:r>
            <w:r>
              <w:instrText>HYPERLINK \l "_Toc72767195"</w:instrText>
            </w:r>
            <w:r w:rsidRPr="00574EC7">
              <w:rPr>
                <w:rStyle w:val="Hyperlink"/>
              </w:rPr>
              <w:instrText xml:space="preserve"> </w:instrText>
            </w:r>
            <w:r w:rsidRPr="00574EC7">
              <w:rPr>
                <w:rStyle w:val="Hyperlink"/>
              </w:rPr>
              <w:fldChar w:fldCharType="separate"/>
            </w:r>
            <w:r w:rsidRPr="00574EC7">
              <w:rPr>
                <w:rStyle w:val="Hyperlink"/>
                <w:rFonts w:ascii="Arial" w:hAnsi="Arial"/>
              </w:rPr>
              <w:t>5.2 -</w:t>
            </w:r>
            <w:r>
              <w:rPr>
                <w:rFonts w:asciiTheme="minorHAnsi" w:eastAsiaTheme="minorEastAsia" w:hAnsiTheme="minorHAnsi" w:cstheme="minorBidi"/>
                <w:color w:val="auto"/>
                <w:sz w:val="22"/>
                <w:szCs w:val="22"/>
                <w:lang w:eastAsia="zh-CN"/>
              </w:rPr>
              <w:tab/>
            </w:r>
            <w:r w:rsidRPr="00574EC7">
              <w:rPr>
                <w:rStyle w:val="Hyperlink"/>
                <w:rFonts w:ascii="Arial" w:hAnsi="Arial"/>
              </w:rPr>
              <w:t>Architecture Decisions - Details</w:t>
            </w:r>
            <w:r>
              <w:rPr>
                <w:webHidden/>
              </w:rPr>
              <w:tab/>
            </w:r>
            <w:r>
              <w:rPr>
                <w:webHidden/>
              </w:rPr>
              <w:fldChar w:fldCharType="begin"/>
            </w:r>
            <w:r>
              <w:rPr>
                <w:webHidden/>
              </w:rPr>
              <w:instrText xml:space="preserve"> PAGEREF _Toc72767195 \h </w:instrText>
            </w:r>
          </w:ins>
          <w:r>
            <w:rPr>
              <w:webHidden/>
            </w:rPr>
          </w:r>
          <w:r>
            <w:rPr>
              <w:webHidden/>
            </w:rPr>
            <w:fldChar w:fldCharType="separate"/>
          </w:r>
          <w:ins w:id="457" w:author="Locke Liu" w:date="2021-05-24T16:45:00Z">
            <w:r>
              <w:rPr>
                <w:webHidden/>
              </w:rPr>
              <w:t>15</w:t>
            </w:r>
            <w:r>
              <w:rPr>
                <w:webHidden/>
              </w:rPr>
              <w:fldChar w:fldCharType="end"/>
            </w:r>
            <w:r w:rsidRPr="00574EC7">
              <w:rPr>
                <w:rStyle w:val="Hyperlink"/>
              </w:rPr>
              <w:fldChar w:fldCharType="end"/>
            </w:r>
          </w:ins>
        </w:p>
        <w:p w14:paraId="41A9E0D3" w14:textId="0E34DB9F" w:rsidR="003D0391" w:rsidRDefault="003D0391">
          <w:pPr>
            <w:pStyle w:val="TOC1"/>
            <w:rPr>
              <w:ins w:id="458" w:author="Locke Liu" w:date="2021-05-24T16:45:00Z"/>
              <w:rFonts w:asciiTheme="minorHAnsi" w:eastAsiaTheme="minorEastAsia" w:hAnsiTheme="minorHAnsi" w:cstheme="minorBidi"/>
              <w:noProof/>
              <w:color w:val="auto"/>
              <w:sz w:val="22"/>
              <w:szCs w:val="22"/>
              <w:lang w:eastAsia="zh-CN"/>
            </w:rPr>
          </w:pPr>
          <w:ins w:id="459"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"_Toc72767196"</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Infrastructure Physical Architecture</w:t>
            </w:r>
            <w:r>
              <w:rPr>
                <w:noProof/>
                <w:webHidden/>
              </w:rPr>
              <w:tab/>
            </w:r>
            <w:r>
              <w:rPr>
                <w:noProof/>
                <w:webHidden/>
              </w:rPr>
              <w:fldChar w:fldCharType="begin"/>
            </w:r>
            <w:r>
              <w:rPr>
                <w:noProof/>
                <w:webHidden/>
              </w:rPr>
              <w:instrText xml:space="preserve"> PAGEREF _Toc72767196 \h </w:instrText>
            </w:r>
          </w:ins>
          <w:r>
            <w:rPr>
              <w:noProof/>
              <w:webHidden/>
            </w:rPr>
          </w:r>
          <w:r>
            <w:rPr>
              <w:noProof/>
              <w:webHidden/>
            </w:rPr>
            <w:fldChar w:fldCharType="separate"/>
          </w:r>
          <w:ins w:id="460" w:author="Locke Liu" w:date="2021-05-24T16:45:00Z">
            <w:r>
              <w:rPr>
                <w:noProof/>
                <w:webHidden/>
              </w:rPr>
              <w:t>21</w:t>
            </w:r>
            <w:r>
              <w:rPr>
                <w:noProof/>
                <w:webHidden/>
              </w:rPr>
              <w:fldChar w:fldCharType="end"/>
            </w:r>
            <w:r w:rsidRPr="00574EC7">
              <w:rPr>
                <w:rStyle w:val="Hyperlink"/>
                <w:noProof/>
              </w:rPr>
              <w:fldChar w:fldCharType="end"/>
            </w:r>
          </w:ins>
        </w:p>
        <w:p w14:paraId="2D22D6FF" w14:textId="4BB126F1" w:rsidR="003D0391" w:rsidRDefault="003D0391">
          <w:pPr>
            <w:pStyle w:val="TOC2"/>
            <w:rPr>
              <w:ins w:id="461" w:author="Locke Liu" w:date="2021-05-24T16:45:00Z"/>
              <w:rFonts w:asciiTheme="minorHAnsi" w:eastAsiaTheme="minorEastAsia" w:hAnsiTheme="minorHAnsi" w:cstheme="minorBidi"/>
              <w:color w:val="auto"/>
              <w:sz w:val="22"/>
              <w:szCs w:val="22"/>
              <w:lang w:eastAsia="zh-CN"/>
            </w:rPr>
          </w:pPr>
          <w:ins w:id="462" w:author="Locke Liu" w:date="2021-05-24T16:45:00Z">
            <w:r w:rsidRPr="00574EC7">
              <w:rPr>
                <w:rStyle w:val="Hyperlink"/>
              </w:rPr>
              <w:fldChar w:fldCharType="begin"/>
            </w:r>
            <w:r w:rsidRPr="00574EC7">
              <w:rPr>
                <w:rStyle w:val="Hyperlink"/>
              </w:rPr>
              <w:instrText xml:space="preserve"> </w:instrText>
            </w:r>
            <w:r>
              <w:instrText>HYPERLINK \l "_Toc72767197"</w:instrText>
            </w:r>
            <w:r w:rsidRPr="00574EC7">
              <w:rPr>
                <w:rStyle w:val="Hyperlink"/>
              </w:rPr>
              <w:instrText xml:space="preserve"> </w:instrText>
            </w:r>
            <w:r w:rsidRPr="00574EC7">
              <w:rPr>
                <w:rStyle w:val="Hyperlink"/>
              </w:rPr>
              <w:fldChar w:fldCharType="separate"/>
            </w:r>
            <w:r w:rsidRPr="00574EC7">
              <w:rPr>
                <w:rStyle w:val="Hyperlink"/>
                <w:rFonts w:ascii="Arial" w:hAnsi="Arial"/>
                <w:lang w:eastAsia="en-US"/>
              </w:rPr>
              <w:t>6.1 -</w:t>
            </w:r>
            <w:r>
              <w:rPr>
                <w:rFonts w:asciiTheme="minorHAnsi" w:eastAsiaTheme="minorEastAsia" w:hAnsiTheme="minorHAnsi" w:cstheme="minorBidi"/>
                <w:color w:val="auto"/>
                <w:sz w:val="22"/>
                <w:szCs w:val="22"/>
                <w:lang w:eastAsia="zh-CN"/>
              </w:rPr>
              <w:tab/>
            </w:r>
            <w:r w:rsidRPr="00574EC7">
              <w:rPr>
                <w:rStyle w:val="Hyperlink"/>
                <w:rFonts w:ascii="Arial" w:hAnsi="Arial"/>
                <w:lang w:eastAsia="en-US"/>
              </w:rPr>
              <w:t>Products for Components</w:t>
            </w:r>
            <w:r>
              <w:rPr>
                <w:webHidden/>
              </w:rPr>
              <w:tab/>
            </w:r>
            <w:r>
              <w:rPr>
                <w:webHidden/>
              </w:rPr>
              <w:fldChar w:fldCharType="begin"/>
            </w:r>
            <w:r>
              <w:rPr>
                <w:webHidden/>
              </w:rPr>
              <w:instrText xml:space="preserve"> PAGEREF _Toc72767197 \h </w:instrText>
            </w:r>
          </w:ins>
          <w:r>
            <w:rPr>
              <w:webHidden/>
            </w:rPr>
          </w:r>
          <w:r>
            <w:rPr>
              <w:webHidden/>
            </w:rPr>
            <w:fldChar w:fldCharType="separate"/>
          </w:r>
          <w:ins w:id="463" w:author="Locke Liu" w:date="2021-05-24T16:45:00Z">
            <w:r>
              <w:rPr>
                <w:webHidden/>
              </w:rPr>
              <w:t>21</w:t>
            </w:r>
            <w:r>
              <w:rPr>
                <w:webHidden/>
              </w:rPr>
              <w:fldChar w:fldCharType="end"/>
            </w:r>
            <w:r w:rsidRPr="00574EC7">
              <w:rPr>
                <w:rStyle w:val="Hyperlink"/>
              </w:rPr>
              <w:fldChar w:fldCharType="end"/>
            </w:r>
          </w:ins>
        </w:p>
        <w:p w14:paraId="2C9EAE09" w14:textId="7F3E12B4" w:rsidR="003D0391" w:rsidRDefault="003D0391">
          <w:pPr>
            <w:pStyle w:val="TOC2"/>
            <w:rPr>
              <w:ins w:id="464" w:author="Locke Liu" w:date="2021-05-24T16:45:00Z"/>
              <w:rFonts w:asciiTheme="minorHAnsi" w:eastAsiaTheme="minorEastAsia" w:hAnsiTheme="minorHAnsi" w:cstheme="minorBidi"/>
              <w:color w:val="auto"/>
              <w:sz w:val="22"/>
              <w:szCs w:val="22"/>
              <w:lang w:eastAsia="zh-CN"/>
            </w:rPr>
          </w:pPr>
          <w:ins w:id="465" w:author="Locke Liu" w:date="2021-05-24T16:45:00Z">
            <w:r w:rsidRPr="00574EC7">
              <w:rPr>
                <w:rStyle w:val="Hyperlink"/>
              </w:rPr>
              <w:fldChar w:fldCharType="begin"/>
            </w:r>
            <w:r w:rsidRPr="00574EC7">
              <w:rPr>
                <w:rStyle w:val="Hyperlink"/>
              </w:rPr>
              <w:instrText xml:space="preserve"> </w:instrText>
            </w:r>
            <w:r>
              <w:instrText>HYPERLINK \l "_Toc72767198"</w:instrText>
            </w:r>
            <w:r w:rsidRPr="00574EC7">
              <w:rPr>
                <w:rStyle w:val="Hyperlink"/>
              </w:rPr>
              <w:instrText xml:space="preserve"> </w:instrText>
            </w:r>
            <w:r w:rsidRPr="00574EC7">
              <w:rPr>
                <w:rStyle w:val="Hyperlink"/>
              </w:rPr>
              <w:fldChar w:fldCharType="separate"/>
            </w:r>
            <w:r w:rsidRPr="00574EC7">
              <w:rPr>
                <w:rStyle w:val="Hyperlink"/>
                <w:rFonts w:ascii="Arial" w:hAnsi="Arial"/>
                <w:lang w:eastAsia="en-US"/>
              </w:rPr>
              <w:t>6.2 -</w:t>
            </w:r>
            <w:r>
              <w:rPr>
                <w:rFonts w:asciiTheme="minorHAnsi" w:eastAsiaTheme="minorEastAsia" w:hAnsiTheme="minorHAnsi" w:cstheme="minorBidi"/>
                <w:color w:val="auto"/>
                <w:sz w:val="22"/>
                <w:szCs w:val="22"/>
                <w:lang w:eastAsia="zh-CN"/>
              </w:rPr>
              <w:tab/>
            </w:r>
            <w:r w:rsidRPr="00574EC7">
              <w:rPr>
                <w:rStyle w:val="Hyperlink"/>
                <w:rFonts w:ascii="Arial" w:hAnsi="Arial"/>
                <w:lang w:eastAsia="en-US"/>
              </w:rPr>
              <w:t>Physical Operational Model diagram</w:t>
            </w:r>
            <w:r>
              <w:rPr>
                <w:webHidden/>
              </w:rPr>
              <w:tab/>
            </w:r>
            <w:r>
              <w:rPr>
                <w:webHidden/>
              </w:rPr>
              <w:fldChar w:fldCharType="begin"/>
            </w:r>
            <w:r>
              <w:rPr>
                <w:webHidden/>
              </w:rPr>
              <w:instrText xml:space="preserve"> PAGEREF _Toc72767198 \h </w:instrText>
            </w:r>
          </w:ins>
          <w:r>
            <w:rPr>
              <w:webHidden/>
            </w:rPr>
          </w:r>
          <w:r>
            <w:rPr>
              <w:webHidden/>
            </w:rPr>
            <w:fldChar w:fldCharType="separate"/>
          </w:r>
          <w:ins w:id="466" w:author="Locke Liu" w:date="2021-05-24T16:45:00Z">
            <w:r>
              <w:rPr>
                <w:webHidden/>
              </w:rPr>
              <w:t>22</w:t>
            </w:r>
            <w:r>
              <w:rPr>
                <w:webHidden/>
              </w:rPr>
              <w:fldChar w:fldCharType="end"/>
            </w:r>
            <w:r w:rsidRPr="00574EC7">
              <w:rPr>
                <w:rStyle w:val="Hyperlink"/>
              </w:rPr>
              <w:fldChar w:fldCharType="end"/>
            </w:r>
          </w:ins>
        </w:p>
        <w:p w14:paraId="5E8747FD" w14:textId="655DEFA3" w:rsidR="003D0391" w:rsidRDefault="003D0391">
          <w:pPr>
            <w:pStyle w:val="TOC2"/>
            <w:rPr>
              <w:ins w:id="467" w:author="Locke Liu" w:date="2021-05-24T16:45:00Z"/>
              <w:rFonts w:asciiTheme="minorHAnsi" w:eastAsiaTheme="minorEastAsia" w:hAnsiTheme="minorHAnsi" w:cstheme="minorBidi"/>
              <w:color w:val="auto"/>
              <w:sz w:val="22"/>
              <w:szCs w:val="22"/>
              <w:lang w:eastAsia="zh-CN"/>
            </w:rPr>
          </w:pPr>
          <w:ins w:id="468" w:author="Locke Liu" w:date="2021-05-24T16:45:00Z">
            <w:r w:rsidRPr="00574EC7">
              <w:rPr>
                <w:rStyle w:val="Hyperlink"/>
              </w:rPr>
              <w:fldChar w:fldCharType="begin"/>
            </w:r>
            <w:r w:rsidRPr="00574EC7">
              <w:rPr>
                <w:rStyle w:val="Hyperlink"/>
              </w:rPr>
              <w:instrText xml:space="preserve"> </w:instrText>
            </w:r>
            <w:r>
              <w:instrText>HYPERLINK \l "_Toc72767199"</w:instrText>
            </w:r>
            <w:r w:rsidRPr="00574EC7">
              <w:rPr>
                <w:rStyle w:val="Hyperlink"/>
              </w:rPr>
              <w:instrText xml:space="preserve"> </w:instrText>
            </w:r>
            <w:r w:rsidRPr="00574EC7">
              <w:rPr>
                <w:rStyle w:val="Hyperlink"/>
              </w:rPr>
              <w:fldChar w:fldCharType="separate"/>
            </w:r>
            <w:r w:rsidRPr="00574EC7">
              <w:rPr>
                <w:rStyle w:val="Hyperlink"/>
                <w:lang w:eastAsia="en-US"/>
              </w:rPr>
              <w:t>6.3 -</w:t>
            </w:r>
            <w:r>
              <w:rPr>
                <w:rFonts w:asciiTheme="minorHAnsi" w:eastAsiaTheme="minorEastAsia" w:hAnsiTheme="minorHAnsi" w:cstheme="minorBidi"/>
                <w:color w:val="auto"/>
                <w:sz w:val="22"/>
                <w:szCs w:val="22"/>
                <w:lang w:eastAsia="zh-CN"/>
              </w:rPr>
              <w:tab/>
            </w:r>
            <w:r w:rsidRPr="00574EC7">
              <w:rPr>
                <w:rStyle w:val="Hyperlink"/>
                <w:lang w:eastAsia="en-US"/>
              </w:rPr>
              <w:t>Physical Nodes List</w:t>
            </w:r>
            <w:r>
              <w:rPr>
                <w:webHidden/>
              </w:rPr>
              <w:tab/>
            </w:r>
            <w:r>
              <w:rPr>
                <w:webHidden/>
              </w:rPr>
              <w:fldChar w:fldCharType="begin"/>
            </w:r>
            <w:r>
              <w:rPr>
                <w:webHidden/>
              </w:rPr>
              <w:instrText xml:space="preserve"> PAGEREF _Toc72767199 \h </w:instrText>
            </w:r>
          </w:ins>
          <w:r>
            <w:rPr>
              <w:webHidden/>
            </w:rPr>
          </w:r>
          <w:r>
            <w:rPr>
              <w:webHidden/>
            </w:rPr>
            <w:fldChar w:fldCharType="separate"/>
          </w:r>
          <w:ins w:id="469" w:author="Locke Liu" w:date="2021-05-24T16:45:00Z">
            <w:r>
              <w:rPr>
                <w:webHidden/>
              </w:rPr>
              <w:t>22</w:t>
            </w:r>
            <w:r>
              <w:rPr>
                <w:webHidden/>
              </w:rPr>
              <w:fldChar w:fldCharType="end"/>
            </w:r>
            <w:r w:rsidRPr="00574EC7">
              <w:rPr>
                <w:rStyle w:val="Hyperlink"/>
              </w:rPr>
              <w:fldChar w:fldCharType="end"/>
            </w:r>
          </w:ins>
        </w:p>
        <w:p w14:paraId="06E1A202" w14:textId="00214C4C" w:rsidR="003D0391" w:rsidRDefault="003D0391">
          <w:pPr>
            <w:pStyle w:val="TOC2"/>
            <w:rPr>
              <w:ins w:id="470" w:author="Locke Liu" w:date="2021-05-24T16:45:00Z"/>
              <w:rFonts w:asciiTheme="minorHAnsi" w:eastAsiaTheme="minorEastAsia" w:hAnsiTheme="minorHAnsi" w:cstheme="minorBidi"/>
              <w:color w:val="auto"/>
              <w:sz w:val="22"/>
              <w:szCs w:val="22"/>
              <w:lang w:eastAsia="zh-CN"/>
            </w:rPr>
          </w:pPr>
          <w:ins w:id="471" w:author="Locke Liu" w:date="2021-05-24T16:45:00Z">
            <w:r w:rsidRPr="00574EC7">
              <w:rPr>
                <w:rStyle w:val="Hyperlink"/>
              </w:rPr>
              <w:fldChar w:fldCharType="begin"/>
            </w:r>
            <w:r w:rsidRPr="00574EC7">
              <w:rPr>
                <w:rStyle w:val="Hyperlink"/>
              </w:rPr>
              <w:instrText xml:space="preserve"> </w:instrText>
            </w:r>
            <w:r>
              <w:instrText>HYPERLINK \l "_Toc72767200"</w:instrText>
            </w:r>
            <w:r w:rsidRPr="00574EC7">
              <w:rPr>
                <w:rStyle w:val="Hyperlink"/>
              </w:rPr>
              <w:instrText xml:space="preserve"> </w:instrText>
            </w:r>
            <w:r w:rsidRPr="00574EC7">
              <w:rPr>
                <w:rStyle w:val="Hyperlink"/>
              </w:rPr>
              <w:fldChar w:fldCharType="separate"/>
            </w:r>
            <w:r w:rsidRPr="00574EC7">
              <w:rPr>
                <w:rStyle w:val="Hyperlink"/>
                <w:rFonts w:ascii="Arial" w:hAnsi="Arial"/>
              </w:rPr>
              <w:t>6.4 -</w:t>
            </w:r>
            <w:r>
              <w:rPr>
                <w:rFonts w:asciiTheme="minorHAnsi" w:eastAsiaTheme="minorEastAsia" w:hAnsiTheme="minorHAnsi" w:cstheme="minorBidi"/>
                <w:color w:val="auto"/>
                <w:sz w:val="22"/>
                <w:szCs w:val="22"/>
                <w:lang w:eastAsia="zh-CN"/>
              </w:rPr>
              <w:tab/>
            </w:r>
            <w:r w:rsidRPr="00574EC7">
              <w:rPr>
                <w:rStyle w:val="Hyperlink"/>
                <w:rFonts w:ascii="Arial" w:hAnsi="Arial"/>
              </w:rPr>
              <w:t>Sizing</w:t>
            </w:r>
            <w:r>
              <w:rPr>
                <w:webHidden/>
              </w:rPr>
              <w:tab/>
            </w:r>
            <w:r>
              <w:rPr>
                <w:webHidden/>
              </w:rPr>
              <w:fldChar w:fldCharType="begin"/>
            </w:r>
            <w:r>
              <w:rPr>
                <w:webHidden/>
              </w:rPr>
              <w:instrText xml:space="preserve"> PAGEREF _Toc72767200 \h </w:instrText>
            </w:r>
          </w:ins>
          <w:r>
            <w:rPr>
              <w:webHidden/>
            </w:rPr>
          </w:r>
          <w:r>
            <w:rPr>
              <w:webHidden/>
            </w:rPr>
            <w:fldChar w:fldCharType="separate"/>
          </w:r>
          <w:ins w:id="472" w:author="Locke Liu" w:date="2021-05-24T16:45:00Z">
            <w:r>
              <w:rPr>
                <w:webHidden/>
              </w:rPr>
              <w:t>24</w:t>
            </w:r>
            <w:r>
              <w:rPr>
                <w:webHidden/>
              </w:rPr>
              <w:fldChar w:fldCharType="end"/>
            </w:r>
            <w:r w:rsidRPr="00574EC7">
              <w:rPr>
                <w:rStyle w:val="Hyperlink"/>
              </w:rPr>
              <w:fldChar w:fldCharType="end"/>
            </w:r>
          </w:ins>
        </w:p>
        <w:p w14:paraId="1910EC30" w14:textId="637FE668" w:rsidR="003D0391" w:rsidRDefault="003D0391">
          <w:pPr>
            <w:pStyle w:val="TOC3"/>
            <w:rPr>
              <w:ins w:id="473" w:author="Locke Liu" w:date="2021-05-24T16:45:00Z"/>
              <w:rFonts w:asciiTheme="minorHAnsi" w:eastAsiaTheme="minorEastAsia" w:hAnsiTheme="minorHAnsi" w:cstheme="minorBidi"/>
              <w:noProof/>
              <w:color w:val="auto"/>
              <w:sz w:val="22"/>
              <w:szCs w:val="22"/>
              <w:lang w:eastAsia="zh-CN"/>
            </w:rPr>
          </w:pPr>
          <w:ins w:id="474"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"_Toc72767201"</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6.4.1 -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Data factory</w:t>
            </w:r>
            <w:r>
              <w:rPr>
                <w:noProof/>
                <w:webHidden/>
              </w:rPr>
              <w:tab/>
            </w:r>
            <w:r>
              <w:rPr>
                <w:noProof/>
                <w:webHidden/>
              </w:rPr>
              <w:fldChar w:fldCharType="begin"/>
            </w:r>
            <w:r>
              <w:rPr>
                <w:noProof/>
                <w:webHidden/>
              </w:rPr>
              <w:instrText xml:space="preserve"> PAGEREF _Toc72767201 \h </w:instrText>
            </w:r>
          </w:ins>
          <w:r>
            <w:rPr>
              <w:noProof/>
              <w:webHidden/>
            </w:rPr>
          </w:r>
          <w:r>
            <w:rPr>
              <w:noProof/>
              <w:webHidden/>
            </w:rPr>
            <w:fldChar w:fldCharType="separate"/>
          </w:r>
          <w:ins w:id="475" w:author="Locke Liu" w:date="2021-05-24T16:45:00Z">
            <w:r>
              <w:rPr>
                <w:noProof/>
                <w:webHidden/>
              </w:rPr>
              <w:t>24</w:t>
            </w:r>
            <w:r>
              <w:rPr>
                <w:noProof/>
                <w:webHidden/>
              </w:rPr>
              <w:fldChar w:fldCharType="end"/>
            </w:r>
            <w:r w:rsidRPr="00574EC7">
              <w:rPr>
                <w:rStyle w:val="Hyperlink"/>
                <w:noProof/>
              </w:rPr>
              <w:fldChar w:fldCharType="end"/>
            </w:r>
          </w:ins>
        </w:p>
        <w:p w14:paraId="3941AF86" w14:textId="7EAF1E69" w:rsidR="003D0391" w:rsidRDefault="003D0391">
          <w:pPr>
            <w:pStyle w:val="TOC3"/>
            <w:rPr>
              <w:ins w:id="476" w:author="Locke Liu" w:date="2021-05-24T16:45:00Z"/>
              <w:rFonts w:asciiTheme="minorHAnsi" w:eastAsiaTheme="minorEastAsia" w:hAnsiTheme="minorHAnsi" w:cstheme="minorBidi"/>
              <w:noProof/>
              <w:color w:val="auto"/>
              <w:sz w:val="22"/>
              <w:szCs w:val="22"/>
              <w:lang w:eastAsia="zh-CN"/>
            </w:rPr>
          </w:pPr>
          <w:ins w:id="477"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"_Toc72767202"</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6.4.2 -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Self-hosted integration runtime</w:t>
            </w:r>
            <w:r>
              <w:rPr>
                <w:noProof/>
                <w:webHidden/>
              </w:rPr>
              <w:tab/>
            </w:r>
            <w:r>
              <w:rPr>
                <w:noProof/>
                <w:webHidden/>
              </w:rPr>
              <w:fldChar w:fldCharType="begin"/>
            </w:r>
            <w:r>
              <w:rPr>
                <w:noProof/>
                <w:webHidden/>
              </w:rPr>
              <w:instrText xml:space="preserve"> PAGEREF _Toc72767202 \h </w:instrText>
            </w:r>
          </w:ins>
          <w:r>
            <w:rPr>
              <w:noProof/>
              <w:webHidden/>
            </w:rPr>
          </w:r>
          <w:r>
            <w:rPr>
              <w:noProof/>
              <w:webHidden/>
            </w:rPr>
            <w:fldChar w:fldCharType="separate"/>
          </w:r>
          <w:ins w:id="478" w:author="Locke Liu" w:date="2021-05-24T16:45:00Z">
            <w:r>
              <w:rPr>
                <w:noProof/>
                <w:webHidden/>
              </w:rPr>
              <w:t>24</w:t>
            </w:r>
            <w:r>
              <w:rPr>
                <w:noProof/>
                <w:webHidden/>
              </w:rPr>
              <w:fldChar w:fldCharType="end"/>
            </w:r>
            <w:r w:rsidRPr="00574EC7">
              <w:rPr>
                <w:rStyle w:val="Hyperlink"/>
                <w:noProof/>
              </w:rPr>
              <w:fldChar w:fldCharType="end"/>
            </w:r>
          </w:ins>
        </w:p>
        <w:p w14:paraId="27F78977" w14:textId="70BB0805" w:rsidR="003D0391" w:rsidRDefault="003D0391">
          <w:pPr>
            <w:pStyle w:val="TOC3"/>
            <w:rPr>
              <w:ins w:id="479" w:author="Locke Liu" w:date="2021-05-24T16:45:00Z"/>
              <w:rFonts w:asciiTheme="minorHAnsi" w:eastAsiaTheme="minorEastAsia" w:hAnsiTheme="minorHAnsi" w:cstheme="minorBidi"/>
              <w:noProof/>
              <w:color w:val="auto"/>
              <w:sz w:val="22"/>
              <w:szCs w:val="22"/>
              <w:lang w:eastAsia="zh-CN"/>
            </w:rPr>
          </w:pPr>
          <w:ins w:id="480"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"_Toc72767204"</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6.4.3 -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Databricks</w:t>
            </w:r>
            <w:r>
              <w:rPr>
                <w:noProof/>
                <w:webHidden/>
              </w:rPr>
              <w:tab/>
            </w:r>
            <w:r>
              <w:rPr>
                <w:noProof/>
                <w:webHidden/>
              </w:rPr>
              <w:fldChar w:fldCharType="begin"/>
            </w:r>
            <w:r>
              <w:rPr>
                <w:noProof/>
                <w:webHidden/>
              </w:rPr>
              <w:instrText xml:space="preserve"> PAGEREF _Toc72767204 \h </w:instrText>
            </w:r>
          </w:ins>
          <w:r>
            <w:rPr>
              <w:noProof/>
              <w:webHidden/>
            </w:rPr>
          </w:r>
          <w:r>
            <w:rPr>
              <w:noProof/>
              <w:webHidden/>
            </w:rPr>
            <w:fldChar w:fldCharType="separate"/>
          </w:r>
          <w:ins w:id="481" w:author="Locke Liu" w:date="2021-05-24T16:45:00Z">
            <w:r>
              <w:rPr>
                <w:noProof/>
                <w:webHidden/>
              </w:rPr>
              <w:t>25</w:t>
            </w:r>
            <w:r>
              <w:rPr>
                <w:noProof/>
                <w:webHidden/>
              </w:rPr>
              <w:fldChar w:fldCharType="end"/>
            </w:r>
            <w:r w:rsidRPr="00574EC7">
              <w:rPr>
                <w:rStyle w:val="Hyperlink"/>
                <w:noProof/>
              </w:rPr>
              <w:fldChar w:fldCharType="end"/>
            </w:r>
          </w:ins>
        </w:p>
        <w:p w14:paraId="5E614F47" w14:textId="7615502C" w:rsidR="003D0391" w:rsidRDefault="003D0391">
          <w:pPr>
            <w:pStyle w:val="TOC3"/>
            <w:rPr>
              <w:ins w:id="482" w:author="Locke Liu" w:date="2021-05-24T16:45:00Z"/>
              <w:rFonts w:asciiTheme="minorHAnsi" w:eastAsiaTheme="minorEastAsia" w:hAnsiTheme="minorHAnsi" w:cstheme="minorBidi"/>
              <w:noProof/>
              <w:color w:val="auto"/>
              <w:sz w:val="22"/>
              <w:szCs w:val="22"/>
              <w:lang w:eastAsia="zh-CN"/>
            </w:rPr>
          </w:pPr>
          <w:ins w:id="483"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"_Toc72767206"</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6.4.4 -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Storage account</w:t>
            </w:r>
            <w:r>
              <w:rPr>
                <w:noProof/>
                <w:webHidden/>
              </w:rPr>
              <w:tab/>
            </w:r>
            <w:r>
              <w:rPr>
                <w:noProof/>
                <w:webHidden/>
              </w:rPr>
              <w:fldChar w:fldCharType="begin"/>
            </w:r>
            <w:r>
              <w:rPr>
                <w:noProof/>
                <w:webHidden/>
              </w:rPr>
              <w:instrText xml:space="preserve"> PAGEREF _Toc72767206 \h </w:instrText>
            </w:r>
          </w:ins>
          <w:r>
            <w:rPr>
              <w:noProof/>
              <w:webHidden/>
            </w:rPr>
          </w:r>
          <w:r>
            <w:rPr>
              <w:noProof/>
              <w:webHidden/>
            </w:rPr>
            <w:fldChar w:fldCharType="separate"/>
          </w:r>
          <w:ins w:id="484" w:author="Locke Liu" w:date="2021-05-24T16:45:00Z">
            <w:r>
              <w:rPr>
                <w:noProof/>
                <w:webHidden/>
              </w:rPr>
              <w:t>25</w:t>
            </w:r>
            <w:r>
              <w:rPr>
                <w:noProof/>
                <w:webHidden/>
              </w:rPr>
              <w:fldChar w:fldCharType="end"/>
            </w:r>
            <w:r w:rsidRPr="00574EC7">
              <w:rPr>
                <w:rStyle w:val="Hyperlink"/>
                <w:noProof/>
              </w:rPr>
              <w:fldChar w:fldCharType="end"/>
            </w:r>
          </w:ins>
        </w:p>
        <w:p w14:paraId="562B47B5" w14:textId="7062726D" w:rsidR="003D0391" w:rsidRDefault="003D0391">
          <w:pPr>
            <w:pStyle w:val="TOC3"/>
            <w:rPr>
              <w:ins w:id="485" w:author="Locke Liu" w:date="2021-05-24T16:45:00Z"/>
              <w:rFonts w:asciiTheme="minorHAnsi" w:eastAsiaTheme="minorEastAsia" w:hAnsiTheme="minorHAnsi" w:cstheme="minorBidi"/>
              <w:noProof/>
              <w:color w:val="auto"/>
              <w:sz w:val="22"/>
              <w:szCs w:val="22"/>
              <w:lang w:eastAsia="zh-CN"/>
            </w:rPr>
          </w:pPr>
          <w:ins w:id="486"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"_Toc72767207"</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6.4.5 -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Key vault</w:t>
            </w:r>
            <w:r>
              <w:rPr>
                <w:noProof/>
                <w:webHidden/>
              </w:rPr>
              <w:tab/>
            </w:r>
            <w:r>
              <w:rPr>
                <w:noProof/>
                <w:webHidden/>
              </w:rPr>
              <w:fldChar w:fldCharType="begin"/>
            </w:r>
            <w:r>
              <w:rPr>
                <w:noProof/>
                <w:webHidden/>
              </w:rPr>
              <w:instrText xml:space="preserve"> PAGEREF _Toc72767207 \h </w:instrText>
            </w:r>
          </w:ins>
          <w:r>
            <w:rPr>
              <w:noProof/>
              <w:webHidden/>
            </w:rPr>
          </w:r>
          <w:r>
            <w:rPr>
              <w:noProof/>
              <w:webHidden/>
            </w:rPr>
            <w:fldChar w:fldCharType="separate"/>
          </w:r>
          <w:ins w:id="487" w:author="Locke Liu" w:date="2021-05-24T16:45:00Z">
            <w:r>
              <w:rPr>
                <w:noProof/>
                <w:webHidden/>
              </w:rPr>
              <w:t>25</w:t>
            </w:r>
            <w:r>
              <w:rPr>
                <w:noProof/>
                <w:webHidden/>
              </w:rPr>
              <w:fldChar w:fldCharType="end"/>
            </w:r>
            <w:r w:rsidRPr="00574EC7">
              <w:rPr>
                <w:rStyle w:val="Hyperlink"/>
                <w:noProof/>
              </w:rPr>
              <w:fldChar w:fldCharType="end"/>
            </w:r>
          </w:ins>
        </w:p>
        <w:p w14:paraId="556AE0B1" w14:textId="6D569ED3" w:rsidR="003D0391" w:rsidRDefault="003D0391">
          <w:pPr>
            <w:pStyle w:val="TOC3"/>
            <w:rPr>
              <w:ins w:id="488" w:author="Locke Liu" w:date="2021-05-24T16:45:00Z"/>
              <w:rFonts w:asciiTheme="minorHAnsi" w:eastAsiaTheme="minorEastAsia" w:hAnsiTheme="minorHAnsi" w:cstheme="minorBidi"/>
              <w:noProof/>
              <w:color w:val="auto"/>
              <w:sz w:val="22"/>
              <w:szCs w:val="22"/>
              <w:lang w:eastAsia="zh-CN"/>
            </w:rPr>
          </w:pPr>
          <w:ins w:id="489"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"_Toc72767208"</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6.4.6 -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Event Hub</w:t>
            </w:r>
            <w:r>
              <w:rPr>
                <w:noProof/>
                <w:webHidden/>
              </w:rPr>
              <w:tab/>
            </w:r>
            <w:r>
              <w:rPr>
                <w:noProof/>
                <w:webHidden/>
              </w:rPr>
              <w:fldChar w:fldCharType="begin"/>
            </w:r>
            <w:r>
              <w:rPr>
                <w:noProof/>
                <w:webHidden/>
              </w:rPr>
              <w:instrText xml:space="preserve"> PAGEREF _Toc72767208 \h </w:instrText>
            </w:r>
          </w:ins>
          <w:r>
            <w:rPr>
              <w:noProof/>
              <w:webHidden/>
            </w:rPr>
          </w:r>
          <w:r>
            <w:rPr>
              <w:noProof/>
              <w:webHidden/>
            </w:rPr>
            <w:fldChar w:fldCharType="separate"/>
          </w:r>
          <w:ins w:id="490" w:author="Locke Liu" w:date="2021-05-24T16:45:00Z">
            <w:r>
              <w:rPr>
                <w:noProof/>
                <w:webHidden/>
              </w:rPr>
              <w:t>26</w:t>
            </w:r>
            <w:r>
              <w:rPr>
                <w:noProof/>
                <w:webHidden/>
              </w:rPr>
              <w:fldChar w:fldCharType="end"/>
            </w:r>
            <w:r w:rsidRPr="00574EC7">
              <w:rPr>
                <w:rStyle w:val="Hyperlink"/>
                <w:noProof/>
              </w:rPr>
              <w:fldChar w:fldCharType="end"/>
            </w:r>
          </w:ins>
        </w:p>
        <w:p w14:paraId="003ABC66" w14:textId="0DE6B234" w:rsidR="003D0391" w:rsidRDefault="003D0391">
          <w:pPr>
            <w:pStyle w:val="TOC2"/>
            <w:rPr>
              <w:ins w:id="491" w:author="Locke Liu" w:date="2021-05-24T16:45:00Z"/>
              <w:rFonts w:asciiTheme="minorHAnsi" w:eastAsiaTheme="minorEastAsia" w:hAnsiTheme="minorHAnsi" w:cstheme="minorBidi"/>
              <w:color w:val="auto"/>
              <w:sz w:val="22"/>
              <w:szCs w:val="22"/>
              <w:lang w:eastAsia="zh-CN"/>
            </w:rPr>
          </w:pPr>
          <w:ins w:id="492" w:author="Locke Liu" w:date="2021-05-24T16:45:00Z">
            <w:r w:rsidRPr="00574EC7">
              <w:rPr>
                <w:rStyle w:val="Hyperlink"/>
              </w:rPr>
              <w:fldChar w:fldCharType="begin"/>
            </w:r>
            <w:r w:rsidRPr="00574EC7">
              <w:rPr>
                <w:rStyle w:val="Hyperlink"/>
              </w:rPr>
              <w:instrText xml:space="preserve"> </w:instrText>
            </w:r>
            <w:r>
              <w:instrText>HYPERLINK \l "_Toc72767209"</w:instrText>
            </w:r>
            <w:r w:rsidRPr="00574EC7">
              <w:rPr>
                <w:rStyle w:val="Hyperlink"/>
              </w:rPr>
              <w:instrText xml:space="preserve"> </w:instrText>
            </w:r>
            <w:r w:rsidRPr="00574EC7">
              <w:rPr>
                <w:rStyle w:val="Hyperlink"/>
              </w:rPr>
              <w:fldChar w:fldCharType="separate"/>
            </w:r>
            <w:r w:rsidRPr="00574EC7">
              <w:rPr>
                <w:rStyle w:val="Hyperlink"/>
                <w:rFonts w:ascii="Arial" w:hAnsi="Arial"/>
              </w:rPr>
              <w:t>6.5 -</w:t>
            </w:r>
            <w:r>
              <w:rPr>
                <w:rFonts w:asciiTheme="minorHAnsi" w:eastAsiaTheme="minorEastAsia" w:hAnsiTheme="minorHAnsi" w:cstheme="minorBidi"/>
                <w:color w:val="auto"/>
                <w:sz w:val="22"/>
                <w:szCs w:val="22"/>
                <w:lang w:eastAsia="zh-CN"/>
              </w:rPr>
              <w:tab/>
            </w:r>
            <w:r w:rsidRPr="00574EC7">
              <w:rPr>
                <w:rStyle w:val="Hyperlink"/>
                <w:rFonts w:ascii="Arial" w:hAnsi="Arial"/>
              </w:rPr>
              <w:t>Infrastructure Specificities</w:t>
            </w:r>
            <w:r>
              <w:rPr>
                <w:webHidden/>
              </w:rPr>
              <w:tab/>
            </w:r>
            <w:r>
              <w:rPr>
                <w:webHidden/>
              </w:rPr>
              <w:fldChar w:fldCharType="begin"/>
            </w:r>
            <w:r>
              <w:rPr>
                <w:webHidden/>
              </w:rPr>
              <w:instrText xml:space="preserve"> PAGEREF _Toc72767209 \h </w:instrText>
            </w:r>
          </w:ins>
          <w:r>
            <w:rPr>
              <w:webHidden/>
            </w:rPr>
          </w:r>
          <w:r>
            <w:rPr>
              <w:webHidden/>
            </w:rPr>
            <w:fldChar w:fldCharType="separate"/>
          </w:r>
          <w:ins w:id="493" w:author="Locke Liu" w:date="2021-05-24T16:45:00Z">
            <w:r>
              <w:rPr>
                <w:webHidden/>
              </w:rPr>
              <w:t>27</w:t>
            </w:r>
            <w:r>
              <w:rPr>
                <w:webHidden/>
              </w:rPr>
              <w:fldChar w:fldCharType="end"/>
            </w:r>
            <w:r w:rsidRPr="00574EC7">
              <w:rPr>
                <w:rStyle w:val="Hyperlink"/>
              </w:rPr>
              <w:fldChar w:fldCharType="end"/>
            </w:r>
          </w:ins>
        </w:p>
        <w:p w14:paraId="685A3D37" w14:textId="7E91FD81" w:rsidR="003D0391" w:rsidRDefault="003D0391">
          <w:pPr>
            <w:pStyle w:val="TOC3"/>
            <w:rPr>
              <w:ins w:id="494" w:author="Locke Liu" w:date="2021-05-24T16:45:00Z"/>
              <w:rFonts w:asciiTheme="minorHAnsi" w:eastAsiaTheme="minorEastAsia" w:hAnsiTheme="minorHAnsi" w:cstheme="minorBidi"/>
              <w:noProof/>
              <w:color w:val="auto"/>
              <w:sz w:val="22"/>
              <w:szCs w:val="22"/>
              <w:lang w:eastAsia="zh-CN"/>
            </w:rPr>
          </w:pPr>
          <w:ins w:id="495"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"_Toc72767210"</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6.5.1 -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Backup policy</w:t>
            </w:r>
            <w:r>
              <w:rPr>
                <w:noProof/>
                <w:webHidden/>
              </w:rPr>
              <w:tab/>
            </w:r>
            <w:r>
              <w:rPr>
                <w:noProof/>
                <w:webHidden/>
              </w:rPr>
              <w:fldChar w:fldCharType="begin"/>
            </w:r>
            <w:r>
              <w:rPr>
                <w:noProof/>
                <w:webHidden/>
              </w:rPr>
              <w:instrText xml:space="preserve"> PAGEREF _Toc72767210 \h </w:instrText>
            </w:r>
          </w:ins>
          <w:r>
            <w:rPr>
              <w:noProof/>
              <w:webHidden/>
            </w:rPr>
          </w:r>
          <w:r>
            <w:rPr>
              <w:noProof/>
              <w:webHidden/>
            </w:rPr>
            <w:fldChar w:fldCharType="separate"/>
          </w:r>
          <w:ins w:id="496" w:author="Locke Liu" w:date="2021-05-24T16:45:00Z">
            <w:r>
              <w:rPr>
                <w:noProof/>
                <w:webHidden/>
              </w:rPr>
              <w:t>27</w:t>
            </w:r>
            <w:r>
              <w:rPr>
                <w:noProof/>
                <w:webHidden/>
              </w:rPr>
              <w:fldChar w:fldCharType="end"/>
            </w:r>
            <w:r w:rsidRPr="00574EC7">
              <w:rPr>
                <w:rStyle w:val="Hyperlink"/>
                <w:noProof/>
              </w:rPr>
              <w:fldChar w:fldCharType="end"/>
            </w:r>
          </w:ins>
        </w:p>
        <w:p w14:paraId="68EB4E9B" w14:textId="0B27E8C6" w:rsidR="003D0391" w:rsidRDefault="003D0391">
          <w:pPr>
            <w:pStyle w:val="TOC3"/>
            <w:rPr>
              <w:ins w:id="497" w:author="Locke Liu" w:date="2021-05-24T16:45:00Z"/>
              <w:rFonts w:asciiTheme="minorHAnsi" w:eastAsiaTheme="minorEastAsia" w:hAnsiTheme="minorHAnsi" w:cstheme="minorBidi"/>
              <w:noProof/>
              <w:color w:val="auto"/>
              <w:sz w:val="22"/>
              <w:szCs w:val="22"/>
              <w:lang w:eastAsia="zh-CN"/>
            </w:rPr>
          </w:pPr>
          <w:ins w:id="498"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"_Toc72767211"</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6.5.2 -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Monitoring</w:t>
            </w:r>
            <w:r>
              <w:rPr>
                <w:noProof/>
                <w:webHidden/>
              </w:rPr>
              <w:tab/>
            </w:r>
            <w:r>
              <w:rPr>
                <w:noProof/>
                <w:webHidden/>
              </w:rPr>
              <w:fldChar w:fldCharType="begin"/>
            </w:r>
            <w:r>
              <w:rPr>
                <w:noProof/>
                <w:webHidden/>
              </w:rPr>
              <w:instrText xml:space="preserve"> PAGEREF _Toc72767211 \h </w:instrText>
            </w:r>
          </w:ins>
          <w:r>
            <w:rPr>
              <w:noProof/>
              <w:webHidden/>
            </w:rPr>
          </w:r>
          <w:r>
            <w:rPr>
              <w:noProof/>
              <w:webHidden/>
            </w:rPr>
            <w:fldChar w:fldCharType="separate"/>
          </w:r>
          <w:ins w:id="499" w:author="Locke Liu" w:date="2021-05-24T16:45:00Z">
            <w:r>
              <w:rPr>
                <w:noProof/>
                <w:webHidden/>
              </w:rPr>
              <w:t>27</w:t>
            </w:r>
            <w:r>
              <w:rPr>
                <w:noProof/>
                <w:webHidden/>
              </w:rPr>
              <w:fldChar w:fldCharType="end"/>
            </w:r>
            <w:r w:rsidRPr="00574EC7">
              <w:rPr>
                <w:rStyle w:val="Hyperlink"/>
                <w:noProof/>
              </w:rPr>
              <w:fldChar w:fldCharType="end"/>
            </w:r>
          </w:ins>
        </w:p>
        <w:p w14:paraId="2633808E" w14:textId="20C5B6EE" w:rsidR="003D0391" w:rsidRDefault="003D0391">
          <w:pPr>
            <w:pStyle w:val="TOC3"/>
            <w:rPr>
              <w:ins w:id="500" w:author="Locke Liu" w:date="2021-05-24T16:45:00Z"/>
              <w:rFonts w:asciiTheme="minorHAnsi" w:eastAsiaTheme="minorEastAsia" w:hAnsiTheme="minorHAnsi" w:cstheme="minorBidi"/>
              <w:noProof/>
              <w:color w:val="auto"/>
              <w:sz w:val="22"/>
              <w:szCs w:val="22"/>
              <w:lang w:eastAsia="zh-CN"/>
            </w:rPr>
          </w:pPr>
          <w:ins w:id="501"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"_Toc72767212"</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6.5.3 -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Security</w:t>
            </w:r>
            <w:r>
              <w:rPr>
                <w:noProof/>
                <w:webHidden/>
              </w:rPr>
              <w:tab/>
            </w:r>
            <w:r>
              <w:rPr>
                <w:noProof/>
                <w:webHidden/>
              </w:rPr>
              <w:fldChar w:fldCharType="begin"/>
            </w:r>
            <w:r>
              <w:rPr>
                <w:noProof/>
                <w:webHidden/>
              </w:rPr>
              <w:instrText xml:space="preserve"> PAGEREF _Toc72767212 \h </w:instrText>
            </w:r>
          </w:ins>
          <w:r>
            <w:rPr>
              <w:noProof/>
              <w:webHidden/>
            </w:rPr>
          </w:r>
          <w:r>
            <w:rPr>
              <w:noProof/>
              <w:webHidden/>
            </w:rPr>
            <w:fldChar w:fldCharType="separate"/>
          </w:r>
          <w:ins w:id="502" w:author="Locke Liu" w:date="2021-05-24T16:45:00Z">
            <w:r>
              <w:rPr>
                <w:noProof/>
                <w:webHidden/>
              </w:rPr>
              <w:t>27</w:t>
            </w:r>
            <w:r>
              <w:rPr>
                <w:noProof/>
                <w:webHidden/>
              </w:rPr>
              <w:fldChar w:fldCharType="end"/>
            </w:r>
            <w:r w:rsidRPr="00574EC7">
              <w:rPr>
                <w:rStyle w:val="Hyperlink"/>
                <w:noProof/>
              </w:rPr>
              <w:fldChar w:fldCharType="end"/>
            </w:r>
          </w:ins>
        </w:p>
        <w:p w14:paraId="20D77ECF" w14:textId="12CB5FA4" w:rsidR="003D0391" w:rsidRDefault="003D0391">
          <w:pPr>
            <w:pStyle w:val="TOC3"/>
            <w:rPr>
              <w:ins w:id="503" w:author="Locke Liu" w:date="2021-05-24T16:45:00Z"/>
              <w:rFonts w:asciiTheme="minorHAnsi" w:eastAsiaTheme="minorEastAsia" w:hAnsiTheme="minorHAnsi" w:cstheme="minorBidi"/>
              <w:noProof/>
              <w:color w:val="auto"/>
              <w:sz w:val="22"/>
              <w:szCs w:val="22"/>
              <w:lang w:eastAsia="zh-CN"/>
            </w:rPr>
          </w:pPr>
          <w:ins w:id="504"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"_Toc72767213"</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6.5.4 -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CMDB</w:t>
            </w:r>
            <w:r>
              <w:rPr>
                <w:noProof/>
                <w:webHidden/>
              </w:rPr>
              <w:tab/>
            </w:r>
            <w:r>
              <w:rPr>
                <w:noProof/>
                <w:webHidden/>
              </w:rPr>
              <w:fldChar w:fldCharType="begin"/>
            </w:r>
            <w:r>
              <w:rPr>
                <w:noProof/>
                <w:webHidden/>
              </w:rPr>
              <w:instrText xml:space="preserve"> PAGEREF _Toc72767213 \h </w:instrText>
            </w:r>
          </w:ins>
          <w:r>
            <w:rPr>
              <w:noProof/>
              <w:webHidden/>
            </w:rPr>
          </w:r>
          <w:r>
            <w:rPr>
              <w:noProof/>
              <w:webHidden/>
            </w:rPr>
            <w:fldChar w:fldCharType="separate"/>
          </w:r>
          <w:ins w:id="505" w:author="Locke Liu" w:date="2021-05-24T16:45:00Z">
            <w:r>
              <w:rPr>
                <w:noProof/>
                <w:webHidden/>
              </w:rPr>
              <w:t>31</w:t>
            </w:r>
            <w:r>
              <w:rPr>
                <w:noProof/>
                <w:webHidden/>
              </w:rPr>
              <w:fldChar w:fldCharType="end"/>
            </w:r>
            <w:r w:rsidRPr="00574EC7">
              <w:rPr>
                <w:rStyle w:val="Hyperlink"/>
                <w:noProof/>
              </w:rPr>
              <w:fldChar w:fldCharType="end"/>
            </w:r>
          </w:ins>
        </w:p>
        <w:p w14:paraId="0628A006" w14:textId="783AB5E9" w:rsidR="003D0391" w:rsidRDefault="003D0391">
          <w:pPr>
            <w:pStyle w:val="TOC3"/>
            <w:rPr>
              <w:ins w:id="506" w:author="Locke Liu" w:date="2021-05-24T16:45:00Z"/>
              <w:rFonts w:asciiTheme="minorHAnsi" w:eastAsiaTheme="minorEastAsia" w:hAnsiTheme="minorHAnsi" w:cstheme="minorBidi"/>
              <w:noProof/>
              <w:color w:val="auto"/>
              <w:sz w:val="22"/>
              <w:szCs w:val="22"/>
              <w:lang w:eastAsia="zh-CN"/>
            </w:rPr>
          </w:pPr>
          <w:ins w:id="507"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"_Toc72767214"</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6.5.5 -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Disaster recovery</w:t>
            </w:r>
            <w:r>
              <w:rPr>
                <w:noProof/>
                <w:webHidden/>
              </w:rPr>
              <w:tab/>
            </w:r>
            <w:r>
              <w:rPr>
                <w:noProof/>
                <w:webHidden/>
              </w:rPr>
              <w:fldChar w:fldCharType="begin"/>
            </w:r>
            <w:r>
              <w:rPr>
                <w:noProof/>
                <w:webHidden/>
              </w:rPr>
              <w:instrText xml:space="preserve"> PAGEREF _Toc72767214 \h </w:instrText>
            </w:r>
          </w:ins>
          <w:r>
            <w:rPr>
              <w:noProof/>
              <w:webHidden/>
            </w:rPr>
          </w:r>
          <w:r>
            <w:rPr>
              <w:noProof/>
              <w:webHidden/>
            </w:rPr>
            <w:fldChar w:fldCharType="separate"/>
          </w:r>
          <w:ins w:id="508" w:author="Locke Liu" w:date="2021-05-24T16:45:00Z">
            <w:r>
              <w:rPr>
                <w:noProof/>
                <w:webHidden/>
              </w:rPr>
              <w:t>31</w:t>
            </w:r>
            <w:r>
              <w:rPr>
                <w:noProof/>
                <w:webHidden/>
              </w:rPr>
              <w:fldChar w:fldCharType="end"/>
            </w:r>
            <w:r w:rsidRPr="00574EC7">
              <w:rPr>
                <w:rStyle w:val="Hyperlink"/>
                <w:noProof/>
              </w:rPr>
              <w:fldChar w:fldCharType="end"/>
            </w:r>
          </w:ins>
        </w:p>
        <w:p w14:paraId="5F8FAAF8" w14:textId="7F72561C" w:rsidR="003D0391" w:rsidRDefault="003D0391">
          <w:pPr>
            <w:pStyle w:val="TOC3"/>
            <w:rPr>
              <w:ins w:id="509" w:author="Locke Liu" w:date="2021-05-24T16:45:00Z"/>
              <w:rFonts w:asciiTheme="minorHAnsi" w:eastAsiaTheme="minorEastAsia" w:hAnsiTheme="minorHAnsi" w:cstheme="minorBidi"/>
              <w:noProof/>
              <w:color w:val="auto"/>
              <w:sz w:val="22"/>
              <w:szCs w:val="22"/>
              <w:lang w:eastAsia="zh-CN"/>
            </w:rPr>
          </w:pPr>
          <w:ins w:id="510"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"_Toc72767215"</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6.5.6 -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Network</w:t>
            </w:r>
            <w:r>
              <w:rPr>
                <w:noProof/>
                <w:webHidden/>
              </w:rPr>
              <w:tab/>
            </w:r>
            <w:r>
              <w:rPr>
                <w:noProof/>
                <w:webHidden/>
              </w:rPr>
              <w:fldChar w:fldCharType="begin"/>
            </w:r>
            <w:r>
              <w:rPr>
                <w:noProof/>
                <w:webHidden/>
              </w:rPr>
              <w:instrText xml:space="preserve"> PAGEREF _Toc72767215 \h </w:instrText>
            </w:r>
          </w:ins>
          <w:r>
            <w:rPr>
              <w:noProof/>
              <w:webHidden/>
            </w:rPr>
          </w:r>
          <w:r>
            <w:rPr>
              <w:noProof/>
              <w:webHidden/>
            </w:rPr>
            <w:fldChar w:fldCharType="separate"/>
          </w:r>
          <w:ins w:id="511" w:author="Locke Liu" w:date="2021-05-24T16:45:00Z">
            <w:r>
              <w:rPr>
                <w:noProof/>
                <w:webHidden/>
              </w:rPr>
              <w:t>32</w:t>
            </w:r>
            <w:r>
              <w:rPr>
                <w:noProof/>
                <w:webHidden/>
              </w:rPr>
              <w:fldChar w:fldCharType="end"/>
            </w:r>
            <w:r w:rsidRPr="00574EC7">
              <w:rPr>
                <w:rStyle w:val="Hyperlink"/>
                <w:noProof/>
              </w:rPr>
              <w:fldChar w:fldCharType="end"/>
            </w:r>
          </w:ins>
        </w:p>
        <w:p w14:paraId="259ECD0E" w14:textId="7D0236EB" w:rsidR="003D0391" w:rsidRDefault="003D0391">
          <w:pPr>
            <w:pStyle w:val="TOC3"/>
            <w:rPr>
              <w:ins w:id="512" w:author="Locke Liu" w:date="2021-05-24T16:45:00Z"/>
              <w:rFonts w:asciiTheme="minorHAnsi" w:eastAsiaTheme="minorEastAsia" w:hAnsiTheme="minorHAnsi" w:cstheme="minorBidi"/>
              <w:noProof/>
              <w:color w:val="auto"/>
              <w:sz w:val="22"/>
              <w:szCs w:val="22"/>
              <w:lang w:eastAsia="zh-CN"/>
            </w:rPr>
          </w:pPr>
          <w:ins w:id="513"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"_Toc72767217"</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6.5.7 -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Resource group</w:t>
            </w:r>
            <w:r>
              <w:rPr>
                <w:noProof/>
                <w:webHidden/>
              </w:rPr>
              <w:tab/>
            </w:r>
            <w:r>
              <w:rPr>
                <w:noProof/>
                <w:webHidden/>
              </w:rPr>
              <w:fldChar w:fldCharType="begin"/>
            </w:r>
            <w:r>
              <w:rPr>
                <w:noProof/>
                <w:webHidden/>
              </w:rPr>
              <w:instrText xml:space="preserve"> PAGEREF _Toc72767217 \h </w:instrText>
            </w:r>
          </w:ins>
          <w:r>
            <w:rPr>
              <w:noProof/>
              <w:webHidden/>
            </w:rPr>
          </w:r>
          <w:r>
            <w:rPr>
              <w:noProof/>
              <w:webHidden/>
            </w:rPr>
            <w:fldChar w:fldCharType="separate"/>
          </w:r>
          <w:ins w:id="514" w:author="Locke Liu" w:date="2021-05-24T16:45:00Z">
            <w:r>
              <w:rPr>
                <w:noProof/>
                <w:webHidden/>
              </w:rPr>
              <w:t>32</w:t>
            </w:r>
            <w:r>
              <w:rPr>
                <w:noProof/>
                <w:webHidden/>
              </w:rPr>
              <w:fldChar w:fldCharType="end"/>
            </w:r>
            <w:r w:rsidRPr="00574EC7">
              <w:rPr>
                <w:rStyle w:val="Hyperlink"/>
                <w:noProof/>
              </w:rPr>
              <w:fldChar w:fldCharType="end"/>
            </w:r>
          </w:ins>
        </w:p>
        <w:p w14:paraId="582D4735" w14:textId="3D8C6A32" w:rsidR="003D0391" w:rsidRDefault="003D0391">
          <w:pPr>
            <w:pStyle w:val="TOC3"/>
            <w:rPr>
              <w:ins w:id="515" w:author="Locke Liu" w:date="2021-05-24T16:45:00Z"/>
              <w:rFonts w:asciiTheme="minorHAnsi" w:eastAsiaTheme="minorEastAsia" w:hAnsiTheme="minorHAnsi" w:cstheme="minorBidi"/>
              <w:noProof/>
              <w:color w:val="auto"/>
              <w:sz w:val="22"/>
              <w:szCs w:val="22"/>
              <w:lang w:eastAsia="zh-CN"/>
            </w:rPr>
          </w:pPr>
          <w:ins w:id="516"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"_Toc72767218"</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6.5.8 -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Supporting model</w:t>
            </w:r>
            <w:r>
              <w:rPr>
                <w:noProof/>
                <w:webHidden/>
              </w:rPr>
              <w:tab/>
            </w:r>
            <w:r>
              <w:rPr>
                <w:noProof/>
                <w:webHidden/>
              </w:rPr>
              <w:fldChar w:fldCharType="begin"/>
            </w:r>
            <w:r>
              <w:rPr>
                <w:noProof/>
                <w:webHidden/>
              </w:rPr>
              <w:instrText xml:space="preserve"> PAGEREF _Toc72767218 \h </w:instrText>
            </w:r>
          </w:ins>
          <w:r>
            <w:rPr>
              <w:noProof/>
              <w:webHidden/>
            </w:rPr>
          </w:r>
          <w:r>
            <w:rPr>
              <w:noProof/>
              <w:webHidden/>
            </w:rPr>
            <w:fldChar w:fldCharType="separate"/>
          </w:r>
          <w:ins w:id="517" w:author="Locke Liu" w:date="2021-05-24T16:45:00Z">
            <w:r>
              <w:rPr>
                <w:noProof/>
                <w:webHidden/>
              </w:rPr>
              <w:t>33</w:t>
            </w:r>
            <w:r>
              <w:rPr>
                <w:noProof/>
                <w:webHidden/>
              </w:rPr>
              <w:fldChar w:fldCharType="end"/>
            </w:r>
            <w:r w:rsidRPr="00574EC7">
              <w:rPr>
                <w:rStyle w:val="Hyperlink"/>
                <w:noProof/>
              </w:rPr>
              <w:fldChar w:fldCharType="end"/>
            </w:r>
          </w:ins>
        </w:p>
        <w:p w14:paraId="5C11B423" w14:textId="74A98C5D" w:rsidR="003D0391" w:rsidRDefault="003D0391">
          <w:pPr>
            <w:pStyle w:val="TOC3"/>
            <w:rPr>
              <w:ins w:id="518" w:author="Locke Liu" w:date="2021-05-24T16:45:00Z"/>
              <w:rFonts w:asciiTheme="minorHAnsi" w:eastAsiaTheme="minorEastAsia" w:hAnsiTheme="minorHAnsi" w:cstheme="minorBidi"/>
              <w:noProof/>
              <w:color w:val="auto"/>
              <w:sz w:val="22"/>
              <w:szCs w:val="22"/>
              <w:lang w:eastAsia="zh-CN"/>
            </w:rPr>
          </w:pPr>
          <w:ins w:id="519"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"_Toc72767219"</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6.5.9 -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Decommission</w:t>
            </w:r>
            <w:r>
              <w:rPr>
                <w:noProof/>
                <w:webHidden/>
              </w:rPr>
              <w:tab/>
            </w:r>
            <w:r>
              <w:rPr>
                <w:noProof/>
                <w:webHidden/>
              </w:rPr>
              <w:fldChar w:fldCharType="begin"/>
            </w:r>
            <w:r>
              <w:rPr>
                <w:noProof/>
                <w:webHidden/>
              </w:rPr>
              <w:instrText xml:space="preserve"> PAGEREF _Toc72767219 \h </w:instrText>
            </w:r>
          </w:ins>
          <w:r>
            <w:rPr>
              <w:noProof/>
              <w:webHidden/>
            </w:rPr>
          </w:r>
          <w:r>
            <w:rPr>
              <w:noProof/>
              <w:webHidden/>
            </w:rPr>
            <w:fldChar w:fldCharType="separate"/>
          </w:r>
          <w:ins w:id="520" w:author="Locke Liu" w:date="2021-05-24T16:45:00Z">
            <w:r>
              <w:rPr>
                <w:noProof/>
                <w:webHidden/>
              </w:rPr>
              <w:t>33</w:t>
            </w:r>
            <w:r>
              <w:rPr>
                <w:noProof/>
                <w:webHidden/>
              </w:rPr>
              <w:fldChar w:fldCharType="end"/>
            </w:r>
            <w:r w:rsidRPr="00574EC7">
              <w:rPr>
                <w:rStyle w:val="Hyperlink"/>
                <w:noProof/>
              </w:rPr>
              <w:fldChar w:fldCharType="end"/>
            </w:r>
          </w:ins>
        </w:p>
        <w:p w14:paraId="2E389488" w14:textId="1BA142EB" w:rsidR="003D0391" w:rsidRDefault="003D0391">
          <w:pPr>
            <w:pStyle w:val="TOC1"/>
            <w:rPr>
              <w:ins w:id="521" w:author="Locke Liu" w:date="2021-05-24T16:45:00Z"/>
              <w:rFonts w:asciiTheme="minorHAnsi" w:eastAsiaTheme="minorEastAsia" w:hAnsiTheme="minorHAnsi" w:cstheme="minorBidi"/>
              <w:noProof/>
              <w:color w:val="auto"/>
              <w:sz w:val="22"/>
              <w:szCs w:val="22"/>
              <w:lang w:eastAsia="zh-CN"/>
            </w:rPr>
          </w:pPr>
          <w:ins w:id="522" w:author="Locke Liu" w:date="2021-05-24T16:45:00Z">
            <w:r w:rsidRPr="00574EC7">
              <w:rPr>
                <w:rStyle w:val="Hyperlink"/>
                <w:noProof/>
              </w:rPr>
              <w:fldChar w:fldCharType="begin"/>
            </w:r>
            <w:r w:rsidRPr="00574EC7">
              <w:rPr>
                <w:rStyle w:val="Hyperlink"/>
                <w:noProof/>
              </w:rPr>
              <w:instrText xml:space="preserve"> </w:instrText>
            </w:r>
            <w:r>
              <w:rPr>
                <w:noProof/>
              </w:rPr>
              <w:instrText>HYPERLINK \l "_Toc72767220"</w:instrText>
            </w:r>
            <w:r w:rsidRPr="00574EC7">
              <w:rPr>
                <w:rStyle w:val="Hyperlink"/>
                <w:noProof/>
              </w:rPr>
              <w:instrText xml:space="preserve"> </w:instrText>
            </w:r>
            <w:r w:rsidRPr="00574EC7">
              <w:rPr>
                <w:rStyle w:val="Hyperlink"/>
                <w:noProof/>
              </w:rPr>
              <w:fldChar w:fldCharType="separate"/>
            </w:r>
            <w:r w:rsidRPr="00574EC7">
              <w:rPr>
                <w:rStyle w:val="Hyperlink"/>
                <w:rFonts w:ascii="Arial" w:hAnsi="Arial"/>
                <w:noProof/>
              </w:rPr>
              <w:t>7 -</w:t>
            </w:r>
            <w:r>
              <w:rPr>
                <w:rFonts w:asciiTheme="minorHAnsi" w:eastAsiaTheme="minorEastAsia" w:hAnsiTheme="minorHAnsi" w:cstheme="minorBidi"/>
                <w:noProof/>
                <w:color w:val="auto"/>
                <w:sz w:val="22"/>
                <w:szCs w:val="22"/>
                <w:lang w:eastAsia="zh-CN"/>
              </w:rPr>
              <w:tab/>
            </w:r>
            <w:r w:rsidRPr="00574EC7">
              <w:rPr>
                <w:rStyle w:val="Hyperlink"/>
                <w:rFonts w:ascii="Arial" w:hAnsi="Arial"/>
                <w:noProof/>
              </w:rPr>
              <w:t>Validation View</w:t>
            </w:r>
            <w:r>
              <w:rPr>
                <w:noProof/>
                <w:webHidden/>
              </w:rPr>
              <w:tab/>
            </w:r>
            <w:r>
              <w:rPr>
                <w:noProof/>
                <w:webHidden/>
              </w:rPr>
              <w:fldChar w:fldCharType="begin"/>
            </w:r>
            <w:r>
              <w:rPr>
                <w:noProof/>
                <w:webHidden/>
              </w:rPr>
              <w:instrText xml:space="preserve"> PAGEREF _Toc72767220 \h </w:instrText>
            </w:r>
          </w:ins>
          <w:r>
            <w:rPr>
              <w:noProof/>
              <w:webHidden/>
            </w:rPr>
          </w:r>
          <w:r>
            <w:rPr>
              <w:noProof/>
              <w:webHidden/>
            </w:rPr>
            <w:fldChar w:fldCharType="separate"/>
          </w:r>
          <w:ins w:id="523" w:author="Locke Liu" w:date="2021-05-24T16:45:00Z">
            <w:r>
              <w:rPr>
                <w:noProof/>
                <w:webHidden/>
              </w:rPr>
              <w:t>34</w:t>
            </w:r>
            <w:r>
              <w:rPr>
                <w:noProof/>
                <w:webHidden/>
              </w:rPr>
              <w:fldChar w:fldCharType="end"/>
            </w:r>
            <w:r w:rsidRPr="00574EC7">
              <w:rPr>
                <w:rStyle w:val="Hyperlink"/>
                <w:noProof/>
              </w:rPr>
              <w:fldChar w:fldCharType="end"/>
            </w:r>
          </w:ins>
        </w:p>
        <w:p w14:paraId="4BA6FBE0" w14:textId="2C44FCF5" w:rsidR="003D0391" w:rsidRDefault="003D0391">
          <w:pPr>
            <w:pStyle w:val="TOC2"/>
            <w:rPr>
              <w:ins w:id="524" w:author="Locke Liu" w:date="2021-05-24T16:45:00Z"/>
              <w:rFonts w:asciiTheme="minorHAnsi" w:eastAsiaTheme="minorEastAsia" w:hAnsiTheme="minorHAnsi" w:cstheme="minorBidi"/>
              <w:color w:val="auto"/>
              <w:sz w:val="22"/>
              <w:szCs w:val="22"/>
              <w:lang w:eastAsia="zh-CN"/>
            </w:rPr>
          </w:pPr>
          <w:ins w:id="525" w:author="Locke Liu" w:date="2021-05-24T16:45:00Z">
            <w:r w:rsidRPr="00574EC7">
              <w:rPr>
                <w:rStyle w:val="Hyperlink"/>
              </w:rPr>
              <w:fldChar w:fldCharType="begin"/>
            </w:r>
            <w:r w:rsidRPr="00574EC7">
              <w:rPr>
                <w:rStyle w:val="Hyperlink"/>
              </w:rPr>
              <w:instrText xml:space="preserve"> </w:instrText>
            </w:r>
            <w:r>
              <w:instrText>HYPERLINK \l "_Toc72767222"</w:instrText>
            </w:r>
            <w:r w:rsidRPr="00574EC7">
              <w:rPr>
                <w:rStyle w:val="Hyperlink"/>
              </w:rPr>
              <w:instrText xml:space="preserve"> </w:instrText>
            </w:r>
            <w:r w:rsidRPr="00574EC7">
              <w:rPr>
                <w:rStyle w:val="Hyperlink"/>
              </w:rPr>
              <w:fldChar w:fldCharType="separate"/>
            </w:r>
            <w:r w:rsidRPr="00574EC7">
              <w:rPr>
                <w:rStyle w:val="Hyperlink"/>
                <w:rFonts w:ascii="Arial" w:hAnsi="Arial"/>
              </w:rPr>
              <w:t>7.1 -</w:t>
            </w:r>
            <w:r>
              <w:rPr>
                <w:rFonts w:asciiTheme="minorHAnsi" w:eastAsiaTheme="minorEastAsia" w:hAnsiTheme="minorHAnsi" w:cstheme="minorBidi"/>
                <w:color w:val="auto"/>
                <w:sz w:val="22"/>
                <w:szCs w:val="22"/>
                <w:lang w:eastAsia="zh-CN"/>
              </w:rPr>
              <w:tab/>
            </w:r>
            <w:r w:rsidRPr="00574EC7">
              <w:rPr>
                <w:rStyle w:val="Hyperlink"/>
                <w:rFonts w:ascii="Arial" w:hAnsi="Arial"/>
              </w:rPr>
              <w:t>Risks</w:t>
            </w:r>
            <w:r>
              <w:rPr>
                <w:webHidden/>
              </w:rPr>
              <w:tab/>
            </w:r>
            <w:r>
              <w:rPr>
                <w:webHidden/>
              </w:rPr>
              <w:fldChar w:fldCharType="begin"/>
            </w:r>
            <w:r>
              <w:rPr>
                <w:webHidden/>
              </w:rPr>
              <w:instrText xml:space="preserve"> PAGEREF _Toc72767222 \h </w:instrText>
            </w:r>
          </w:ins>
          <w:r>
            <w:rPr>
              <w:webHidden/>
            </w:rPr>
          </w:r>
          <w:r>
            <w:rPr>
              <w:webHidden/>
            </w:rPr>
            <w:fldChar w:fldCharType="separate"/>
          </w:r>
          <w:ins w:id="526" w:author="Locke Liu" w:date="2021-05-24T16:45:00Z">
            <w:r>
              <w:rPr>
                <w:webHidden/>
              </w:rPr>
              <w:t>34</w:t>
            </w:r>
            <w:r>
              <w:rPr>
                <w:webHidden/>
              </w:rPr>
              <w:fldChar w:fldCharType="end"/>
            </w:r>
            <w:r w:rsidRPr="00574EC7">
              <w:rPr>
                <w:rStyle w:val="Hyperlink"/>
              </w:rPr>
              <w:fldChar w:fldCharType="end"/>
            </w:r>
          </w:ins>
        </w:p>
        <w:p w14:paraId="60198B60" w14:textId="3A5B8CEB" w:rsidR="003D0391" w:rsidRDefault="003D0391">
          <w:pPr>
            <w:pStyle w:val="TOC2"/>
            <w:rPr>
              <w:ins w:id="527" w:author="Locke Liu" w:date="2021-05-24T16:45:00Z"/>
              <w:rFonts w:asciiTheme="minorHAnsi" w:eastAsiaTheme="minorEastAsia" w:hAnsiTheme="minorHAnsi" w:cstheme="minorBidi"/>
              <w:color w:val="auto"/>
              <w:sz w:val="22"/>
              <w:szCs w:val="22"/>
              <w:lang w:eastAsia="zh-CN"/>
            </w:rPr>
          </w:pPr>
          <w:ins w:id="528" w:author="Locke Liu" w:date="2021-05-24T16:45:00Z">
            <w:r w:rsidRPr="00574EC7">
              <w:rPr>
                <w:rStyle w:val="Hyperlink"/>
              </w:rPr>
              <w:fldChar w:fldCharType="begin"/>
            </w:r>
            <w:r w:rsidRPr="00574EC7">
              <w:rPr>
                <w:rStyle w:val="Hyperlink"/>
              </w:rPr>
              <w:instrText xml:space="preserve"> </w:instrText>
            </w:r>
            <w:r>
              <w:instrText>HYPERLINK \l "_Toc72767223"</w:instrText>
            </w:r>
            <w:r w:rsidRPr="00574EC7">
              <w:rPr>
                <w:rStyle w:val="Hyperlink"/>
              </w:rPr>
              <w:instrText xml:space="preserve"> </w:instrText>
            </w:r>
            <w:r w:rsidRPr="00574EC7">
              <w:rPr>
                <w:rStyle w:val="Hyperlink"/>
              </w:rPr>
              <w:fldChar w:fldCharType="separate"/>
            </w:r>
            <w:r w:rsidRPr="00574EC7">
              <w:rPr>
                <w:rStyle w:val="Hyperlink"/>
                <w:rFonts w:ascii="Arial" w:hAnsi="Arial"/>
              </w:rPr>
              <w:t>7.2 -</w:t>
            </w:r>
            <w:r>
              <w:rPr>
                <w:rFonts w:asciiTheme="minorHAnsi" w:eastAsiaTheme="minorEastAsia" w:hAnsiTheme="minorHAnsi" w:cstheme="minorBidi"/>
                <w:color w:val="auto"/>
                <w:sz w:val="22"/>
                <w:szCs w:val="22"/>
                <w:lang w:eastAsia="zh-CN"/>
              </w:rPr>
              <w:tab/>
            </w:r>
            <w:r w:rsidRPr="00574EC7">
              <w:rPr>
                <w:rStyle w:val="Hyperlink"/>
                <w:rFonts w:ascii="Arial" w:hAnsi="Arial"/>
              </w:rPr>
              <w:t>Assumptions</w:t>
            </w:r>
            <w:r>
              <w:rPr>
                <w:webHidden/>
              </w:rPr>
              <w:tab/>
            </w:r>
            <w:r>
              <w:rPr>
                <w:webHidden/>
              </w:rPr>
              <w:fldChar w:fldCharType="begin"/>
            </w:r>
            <w:r>
              <w:rPr>
                <w:webHidden/>
              </w:rPr>
              <w:instrText xml:space="preserve"> PAGEREF _Toc72767223 \h </w:instrText>
            </w:r>
          </w:ins>
          <w:r>
            <w:rPr>
              <w:webHidden/>
            </w:rPr>
          </w:r>
          <w:r>
            <w:rPr>
              <w:webHidden/>
            </w:rPr>
            <w:fldChar w:fldCharType="separate"/>
          </w:r>
          <w:ins w:id="529" w:author="Locke Liu" w:date="2021-05-24T16:45:00Z">
            <w:r>
              <w:rPr>
                <w:webHidden/>
              </w:rPr>
              <w:t>34</w:t>
            </w:r>
            <w:r>
              <w:rPr>
                <w:webHidden/>
              </w:rPr>
              <w:fldChar w:fldCharType="end"/>
            </w:r>
            <w:r w:rsidRPr="00574EC7">
              <w:rPr>
                <w:rStyle w:val="Hyperlink"/>
              </w:rPr>
              <w:fldChar w:fldCharType="end"/>
            </w:r>
          </w:ins>
        </w:p>
        <w:p w14:paraId="4F04DB42" w14:textId="5F602778" w:rsidR="003D0391" w:rsidRDefault="003D0391">
          <w:pPr>
            <w:pStyle w:val="TOC2"/>
            <w:rPr>
              <w:ins w:id="530" w:author="Locke Liu" w:date="2021-05-24T16:45:00Z"/>
              <w:rFonts w:asciiTheme="minorHAnsi" w:eastAsiaTheme="minorEastAsia" w:hAnsiTheme="minorHAnsi" w:cstheme="minorBidi"/>
              <w:color w:val="auto"/>
              <w:sz w:val="22"/>
              <w:szCs w:val="22"/>
              <w:lang w:eastAsia="zh-CN"/>
            </w:rPr>
          </w:pPr>
          <w:ins w:id="531" w:author="Locke Liu" w:date="2021-05-24T16:45:00Z">
            <w:r w:rsidRPr="00574EC7">
              <w:rPr>
                <w:rStyle w:val="Hyperlink"/>
              </w:rPr>
              <w:fldChar w:fldCharType="begin"/>
            </w:r>
            <w:r w:rsidRPr="00574EC7">
              <w:rPr>
                <w:rStyle w:val="Hyperlink"/>
              </w:rPr>
              <w:instrText xml:space="preserve"> </w:instrText>
            </w:r>
            <w:r>
              <w:instrText>HYPERLINK \l "_Toc72767224"</w:instrText>
            </w:r>
            <w:r w:rsidRPr="00574EC7">
              <w:rPr>
                <w:rStyle w:val="Hyperlink"/>
              </w:rPr>
              <w:instrText xml:space="preserve"> </w:instrText>
            </w:r>
            <w:r w:rsidRPr="00574EC7">
              <w:rPr>
                <w:rStyle w:val="Hyperlink"/>
              </w:rPr>
              <w:fldChar w:fldCharType="separate"/>
            </w:r>
            <w:r w:rsidRPr="00574EC7">
              <w:rPr>
                <w:rStyle w:val="Hyperlink"/>
                <w:rFonts w:ascii="Arial" w:hAnsi="Arial"/>
              </w:rPr>
              <w:t>7.3 -</w:t>
            </w:r>
            <w:r>
              <w:rPr>
                <w:rFonts w:asciiTheme="minorHAnsi" w:eastAsiaTheme="minorEastAsia" w:hAnsiTheme="minorHAnsi" w:cstheme="minorBidi"/>
                <w:color w:val="auto"/>
                <w:sz w:val="22"/>
                <w:szCs w:val="22"/>
                <w:lang w:eastAsia="zh-CN"/>
              </w:rPr>
              <w:tab/>
            </w:r>
            <w:r w:rsidRPr="00574EC7">
              <w:rPr>
                <w:rStyle w:val="Hyperlink"/>
                <w:rFonts w:ascii="Arial" w:hAnsi="Arial"/>
              </w:rPr>
              <w:t>Issues</w:t>
            </w:r>
            <w:r>
              <w:rPr>
                <w:webHidden/>
              </w:rPr>
              <w:tab/>
            </w:r>
            <w:r>
              <w:rPr>
                <w:webHidden/>
              </w:rPr>
              <w:fldChar w:fldCharType="begin"/>
            </w:r>
            <w:r>
              <w:rPr>
                <w:webHidden/>
              </w:rPr>
              <w:instrText xml:space="preserve"> PAGEREF _Toc72767224 \h </w:instrText>
            </w:r>
          </w:ins>
          <w:r>
            <w:rPr>
              <w:webHidden/>
            </w:rPr>
          </w:r>
          <w:r>
            <w:rPr>
              <w:webHidden/>
            </w:rPr>
            <w:fldChar w:fldCharType="separate"/>
          </w:r>
          <w:ins w:id="532" w:author="Locke Liu" w:date="2021-05-24T16:45:00Z">
            <w:r>
              <w:rPr>
                <w:webHidden/>
              </w:rPr>
              <w:t>34</w:t>
            </w:r>
            <w:r>
              <w:rPr>
                <w:webHidden/>
              </w:rPr>
              <w:fldChar w:fldCharType="end"/>
            </w:r>
            <w:r w:rsidRPr="00574EC7">
              <w:rPr>
                <w:rStyle w:val="Hyperlink"/>
              </w:rPr>
              <w:fldChar w:fldCharType="end"/>
            </w:r>
          </w:ins>
        </w:p>
        <w:p w14:paraId="085C56B6" w14:textId="0E61578C" w:rsidR="003D0391" w:rsidRDefault="003D0391">
          <w:pPr>
            <w:pStyle w:val="TOC2"/>
            <w:rPr>
              <w:ins w:id="533" w:author="Locke Liu" w:date="2021-05-24T16:45:00Z"/>
              <w:rFonts w:asciiTheme="minorHAnsi" w:eastAsiaTheme="minorEastAsia" w:hAnsiTheme="minorHAnsi" w:cstheme="minorBidi"/>
              <w:color w:val="auto"/>
              <w:sz w:val="22"/>
              <w:szCs w:val="22"/>
              <w:lang w:eastAsia="zh-CN"/>
            </w:rPr>
          </w:pPr>
          <w:ins w:id="534" w:author="Locke Liu" w:date="2021-05-24T16:45:00Z">
            <w:r w:rsidRPr="00574EC7">
              <w:rPr>
                <w:rStyle w:val="Hyperlink"/>
              </w:rPr>
              <w:fldChar w:fldCharType="begin"/>
            </w:r>
            <w:r w:rsidRPr="00574EC7">
              <w:rPr>
                <w:rStyle w:val="Hyperlink"/>
              </w:rPr>
              <w:instrText xml:space="preserve"> </w:instrText>
            </w:r>
            <w:r>
              <w:instrText>HYPERLINK \l "_Toc72767225"</w:instrText>
            </w:r>
            <w:r w:rsidRPr="00574EC7">
              <w:rPr>
                <w:rStyle w:val="Hyperlink"/>
              </w:rPr>
              <w:instrText xml:space="preserve"> </w:instrText>
            </w:r>
            <w:r w:rsidRPr="00574EC7">
              <w:rPr>
                <w:rStyle w:val="Hyperlink"/>
              </w:rPr>
              <w:fldChar w:fldCharType="separate"/>
            </w:r>
            <w:r w:rsidRPr="00574EC7">
              <w:rPr>
                <w:rStyle w:val="Hyperlink"/>
                <w:rFonts w:ascii="Arial" w:hAnsi="Arial"/>
              </w:rPr>
              <w:t>7.4 -</w:t>
            </w:r>
            <w:r>
              <w:rPr>
                <w:rFonts w:asciiTheme="minorHAnsi" w:eastAsiaTheme="minorEastAsia" w:hAnsiTheme="minorHAnsi" w:cstheme="minorBidi"/>
                <w:color w:val="auto"/>
                <w:sz w:val="22"/>
                <w:szCs w:val="22"/>
                <w:lang w:eastAsia="zh-CN"/>
              </w:rPr>
              <w:tab/>
            </w:r>
            <w:r w:rsidRPr="00574EC7">
              <w:rPr>
                <w:rStyle w:val="Hyperlink"/>
                <w:rFonts w:ascii="Arial" w:hAnsi="Arial"/>
              </w:rPr>
              <w:t>Dependencies</w:t>
            </w:r>
            <w:r>
              <w:rPr>
                <w:webHidden/>
              </w:rPr>
              <w:tab/>
            </w:r>
            <w:r>
              <w:rPr>
                <w:webHidden/>
              </w:rPr>
              <w:fldChar w:fldCharType="begin"/>
            </w:r>
            <w:r>
              <w:rPr>
                <w:webHidden/>
              </w:rPr>
              <w:instrText xml:space="preserve"> PAGEREF _Toc72767225 \h </w:instrText>
            </w:r>
          </w:ins>
          <w:r>
            <w:rPr>
              <w:webHidden/>
            </w:rPr>
          </w:r>
          <w:r>
            <w:rPr>
              <w:webHidden/>
            </w:rPr>
            <w:fldChar w:fldCharType="separate"/>
          </w:r>
          <w:ins w:id="535" w:author="Locke Liu" w:date="2021-05-24T16:45:00Z">
            <w:r>
              <w:rPr>
                <w:webHidden/>
              </w:rPr>
              <w:t>34</w:t>
            </w:r>
            <w:r>
              <w:rPr>
                <w:webHidden/>
              </w:rPr>
              <w:fldChar w:fldCharType="end"/>
            </w:r>
            <w:r w:rsidRPr="00574EC7">
              <w:rPr>
                <w:rStyle w:val="Hyperlink"/>
              </w:rPr>
              <w:fldChar w:fldCharType="end"/>
            </w:r>
          </w:ins>
        </w:p>
        <w:p w14:paraId="5F81694A" w14:textId="04D570CF" w:rsidR="00FD100E" w:rsidRPr="004D620F" w:rsidDel="003D0391" w:rsidRDefault="00973311">
          <w:pPr>
            <w:pStyle w:val="TOC1"/>
            <w:rPr>
              <w:del w:id="536" w:author="Locke Liu" w:date="2021-05-24T16:45:00Z"/>
              <w:rFonts w:ascii="Arial" w:eastAsiaTheme="minorEastAsia" w:hAnsi="Arial" w:cs="Arial"/>
              <w:noProof/>
              <w:color w:val="auto"/>
              <w:sz w:val="22"/>
              <w:szCs w:val="22"/>
              <w:lang w:eastAsia="zh-CN"/>
              <w:rPrChange w:id="537" w:author="Locke Liu" w:date="2021-05-24T14:33:00Z">
                <w:rPr>
                  <w:del w:id="538" w:author="Locke Liu" w:date="2021-05-24T16:45:00Z"/>
                  <w:rFonts w:asciiTheme="minorHAnsi" w:eastAsiaTheme="minorEastAsia" w:hAnsiTheme="minorHAnsi" w:cstheme="minorBidi"/>
                  <w:noProof/>
                  <w:color w:val="auto"/>
                  <w:sz w:val="22"/>
                  <w:szCs w:val="22"/>
                  <w:lang w:eastAsia="zh-CN"/>
                </w:rPr>
              </w:rPrChange>
            </w:rPr>
          </w:pPr>
          <w:del w:id="539" w:author="Locke Liu" w:date="2021-05-24T16:45:00Z">
            <w:r w:rsidRPr="004D620F" w:rsidDel="003D0391">
              <w:rPr>
                <w:rFonts w:ascii="Arial" w:hAnsi="Arial" w:cs="Arial"/>
                <w:noProof/>
                <w:rPrChange w:id="540" w:author="Locke Liu" w:date="2021-05-24T14:33:00Z">
                  <w:rPr/>
                </w:rPrChange>
              </w:rPr>
              <w:lastRenderedPageBreak/>
              <w:fldChar w:fldCharType="begin"/>
            </w:r>
            <w:r w:rsidRPr="004D620F" w:rsidDel="003D0391">
              <w:rPr>
                <w:rFonts w:ascii="Arial" w:hAnsi="Arial" w:cs="Arial"/>
                <w:noProof/>
                <w:rPrChange w:id="541" w:author="Locke Liu" w:date="2021-05-24T14:33:00Z">
                  <w:rPr/>
                </w:rPrChange>
              </w:rPr>
              <w:delInstrText xml:space="preserve"> HYPERLINK \l "_Toc72242408" </w:delInstrText>
            </w:r>
            <w:r w:rsidRPr="004D620F" w:rsidDel="003D0391">
              <w:rPr>
                <w:rFonts w:ascii="Arial" w:hAnsi="Arial" w:cs="Arial"/>
                <w:noProof/>
                <w:rPrChange w:id="542" w:author="Locke Liu" w:date="2021-05-24T14:33:00Z">
                  <w:rPr>
                    <w:noProof/>
                  </w:rPr>
                </w:rPrChange>
              </w:rPr>
              <w:fldChar w:fldCharType="separate"/>
            </w:r>
          </w:del>
          <w:ins w:id="543" w:author="Locke Liu" w:date="2021-05-24T16:45:00Z">
            <w:r w:rsidR="003D0391">
              <w:rPr>
                <w:rFonts w:ascii="Arial" w:hAnsi="Arial" w:cs="Arial"/>
                <w:b/>
                <w:bCs/>
                <w:noProof/>
              </w:rPr>
              <w:t>Error! Hyperlink reference not valid.</w:t>
            </w:r>
          </w:ins>
          <w:del w:id="544" w:author="Locke Liu" w:date="2021-05-24T16:45:00Z">
            <w:r w:rsidR="00FD100E" w:rsidRPr="004D620F" w:rsidDel="003D0391">
              <w:rPr>
                <w:rStyle w:val="Hyperlink"/>
                <w:rFonts w:ascii="Arial" w:hAnsi="Arial" w:cs="Arial"/>
                <w:noProof/>
                <w:lang w:val="en-GB"/>
                <w:rPrChange w:id="545" w:author="Locke Liu" w:date="2021-05-24T14:33:00Z">
                  <w:rPr>
                    <w:rStyle w:val="Hyperlink"/>
                    <w:noProof/>
                    <w:lang w:val="en-GB"/>
                  </w:rPr>
                </w:rPrChange>
              </w:rPr>
              <w:delText>DOCUMENT CONTROL</w:delText>
            </w:r>
            <w:r w:rsidR="00FD100E" w:rsidRPr="004D620F" w:rsidDel="003D0391">
              <w:rPr>
                <w:rFonts w:ascii="Arial" w:hAnsi="Arial" w:cs="Arial"/>
                <w:noProof/>
                <w:webHidden/>
                <w:rPrChange w:id="546" w:author="Locke Liu" w:date="2021-05-24T14:33:00Z">
                  <w:rPr>
                    <w:noProof/>
                    <w:webHidden/>
                  </w:rPr>
                </w:rPrChange>
              </w:rPr>
              <w:tab/>
            </w:r>
            <w:r w:rsidR="00FD100E" w:rsidRPr="004D620F" w:rsidDel="003D0391">
              <w:rPr>
                <w:rFonts w:ascii="Arial" w:hAnsi="Arial" w:cs="Arial"/>
                <w:noProof/>
                <w:webHidden/>
                <w:rPrChange w:id="547" w:author="Locke Liu" w:date="2021-05-24T14:33:00Z">
                  <w:rPr>
                    <w:noProof/>
                    <w:webHidden/>
                  </w:rPr>
                </w:rPrChange>
              </w:rPr>
              <w:fldChar w:fldCharType="begin"/>
            </w:r>
            <w:r w:rsidR="00FD100E" w:rsidRPr="004D620F" w:rsidDel="003D0391">
              <w:rPr>
                <w:rFonts w:ascii="Arial" w:hAnsi="Arial" w:cs="Arial"/>
                <w:noProof/>
                <w:webHidden/>
                <w:rPrChange w:id="548" w:author="Locke Liu" w:date="2021-05-24T14:33:00Z">
                  <w:rPr>
                    <w:noProof/>
                    <w:webHidden/>
                  </w:rPr>
                </w:rPrChange>
              </w:rPr>
              <w:delInstrText xml:space="preserve"> PAGEREF _Toc72242408 \h </w:delInstrText>
            </w:r>
            <w:r w:rsidR="00FD100E" w:rsidRPr="004D620F" w:rsidDel="003D0391">
              <w:rPr>
                <w:rFonts w:ascii="Arial" w:hAnsi="Arial" w:cs="Arial"/>
                <w:noProof/>
                <w:webHidden/>
                <w:rPrChange w:id="549" w:author="Locke Liu" w:date="2021-05-24T14:33:00Z">
                  <w:rPr>
                    <w:rFonts w:ascii="Arial" w:hAnsi="Arial" w:cs="Arial"/>
                    <w:noProof/>
                    <w:webHidden/>
                  </w:rPr>
                </w:rPrChange>
              </w:rPr>
            </w:r>
            <w:r w:rsidR="00FD100E" w:rsidRPr="004D620F" w:rsidDel="003D0391">
              <w:rPr>
                <w:rFonts w:ascii="Arial" w:hAnsi="Arial" w:cs="Arial"/>
                <w:noProof/>
                <w:webHidden/>
                <w:rPrChange w:id="550" w:author="Locke Liu" w:date="2021-05-24T14:33:00Z">
                  <w:rPr>
                    <w:noProof/>
                    <w:webHidden/>
                  </w:rPr>
                </w:rPrChange>
              </w:rPr>
              <w:fldChar w:fldCharType="separate"/>
            </w:r>
            <w:r w:rsidR="00FD100E" w:rsidRPr="004D620F" w:rsidDel="003D0391">
              <w:rPr>
                <w:rFonts w:ascii="Arial" w:hAnsi="Arial" w:cs="Arial"/>
                <w:noProof/>
                <w:webHidden/>
                <w:rPrChange w:id="551" w:author="Locke Liu" w:date="2021-05-24T14:33:00Z">
                  <w:rPr>
                    <w:noProof/>
                    <w:webHidden/>
                  </w:rPr>
                </w:rPrChange>
              </w:rPr>
              <w:delText>2</w:delText>
            </w:r>
            <w:r w:rsidR="00FD100E" w:rsidRPr="004D620F" w:rsidDel="003D0391">
              <w:rPr>
                <w:rFonts w:ascii="Arial" w:hAnsi="Arial" w:cs="Arial"/>
                <w:noProof/>
                <w:webHidden/>
                <w:rPrChange w:id="552" w:author="Locke Liu" w:date="2021-05-24T14:33:00Z">
                  <w:rPr>
                    <w:noProof/>
                    <w:webHidden/>
                  </w:rPr>
                </w:rPrChange>
              </w:rPr>
              <w:fldChar w:fldCharType="end"/>
            </w:r>
            <w:r w:rsidRPr="004D620F" w:rsidDel="003D0391">
              <w:rPr>
                <w:rFonts w:ascii="Arial" w:hAnsi="Arial" w:cs="Arial"/>
                <w:noProof/>
                <w:rPrChange w:id="553" w:author="Locke Liu" w:date="2021-05-24T14:33:00Z">
                  <w:rPr>
                    <w:noProof/>
                  </w:rPr>
                </w:rPrChange>
              </w:rPr>
              <w:fldChar w:fldCharType="end"/>
            </w:r>
          </w:del>
        </w:p>
        <w:p w14:paraId="02B12DEE" w14:textId="66A06663" w:rsidR="00FD100E" w:rsidRPr="004D620F" w:rsidDel="003D0391" w:rsidRDefault="00973311">
          <w:pPr>
            <w:pStyle w:val="TOC1"/>
            <w:rPr>
              <w:del w:id="554" w:author="Locke Liu" w:date="2021-05-24T16:45:00Z"/>
              <w:rFonts w:ascii="Arial" w:eastAsiaTheme="minorEastAsia" w:hAnsi="Arial" w:cs="Arial"/>
              <w:noProof/>
              <w:color w:val="auto"/>
              <w:sz w:val="22"/>
              <w:szCs w:val="22"/>
              <w:lang w:eastAsia="zh-CN"/>
              <w:rPrChange w:id="555" w:author="Locke Liu" w:date="2021-05-24T14:33:00Z">
                <w:rPr>
                  <w:del w:id="556" w:author="Locke Liu" w:date="2021-05-24T16:45:00Z"/>
                  <w:rFonts w:asciiTheme="minorHAnsi" w:eastAsiaTheme="minorEastAsia" w:hAnsiTheme="minorHAnsi" w:cstheme="minorBidi"/>
                  <w:noProof/>
                  <w:color w:val="auto"/>
                  <w:sz w:val="22"/>
                  <w:szCs w:val="22"/>
                  <w:lang w:eastAsia="zh-CN"/>
                </w:rPr>
              </w:rPrChange>
            </w:rPr>
          </w:pPr>
          <w:del w:id="557" w:author="Locke Liu" w:date="2021-05-24T16:45:00Z">
            <w:r w:rsidRPr="004D620F" w:rsidDel="003D0391">
              <w:rPr>
                <w:rFonts w:ascii="Arial" w:hAnsi="Arial" w:cs="Arial"/>
                <w:noProof/>
                <w:rPrChange w:id="558" w:author="Locke Liu" w:date="2021-05-24T14:33:00Z">
                  <w:rPr/>
                </w:rPrChange>
              </w:rPr>
              <w:fldChar w:fldCharType="begin"/>
            </w:r>
            <w:r w:rsidRPr="004D620F" w:rsidDel="003D0391">
              <w:rPr>
                <w:rFonts w:ascii="Arial" w:hAnsi="Arial" w:cs="Arial"/>
                <w:noProof/>
                <w:rPrChange w:id="559" w:author="Locke Liu" w:date="2021-05-24T14:33:00Z">
                  <w:rPr/>
                </w:rPrChange>
              </w:rPr>
              <w:delInstrText xml:space="preserve"> HYPERLINK \l "_Toc72242409" </w:delInstrText>
            </w:r>
            <w:r w:rsidRPr="004D620F" w:rsidDel="003D0391">
              <w:rPr>
                <w:rFonts w:ascii="Arial" w:hAnsi="Arial" w:cs="Arial"/>
                <w:noProof/>
                <w:rPrChange w:id="560" w:author="Locke Liu" w:date="2021-05-24T14:33:00Z">
                  <w:rPr>
                    <w:noProof/>
                  </w:rPr>
                </w:rPrChange>
              </w:rPr>
              <w:fldChar w:fldCharType="separate"/>
            </w:r>
          </w:del>
          <w:ins w:id="561" w:author="Locke Liu" w:date="2021-05-24T16:45:00Z">
            <w:r w:rsidR="003D0391">
              <w:rPr>
                <w:rFonts w:ascii="Arial" w:hAnsi="Arial" w:cs="Arial"/>
                <w:b/>
                <w:bCs/>
                <w:noProof/>
              </w:rPr>
              <w:t>Error! Hyperlink reference not valid.</w:t>
            </w:r>
          </w:ins>
          <w:del w:id="562" w:author="Locke Liu" w:date="2021-05-24T16:45:00Z">
            <w:r w:rsidR="00FD100E" w:rsidRPr="004D620F" w:rsidDel="003D0391">
              <w:rPr>
                <w:rStyle w:val="Hyperlink"/>
                <w:rFonts w:ascii="Arial" w:hAnsi="Arial" w:cs="Arial"/>
                <w:noProof/>
                <w:rPrChange w:id="563" w:author="Locke Liu" w:date="2021-05-24T14:33:00Z">
                  <w:rPr>
                    <w:rStyle w:val="Hyperlink"/>
                    <w:noProof/>
                  </w:rPr>
                </w:rPrChange>
              </w:rPr>
              <w:delText>Content</w:delText>
            </w:r>
            <w:r w:rsidR="00FD100E" w:rsidRPr="004D620F" w:rsidDel="003D0391">
              <w:rPr>
                <w:rFonts w:ascii="Arial" w:hAnsi="Arial" w:cs="Arial"/>
                <w:noProof/>
                <w:webHidden/>
                <w:rPrChange w:id="564" w:author="Locke Liu" w:date="2021-05-24T14:33:00Z">
                  <w:rPr>
                    <w:noProof/>
                    <w:webHidden/>
                  </w:rPr>
                </w:rPrChange>
              </w:rPr>
              <w:tab/>
            </w:r>
            <w:r w:rsidR="00FD100E" w:rsidRPr="004D620F" w:rsidDel="003D0391">
              <w:rPr>
                <w:rFonts w:ascii="Arial" w:hAnsi="Arial" w:cs="Arial"/>
                <w:noProof/>
                <w:webHidden/>
                <w:rPrChange w:id="565" w:author="Locke Liu" w:date="2021-05-24T14:33:00Z">
                  <w:rPr>
                    <w:noProof/>
                    <w:webHidden/>
                  </w:rPr>
                </w:rPrChange>
              </w:rPr>
              <w:fldChar w:fldCharType="begin"/>
            </w:r>
            <w:r w:rsidR="00FD100E" w:rsidRPr="004D620F" w:rsidDel="003D0391">
              <w:rPr>
                <w:rFonts w:ascii="Arial" w:hAnsi="Arial" w:cs="Arial"/>
                <w:noProof/>
                <w:webHidden/>
                <w:rPrChange w:id="566" w:author="Locke Liu" w:date="2021-05-24T14:33:00Z">
                  <w:rPr>
                    <w:noProof/>
                    <w:webHidden/>
                  </w:rPr>
                </w:rPrChange>
              </w:rPr>
              <w:delInstrText xml:space="preserve"> PAGEREF _Toc72242409 \h </w:delInstrText>
            </w:r>
            <w:r w:rsidR="00FD100E" w:rsidRPr="004D620F" w:rsidDel="003D0391">
              <w:rPr>
                <w:rFonts w:ascii="Arial" w:hAnsi="Arial" w:cs="Arial"/>
                <w:noProof/>
                <w:webHidden/>
                <w:rPrChange w:id="567" w:author="Locke Liu" w:date="2021-05-24T14:33:00Z">
                  <w:rPr>
                    <w:rFonts w:ascii="Arial" w:hAnsi="Arial" w:cs="Arial"/>
                    <w:noProof/>
                    <w:webHidden/>
                  </w:rPr>
                </w:rPrChange>
              </w:rPr>
            </w:r>
            <w:r w:rsidR="00FD100E" w:rsidRPr="004D620F" w:rsidDel="003D0391">
              <w:rPr>
                <w:rFonts w:ascii="Arial" w:hAnsi="Arial" w:cs="Arial"/>
                <w:noProof/>
                <w:webHidden/>
                <w:rPrChange w:id="568" w:author="Locke Liu" w:date="2021-05-24T14:33:00Z">
                  <w:rPr>
                    <w:noProof/>
                    <w:webHidden/>
                  </w:rPr>
                </w:rPrChange>
              </w:rPr>
              <w:fldChar w:fldCharType="separate"/>
            </w:r>
            <w:r w:rsidR="00FD100E" w:rsidRPr="004D620F" w:rsidDel="003D0391">
              <w:rPr>
                <w:rFonts w:ascii="Arial" w:hAnsi="Arial" w:cs="Arial"/>
                <w:noProof/>
                <w:webHidden/>
                <w:rPrChange w:id="569" w:author="Locke Liu" w:date="2021-05-24T14:33:00Z">
                  <w:rPr>
                    <w:noProof/>
                    <w:webHidden/>
                  </w:rPr>
                </w:rPrChange>
              </w:rPr>
              <w:delText>5</w:delText>
            </w:r>
            <w:r w:rsidR="00FD100E" w:rsidRPr="004D620F" w:rsidDel="003D0391">
              <w:rPr>
                <w:rFonts w:ascii="Arial" w:hAnsi="Arial" w:cs="Arial"/>
                <w:noProof/>
                <w:webHidden/>
                <w:rPrChange w:id="570" w:author="Locke Liu" w:date="2021-05-24T14:33:00Z">
                  <w:rPr>
                    <w:noProof/>
                    <w:webHidden/>
                  </w:rPr>
                </w:rPrChange>
              </w:rPr>
              <w:fldChar w:fldCharType="end"/>
            </w:r>
            <w:r w:rsidRPr="004D620F" w:rsidDel="003D0391">
              <w:rPr>
                <w:rFonts w:ascii="Arial" w:hAnsi="Arial" w:cs="Arial"/>
                <w:noProof/>
                <w:rPrChange w:id="571" w:author="Locke Liu" w:date="2021-05-24T14:33:00Z">
                  <w:rPr>
                    <w:noProof/>
                  </w:rPr>
                </w:rPrChange>
              </w:rPr>
              <w:fldChar w:fldCharType="end"/>
            </w:r>
          </w:del>
        </w:p>
        <w:p w14:paraId="623BA21B" w14:textId="2E82BF2F" w:rsidR="00FD100E" w:rsidRPr="004D620F" w:rsidDel="003D0391" w:rsidRDefault="00973311">
          <w:pPr>
            <w:pStyle w:val="TOC1"/>
            <w:rPr>
              <w:del w:id="572" w:author="Locke Liu" w:date="2021-05-24T16:45:00Z"/>
              <w:rFonts w:ascii="Arial" w:eastAsiaTheme="minorEastAsia" w:hAnsi="Arial" w:cs="Arial"/>
              <w:noProof/>
              <w:color w:val="auto"/>
              <w:sz w:val="22"/>
              <w:szCs w:val="22"/>
              <w:lang w:eastAsia="zh-CN"/>
              <w:rPrChange w:id="573" w:author="Locke Liu" w:date="2021-05-24T14:33:00Z">
                <w:rPr>
                  <w:del w:id="574" w:author="Locke Liu" w:date="2021-05-24T16:45:00Z"/>
                  <w:rFonts w:asciiTheme="minorHAnsi" w:eastAsiaTheme="minorEastAsia" w:hAnsiTheme="minorHAnsi" w:cstheme="minorBidi"/>
                  <w:noProof/>
                  <w:color w:val="auto"/>
                  <w:sz w:val="22"/>
                  <w:szCs w:val="22"/>
                  <w:lang w:eastAsia="zh-CN"/>
                </w:rPr>
              </w:rPrChange>
            </w:rPr>
          </w:pPr>
          <w:del w:id="575" w:author="Locke Liu" w:date="2021-05-24T16:45:00Z">
            <w:r w:rsidRPr="004D620F" w:rsidDel="003D0391">
              <w:rPr>
                <w:rFonts w:ascii="Arial" w:hAnsi="Arial" w:cs="Arial"/>
                <w:noProof/>
                <w:rPrChange w:id="576" w:author="Locke Liu" w:date="2021-05-24T14:33:00Z">
                  <w:rPr/>
                </w:rPrChange>
              </w:rPr>
              <w:fldChar w:fldCharType="begin"/>
            </w:r>
            <w:r w:rsidRPr="004D620F" w:rsidDel="003D0391">
              <w:rPr>
                <w:rFonts w:ascii="Arial" w:hAnsi="Arial" w:cs="Arial"/>
                <w:noProof/>
                <w:rPrChange w:id="577" w:author="Locke Liu" w:date="2021-05-24T14:33:00Z">
                  <w:rPr/>
                </w:rPrChange>
              </w:rPr>
              <w:delInstrText xml:space="preserve"> HYPERLINK \l "_Toc72242410" </w:delInstrText>
            </w:r>
            <w:r w:rsidRPr="004D620F" w:rsidDel="003D0391">
              <w:rPr>
                <w:rFonts w:ascii="Arial" w:hAnsi="Arial" w:cs="Arial"/>
                <w:noProof/>
                <w:rPrChange w:id="578" w:author="Locke Liu" w:date="2021-05-24T14:33:00Z">
                  <w:rPr>
                    <w:noProof/>
                  </w:rPr>
                </w:rPrChange>
              </w:rPr>
              <w:fldChar w:fldCharType="separate"/>
            </w:r>
          </w:del>
          <w:ins w:id="579" w:author="Locke Liu" w:date="2021-05-24T16:45:00Z">
            <w:r w:rsidR="003D0391">
              <w:rPr>
                <w:rFonts w:ascii="Arial" w:hAnsi="Arial" w:cs="Arial"/>
                <w:b/>
                <w:bCs/>
                <w:noProof/>
              </w:rPr>
              <w:t>Error! Hyperlink reference not valid.</w:t>
            </w:r>
          </w:ins>
          <w:del w:id="580" w:author="Locke Liu" w:date="2021-05-24T16:45:00Z">
            <w:r w:rsidR="00FD100E" w:rsidRPr="004D620F" w:rsidDel="003D0391">
              <w:rPr>
                <w:rStyle w:val="Hyperlink"/>
                <w:rFonts w:ascii="Arial" w:hAnsi="Arial" w:cs="Arial"/>
                <w:noProof/>
                <w:rPrChange w:id="581" w:author="Locke Liu" w:date="2021-05-24T14:33:00Z">
                  <w:rPr>
                    <w:rStyle w:val="Hyperlink"/>
                    <w:noProof/>
                  </w:rPr>
                </w:rPrChange>
              </w:rPr>
              <w:delText>Figures</w:delText>
            </w:r>
            <w:r w:rsidR="00FD100E" w:rsidRPr="004D620F" w:rsidDel="003D0391">
              <w:rPr>
                <w:rFonts w:ascii="Arial" w:hAnsi="Arial" w:cs="Arial"/>
                <w:noProof/>
                <w:webHidden/>
                <w:rPrChange w:id="582" w:author="Locke Liu" w:date="2021-05-24T14:33:00Z">
                  <w:rPr>
                    <w:noProof/>
                    <w:webHidden/>
                  </w:rPr>
                </w:rPrChange>
              </w:rPr>
              <w:tab/>
            </w:r>
            <w:r w:rsidR="00FD100E" w:rsidRPr="004D620F" w:rsidDel="003D0391">
              <w:rPr>
                <w:rFonts w:ascii="Arial" w:hAnsi="Arial" w:cs="Arial"/>
                <w:noProof/>
                <w:webHidden/>
                <w:rPrChange w:id="583" w:author="Locke Liu" w:date="2021-05-24T14:33:00Z">
                  <w:rPr>
                    <w:noProof/>
                    <w:webHidden/>
                  </w:rPr>
                </w:rPrChange>
              </w:rPr>
              <w:fldChar w:fldCharType="begin"/>
            </w:r>
            <w:r w:rsidR="00FD100E" w:rsidRPr="004D620F" w:rsidDel="003D0391">
              <w:rPr>
                <w:rFonts w:ascii="Arial" w:hAnsi="Arial" w:cs="Arial"/>
                <w:noProof/>
                <w:webHidden/>
                <w:rPrChange w:id="584" w:author="Locke Liu" w:date="2021-05-24T14:33:00Z">
                  <w:rPr>
                    <w:noProof/>
                    <w:webHidden/>
                  </w:rPr>
                </w:rPrChange>
              </w:rPr>
              <w:delInstrText xml:space="preserve"> PAGEREF _Toc72242410 \h </w:delInstrText>
            </w:r>
            <w:r w:rsidR="00FD100E" w:rsidRPr="004D620F" w:rsidDel="003D0391">
              <w:rPr>
                <w:rFonts w:ascii="Arial" w:hAnsi="Arial" w:cs="Arial"/>
                <w:noProof/>
                <w:webHidden/>
                <w:rPrChange w:id="585" w:author="Locke Liu" w:date="2021-05-24T14:33:00Z">
                  <w:rPr>
                    <w:rFonts w:ascii="Arial" w:hAnsi="Arial" w:cs="Arial"/>
                    <w:noProof/>
                    <w:webHidden/>
                  </w:rPr>
                </w:rPrChange>
              </w:rPr>
            </w:r>
            <w:r w:rsidR="00FD100E" w:rsidRPr="004D620F" w:rsidDel="003D0391">
              <w:rPr>
                <w:rFonts w:ascii="Arial" w:hAnsi="Arial" w:cs="Arial"/>
                <w:noProof/>
                <w:webHidden/>
                <w:rPrChange w:id="586" w:author="Locke Liu" w:date="2021-05-24T14:33:00Z">
                  <w:rPr>
                    <w:noProof/>
                    <w:webHidden/>
                  </w:rPr>
                </w:rPrChange>
              </w:rPr>
              <w:fldChar w:fldCharType="separate"/>
            </w:r>
            <w:r w:rsidR="00FD100E" w:rsidRPr="004D620F" w:rsidDel="003D0391">
              <w:rPr>
                <w:rFonts w:ascii="Arial" w:hAnsi="Arial" w:cs="Arial"/>
                <w:noProof/>
                <w:webHidden/>
                <w:rPrChange w:id="587" w:author="Locke Liu" w:date="2021-05-24T14:33:00Z">
                  <w:rPr>
                    <w:noProof/>
                    <w:webHidden/>
                  </w:rPr>
                </w:rPrChange>
              </w:rPr>
              <w:delText>6</w:delText>
            </w:r>
            <w:r w:rsidR="00FD100E" w:rsidRPr="004D620F" w:rsidDel="003D0391">
              <w:rPr>
                <w:rFonts w:ascii="Arial" w:hAnsi="Arial" w:cs="Arial"/>
                <w:noProof/>
                <w:webHidden/>
                <w:rPrChange w:id="588" w:author="Locke Liu" w:date="2021-05-24T14:33:00Z">
                  <w:rPr>
                    <w:noProof/>
                    <w:webHidden/>
                  </w:rPr>
                </w:rPrChange>
              </w:rPr>
              <w:fldChar w:fldCharType="end"/>
            </w:r>
            <w:r w:rsidRPr="004D620F" w:rsidDel="003D0391">
              <w:rPr>
                <w:rFonts w:ascii="Arial" w:hAnsi="Arial" w:cs="Arial"/>
                <w:noProof/>
                <w:rPrChange w:id="589" w:author="Locke Liu" w:date="2021-05-24T14:33:00Z">
                  <w:rPr>
                    <w:noProof/>
                  </w:rPr>
                </w:rPrChange>
              </w:rPr>
              <w:fldChar w:fldCharType="end"/>
            </w:r>
          </w:del>
        </w:p>
        <w:p w14:paraId="24C6CAD1" w14:textId="6F492C12" w:rsidR="00FD100E" w:rsidRPr="004D620F" w:rsidDel="003D0391" w:rsidRDefault="00973311">
          <w:pPr>
            <w:pStyle w:val="TOC1"/>
            <w:rPr>
              <w:del w:id="590" w:author="Locke Liu" w:date="2021-05-24T16:45:00Z"/>
              <w:rFonts w:ascii="Arial" w:eastAsiaTheme="minorEastAsia" w:hAnsi="Arial" w:cs="Arial"/>
              <w:noProof/>
              <w:color w:val="auto"/>
              <w:sz w:val="22"/>
              <w:szCs w:val="22"/>
              <w:lang w:eastAsia="zh-CN"/>
              <w:rPrChange w:id="591" w:author="Locke Liu" w:date="2021-05-24T14:33:00Z">
                <w:rPr>
                  <w:del w:id="592" w:author="Locke Liu" w:date="2021-05-24T16:45:00Z"/>
                  <w:rFonts w:asciiTheme="minorHAnsi" w:eastAsiaTheme="minorEastAsia" w:hAnsiTheme="minorHAnsi" w:cstheme="minorBidi"/>
                  <w:noProof/>
                  <w:color w:val="auto"/>
                  <w:sz w:val="22"/>
                  <w:szCs w:val="22"/>
                  <w:lang w:eastAsia="zh-CN"/>
                </w:rPr>
              </w:rPrChange>
            </w:rPr>
          </w:pPr>
          <w:del w:id="593" w:author="Locke Liu" w:date="2021-05-24T16:45:00Z">
            <w:r w:rsidRPr="004D620F" w:rsidDel="003D0391">
              <w:rPr>
                <w:rFonts w:ascii="Arial" w:hAnsi="Arial" w:cs="Arial"/>
                <w:noProof/>
                <w:rPrChange w:id="594" w:author="Locke Liu" w:date="2021-05-24T14:33:00Z">
                  <w:rPr/>
                </w:rPrChange>
              </w:rPr>
              <w:fldChar w:fldCharType="begin"/>
            </w:r>
            <w:r w:rsidRPr="004D620F" w:rsidDel="003D0391">
              <w:rPr>
                <w:rFonts w:ascii="Arial" w:hAnsi="Arial" w:cs="Arial"/>
                <w:noProof/>
                <w:rPrChange w:id="595" w:author="Locke Liu" w:date="2021-05-24T14:33:00Z">
                  <w:rPr/>
                </w:rPrChange>
              </w:rPr>
              <w:delInstrText xml:space="preserve"> HYPERLINK \l "_Toc72242411" </w:delInstrText>
            </w:r>
            <w:r w:rsidRPr="004D620F" w:rsidDel="003D0391">
              <w:rPr>
                <w:rFonts w:ascii="Arial" w:hAnsi="Arial" w:cs="Arial"/>
                <w:noProof/>
                <w:rPrChange w:id="596" w:author="Locke Liu" w:date="2021-05-24T14:33:00Z">
                  <w:rPr>
                    <w:noProof/>
                  </w:rPr>
                </w:rPrChange>
              </w:rPr>
              <w:fldChar w:fldCharType="separate"/>
            </w:r>
          </w:del>
          <w:ins w:id="597" w:author="Locke Liu" w:date="2021-05-24T16:45:00Z">
            <w:r w:rsidR="003D0391">
              <w:rPr>
                <w:rFonts w:ascii="Arial" w:hAnsi="Arial" w:cs="Arial"/>
                <w:b/>
                <w:bCs/>
                <w:noProof/>
              </w:rPr>
              <w:t>Error! Hyperlink reference not valid.</w:t>
            </w:r>
          </w:ins>
          <w:del w:id="598" w:author="Locke Liu" w:date="2021-05-24T16:45:00Z">
            <w:r w:rsidR="00FD100E" w:rsidRPr="004D620F" w:rsidDel="003D0391">
              <w:rPr>
                <w:rStyle w:val="Hyperlink"/>
                <w:rFonts w:ascii="Arial" w:hAnsi="Arial" w:cs="Arial"/>
                <w:noProof/>
                <w:rPrChange w:id="599" w:author="Locke Liu" w:date="2021-05-24T14:33:00Z">
                  <w:rPr>
                    <w:rStyle w:val="Hyperlink"/>
                    <w:noProof/>
                  </w:rPr>
                </w:rPrChange>
              </w:rPr>
              <w:delText>1 -</w:delText>
            </w:r>
            <w:r w:rsidR="00FD100E" w:rsidRPr="004D620F" w:rsidDel="003D0391">
              <w:rPr>
                <w:rFonts w:ascii="Arial" w:eastAsiaTheme="minorEastAsia" w:hAnsi="Arial" w:cs="Arial"/>
                <w:noProof/>
                <w:color w:val="auto"/>
                <w:sz w:val="22"/>
                <w:szCs w:val="22"/>
                <w:lang w:eastAsia="zh-CN"/>
                <w:rPrChange w:id="60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601" w:author="Locke Liu" w:date="2021-05-24T14:33:00Z">
                  <w:rPr>
                    <w:rStyle w:val="Hyperlink"/>
                    <w:noProof/>
                  </w:rPr>
                </w:rPrChange>
              </w:rPr>
              <w:delText>Requirements</w:delText>
            </w:r>
            <w:r w:rsidR="00FD100E" w:rsidRPr="004D620F" w:rsidDel="003D0391">
              <w:rPr>
                <w:rFonts w:ascii="Arial" w:hAnsi="Arial" w:cs="Arial"/>
                <w:noProof/>
                <w:webHidden/>
                <w:rPrChange w:id="602" w:author="Locke Liu" w:date="2021-05-24T14:33:00Z">
                  <w:rPr>
                    <w:noProof/>
                    <w:webHidden/>
                  </w:rPr>
                </w:rPrChange>
              </w:rPr>
              <w:tab/>
            </w:r>
            <w:r w:rsidR="00FD100E" w:rsidRPr="004D620F" w:rsidDel="003D0391">
              <w:rPr>
                <w:rFonts w:ascii="Arial" w:hAnsi="Arial" w:cs="Arial"/>
                <w:noProof/>
                <w:webHidden/>
                <w:rPrChange w:id="603" w:author="Locke Liu" w:date="2021-05-24T14:33:00Z">
                  <w:rPr>
                    <w:noProof/>
                    <w:webHidden/>
                  </w:rPr>
                </w:rPrChange>
              </w:rPr>
              <w:fldChar w:fldCharType="begin"/>
            </w:r>
            <w:r w:rsidR="00FD100E" w:rsidRPr="004D620F" w:rsidDel="003D0391">
              <w:rPr>
                <w:rFonts w:ascii="Arial" w:hAnsi="Arial" w:cs="Arial"/>
                <w:noProof/>
                <w:webHidden/>
                <w:rPrChange w:id="604" w:author="Locke Liu" w:date="2021-05-24T14:33:00Z">
                  <w:rPr>
                    <w:noProof/>
                    <w:webHidden/>
                  </w:rPr>
                </w:rPrChange>
              </w:rPr>
              <w:delInstrText xml:space="preserve"> PAGEREF _Toc72242411 \h </w:delInstrText>
            </w:r>
            <w:r w:rsidR="00FD100E" w:rsidRPr="004D620F" w:rsidDel="003D0391">
              <w:rPr>
                <w:rFonts w:ascii="Arial" w:hAnsi="Arial" w:cs="Arial"/>
                <w:noProof/>
                <w:webHidden/>
                <w:rPrChange w:id="605" w:author="Locke Liu" w:date="2021-05-24T14:33:00Z">
                  <w:rPr>
                    <w:rFonts w:ascii="Arial" w:hAnsi="Arial" w:cs="Arial"/>
                    <w:noProof/>
                    <w:webHidden/>
                  </w:rPr>
                </w:rPrChange>
              </w:rPr>
            </w:r>
            <w:r w:rsidR="00FD100E" w:rsidRPr="004D620F" w:rsidDel="003D0391">
              <w:rPr>
                <w:rFonts w:ascii="Arial" w:hAnsi="Arial" w:cs="Arial"/>
                <w:noProof/>
                <w:webHidden/>
                <w:rPrChange w:id="606" w:author="Locke Liu" w:date="2021-05-24T14:33:00Z">
                  <w:rPr>
                    <w:noProof/>
                    <w:webHidden/>
                  </w:rPr>
                </w:rPrChange>
              </w:rPr>
              <w:fldChar w:fldCharType="separate"/>
            </w:r>
            <w:r w:rsidR="00FD100E" w:rsidRPr="004D620F" w:rsidDel="003D0391">
              <w:rPr>
                <w:rFonts w:ascii="Arial" w:hAnsi="Arial" w:cs="Arial"/>
                <w:noProof/>
                <w:webHidden/>
                <w:rPrChange w:id="607" w:author="Locke Liu" w:date="2021-05-24T14:33:00Z">
                  <w:rPr>
                    <w:noProof/>
                    <w:webHidden/>
                  </w:rPr>
                </w:rPrChange>
              </w:rPr>
              <w:delText>7</w:delText>
            </w:r>
            <w:r w:rsidR="00FD100E" w:rsidRPr="004D620F" w:rsidDel="003D0391">
              <w:rPr>
                <w:rFonts w:ascii="Arial" w:hAnsi="Arial" w:cs="Arial"/>
                <w:noProof/>
                <w:webHidden/>
                <w:rPrChange w:id="608" w:author="Locke Liu" w:date="2021-05-24T14:33:00Z">
                  <w:rPr>
                    <w:noProof/>
                    <w:webHidden/>
                  </w:rPr>
                </w:rPrChange>
              </w:rPr>
              <w:fldChar w:fldCharType="end"/>
            </w:r>
            <w:r w:rsidRPr="004D620F" w:rsidDel="003D0391">
              <w:rPr>
                <w:rFonts w:ascii="Arial" w:hAnsi="Arial" w:cs="Arial"/>
                <w:noProof/>
                <w:rPrChange w:id="609" w:author="Locke Liu" w:date="2021-05-24T14:33:00Z">
                  <w:rPr>
                    <w:noProof/>
                  </w:rPr>
                </w:rPrChange>
              </w:rPr>
              <w:fldChar w:fldCharType="end"/>
            </w:r>
          </w:del>
        </w:p>
        <w:p w14:paraId="795F78B5" w14:textId="79CED3AB" w:rsidR="00FD100E" w:rsidRPr="004D620F" w:rsidDel="003D0391" w:rsidRDefault="00973311">
          <w:pPr>
            <w:pStyle w:val="TOC2"/>
            <w:rPr>
              <w:del w:id="610" w:author="Locke Liu" w:date="2021-05-24T16:45:00Z"/>
              <w:rFonts w:ascii="Arial" w:eastAsiaTheme="minorEastAsia" w:hAnsi="Arial" w:cs="Arial"/>
              <w:color w:val="auto"/>
              <w:sz w:val="22"/>
              <w:szCs w:val="22"/>
              <w:lang w:eastAsia="zh-CN"/>
              <w:rPrChange w:id="611" w:author="Locke Liu" w:date="2021-05-24T14:33:00Z">
                <w:rPr>
                  <w:del w:id="612" w:author="Locke Liu" w:date="2021-05-24T16:45:00Z"/>
                  <w:rFonts w:asciiTheme="minorHAnsi" w:eastAsiaTheme="minorEastAsia" w:hAnsiTheme="minorHAnsi" w:cstheme="minorBidi"/>
                  <w:color w:val="auto"/>
                  <w:sz w:val="22"/>
                  <w:szCs w:val="22"/>
                  <w:lang w:eastAsia="zh-CN"/>
                </w:rPr>
              </w:rPrChange>
            </w:rPr>
          </w:pPr>
          <w:del w:id="613" w:author="Locke Liu" w:date="2021-05-24T16:45:00Z">
            <w:r w:rsidRPr="004D620F" w:rsidDel="003D0391">
              <w:rPr>
                <w:rFonts w:ascii="Arial" w:hAnsi="Arial" w:cs="Arial"/>
                <w:rPrChange w:id="614" w:author="Locke Liu" w:date="2021-05-24T14:33:00Z">
                  <w:rPr/>
                </w:rPrChange>
              </w:rPr>
              <w:fldChar w:fldCharType="begin"/>
            </w:r>
            <w:r w:rsidRPr="004D620F" w:rsidDel="003D0391">
              <w:rPr>
                <w:rFonts w:ascii="Arial" w:hAnsi="Arial" w:cs="Arial"/>
                <w:rPrChange w:id="615" w:author="Locke Liu" w:date="2021-05-24T14:33:00Z">
                  <w:rPr/>
                </w:rPrChange>
              </w:rPr>
              <w:delInstrText xml:space="preserve"> HYPERLINK \l "_Toc72242412" </w:delInstrText>
            </w:r>
            <w:r w:rsidRPr="004D620F" w:rsidDel="003D0391">
              <w:rPr>
                <w:rFonts w:ascii="Arial" w:hAnsi="Arial" w:cs="Arial"/>
                <w:rPrChange w:id="616" w:author="Locke Liu" w:date="2021-05-24T14:33:00Z">
                  <w:rPr/>
                </w:rPrChange>
              </w:rPr>
              <w:fldChar w:fldCharType="separate"/>
            </w:r>
          </w:del>
          <w:ins w:id="617" w:author="Locke Liu" w:date="2021-05-24T16:45:00Z">
            <w:r w:rsidR="003D0391">
              <w:rPr>
                <w:rFonts w:ascii="Arial" w:hAnsi="Arial" w:cs="Arial"/>
                <w:b/>
                <w:bCs/>
              </w:rPr>
              <w:t>Error! Hyperlink reference not valid.</w:t>
            </w:r>
          </w:ins>
          <w:del w:id="618" w:author="Locke Liu" w:date="2021-05-24T16:45:00Z">
            <w:r w:rsidR="00FD100E" w:rsidRPr="004D620F" w:rsidDel="003D0391">
              <w:rPr>
                <w:rStyle w:val="Hyperlink"/>
                <w:rFonts w:ascii="Arial" w:hAnsi="Arial" w:cs="Arial"/>
                <w:rPrChange w:id="619" w:author="Locke Liu" w:date="2021-05-24T14:33:00Z">
                  <w:rPr>
                    <w:rStyle w:val="Hyperlink"/>
                  </w:rPr>
                </w:rPrChange>
              </w:rPr>
              <w:delText>1.1</w:delText>
            </w:r>
            <w:r w:rsidR="00FD100E" w:rsidRPr="004D620F" w:rsidDel="003D0391">
              <w:rPr>
                <w:rFonts w:ascii="Arial" w:eastAsiaTheme="minorEastAsia" w:hAnsi="Arial" w:cs="Arial"/>
                <w:color w:val="auto"/>
                <w:sz w:val="22"/>
                <w:szCs w:val="22"/>
                <w:lang w:eastAsia="zh-CN"/>
                <w:rPrChange w:id="62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621" w:author="Locke Liu" w:date="2021-05-24T14:33:00Z">
                  <w:rPr>
                    <w:rStyle w:val="Hyperlink"/>
                  </w:rPr>
                </w:rPrChange>
              </w:rPr>
              <w:delText>Project background</w:delText>
            </w:r>
            <w:r w:rsidR="00FD100E" w:rsidRPr="004D620F" w:rsidDel="003D0391">
              <w:rPr>
                <w:rFonts w:ascii="Arial" w:hAnsi="Arial" w:cs="Arial"/>
                <w:webHidden/>
                <w:rPrChange w:id="622" w:author="Locke Liu" w:date="2021-05-24T14:33:00Z">
                  <w:rPr>
                    <w:webHidden/>
                  </w:rPr>
                </w:rPrChange>
              </w:rPr>
              <w:tab/>
            </w:r>
            <w:r w:rsidR="00FD100E" w:rsidRPr="004D620F" w:rsidDel="003D0391">
              <w:rPr>
                <w:rFonts w:ascii="Arial" w:hAnsi="Arial" w:cs="Arial"/>
                <w:webHidden/>
                <w:rPrChange w:id="623" w:author="Locke Liu" w:date="2021-05-24T14:33:00Z">
                  <w:rPr>
                    <w:webHidden/>
                  </w:rPr>
                </w:rPrChange>
              </w:rPr>
              <w:fldChar w:fldCharType="begin"/>
            </w:r>
            <w:r w:rsidR="00FD100E" w:rsidRPr="004D620F" w:rsidDel="003D0391">
              <w:rPr>
                <w:rFonts w:ascii="Arial" w:hAnsi="Arial" w:cs="Arial"/>
                <w:webHidden/>
                <w:rPrChange w:id="624" w:author="Locke Liu" w:date="2021-05-24T14:33:00Z">
                  <w:rPr>
                    <w:webHidden/>
                  </w:rPr>
                </w:rPrChange>
              </w:rPr>
              <w:delInstrText xml:space="preserve"> PAGEREF _Toc72242412 \h </w:delInstrText>
            </w:r>
            <w:r w:rsidR="00FD100E" w:rsidRPr="004D620F" w:rsidDel="003D0391">
              <w:rPr>
                <w:rFonts w:ascii="Arial" w:hAnsi="Arial" w:cs="Arial"/>
                <w:webHidden/>
                <w:rPrChange w:id="625" w:author="Locke Liu" w:date="2021-05-24T14:33:00Z">
                  <w:rPr>
                    <w:rFonts w:ascii="Arial" w:hAnsi="Arial" w:cs="Arial"/>
                    <w:webHidden/>
                  </w:rPr>
                </w:rPrChange>
              </w:rPr>
            </w:r>
            <w:r w:rsidR="00FD100E" w:rsidRPr="004D620F" w:rsidDel="003D0391">
              <w:rPr>
                <w:rFonts w:ascii="Arial" w:hAnsi="Arial" w:cs="Arial"/>
                <w:webHidden/>
                <w:rPrChange w:id="626" w:author="Locke Liu" w:date="2021-05-24T14:33:00Z">
                  <w:rPr>
                    <w:webHidden/>
                  </w:rPr>
                </w:rPrChange>
              </w:rPr>
              <w:fldChar w:fldCharType="separate"/>
            </w:r>
            <w:r w:rsidR="00FD100E" w:rsidRPr="004D620F" w:rsidDel="003D0391">
              <w:rPr>
                <w:rFonts w:ascii="Arial" w:hAnsi="Arial" w:cs="Arial"/>
                <w:webHidden/>
                <w:rPrChange w:id="627" w:author="Locke Liu" w:date="2021-05-24T14:33:00Z">
                  <w:rPr>
                    <w:webHidden/>
                  </w:rPr>
                </w:rPrChange>
              </w:rPr>
              <w:delText>7</w:delText>
            </w:r>
            <w:r w:rsidR="00FD100E" w:rsidRPr="004D620F" w:rsidDel="003D0391">
              <w:rPr>
                <w:rFonts w:ascii="Arial" w:hAnsi="Arial" w:cs="Arial"/>
                <w:webHidden/>
                <w:rPrChange w:id="628" w:author="Locke Liu" w:date="2021-05-24T14:33:00Z">
                  <w:rPr>
                    <w:webHidden/>
                  </w:rPr>
                </w:rPrChange>
              </w:rPr>
              <w:fldChar w:fldCharType="end"/>
            </w:r>
            <w:r w:rsidRPr="004D620F" w:rsidDel="003D0391">
              <w:rPr>
                <w:rFonts w:ascii="Arial" w:hAnsi="Arial" w:cs="Arial"/>
                <w:rPrChange w:id="629" w:author="Locke Liu" w:date="2021-05-24T14:33:00Z">
                  <w:rPr/>
                </w:rPrChange>
              </w:rPr>
              <w:fldChar w:fldCharType="end"/>
            </w:r>
          </w:del>
        </w:p>
        <w:p w14:paraId="5EA6AE37" w14:textId="7390C98D" w:rsidR="00FD100E" w:rsidRPr="004D620F" w:rsidDel="003D0391" w:rsidRDefault="00973311">
          <w:pPr>
            <w:pStyle w:val="TOC2"/>
            <w:rPr>
              <w:del w:id="630" w:author="Locke Liu" w:date="2021-05-24T16:45:00Z"/>
              <w:rFonts w:ascii="Arial" w:eastAsiaTheme="minorEastAsia" w:hAnsi="Arial" w:cs="Arial"/>
              <w:color w:val="auto"/>
              <w:sz w:val="22"/>
              <w:szCs w:val="22"/>
              <w:lang w:eastAsia="zh-CN"/>
              <w:rPrChange w:id="631" w:author="Locke Liu" w:date="2021-05-24T14:33:00Z">
                <w:rPr>
                  <w:del w:id="632" w:author="Locke Liu" w:date="2021-05-24T16:45:00Z"/>
                  <w:rFonts w:asciiTheme="minorHAnsi" w:eastAsiaTheme="minorEastAsia" w:hAnsiTheme="minorHAnsi" w:cstheme="minorBidi"/>
                  <w:color w:val="auto"/>
                  <w:sz w:val="22"/>
                  <w:szCs w:val="22"/>
                  <w:lang w:eastAsia="zh-CN"/>
                </w:rPr>
              </w:rPrChange>
            </w:rPr>
          </w:pPr>
          <w:del w:id="633" w:author="Locke Liu" w:date="2021-05-24T16:45:00Z">
            <w:r w:rsidRPr="004D620F" w:rsidDel="003D0391">
              <w:rPr>
                <w:rFonts w:ascii="Arial" w:hAnsi="Arial" w:cs="Arial"/>
                <w:rPrChange w:id="634" w:author="Locke Liu" w:date="2021-05-24T14:33:00Z">
                  <w:rPr/>
                </w:rPrChange>
              </w:rPr>
              <w:fldChar w:fldCharType="begin"/>
            </w:r>
            <w:r w:rsidRPr="004D620F" w:rsidDel="003D0391">
              <w:rPr>
                <w:rFonts w:ascii="Arial" w:hAnsi="Arial" w:cs="Arial"/>
                <w:rPrChange w:id="635" w:author="Locke Liu" w:date="2021-05-24T14:33:00Z">
                  <w:rPr/>
                </w:rPrChange>
              </w:rPr>
              <w:delInstrText xml:space="preserve"> HYPERLINK \l "_Toc72242413" </w:delInstrText>
            </w:r>
            <w:r w:rsidRPr="004D620F" w:rsidDel="003D0391">
              <w:rPr>
                <w:rFonts w:ascii="Arial" w:hAnsi="Arial" w:cs="Arial"/>
                <w:rPrChange w:id="636" w:author="Locke Liu" w:date="2021-05-24T14:33:00Z">
                  <w:rPr/>
                </w:rPrChange>
              </w:rPr>
              <w:fldChar w:fldCharType="separate"/>
            </w:r>
          </w:del>
          <w:ins w:id="637" w:author="Locke Liu" w:date="2021-05-24T16:45:00Z">
            <w:r w:rsidR="003D0391">
              <w:rPr>
                <w:rFonts w:ascii="Arial" w:hAnsi="Arial" w:cs="Arial"/>
                <w:b/>
                <w:bCs/>
              </w:rPr>
              <w:t>Error! Hyperlink reference not valid.</w:t>
            </w:r>
          </w:ins>
          <w:del w:id="638" w:author="Locke Liu" w:date="2021-05-24T16:45:00Z">
            <w:r w:rsidR="00FD100E" w:rsidRPr="004D620F" w:rsidDel="003D0391">
              <w:rPr>
                <w:rStyle w:val="Hyperlink"/>
                <w:rFonts w:ascii="Arial" w:hAnsi="Arial" w:cs="Arial"/>
                <w:rPrChange w:id="639" w:author="Locke Liu" w:date="2021-05-24T14:33:00Z">
                  <w:rPr>
                    <w:rStyle w:val="Hyperlink"/>
                  </w:rPr>
                </w:rPrChange>
              </w:rPr>
              <w:delText>1.2</w:delText>
            </w:r>
            <w:r w:rsidR="00FD100E" w:rsidRPr="004D620F" w:rsidDel="003D0391">
              <w:rPr>
                <w:rFonts w:ascii="Arial" w:eastAsiaTheme="minorEastAsia" w:hAnsi="Arial" w:cs="Arial"/>
                <w:color w:val="auto"/>
                <w:sz w:val="22"/>
                <w:szCs w:val="22"/>
                <w:lang w:eastAsia="zh-CN"/>
                <w:rPrChange w:id="64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641" w:author="Locke Liu" w:date="2021-05-24T14:33:00Z">
                  <w:rPr>
                    <w:rStyle w:val="Hyperlink"/>
                  </w:rPr>
                </w:rPrChange>
              </w:rPr>
              <w:delText>Project objective</w:delText>
            </w:r>
            <w:r w:rsidR="00FD100E" w:rsidRPr="004D620F" w:rsidDel="003D0391">
              <w:rPr>
                <w:rFonts w:ascii="Arial" w:hAnsi="Arial" w:cs="Arial"/>
                <w:webHidden/>
                <w:rPrChange w:id="642" w:author="Locke Liu" w:date="2021-05-24T14:33:00Z">
                  <w:rPr>
                    <w:webHidden/>
                  </w:rPr>
                </w:rPrChange>
              </w:rPr>
              <w:tab/>
            </w:r>
            <w:r w:rsidR="00FD100E" w:rsidRPr="004D620F" w:rsidDel="003D0391">
              <w:rPr>
                <w:rFonts w:ascii="Arial" w:hAnsi="Arial" w:cs="Arial"/>
                <w:webHidden/>
                <w:rPrChange w:id="643" w:author="Locke Liu" w:date="2021-05-24T14:33:00Z">
                  <w:rPr>
                    <w:webHidden/>
                  </w:rPr>
                </w:rPrChange>
              </w:rPr>
              <w:fldChar w:fldCharType="begin"/>
            </w:r>
            <w:r w:rsidR="00FD100E" w:rsidRPr="004D620F" w:rsidDel="003D0391">
              <w:rPr>
                <w:rFonts w:ascii="Arial" w:hAnsi="Arial" w:cs="Arial"/>
                <w:webHidden/>
                <w:rPrChange w:id="644" w:author="Locke Liu" w:date="2021-05-24T14:33:00Z">
                  <w:rPr>
                    <w:webHidden/>
                  </w:rPr>
                </w:rPrChange>
              </w:rPr>
              <w:delInstrText xml:space="preserve"> PAGEREF _Toc72242413 \h </w:delInstrText>
            </w:r>
            <w:r w:rsidR="00FD100E" w:rsidRPr="004D620F" w:rsidDel="003D0391">
              <w:rPr>
                <w:rFonts w:ascii="Arial" w:hAnsi="Arial" w:cs="Arial"/>
                <w:webHidden/>
                <w:rPrChange w:id="645" w:author="Locke Liu" w:date="2021-05-24T14:33:00Z">
                  <w:rPr>
                    <w:rFonts w:ascii="Arial" w:hAnsi="Arial" w:cs="Arial"/>
                    <w:webHidden/>
                  </w:rPr>
                </w:rPrChange>
              </w:rPr>
            </w:r>
            <w:r w:rsidR="00FD100E" w:rsidRPr="004D620F" w:rsidDel="003D0391">
              <w:rPr>
                <w:rFonts w:ascii="Arial" w:hAnsi="Arial" w:cs="Arial"/>
                <w:webHidden/>
                <w:rPrChange w:id="646" w:author="Locke Liu" w:date="2021-05-24T14:33:00Z">
                  <w:rPr>
                    <w:webHidden/>
                  </w:rPr>
                </w:rPrChange>
              </w:rPr>
              <w:fldChar w:fldCharType="separate"/>
            </w:r>
            <w:r w:rsidR="00FD100E" w:rsidRPr="004D620F" w:rsidDel="003D0391">
              <w:rPr>
                <w:rFonts w:ascii="Arial" w:hAnsi="Arial" w:cs="Arial"/>
                <w:webHidden/>
                <w:rPrChange w:id="647" w:author="Locke Liu" w:date="2021-05-24T14:33:00Z">
                  <w:rPr>
                    <w:webHidden/>
                  </w:rPr>
                </w:rPrChange>
              </w:rPr>
              <w:delText>7</w:delText>
            </w:r>
            <w:r w:rsidR="00FD100E" w:rsidRPr="004D620F" w:rsidDel="003D0391">
              <w:rPr>
                <w:rFonts w:ascii="Arial" w:hAnsi="Arial" w:cs="Arial"/>
                <w:webHidden/>
                <w:rPrChange w:id="648" w:author="Locke Liu" w:date="2021-05-24T14:33:00Z">
                  <w:rPr>
                    <w:webHidden/>
                  </w:rPr>
                </w:rPrChange>
              </w:rPr>
              <w:fldChar w:fldCharType="end"/>
            </w:r>
            <w:r w:rsidRPr="004D620F" w:rsidDel="003D0391">
              <w:rPr>
                <w:rFonts w:ascii="Arial" w:hAnsi="Arial" w:cs="Arial"/>
                <w:rPrChange w:id="649" w:author="Locke Liu" w:date="2021-05-24T14:33:00Z">
                  <w:rPr/>
                </w:rPrChange>
              </w:rPr>
              <w:fldChar w:fldCharType="end"/>
            </w:r>
          </w:del>
        </w:p>
        <w:p w14:paraId="3B765490" w14:textId="20030F58" w:rsidR="00FD100E" w:rsidRPr="004D620F" w:rsidDel="003D0391" w:rsidRDefault="00973311">
          <w:pPr>
            <w:pStyle w:val="TOC2"/>
            <w:rPr>
              <w:del w:id="650" w:author="Locke Liu" w:date="2021-05-24T16:45:00Z"/>
              <w:rFonts w:ascii="Arial" w:eastAsiaTheme="minorEastAsia" w:hAnsi="Arial" w:cs="Arial"/>
              <w:color w:val="auto"/>
              <w:sz w:val="22"/>
              <w:szCs w:val="22"/>
              <w:lang w:eastAsia="zh-CN"/>
              <w:rPrChange w:id="651" w:author="Locke Liu" w:date="2021-05-24T14:33:00Z">
                <w:rPr>
                  <w:del w:id="652" w:author="Locke Liu" w:date="2021-05-24T16:45:00Z"/>
                  <w:rFonts w:asciiTheme="minorHAnsi" w:eastAsiaTheme="minorEastAsia" w:hAnsiTheme="minorHAnsi" w:cstheme="minorBidi"/>
                  <w:color w:val="auto"/>
                  <w:sz w:val="22"/>
                  <w:szCs w:val="22"/>
                  <w:lang w:eastAsia="zh-CN"/>
                </w:rPr>
              </w:rPrChange>
            </w:rPr>
          </w:pPr>
          <w:del w:id="653" w:author="Locke Liu" w:date="2021-05-24T16:45:00Z">
            <w:r w:rsidRPr="004D620F" w:rsidDel="003D0391">
              <w:rPr>
                <w:rFonts w:ascii="Arial" w:hAnsi="Arial" w:cs="Arial"/>
                <w:rPrChange w:id="654" w:author="Locke Liu" w:date="2021-05-24T14:33:00Z">
                  <w:rPr/>
                </w:rPrChange>
              </w:rPr>
              <w:fldChar w:fldCharType="begin"/>
            </w:r>
            <w:r w:rsidRPr="004D620F" w:rsidDel="003D0391">
              <w:rPr>
                <w:rFonts w:ascii="Arial" w:hAnsi="Arial" w:cs="Arial"/>
                <w:rPrChange w:id="655" w:author="Locke Liu" w:date="2021-05-24T14:33:00Z">
                  <w:rPr/>
                </w:rPrChange>
              </w:rPr>
              <w:delInstrText xml:space="preserve"> HYPERLINK \l "_Toc72242414" </w:delInstrText>
            </w:r>
            <w:r w:rsidRPr="004D620F" w:rsidDel="003D0391">
              <w:rPr>
                <w:rFonts w:ascii="Arial" w:hAnsi="Arial" w:cs="Arial"/>
                <w:rPrChange w:id="656" w:author="Locke Liu" w:date="2021-05-24T14:33:00Z">
                  <w:rPr/>
                </w:rPrChange>
              </w:rPr>
              <w:fldChar w:fldCharType="separate"/>
            </w:r>
          </w:del>
          <w:ins w:id="657" w:author="Locke Liu" w:date="2021-05-24T16:45:00Z">
            <w:r w:rsidR="003D0391">
              <w:rPr>
                <w:rFonts w:ascii="Arial" w:hAnsi="Arial" w:cs="Arial"/>
                <w:b/>
                <w:bCs/>
              </w:rPr>
              <w:t>Error! Hyperlink reference not valid.</w:t>
            </w:r>
          </w:ins>
          <w:del w:id="658" w:author="Locke Liu" w:date="2021-05-24T16:45:00Z">
            <w:r w:rsidR="00FD100E" w:rsidRPr="004D620F" w:rsidDel="003D0391">
              <w:rPr>
                <w:rStyle w:val="Hyperlink"/>
                <w:rFonts w:ascii="Arial" w:hAnsi="Arial" w:cs="Arial"/>
                <w:rPrChange w:id="659" w:author="Locke Liu" w:date="2021-05-24T14:33:00Z">
                  <w:rPr>
                    <w:rStyle w:val="Hyperlink"/>
                    <w:rFonts w:cs="Calibri"/>
                  </w:rPr>
                </w:rPrChange>
              </w:rPr>
              <w:delText>1.3</w:delText>
            </w:r>
            <w:r w:rsidR="00FD100E" w:rsidRPr="004D620F" w:rsidDel="003D0391">
              <w:rPr>
                <w:rFonts w:ascii="Arial" w:eastAsiaTheme="minorEastAsia" w:hAnsi="Arial" w:cs="Arial"/>
                <w:color w:val="auto"/>
                <w:sz w:val="22"/>
                <w:szCs w:val="22"/>
                <w:lang w:eastAsia="zh-CN"/>
                <w:rPrChange w:id="66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661" w:author="Locke Liu" w:date="2021-05-24T14:33:00Z">
                  <w:rPr>
                    <w:rStyle w:val="Hyperlink"/>
                    <w:rFonts w:cs="Calibri"/>
                  </w:rPr>
                </w:rPrChange>
              </w:rPr>
              <w:delText>Functional requirement</w:delText>
            </w:r>
            <w:r w:rsidR="00FD100E" w:rsidRPr="004D620F" w:rsidDel="003D0391">
              <w:rPr>
                <w:rFonts w:ascii="Arial" w:hAnsi="Arial" w:cs="Arial"/>
                <w:webHidden/>
                <w:rPrChange w:id="662" w:author="Locke Liu" w:date="2021-05-24T14:33:00Z">
                  <w:rPr>
                    <w:webHidden/>
                  </w:rPr>
                </w:rPrChange>
              </w:rPr>
              <w:tab/>
            </w:r>
            <w:r w:rsidR="00FD100E" w:rsidRPr="004D620F" w:rsidDel="003D0391">
              <w:rPr>
                <w:rFonts w:ascii="Arial" w:hAnsi="Arial" w:cs="Arial"/>
                <w:webHidden/>
                <w:rPrChange w:id="663" w:author="Locke Liu" w:date="2021-05-24T14:33:00Z">
                  <w:rPr>
                    <w:webHidden/>
                  </w:rPr>
                </w:rPrChange>
              </w:rPr>
              <w:fldChar w:fldCharType="begin"/>
            </w:r>
            <w:r w:rsidR="00FD100E" w:rsidRPr="004D620F" w:rsidDel="003D0391">
              <w:rPr>
                <w:rFonts w:ascii="Arial" w:hAnsi="Arial" w:cs="Arial"/>
                <w:webHidden/>
                <w:rPrChange w:id="664" w:author="Locke Liu" w:date="2021-05-24T14:33:00Z">
                  <w:rPr>
                    <w:webHidden/>
                  </w:rPr>
                </w:rPrChange>
              </w:rPr>
              <w:delInstrText xml:space="preserve"> PAGEREF _Toc72242414 \h </w:delInstrText>
            </w:r>
            <w:r w:rsidR="00FD100E" w:rsidRPr="004D620F" w:rsidDel="003D0391">
              <w:rPr>
                <w:rFonts w:ascii="Arial" w:hAnsi="Arial" w:cs="Arial"/>
                <w:webHidden/>
                <w:rPrChange w:id="665" w:author="Locke Liu" w:date="2021-05-24T14:33:00Z">
                  <w:rPr>
                    <w:rFonts w:ascii="Arial" w:hAnsi="Arial" w:cs="Arial"/>
                    <w:webHidden/>
                  </w:rPr>
                </w:rPrChange>
              </w:rPr>
            </w:r>
            <w:r w:rsidR="00FD100E" w:rsidRPr="004D620F" w:rsidDel="003D0391">
              <w:rPr>
                <w:rFonts w:ascii="Arial" w:hAnsi="Arial" w:cs="Arial"/>
                <w:webHidden/>
                <w:rPrChange w:id="666" w:author="Locke Liu" w:date="2021-05-24T14:33:00Z">
                  <w:rPr>
                    <w:webHidden/>
                  </w:rPr>
                </w:rPrChange>
              </w:rPr>
              <w:fldChar w:fldCharType="separate"/>
            </w:r>
            <w:r w:rsidR="00FD100E" w:rsidRPr="004D620F" w:rsidDel="003D0391">
              <w:rPr>
                <w:rFonts w:ascii="Arial" w:hAnsi="Arial" w:cs="Arial"/>
                <w:webHidden/>
                <w:rPrChange w:id="667" w:author="Locke Liu" w:date="2021-05-24T14:33:00Z">
                  <w:rPr>
                    <w:webHidden/>
                  </w:rPr>
                </w:rPrChange>
              </w:rPr>
              <w:delText>7</w:delText>
            </w:r>
            <w:r w:rsidR="00FD100E" w:rsidRPr="004D620F" w:rsidDel="003D0391">
              <w:rPr>
                <w:rFonts w:ascii="Arial" w:hAnsi="Arial" w:cs="Arial"/>
                <w:webHidden/>
                <w:rPrChange w:id="668" w:author="Locke Liu" w:date="2021-05-24T14:33:00Z">
                  <w:rPr>
                    <w:webHidden/>
                  </w:rPr>
                </w:rPrChange>
              </w:rPr>
              <w:fldChar w:fldCharType="end"/>
            </w:r>
            <w:r w:rsidRPr="004D620F" w:rsidDel="003D0391">
              <w:rPr>
                <w:rFonts w:ascii="Arial" w:hAnsi="Arial" w:cs="Arial"/>
                <w:rPrChange w:id="669" w:author="Locke Liu" w:date="2021-05-24T14:33:00Z">
                  <w:rPr/>
                </w:rPrChange>
              </w:rPr>
              <w:fldChar w:fldCharType="end"/>
            </w:r>
          </w:del>
        </w:p>
        <w:p w14:paraId="4596F752" w14:textId="626EB10A" w:rsidR="00FD100E" w:rsidRPr="004D620F" w:rsidDel="003D0391" w:rsidRDefault="00973311">
          <w:pPr>
            <w:pStyle w:val="TOC2"/>
            <w:rPr>
              <w:del w:id="670" w:author="Locke Liu" w:date="2021-05-24T16:45:00Z"/>
              <w:rFonts w:ascii="Arial" w:eastAsiaTheme="minorEastAsia" w:hAnsi="Arial" w:cs="Arial"/>
              <w:color w:val="auto"/>
              <w:sz w:val="22"/>
              <w:szCs w:val="22"/>
              <w:lang w:eastAsia="zh-CN"/>
              <w:rPrChange w:id="671" w:author="Locke Liu" w:date="2021-05-24T14:33:00Z">
                <w:rPr>
                  <w:del w:id="672" w:author="Locke Liu" w:date="2021-05-24T16:45:00Z"/>
                  <w:rFonts w:asciiTheme="minorHAnsi" w:eastAsiaTheme="minorEastAsia" w:hAnsiTheme="minorHAnsi" w:cstheme="minorBidi"/>
                  <w:color w:val="auto"/>
                  <w:sz w:val="22"/>
                  <w:szCs w:val="22"/>
                  <w:lang w:eastAsia="zh-CN"/>
                </w:rPr>
              </w:rPrChange>
            </w:rPr>
          </w:pPr>
          <w:del w:id="673" w:author="Locke Liu" w:date="2021-05-24T16:45:00Z">
            <w:r w:rsidRPr="004D620F" w:rsidDel="003D0391">
              <w:rPr>
                <w:rFonts w:ascii="Arial" w:hAnsi="Arial" w:cs="Arial"/>
                <w:rPrChange w:id="674" w:author="Locke Liu" w:date="2021-05-24T14:33:00Z">
                  <w:rPr/>
                </w:rPrChange>
              </w:rPr>
              <w:fldChar w:fldCharType="begin"/>
            </w:r>
            <w:r w:rsidRPr="004D620F" w:rsidDel="003D0391">
              <w:rPr>
                <w:rFonts w:ascii="Arial" w:hAnsi="Arial" w:cs="Arial"/>
                <w:rPrChange w:id="675" w:author="Locke Liu" w:date="2021-05-24T14:33:00Z">
                  <w:rPr/>
                </w:rPrChange>
              </w:rPr>
              <w:delInstrText xml:space="preserve"> HYPERLINK \l "_Toc72242415" </w:delInstrText>
            </w:r>
            <w:r w:rsidRPr="004D620F" w:rsidDel="003D0391">
              <w:rPr>
                <w:rFonts w:ascii="Arial" w:hAnsi="Arial" w:cs="Arial"/>
                <w:rPrChange w:id="676" w:author="Locke Liu" w:date="2021-05-24T14:33:00Z">
                  <w:rPr/>
                </w:rPrChange>
              </w:rPr>
              <w:fldChar w:fldCharType="separate"/>
            </w:r>
          </w:del>
          <w:ins w:id="677" w:author="Locke Liu" w:date="2021-05-24T16:45:00Z">
            <w:r w:rsidR="003D0391">
              <w:rPr>
                <w:rFonts w:ascii="Arial" w:hAnsi="Arial" w:cs="Arial"/>
                <w:b/>
                <w:bCs/>
              </w:rPr>
              <w:t>Error! Hyperlink reference not valid.</w:t>
            </w:r>
          </w:ins>
          <w:del w:id="678" w:author="Locke Liu" w:date="2021-05-24T16:45:00Z">
            <w:r w:rsidR="00FD100E" w:rsidRPr="004D620F" w:rsidDel="003D0391">
              <w:rPr>
                <w:rStyle w:val="Hyperlink"/>
                <w:rFonts w:ascii="Arial" w:hAnsi="Arial" w:cs="Arial"/>
                <w:rPrChange w:id="679" w:author="Locke Liu" w:date="2021-05-24T14:33:00Z">
                  <w:rPr>
                    <w:rStyle w:val="Hyperlink"/>
                  </w:rPr>
                </w:rPrChange>
              </w:rPr>
              <w:delText>1.4</w:delText>
            </w:r>
            <w:r w:rsidR="00FD100E" w:rsidRPr="004D620F" w:rsidDel="003D0391">
              <w:rPr>
                <w:rFonts w:ascii="Arial" w:eastAsiaTheme="minorEastAsia" w:hAnsi="Arial" w:cs="Arial"/>
                <w:color w:val="auto"/>
                <w:sz w:val="22"/>
                <w:szCs w:val="22"/>
                <w:lang w:eastAsia="zh-CN"/>
                <w:rPrChange w:id="68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681" w:author="Locke Liu" w:date="2021-05-24T14:33:00Z">
                  <w:rPr>
                    <w:rStyle w:val="Hyperlink"/>
                  </w:rPr>
                </w:rPrChange>
              </w:rPr>
              <w:delText>Constrains</w:delText>
            </w:r>
            <w:r w:rsidR="00FD100E" w:rsidRPr="004D620F" w:rsidDel="003D0391">
              <w:rPr>
                <w:rFonts w:ascii="Arial" w:hAnsi="Arial" w:cs="Arial"/>
                <w:webHidden/>
                <w:rPrChange w:id="682" w:author="Locke Liu" w:date="2021-05-24T14:33:00Z">
                  <w:rPr>
                    <w:webHidden/>
                  </w:rPr>
                </w:rPrChange>
              </w:rPr>
              <w:tab/>
            </w:r>
            <w:r w:rsidR="00FD100E" w:rsidRPr="004D620F" w:rsidDel="003D0391">
              <w:rPr>
                <w:rFonts w:ascii="Arial" w:hAnsi="Arial" w:cs="Arial"/>
                <w:webHidden/>
                <w:rPrChange w:id="683" w:author="Locke Liu" w:date="2021-05-24T14:33:00Z">
                  <w:rPr>
                    <w:webHidden/>
                  </w:rPr>
                </w:rPrChange>
              </w:rPr>
              <w:fldChar w:fldCharType="begin"/>
            </w:r>
            <w:r w:rsidR="00FD100E" w:rsidRPr="004D620F" w:rsidDel="003D0391">
              <w:rPr>
                <w:rFonts w:ascii="Arial" w:hAnsi="Arial" w:cs="Arial"/>
                <w:webHidden/>
                <w:rPrChange w:id="684" w:author="Locke Liu" w:date="2021-05-24T14:33:00Z">
                  <w:rPr>
                    <w:webHidden/>
                  </w:rPr>
                </w:rPrChange>
              </w:rPr>
              <w:delInstrText xml:space="preserve"> PAGEREF _Toc72242415 \h </w:delInstrText>
            </w:r>
            <w:r w:rsidR="00FD100E" w:rsidRPr="004D620F" w:rsidDel="003D0391">
              <w:rPr>
                <w:rFonts w:ascii="Arial" w:hAnsi="Arial" w:cs="Arial"/>
                <w:webHidden/>
                <w:rPrChange w:id="685" w:author="Locke Liu" w:date="2021-05-24T14:33:00Z">
                  <w:rPr>
                    <w:rFonts w:ascii="Arial" w:hAnsi="Arial" w:cs="Arial"/>
                    <w:webHidden/>
                  </w:rPr>
                </w:rPrChange>
              </w:rPr>
            </w:r>
            <w:r w:rsidR="00FD100E" w:rsidRPr="004D620F" w:rsidDel="003D0391">
              <w:rPr>
                <w:rFonts w:ascii="Arial" w:hAnsi="Arial" w:cs="Arial"/>
                <w:webHidden/>
                <w:rPrChange w:id="686" w:author="Locke Liu" w:date="2021-05-24T14:33:00Z">
                  <w:rPr>
                    <w:webHidden/>
                  </w:rPr>
                </w:rPrChange>
              </w:rPr>
              <w:fldChar w:fldCharType="separate"/>
            </w:r>
            <w:r w:rsidR="00FD100E" w:rsidRPr="004D620F" w:rsidDel="003D0391">
              <w:rPr>
                <w:rFonts w:ascii="Arial" w:hAnsi="Arial" w:cs="Arial"/>
                <w:webHidden/>
                <w:rPrChange w:id="687" w:author="Locke Liu" w:date="2021-05-24T14:33:00Z">
                  <w:rPr>
                    <w:webHidden/>
                  </w:rPr>
                </w:rPrChange>
              </w:rPr>
              <w:delText>8</w:delText>
            </w:r>
            <w:r w:rsidR="00FD100E" w:rsidRPr="004D620F" w:rsidDel="003D0391">
              <w:rPr>
                <w:rFonts w:ascii="Arial" w:hAnsi="Arial" w:cs="Arial"/>
                <w:webHidden/>
                <w:rPrChange w:id="688" w:author="Locke Liu" w:date="2021-05-24T14:33:00Z">
                  <w:rPr>
                    <w:webHidden/>
                  </w:rPr>
                </w:rPrChange>
              </w:rPr>
              <w:fldChar w:fldCharType="end"/>
            </w:r>
            <w:r w:rsidRPr="004D620F" w:rsidDel="003D0391">
              <w:rPr>
                <w:rFonts w:ascii="Arial" w:hAnsi="Arial" w:cs="Arial"/>
                <w:rPrChange w:id="689" w:author="Locke Liu" w:date="2021-05-24T14:33:00Z">
                  <w:rPr/>
                </w:rPrChange>
              </w:rPr>
              <w:fldChar w:fldCharType="end"/>
            </w:r>
          </w:del>
        </w:p>
        <w:p w14:paraId="4B9AEAEA" w14:textId="23128B42" w:rsidR="00FD100E" w:rsidRPr="004D620F" w:rsidDel="003D0391" w:rsidRDefault="00973311">
          <w:pPr>
            <w:pStyle w:val="TOC2"/>
            <w:rPr>
              <w:del w:id="690" w:author="Locke Liu" w:date="2021-05-24T16:45:00Z"/>
              <w:rFonts w:ascii="Arial" w:eastAsiaTheme="minorEastAsia" w:hAnsi="Arial" w:cs="Arial"/>
              <w:color w:val="auto"/>
              <w:sz w:val="22"/>
              <w:szCs w:val="22"/>
              <w:lang w:eastAsia="zh-CN"/>
              <w:rPrChange w:id="691" w:author="Locke Liu" w:date="2021-05-24T14:33:00Z">
                <w:rPr>
                  <w:del w:id="692" w:author="Locke Liu" w:date="2021-05-24T16:45:00Z"/>
                  <w:rFonts w:asciiTheme="minorHAnsi" w:eastAsiaTheme="minorEastAsia" w:hAnsiTheme="minorHAnsi" w:cstheme="minorBidi"/>
                  <w:color w:val="auto"/>
                  <w:sz w:val="22"/>
                  <w:szCs w:val="22"/>
                  <w:lang w:eastAsia="zh-CN"/>
                </w:rPr>
              </w:rPrChange>
            </w:rPr>
          </w:pPr>
          <w:del w:id="693" w:author="Locke Liu" w:date="2021-05-24T16:45:00Z">
            <w:r w:rsidRPr="004D620F" w:rsidDel="003D0391">
              <w:rPr>
                <w:rFonts w:ascii="Arial" w:hAnsi="Arial" w:cs="Arial"/>
                <w:rPrChange w:id="694" w:author="Locke Liu" w:date="2021-05-24T14:33:00Z">
                  <w:rPr/>
                </w:rPrChange>
              </w:rPr>
              <w:fldChar w:fldCharType="begin"/>
            </w:r>
            <w:r w:rsidRPr="004D620F" w:rsidDel="003D0391">
              <w:rPr>
                <w:rFonts w:ascii="Arial" w:hAnsi="Arial" w:cs="Arial"/>
                <w:rPrChange w:id="695" w:author="Locke Liu" w:date="2021-05-24T14:33:00Z">
                  <w:rPr/>
                </w:rPrChange>
              </w:rPr>
              <w:delInstrText xml:space="preserve"> HYPERLINK \l "_Toc72242416" </w:delInstrText>
            </w:r>
            <w:r w:rsidRPr="004D620F" w:rsidDel="003D0391">
              <w:rPr>
                <w:rFonts w:ascii="Arial" w:hAnsi="Arial" w:cs="Arial"/>
                <w:rPrChange w:id="696" w:author="Locke Liu" w:date="2021-05-24T14:33:00Z">
                  <w:rPr/>
                </w:rPrChange>
              </w:rPr>
              <w:fldChar w:fldCharType="separate"/>
            </w:r>
          </w:del>
          <w:ins w:id="697" w:author="Locke Liu" w:date="2021-05-24T16:45:00Z">
            <w:r w:rsidR="003D0391">
              <w:rPr>
                <w:rFonts w:ascii="Arial" w:hAnsi="Arial" w:cs="Arial"/>
                <w:b/>
                <w:bCs/>
              </w:rPr>
              <w:t>Error! Hyperlink reference not valid.</w:t>
            </w:r>
          </w:ins>
          <w:del w:id="698" w:author="Locke Liu" w:date="2021-05-24T16:45:00Z">
            <w:r w:rsidR="00FD100E" w:rsidRPr="004D620F" w:rsidDel="003D0391">
              <w:rPr>
                <w:rStyle w:val="Hyperlink"/>
                <w:rFonts w:ascii="Arial" w:hAnsi="Arial" w:cs="Arial"/>
                <w:rPrChange w:id="699" w:author="Locke Liu" w:date="2021-05-24T14:33:00Z">
                  <w:rPr>
                    <w:rStyle w:val="Hyperlink"/>
                  </w:rPr>
                </w:rPrChange>
              </w:rPr>
              <w:delText>1.5</w:delText>
            </w:r>
            <w:r w:rsidR="00FD100E" w:rsidRPr="004D620F" w:rsidDel="003D0391">
              <w:rPr>
                <w:rFonts w:ascii="Arial" w:eastAsiaTheme="minorEastAsia" w:hAnsi="Arial" w:cs="Arial"/>
                <w:color w:val="auto"/>
                <w:sz w:val="22"/>
                <w:szCs w:val="22"/>
                <w:lang w:eastAsia="zh-CN"/>
                <w:rPrChange w:id="70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701" w:author="Locke Liu" w:date="2021-05-24T14:33:00Z">
                  <w:rPr>
                    <w:rStyle w:val="Hyperlink"/>
                  </w:rPr>
                </w:rPrChange>
              </w:rPr>
              <w:delText>Non-Functional requirement</w:delText>
            </w:r>
            <w:r w:rsidR="00FD100E" w:rsidRPr="004D620F" w:rsidDel="003D0391">
              <w:rPr>
                <w:rFonts w:ascii="Arial" w:hAnsi="Arial" w:cs="Arial"/>
                <w:webHidden/>
                <w:rPrChange w:id="702" w:author="Locke Liu" w:date="2021-05-24T14:33:00Z">
                  <w:rPr>
                    <w:webHidden/>
                  </w:rPr>
                </w:rPrChange>
              </w:rPr>
              <w:tab/>
            </w:r>
            <w:r w:rsidR="00FD100E" w:rsidRPr="004D620F" w:rsidDel="003D0391">
              <w:rPr>
                <w:rFonts w:ascii="Arial" w:hAnsi="Arial" w:cs="Arial"/>
                <w:webHidden/>
                <w:rPrChange w:id="703" w:author="Locke Liu" w:date="2021-05-24T14:33:00Z">
                  <w:rPr>
                    <w:webHidden/>
                  </w:rPr>
                </w:rPrChange>
              </w:rPr>
              <w:fldChar w:fldCharType="begin"/>
            </w:r>
            <w:r w:rsidR="00FD100E" w:rsidRPr="004D620F" w:rsidDel="003D0391">
              <w:rPr>
                <w:rFonts w:ascii="Arial" w:hAnsi="Arial" w:cs="Arial"/>
                <w:webHidden/>
                <w:rPrChange w:id="704" w:author="Locke Liu" w:date="2021-05-24T14:33:00Z">
                  <w:rPr>
                    <w:webHidden/>
                  </w:rPr>
                </w:rPrChange>
              </w:rPr>
              <w:delInstrText xml:space="preserve"> PAGEREF _Toc72242416 \h </w:delInstrText>
            </w:r>
            <w:r w:rsidR="00FD100E" w:rsidRPr="004D620F" w:rsidDel="003D0391">
              <w:rPr>
                <w:rFonts w:ascii="Arial" w:hAnsi="Arial" w:cs="Arial"/>
                <w:webHidden/>
                <w:rPrChange w:id="705" w:author="Locke Liu" w:date="2021-05-24T14:33:00Z">
                  <w:rPr>
                    <w:rFonts w:ascii="Arial" w:hAnsi="Arial" w:cs="Arial"/>
                    <w:webHidden/>
                  </w:rPr>
                </w:rPrChange>
              </w:rPr>
            </w:r>
            <w:r w:rsidR="00FD100E" w:rsidRPr="004D620F" w:rsidDel="003D0391">
              <w:rPr>
                <w:rFonts w:ascii="Arial" w:hAnsi="Arial" w:cs="Arial"/>
                <w:webHidden/>
                <w:rPrChange w:id="706" w:author="Locke Liu" w:date="2021-05-24T14:33:00Z">
                  <w:rPr>
                    <w:webHidden/>
                  </w:rPr>
                </w:rPrChange>
              </w:rPr>
              <w:fldChar w:fldCharType="separate"/>
            </w:r>
            <w:r w:rsidR="00FD100E" w:rsidRPr="004D620F" w:rsidDel="003D0391">
              <w:rPr>
                <w:rFonts w:ascii="Arial" w:hAnsi="Arial" w:cs="Arial"/>
                <w:webHidden/>
                <w:rPrChange w:id="707" w:author="Locke Liu" w:date="2021-05-24T14:33:00Z">
                  <w:rPr>
                    <w:webHidden/>
                  </w:rPr>
                </w:rPrChange>
              </w:rPr>
              <w:delText>8</w:delText>
            </w:r>
            <w:r w:rsidR="00FD100E" w:rsidRPr="004D620F" w:rsidDel="003D0391">
              <w:rPr>
                <w:rFonts w:ascii="Arial" w:hAnsi="Arial" w:cs="Arial"/>
                <w:webHidden/>
                <w:rPrChange w:id="708" w:author="Locke Liu" w:date="2021-05-24T14:33:00Z">
                  <w:rPr>
                    <w:webHidden/>
                  </w:rPr>
                </w:rPrChange>
              </w:rPr>
              <w:fldChar w:fldCharType="end"/>
            </w:r>
            <w:r w:rsidRPr="004D620F" w:rsidDel="003D0391">
              <w:rPr>
                <w:rFonts w:ascii="Arial" w:hAnsi="Arial" w:cs="Arial"/>
                <w:rPrChange w:id="709" w:author="Locke Liu" w:date="2021-05-24T14:33:00Z">
                  <w:rPr/>
                </w:rPrChange>
              </w:rPr>
              <w:fldChar w:fldCharType="end"/>
            </w:r>
          </w:del>
        </w:p>
        <w:p w14:paraId="113302F4" w14:textId="3E3E370B" w:rsidR="00FD100E" w:rsidRPr="004D620F" w:rsidDel="003D0391" w:rsidRDefault="00973311">
          <w:pPr>
            <w:pStyle w:val="TOC2"/>
            <w:rPr>
              <w:del w:id="710" w:author="Locke Liu" w:date="2021-05-24T16:45:00Z"/>
              <w:rFonts w:ascii="Arial" w:eastAsiaTheme="minorEastAsia" w:hAnsi="Arial" w:cs="Arial"/>
              <w:color w:val="auto"/>
              <w:sz w:val="22"/>
              <w:szCs w:val="22"/>
              <w:lang w:eastAsia="zh-CN"/>
              <w:rPrChange w:id="711" w:author="Locke Liu" w:date="2021-05-24T14:33:00Z">
                <w:rPr>
                  <w:del w:id="712" w:author="Locke Liu" w:date="2021-05-24T16:45:00Z"/>
                  <w:rFonts w:asciiTheme="minorHAnsi" w:eastAsiaTheme="minorEastAsia" w:hAnsiTheme="minorHAnsi" w:cstheme="minorBidi"/>
                  <w:color w:val="auto"/>
                  <w:sz w:val="22"/>
                  <w:szCs w:val="22"/>
                  <w:lang w:eastAsia="zh-CN"/>
                </w:rPr>
              </w:rPrChange>
            </w:rPr>
          </w:pPr>
          <w:del w:id="713" w:author="Locke Liu" w:date="2021-05-24T16:45:00Z">
            <w:r w:rsidRPr="004D620F" w:rsidDel="003D0391">
              <w:rPr>
                <w:rFonts w:ascii="Arial" w:hAnsi="Arial" w:cs="Arial"/>
                <w:rPrChange w:id="714" w:author="Locke Liu" w:date="2021-05-24T14:33:00Z">
                  <w:rPr/>
                </w:rPrChange>
              </w:rPr>
              <w:fldChar w:fldCharType="begin"/>
            </w:r>
            <w:r w:rsidRPr="004D620F" w:rsidDel="003D0391">
              <w:rPr>
                <w:rFonts w:ascii="Arial" w:hAnsi="Arial" w:cs="Arial"/>
                <w:rPrChange w:id="715" w:author="Locke Liu" w:date="2021-05-24T14:33:00Z">
                  <w:rPr/>
                </w:rPrChange>
              </w:rPr>
              <w:delInstrText xml:space="preserve"> HYPERLINK \l "_Toc72242417" </w:delInstrText>
            </w:r>
            <w:r w:rsidRPr="004D620F" w:rsidDel="003D0391">
              <w:rPr>
                <w:rFonts w:ascii="Arial" w:hAnsi="Arial" w:cs="Arial"/>
                <w:rPrChange w:id="716" w:author="Locke Liu" w:date="2021-05-24T14:33:00Z">
                  <w:rPr/>
                </w:rPrChange>
              </w:rPr>
              <w:fldChar w:fldCharType="separate"/>
            </w:r>
          </w:del>
          <w:ins w:id="717" w:author="Locke Liu" w:date="2021-05-24T16:45:00Z">
            <w:r w:rsidR="003D0391">
              <w:rPr>
                <w:rFonts w:ascii="Arial" w:hAnsi="Arial" w:cs="Arial"/>
                <w:b/>
                <w:bCs/>
              </w:rPr>
              <w:t>Error! Hyperlink reference not valid.</w:t>
            </w:r>
          </w:ins>
          <w:del w:id="718" w:author="Locke Liu" w:date="2021-05-24T16:45:00Z">
            <w:r w:rsidR="00FD100E" w:rsidRPr="004D620F" w:rsidDel="003D0391">
              <w:rPr>
                <w:rStyle w:val="Hyperlink"/>
                <w:rFonts w:ascii="Arial" w:hAnsi="Arial" w:cs="Arial"/>
                <w:rPrChange w:id="719" w:author="Locke Liu" w:date="2021-05-24T14:33:00Z">
                  <w:rPr>
                    <w:rStyle w:val="Hyperlink"/>
                  </w:rPr>
                </w:rPrChange>
              </w:rPr>
              <w:delText>1.5.1</w:delText>
            </w:r>
            <w:r w:rsidR="00FD100E" w:rsidRPr="004D620F" w:rsidDel="003D0391">
              <w:rPr>
                <w:rFonts w:ascii="Arial" w:eastAsiaTheme="minorEastAsia" w:hAnsi="Arial" w:cs="Arial"/>
                <w:color w:val="auto"/>
                <w:sz w:val="22"/>
                <w:szCs w:val="22"/>
                <w:lang w:eastAsia="zh-CN"/>
                <w:rPrChange w:id="72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721" w:author="Locke Liu" w:date="2021-05-24T14:33:00Z">
                  <w:rPr>
                    <w:rStyle w:val="Hyperlink"/>
                  </w:rPr>
                </w:rPrChange>
              </w:rPr>
              <w:delText>Auditability</w:delText>
            </w:r>
            <w:r w:rsidR="00FD100E" w:rsidRPr="004D620F" w:rsidDel="003D0391">
              <w:rPr>
                <w:rFonts w:ascii="Arial" w:hAnsi="Arial" w:cs="Arial"/>
                <w:webHidden/>
                <w:rPrChange w:id="722" w:author="Locke Liu" w:date="2021-05-24T14:33:00Z">
                  <w:rPr>
                    <w:webHidden/>
                  </w:rPr>
                </w:rPrChange>
              </w:rPr>
              <w:tab/>
            </w:r>
            <w:r w:rsidR="00FD100E" w:rsidRPr="004D620F" w:rsidDel="003D0391">
              <w:rPr>
                <w:rFonts w:ascii="Arial" w:hAnsi="Arial" w:cs="Arial"/>
                <w:webHidden/>
                <w:rPrChange w:id="723" w:author="Locke Liu" w:date="2021-05-24T14:33:00Z">
                  <w:rPr>
                    <w:webHidden/>
                  </w:rPr>
                </w:rPrChange>
              </w:rPr>
              <w:fldChar w:fldCharType="begin"/>
            </w:r>
            <w:r w:rsidR="00FD100E" w:rsidRPr="004D620F" w:rsidDel="003D0391">
              <w:rPr>
                <w:rFonts w:ascii="Arial" w:hAnsi="Arial" w:cs="Arial"/>
                <w:webHidden/>
                <w:rPrChange w:id="724" w:author="Locke Liu" w:date="2021-05-24T14:33:00Z">
                  <w:rPr>
                    <w:webHidden/>
                  </w:rPr>
                </w:rPrChange>
              </w:rPr>
              <w:delInstrText xml:space="preserve"> PAGEREF _Toc72242417 \h </w:delInstrText>
            </w:r>
            <w:r w:rsidR="00FD100E" w:rsidRPr="004D620F" w:rsidDel="003D0391">
              <w:rPr>
                <w:rFonts w:ascii="Arial" w:hAnsi="Arial" w:cs="Arial"/>
                <w:webHidden/>
                <w:rPrChange w:id="725" w:author="Locke Liu" w:date="2021-05-24T14:33:00Z">
                  <w:rPr>
                    <w:rFonts w:ascii="Arial" w:hAnsi="Arial" w:cs="Arial"/>
                    <w:webHidden/>
                  </w:rPr>
                </w:rPrChange>
              </w:rPr>
            </w:r>
            <w:r w:rsidR="00FD100E" w:rsidRPr="004D620F" w:rsidDel="003D0391">
              <w:rPr>
                <w:rFonts w:ascii="Arial" w:hAnsi="Arial" w:cs="Arial"/>
                <w:webHidden/>
                <w:rPrChange w:id="726" w:author="Locke Liu" w:date="2021-05-24T14:33:00Z">
                  <w:rPr>
                    <w:webHidden/>
                  </w:rPr>
                </w:rPrChange>
              </w:rPr>
              <w:fldChar w:fldCharType="separate"/>
            </w:r>
            <w:r w:rsidR="00FD100E" w:rsidRPr="004D620F" w:rsidDel="003D0391">
              <w:rPr>
                <w:rFonts w:ascii="Arial" w:hAnsi="Arial" w:cs="Arial"/>
                <w:webHidden/>
                <w:rPrChange w:id="727" w:author="Locke Liu" w:date="2021-05-24T14:33:00Z">
                  <w:rPr>
                    <w:webHidden/>
                  </w:rPr>
                </w:rPrChange>
              </w:rPr>
              <w:delText>8</w:delText>
            </w:r>
            <w:r w:rsidR="00FD100E" w:rsidRPr="004D620F" w:rsidDel="003D0391">
              <w:rPr>
                <w:rFonts w:ascii="Arial" w:hAnsi="Arial" w:cs="Arial"/>
                <w:webHidden/>
                <w:rPrChange w:id="728" w:author="Locke Liu" w:date="2021-05-24T14:33:00Z">
                  <w:rPr>
                    <w:webHidden/>
                  </w:rPr>
                </w:rPrChange>
              </w:rPr>
              <w:fldChar w:fldCharType="end"/>
            </w:r>
            <w:r w:rsidRPr="004D620F" w:rsidDel="003D0391">
              <w:rPr>
                <w:rFonts w:ascii="Arial" w:hAnsi="Arial" w:cs="Arial"/>
                <w:rPrChange w:id="729" w:author="Locke Liu" w:date="2021-05-24T14:33:00Z">
                  <w:rPr/>
                </w:rPrChange>
              </w:rPr>
              <w:fldChar w:fldCharType="end"/>
            </w:r>
          </w:del>
        </w:p>
        <w:p w14:paraId="6D050C5A" w14:textId="6B5225D6" w:rsidR="00FD100E" w:rsidRPr="004D620F" w:rsidDel="003D0391" w:rsidRDefault="00973311">
          <w:pPr>
            <w:pStyle w:val="TOC2"/>
            <w:rPr>
              <w:del w:id="730" w:author="Locke Liu" w:date="2021-05-24T16:45:00Z"/>
              <w:rFonts w:ascii="Arial" w:eastAsiaTheme="minorEastAsia" w:hAnsi="Arial" w:cs="Arial"/>
              <w:color w:val="auto"/>
              <w:sz w:val="22"/>
              <w:szCs w:val="22"/>
              <w:lang w:eastAsia="zh-CN"/>
              <w:rPrChange w:id="731" w:author="Locke Liu" w:date="2021-05-24T14:33:00Z">
                <w:rPr>
                  <w:del w:id="732" w:author="Locke Liu" w:date="2021-05-24T16:45:00Z"/>
                  <w:rFonts w:asciiTheme="minorHAnsi" w:eastAsiaTheme="minorEastAsia" w:hAnsiTheme="minorHAnsi" w:cstheme="minorBidi"/>
                  <w:color w:val="auto"/>
                  <w:sz w:val="22"/>
                  <w:szCs w:val="22"/>
                  <w:lang w:eastAsia="zh-CN"/>
                </w:rPr>
              </w:rPrChange>
            </w:rPr>
          </w:pPr>
          <w:del w:id="733" w:author="Locke Liu" w:date="2021-05-24T16:45:00Z">
            <w:r w:rsidRPr="004D620F" w:rsidDel="003D0391">
              <w:rPr>
                <w:rFonts w:ascii="Arial" w:hAnsi="Arial" w:cs="Arial"/>
                <w:rPrChange w:id="734" w:author="Locke Liu" w:date="2021-05-24T14:33:00Z">
                  <w:rPr/>
                </w:rPrChange>
              </w:rPr>
              <w:fldChar w:fldCharType="begin"/>
            </w:r>
            <w:r w:rsidRPr="004D620F" w:rsidDel="003D0391">
              <w:rPr>
                <w:rFonts w:ascii="Arial" w:hAnsi="Arial" w:cs="Arial"/>
                <w:rPrChange w:id="735" w:author="Locke Liu" w:date="2021-05-24T14:33:00Z">
                  <w:rPr/>
                </w:rPrChange>
              </w:rPr>
              <w:delInstrText xml:space="preserve"> HYPERLINK \l "_Toc72242418" </w:delInstrText>
            </w:r>
            <w:r w:rsidRPr="004D620F" w:rsidDel="003D0391">
              <w:rPr>
                <w:rFonts w:ascii="Arial" w:hAnsi="Arial" w:cs="Arial"/>
                <w:rPrChange w:id="736" w:author="Locke Liu" w:date="2021-05-24T14:33:00Z">
                  <w:rPr/>
                </w:rPrChange>
              </w:rPr>
              <w:fldChar w:fldCharType="separate"/>
            </w:r>
          </w:del>
          <w:ins w:id="737" w:author="Locke Liu" w:date="2021-05-24T16:45:00Z">
            <w:r w:rsidR="003D0391">
              <w:rPr>
                <w:rFonts w:ascii="Arial" w:hAnsi="Arial" w:cs="Arial"/>
                <w:b/>
                <w:bCs/>
              </w:rPr>
              <w:t>Error! Hyperlink reference not valid.</w:t>
            </w:r>
          </w:ins>
          <w:del w:id="738" w:author="Locke Liu" w:date="2021-05-24T16:45:00Z">
            <w:r w:rsidR="00FD100E" w:rsidRPr="004D620F" w:rsidDel="003D0391">
              <w:rPr>
                <w:rStyle w:val="Hyperlink"/>
                <w:rFonts w:ascii="Arial" w:hAnsi="Arial" w:cs="Arial"/>
                <w:rPrChange w:id="739" w:author="Locke Liu" w:date="2021-05-24T14:33:00Z">
                  <w:rPr>
                    <w:rStyle w:val="Hyperlink"/>
                  </w:rPr>
                </w:rPrChange>
              </w:rPr>
              <w:delText>1.5.2</w:delText>
            </w:r>
            <w:r w:rsidR="00FD100E" w:rsidRPr="004D620F" w:rsidDel="003D0391">
              <w:rPr>
                <w:rFonts w:ascii="Arial" w:eastAsiaTheme="minorEastAsia" w:hAnsi="Arial" w:cs="Arial"/>
                <w:color w:val="auto"/>
                <w:sz w:val="22"/>
                <w:szCs w:val="22"/>
                <w:lang w:eastAsia="zh-CN"/>
                <w:rPrChange w:id="74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741" w:author="Locke Liu" w:date="2021-05-24T14:33:00Z">
                  <w:rPr>
                    <w:rStyle w:val="Hyperlink"/>
                  </w:rPr>
                </w:rPrChange>
              </w:rPr>
              <w:delText>Availability</w:delText>
            </w:r>
            <w:r w:rsidR="00FD100E" w:rsidRPr="004D620F" w:rsidDel="003D0391">
              <w:rPr>
                <w:rFonts w:ascii="Arial" w:hAnsi="Arial" w:cs="Arial"/>
                <w:webHidden/>
                <w:rPrChange w:id="742" w:author="Locke Liu" w:date="2021-05-24T14:33:00Z">
                  <w:rPr>
                    <w:webHidden/>
                  </w:rPr>
                </w:rPrChange>
              </w:rPr>
              <w:tab/>
            </w:r>
            <w:r w:rsidR="00FD100E" w:rsidRPr="004D620F" w:rsidDel="003D0391">
              <w:rPr>
                <w:rFonts w:ascii="Arial" w:hAnsi="Arial" w:cs="Arial"/>
                <w:webHidden/>
                <w:rPrChange w:id="743" w:author="Locke Liu" w:date="2021-05-24T14:33:00Z">
                  <w:rPr>
                    <w:webHidden/>
                  </w:rPr>
                </w:rPrChange>
              </w:rPr>
              <w:fldChar w:fldCharType="begin"/>
            </w:r>
            <w:r w:rsidR="00FD100E" w:rsidRPr="004D620F" w:rsidDel="003D0391">
              <w:rPr>
                <w:rFonts w:ascii="Arial" w:hAnsi="Arial" w:cs="Arial"/>
                <w:webHidden/>
                <w:rPrChange w:id="744" w:author="Locke Liu" w:date="2021-05-24T14:33:00Z">
                  <w:rPr>
                    <w:webHidden/>
                  </w:rPr>
                </w:rPrChange>
              </w:rPr>
              <w:delInstrText xml:space="preserve"> PAGEREF _Toc72242418 \h </w:delInstrText>
            </w:r>
            <w:r w:rsidR="00FD100E" w:rsidRPr="004D620F" w:rsidDel="003D0391">
              <w:rPr>
                <w:rFonts w:ascii="Arial" w:hAnsi="Arial" w:cs="Arial"/>
                <w:webHidden/>
                <w:rPrChange w:id="745" w:author="Locke Liu" w:date="2021-05-24T14:33:00Z">
                  <w:rPr>
                    <w:rFonts w:ascii="Arial" w:hAnsi="Arial" w:cs="Arial"/>
                    <w:webHidden/>
                  </w:rPr>
                </w:rPrChange>
              </w:rPr>
            </w:r>
            <w:r w:rsidR="00FD100E" w:rsidRPr="004D620F" w:rsidDel="003D0391">
              <w:rPr>
                <w:rFonts w:ascii="Arial" w:hAnsi="Arial" w:cs="Arial"/>
                <w:webHidden/>
                <w:rPrChange w:id="746" w:author="Locke Liu" w:date="2021-05-24T14:33:00Z">
                  <w:rPr>
                    <w:webHidden/>
                  </w:rPr>
                </w:rPrChange>
              </w:rPr>
              <w:fldChar w:fldCharType="separate"/>
            </w:r>
            <w:r w:rsidR="00FD100E" w:rsidRPr="004D620F" w:rsidDel="003D0391">
              <w:rPr>
                <w:rFonts w:ascii="Arial" w:hAnsi="Arial" w:cs="Arial"/>
                <w:webHidden/>
                <w:rPrChange w:id="747" w:author="Locke Liu" w:date="2021-05-24T14:33:00Z">
                  <w:rPr>
                    <w:webHidden/>
                  </w:rPr>
                </w:rPrChange>
              </w:rPr>
              <w:delText>8</w:delText>
            </w:r>
            <w:r w:rsidR="00FD100E" w:rsidRPr="004D620F" w:rsidDel="003D0391">
              <w:rPr>
                <w:rFonts w:ascii="Arial" w:hAnsi="Arial" w:cs="Arial"/>
                <w:webHidden/>
                <w:rPrChange w:id="748" w:author="Locke Liu" w:date="2021-05-24T14:33:00Z">
                  <w:rPr>
                    <w:webHidden/>
                  </w:rPr>
                </w:rPrChange>
              </w:rPr>
              <w:fldChar w:fldCharType="end"/>
            </w:r>
            <w:r w:rsidRPr="004D620F" w:rsidDel="003D0391">
              <w:rPr>
                <w:rFonts w:ascii="Arial" w:hAnsi="Arial" w:cs="Arial"/>
                <w:rPrChange w:id="749" w:author="Locke Liu" w:date="2021-05-24T14:33:00Z">
                  <w:rPr/>
                </w:rPrChange>
              </w:rPr>
              <w:fldChar w:fldCharType="end"/>
            </w:r>
          </w:del>
        </w:p>
        <w:p w14:paraId="75B7BDFF" w14:textId="2CC9E7FA" w:rsidR="00FD100E" w:rsidRPr="004D620F" w:rsidDel="003D0391" w:rsidRDefault="00973311">
          <w:pPr>
            <w:pStyle w:val="TOC2"/>
            <w:rPr>
              <w:del w:id="750" w:author="Locke Liu" w:date="2021-05-24T16:45:00Z"/>
              <w:rFonts w:ascii="Arial" w:eastAsiaTheme="minorEastAsia" w:hAnsi="Arial" w:cs="Arial"/>
              <w:color w:val="auto"/>
              <w:sz w:val="22"/>
              <w:szCs w:val="22"/>
              <w:lang w:eastAsia="zh-CN"/>
              <w:rPrChange w:id="751" w:author="Locke Liu" w:date="2021-05-24T14:33:00Z">
                <w:rPr>
                  <w:del w:id="752" w:author="Locke Liu" w:date="2021-05-24T16:45:00Z"/>
                  <w:rFonts w:asciiTheme="minorHAnsi" w:eastAsiaTheme="minorEastAsia" w:hAnsiTheme="minorHAnsi" w:cstheme="minorBidi"/>
                  <w:color w:val="auto"/>
                  <w:sz w:val="22"/>
                  <w:szCs w:val="22"/>
                  <w:lang w:eastAsia="zh-CN"/>
                </w:rPr>
              </w:rPrChange>
            </w:rPr>
          </w:pPr>
          <w:del w:id="753" w:author="Locke Liu" w:date="2021-05-24T16:45:00Z">
            <w:r w:rsidRPr="004D620F" w:rsidDel="003D0391">
              <w:rPr>
                <w:rFonts w:ascii="Arial" w:hAnsi="Arial" w:cs="Arial"/>
                <w:rPrChange w:id="754" w:author="Locke Liu" w:date="2021-05-24T14:33:00Z">
                  <w:rPr/>
                </w:rPrChange>
              </w:rPr>
              <w:fldChar w:fldCharType="begin"/>
            </w:r>
            <w:r w:rsidRPr="004D620F" w:rsidDel="003D0391">
              <w:rPr>
                <w:rFonts w:ascii="Arial" w:hAnsi="Arial" w:cs="Arial"/>
                <w:rPrChange w:id="755" w:author="Locke Liu" w:date="2021-05-24T14:33:00Z">
                  <w:rPr/>
                </w:rPrChange>
              </w:rPr>
              <w:delInstrText xml:space="preserve"> HYPERLINK \l "_Toc72242419" </w:delInstrText>
            </w:r>
            <w:r w:rsidRPr="004D620F" w:rsidDel="003D0391">
              <w:rPr>
                <w:rFonts w:ascii="Arial" w:hAnsi="Arial" w:cs="Arial"/>
                <w:rPrChange w:id="756" w:author="Locke Liu" w:date="2021-05-24T14:33:00Z">
                  <w:rPr/>
                </w:rPrChange>
              </w:rPr>
              <w:fldChar w:fldCharType="separate"/>
            </w:r>
          </w:del>
          <w:ins w:id="757" w:author="Locke Liu" w:date="2021-05-24T16:45:00Z">
            <w:r w:rsidR="003D0391">
              <w:rPr>
                <w:rFonts w:ascii="Arial" w:hAnsi="Arial" w:cs="Arial"/>
                <w:b/>
                <w:bCs/>
              </w:rPr>
              <w:t>Error! Hyperlink reference not valid.</w:t>
            </w:r>
          </w:ins>
          <w:del w:id="758" w:author="Locke Liu" w:date="2021-05-24T16:45:00Z">
            <w:r w:rsidR="00FD100E" w:rsidRPr="004D620F" w:rsidDel="003D0391">
              <w:rPr>
                <w:rStyle w:val="Hyperlink"/>
                <w:rFonts w:ascii="Arial" w:hAnsi="Arial" w:cs="Arial"/>
                <w:rPrChange w:id="759" w:author="Locke Liu" w:date="2021-05-24T14:33:00Z">
                  <w:rPr>
                    <w:rStyle w:val="Hyperlink"/>
                  </w:rPr>
                </w:rPrChange>
              </w:rPr>
              <w:delText>1.5.3</w:delText>
            </w:r>
            <w:r w:rsidR="00FD100E" w:rsidRPr="004D620F" w:rsidDel="003D0391">
              <w:rPr>
                <w:rFonts w:ascii="Arial" w:eastAsiaTheme="minorEastAsia" w:hAnsi="Arial" w:cs="Arial"/>
                <w:color w:val="auto"/>
                <w:sz w:val="22"/>
                <w:szCs w:val="22"/>
                <w:lang w:eastAsia="zh-CN"/>
                <w:rPrChange w:id="76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761" w:author="Locke Liu" w:date="2021-05-24T14:33:00Z">
                  <w:rPr>
                    <w:rStyle w:val="Hyperlink"/>
                  </w:rPr>
                </w:rPrChange>
              </w:rPr>
              <w:delText>Confidentiality</w:delText>
            </w:r>
            <w:r w:rsidR="00FD100E" w:rsidRPr="004D620F" w:rsidDel="003D0391">
              <w:rPr>
                <w:rFonts w:ascii="Arial" w:hAnsi="Arial" w:cs="Arial"/>
                <w:webHidden/>
                <w:rPrChange w:id="762" w:author="Locke Liu" w:date="2021-05-24T14:33:00Z">
                  <w:rPr>
                    <w:webHidden/>
                  </w:rPr>
                </w:rPrChange>
              </w:rPr>
              <w:tab/>
            </w:r>
            <w:r w:rsidR="00FD100E" w:rsidRPr="004D620F" w:rsidDel="003D0391">
              <w:rPr>
                <w:rFonts w:ascii="Arial" w:hAnsi="Arial" w:cs="Arial"/>
                <w:webHidden/>
                <w:rPrChange w:id="763" w:author="Locke Liu" w:date="2021-05-24T14:33:00Z">
                  <w:rPr>
                    <w:webHidden/>
                  </w:rPr>
                </w:rPrChange>
              </w:rPr>
              <w:fldChar w:fldCharType="begin"/>
            </w:r>
            <w:r w:rsidR="00FD100E" w:rsidRPr="004D620F" w:rsidDel="003D0391">
              <w:rPr>
                <w:rFonts w:ascii="Arial" w:hAnsi="Arial" w:cs="Arial"/>
                <w:webHidden/>
                <w:rPrChange w:id="764" w:author="Locke Liu" w:date="2021-05-24T14:33:00Z">
                  <w:rPr>
                    <w:webHidden/>
                  </w:rPr>
                </w:rPrChange>
              </w:rPr>
              <w:delInstrText xml:space="preserve"> PAGEREF _Toc72242419 \h </w:delInstrText>
            </w:r>
            <w:r w:rsidR="00FD100E" w:rsidRPr="004D620F" w:rsidDel="003D0391">
              <w:rPr>
                <w:rFonts w:ascii="Arial" w:hAnsi="Arial" w:cs="Arial"/>
                <w:webHidden/>
                <w:rPrChange w:id="765" w:author="Locke Liu" w:date="2021-05-24T14:33:00Z">
                  <w:rPr>
                    <w:rFonts w:ascii="Arial" w:hAnsi="Arial" w:cs="Arial"/>
                    <w:webHidden/>
                  </w:rPr>
                </w:rPrChange>
              </w:rPr>
            </w:r>
            <w:r w:rsidR="00FD100E" w:rsidRPr="004D620F" w:rsidDel="003D0391">
              <w:rPr>
                <w:rFonts w:ascii="Arial" w:hAnsi="Arial" w:cs="Arial"/>
                <w:webHidden/>
                <w:rPrChange w:id="766" w:author="Locke Liu" w:date="2021-05-24T14:33:00Z">
                  <w:rPr>
                    <w:webHidden/>
                  </w:rPr>
                </w:rPrChange>
              </w:rPr>
              <w:fldChar w:fldCharType="separate"/>
            </w:r>
            <w:r w:rsidR="00FD100E" w:rsidRPr="004D620F" w:rsidDel="003D0391">
              <w:rPr>
                <w:rFonts w:ascii="Arial" w:hAnsi="Arial" w:cs="Arial"/>
                <w:webHidden/>
                <w:rPrChange w:id="767" w:author="Locke Liu" w:date="2021-05-24T14:33:00Z">
                  <w:rPr>
                    <w:webHidden/>
                  </w:rPr>
                </w:rPrChange>
              </w:rPr>
              <w:delText>9</w:delText>
            </w:r>
            <w:r w:rsidR="00FD100E" w:rsidRPr="004D620F" w:rsidDel="003D0391">
              <w:rPr>
                <w:rFonts w:ascii="Arial" w:hAnsi="Arial" w:cs="Arial"/>
                <w:webHidden/>
                <w:rPrChange w:id="768" w:author="Locke Liu" w:date="2021-05-24T14:33:00Z">
                  <w:rPr>
                    <w:webHidden/>
                  </w:rPr>
                </w:rPrChange>
              </w:rPr>
              <w:fldChar w:fldCharType="end"/>
            </w:r>
            <w:r w:rsidRPr="004D620F" w:rsidDel="003D0391">
              <w:rPr>
                <w:rFonts w:ascii="Arial" w:hAnsi="Arial" w:cs="Arial"/>
                <w:rPrChange w:id="769" w:author="Locke Liu" w:date="2021-05-24T14:33:00Z">
                  <w:rPr/>
                </w:rPrChange>
              </w:rPr>
              <w:fldChar w:fldCharType="end"/>
            </w:r>
          </w:del>
        </w:p>
        <w:p w14:paraId="2500CFA8" w14:textId="03B85E1A" w:rsidR="00FD100E" w:rsidRPr="004D620F" w:rsidDel="003D0391" w:rsidRDefault="00973311">
          <w:pPr>
            <w:pStyle w:val="TOC2"/>
            <w:rPr>
              <w:del w:id="770" w:author="Locke Liu" w:date="2021-05-24T16:45:00Z"/>
              <w:rFonts w:ascii="Arial" w:eastAsiaTheme="minorEastAsia" w:hAnsi="Arial" w:cs="Arial"/>
              <w:color w:val="auto"/>
              <w:sz w:val="22"/>
              <w:szCs w:val="22"/>
              <w:lang w:eastAsia="zh-CN"/>
              <w:rPrChange w:id="771" w:author="Locke Liu" w:date="2021-05-24T14:33:00Z">
                <w:rPr>
                  <w:del w:id="772" w:author="Locke Liu" w:date="2021-05-24T16:45:00Z"/>
                  <w:rFonts w:asciiTheme="minorHAnsi" w:eastAsiaTheme="minorEastAsia" w:hAnsiTheme="minorHAnsi" w:cstheme="minorBidi"/>
                  <w:color w:val="auto"/>
                  <w:sz w:val="22"/>
                  <w:szCs w:val="22"/>
                  <w:lang w:eastAsia="zh-CN"/>
                </w:rPr>
              </w:rPrChange>
            </w:rPr>
          </w:pPr>
          <w:del w:id="773" w:author="Locke Liu" w:date="2021-05-24T16:45:00Z">
            <w:r w:rsidRPr="004D620F" w:rsidDel="003D0391">
              <w:rPr>
                <w:rFonts w:ascii="Arial" w:hAnsi="Arial" w:cs="Arial"/>
                <w:rPrChange w:id="774" w:author="Locke Liu" w:date="2021-05-24T14:33:00Z">
                  <w:rPr/>
                </w:rPrChange>
              </w:rPr>
              <w:fldChar w:fldCharType="begin"/>
            </w:r>
            <w:r w:rsidRPr="004D620F" w:rsidDel="003D0391">
              <w:rPr>
                <w:rFonts w:ascii="Arial" w:hAnsi="Arial" w:cs="Arial"/>
                <w:rPrChange w:id="775" w:author="Locke Liu" w:date="2021-05-24T14:33:00Z">
                  <w:rPr/>
                </w:rPrChange>
              </w:rPr>
              <w:delInstrText xml:space="preserve"> HYPERLINK \l "_Toc72242420" </w:delInstrText>
            </w:r>
            <w:r w:rsidRPr="004D620F" w:rsidDel="003D0391">
              <w:rPr>
                <w:rFonts w:ascii="Arial" w:hAnsi="Arial" w:cs="Arial"/>
                <w:rPrChange w:id="776" w:author="Locke Liu" w:date="2021-05-24T14:33:00Z">
                  <w:rPr/>
                </w:rPrChange>
              </w:rPr>
              <w:fldChar w:fldCharType="separate"/>
            </w:r>
          </w:del>
          <w:ins w:id="777" w:author="Locke Liu" w:date="2021-05-24T16:45:00Z">
            <w:r w:rsidR="003D0391">
              <w:rPr>
                <w:rFonts w:ascii="Arial" w:hAnsi="Arial" w:cs="Arial"/>
                <w:b/>
                <w:bCs/>
              </w:rPr>
              <w:t>Error! Hyperlink reference not valid.</w:t>
            </w:r>
          </w:ins>
          <w:del w:id="778" w:author="Locke Liu" w:date="2021-05-24T16:45:00Z">
            <w:r w:rsidR="00FD100E" w:rsidRPr="004D620F" w:rsidDel="003D0391">
              <w:rPr>
                <w:rStyle w:val="Hyperlink"/>
                <w:rFonts w:ascii="Arial" w:hAnsi="Arial" w:cs="Arial"/>
                <w:rPrChange w:id="779" w:author="Locke Liu" w:date="2021-05-24T14:33:00Z">
                  <w:rPr>
                    <w:rStyle w:val="Hyperlink"/>
                  </w:rPr>
                </w:rPrChange>
              </w:rPr>
              <w:delText>1.5.4</w:delText>
            </w:r>
            <w:r w:rsidR="00FD100E" w:rsidRPr="004D620F" w:rsidDel="003D0391">
              <w:rPr>
                <w:rFonts w:ascii="Arial" w:eastAsiaTheme="minorEastAsia" w:hAnsi="Arial" w:cs="Arial"/>
                <w:color w:val="auto"/>
                <w:sz w:val="22"/>
                <w:szCs w:val="22"/>
                <w:lang w:eastAsia="zh-CN"/>
                <w:rPrChange w:id="78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781" w:author="Locke Liu" w:date="2021-05-24T14:33:00Z">
                  <w:rPr>
                    <w:rStyle w:val="Hyperlink"/>
                  </w:rPr>
                </w:rPrChange>
              </w:rPr>
              <w:delText>Continuity</w:delText>
            </w:r>
            <w:r w:rsidR="00FD100E" w:rsidRPr="004D620F" w:rsidDel="003D0391">
              <w:rPr>
                <w:rFonts w:ascii="Arial" w:hAnsi="Arial" w:cs="Arial"/>
                <w:webHidden/>
                <w:rPrChange w:id="782" w:author="Locke Liu" w:date="2021-05-24T14:33:00Z">
                  <w:rPr>
                    <w:webHidden/>
                  </w:rPr>
                </w:rPrChange>
              </w:rPr>
              <w:tab/>
            </w:r>
            <w:r w:rsidR="00FD100E" w:rsidRPr="004D620F" w:rsidDel="003D0391">
              <w:rPr>
                <w:rFonts w:ascii="Arial" w:hAnsi="Arial" w:cs="Arial"/>
                <w:webHidden/>
                <w:rPrChange w:id="783" w:author="Locke Liu" w:date="2021-05-24T14:33:00Z">
                  <w:rPr>
                    <w:webHidden/>
                  </w:rPr>
                </w:rPrChange>
              </w:rPr>
              <w:fldChar w:fldCharType="begin"/>
            </w:r>
            <w:r w:rsidR="00FD100E" w:rsidRPr="004D620F" w:rsidDel="003D0391">
              <w:rPr>
                <w:rFonts w:ascii="Arial" w:hAnsi="Arial" w:cs="Arial"/>
                <w:webHidden/>
                <w:rPrChange w:id="784" w:author="Locke Liu" w:date="2021-05-24T14:33:00Z">
                  <w:rPr>
                    <w:webHidden/>
                  </w:rPr>
                </w:rPrChange>
              </w:rPr>
              <w:delInstrText xml:space="preserve"> PAGEREF _Toc72242420 \h </w:delInstrText>
            </w:r>
            <w:r w:rsidR="00FD100E" w:rsidRPr="004D620F" w:rsidDel="003D0391">
              <w:rPr>
                <w:rFonts w:ascii="Arial" w:hAnsi="Arial" w:cs="Arial"/>
                <w:webHidden/>
                <w:rPrChange w:id="785" w:author="Locke Liu" w:date="2021-05-24T14:33:00Z">
                  <w:rPr>
                    <w:rFonts w:ascii="Arial" w:hAnsi="Arial" w:cs="Arial"/>
                    <w:webHidden/>
                  </w:rPr>
                </w:rPrChange>
              </w:rPr>
            </w:r>
            <w:r w:rsidR="00FD100E" w:rsidRPr="004D620F" w:rsidDel="003D0391">
              <w:rPr>
                <w:rFonts w:ascii="Arial" w:hAnsi="Arial" w:cs="Arial"/>
                <w:webHidden/>
                <w:rPrChange w:id="786" w:author="Locke Liu" w:date="2021-05-24T14:33:00Z">
                  <w:rPr>
                    <w:webHidden/>
                  </w:rPr>
                </w:rPrChange>
              </w:rPr>
              <w:fldChar w:fldCharType="separate"/>
            </w:r>
            <w:r w:rsidR="00FD100E" w:rsidRPr="004D620F" w:rsidDel="003D0391">
              <w:rPr>
                <w:rFonts w:ascii="Arial" w:hAnsi="Arial" w:cs="Arial"/>
                <w:webHidden/>
                <w:rPrChange w:id="787" w:author="Locke Liu" w:date="2021-05-24T14:33:00Z">
                  <w:rPr>
                    <w:webHidden/>
                  </w:rPr>
                </w:rPrChange>
              </w:rPr>
              <w:delText>9</w:delText>
            </w:r>
            <w:r w:rsidR="00FD100E" w:rsidRPr="004D620F" w:rsidDel="003D0391">
              <w:rPr>
                <w:rFonts w:ascii="Arial" w:hAnsi="Arial" w:cs="Arial"/>
                <w:webHidden/>
                <w:rPrChange w:id="788" w:author="Locke Liu" w:date="2021-05-24T14:33:00Z">
                  <w:rPr>
                    <w:webHidden/>
                  </w:rPr>
                </w:rPrChange>
              </w:rPr>
              <w:fldChar w:fldCharType="end"/>
            </w:r>
            <w:r w:rsidRPr="004D620F" w:rsidDel="003D0391">
              <w:rPr>
                <w:rFonts w:ascii="Arial" w:hAnsi="Arial" w:cs="Arial"/>
                <w:rPrChange w:id="789" w:author="Locke Liu" w:date="2021-05-24T14:33:00Z">
                  <w:rPr/>
                </w:rPrChange>
              </w:rPr>
              <w:fldChar w:fldCharType="end"/>
            </w:r>
          </w:del>
        </w:p>
        <w:p w14:paraId="2B2B28CA" w14:textId="115C9C01" w:rsidR="00FD100E" w:rsidRPr="004D620F" w:rsidDel="003D0391" w:rsidRDefault="00973311">
          <w:pPr>
            <w:pStyle w:val="TOC2"/>
            <w:rPr>
              <w:del w:id="790" w:author="Locke Liu" w:date="2021-05-24T16:45:00Z"/>
              <w:rFonts w:ascii="Arial" w:eastAsiaTheme="minorEastAsia" w:hAnsi="Arial" w:cs="Arial"/>
              <w:color w:val="auto"/>
              <w:sz w:val="22"/>
              <w:szCs w:val="22"/>
              <w:lang w:eastAsia="zh-CN"/>
              <w:rPrChange w:id="791" w:author="Locke Liu" w:date="2021-05-24T14:33:00Z">
                <w:rPr>
                  <w:del w:id="792" w:author="Locke Liu" w:date="2021-05-24T16:45:00Z"/>
                  <w:rFonts w:asciiTheme="minorHAnsi" w:eastAsiaTheme="minorEastAsia" w:hAnsiTheme="minorHAnsi" w:cstheme="minorBidi"/>
                  <w:color w:val="auto"/>
                  <w:sz w:val="22"/>
                  <w:szCs w:val="22"/>
                  <w:lang w:eastAsia="zh-CN"/>
                </w:rPr>
              </w:rPrChange>
            </w:rPr>
          </w:pPr>
          <w:del w:id="793" w:author="Locke Liu" w:date="2021-05-24T16:45:00Z">
            <w:r w:rsidRPr="004D620F" w:rsidDel="003D0391">
              <w:rPr>
                <w:rFonts w:ascii="Arial" w:hAnsi="Arial" w:cs="Arial"/>
                <w:rPrChange w:id="794" w:author="Locke Liu" w:date="2021-05-24T14:33:00Z">
                  <w:rPr/>
                </w:rPrChange>
              </w:rPr>
              <w:fldChar w:fldCharType="begin"/>
            </w:r>
            <w:r w:rsidRPr="004D620F" w:rsidDel="003D0391">
              <w:rPr>
                <w:rFonts w:ascii="Arial" w:hAnsi="Arial" w:cs="Arial"/>
                <w:rPrChange w:id="795" w:author="Locke Liu" w:date="2021-05-24T14:33:00Z">
                  <w:rPr/>
                </w:rPrChange>
              </w:rPr>
              <w:delInstrText xml:space="preserve"> HYPERLINK \l "_Toc72242421" </w:delInstrText>
            </w:r>
            <w:r w:rsidRPr="004D620F" w:rsidDel="003D0391">
              <w:rPr>
                <w:rFonts w:ascii="Arial" w:hAnsi="Arial" w:cs="Arial"/>
                <w:rPrChange w:id="796" w:author="Locke Liu" w:date="2021-05-24T14:33:00Z">
                  <w:rPr/>
                </w:rPrChange>
              </w:rPr>
              <w:fldChar w:fldCharType="separate"/>
            </w:r>
          </w:del>
          <w:ins w:id="797" w:author="Locke Liu" w:date="2021-05-24T16:45:00Z">
            <w:r w:rsidR="003D0391">
              <w:rPr>
                <w:rFonts w:ascii="Arial" w:hAnsi="Arial" w:cs="Arial"/>
                <w:b/>
                <w:bCs/>
              </w:rPr>
              <w:t>Error! Hyperlink reference not valid.</w:t>
            </w:r>
          </w:ins>
          <w:del w:id="798" w:author="Locke Liu" w:date="2021-05-24T16:45:00Z">
            <w:r w:rsidR="00FD100E" w:rsidRPr="004D620F" w:rsidDel="003D0391">
              <w:rPr>
                <w:rStyle w:val="Hyperlink"/>
                <w:rFonts w:ascii="Arial" w:hAnsi="Arial" w:cs="Arial"/>
                <w:rPrChange w:id="799" w:author="Locke Liu" w:date="2021-05-24T14:33:00Z">
                  <w:rPr>
                    <w:rStyle w:val="Hyperlink"/>
                  </w:rPr>
                </w:rPrChange>
              </w:rPr>
              <w:delText>1.5.5</w:delText>
            </w:r>
            <w:r w:rsidR="00FD100E" w:rsidRPr="004D620F" w:rsidDel="003D0391">
              <w:rPr>
                <w:rFonts w:ascii="Arial" w:eastAsiaTheme="minorEastAsia" w:hAnsi="Arial" w:cs="Arial"/>
                <w:color w:val="auto"/>
                <w:sz w:val="22"/>
                <w:szCs w:val="22"/>
                <w:lang w:eastAsia="zh-CN"/>
                <w:rPrChange w:id="80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801" w:author="Locke Liu" w:date="2021-05-24T14:33:00Z">
                  <w:rPr>
                    <w:rStyle w:val="Hyperlink"/>
                  </w:rPr>
                </w:rPrChange>
              </w:rPr>
              <w:delText>Integrity</w:delText>
            </w:r>
            <w:r w:rsidR="00FD100E" w:rsidRPr="004D620F" w:rsidDel="003D0391">
              <w:rPr>
                <w:rFonts w:ascii="Arial" w:hAnsi="Arial" w:cs="Arial"/>
                <w:webHidden/>
                <w:rPrChange w:id="802" w:author="Locke Liu" w:date="2021-05-24T14:33:00Z">
                  <w:rPr>
                    <w:webHidden/>
                  </w:rPr>
                </w:rPrChange>
              </w:rPr>
              <w:tab/>
            </w:r>
            <w:r w:rsidR="00FD100E" w:rsidRPr="004D620F" w:rsidDel="003D0391">
              <w:rPr>
                <w:rFonts w:ascii="Arial" w:hAnsi="Arial" w:cs="Arial"/>
                <w:webHidden/>
                <w:rPrChange w:id="803" w:author="Locke Liu" w:date="2021-05-24T14:33:00Z">
                  <w:rPr>
                    <w:webHidden/>
                  </w:rPr>
                </w:rPrChange>
              </w:rPr>
              <w:fldChar w:fldCharType="begin"/>
            </w:r>
            <w:r w:rsidR="00FD100E" w:rsidRPr="004D620F" w:rsidDel="003D0391">
              <w:rPr>
                <w:rFonts w:ascii="Arial" w:hAnsi="Arial" w:cs="Arial"/>
                <w:webHidden/>
                <w:rPrChange w:id="804" w:author="Locke Liu" w:date="2021-05-24T14:33:00Z">
                  <w:rPr>
                    <w:webHidden/>
                  </w:rPr>
                </w:rPrChange>
              </w:rPr>
              <w:delInstrText xml:space="preserve"> PAGEREF _Toc72242421 \h </w:delInstrText>
            </w:r>
            <w:r w:rsidR="00FD100E" w:rsidRPr="004D620F" w:rsidDel="003D0391">
              <w:rPr>
                <w:rFonts w:ascii="Arial" w:hAnsi="Arial" w:cs="Arial"/>
                <w:webHidden/>
                <w:rPrChange w:id="805" w:author="Locke Liu" w:date="2021-05-24T14:33:00Z">
                  <w:rPr>
                    <w:rFonts w:ascii="Arial" w:hAnsi="Arial" w:cs="Arial"/>
                    <w:webHidden/>
                  </w:rPr>
                </w:rPrChange>
              </w:rPr>
            </w:r>
            <w:r w:rsidR="00FD100E" w:rsidRPr="004D620F" w:rsidDel="003D0391">
              <w:rPr>
                <w:rFonts w:ascii="Arial" w:hAnsi="Arial" w:cs="Arial"/>
                <w:webHidden/>
                <w:rPrChange w:id="806" w:author="Locke Liu" w:date="2021-05-24T14:33:00Z">
                  <w:rPr>
                    <w:webHidden/>
                  </w:rPr>
                </w:rPrChange>
              </w:rPr>
              <w:fldChar w:fldCharType="separate"/>
            </w:r>
            <w:r w:rsidR="00FD100E" w:rsidRPr="004D620F" w:rsidDel="003D0391">
              <w:rPr>
                <w:rFonts w:ascii="Arial" w:hAnsi="Arial" w:cs="Arial"/>
                <w:webHidden/>
                <w:rPrChange w:id="807" w:author="Locke Liu" w:date="2021-05-24T14:33:00Z">
                  <w:rPr>
                    <w:webHidden/>
                  </w:rPr>
                </w:rPrChange>
              </w:rPr>
              <w:delText>9</w:delText>
            </w:r>
            <w:r w:rsidR="00FD100E" w:rsidRPr="004D620F" w:rsidDel="003D0391">
              <w:rPr>
                <w:rFonts w:ascii="Arial" w:hAnsi="Arial" w:cs="Arial"/>
                <w:webHidden/>
                <w:rPrChange w:id="808" w:author="Locke Liu" w:date="2021-05-24T14:33:00Z">
                  <w:rPr>
                    <w:webHidden/>
                  </w:rPr>
                </w:rPrChange>
              </w:rPr>
              <w:fldChar w:fldCharType="end"/>
            </w:r>
            <w:r w:rsidRPr="004D620F" w:rsidDel="003D0391">
              <w:rPr>
                <w:rFonts w:ascii="Arial" w:hAnsi="Arial" w:cs="Arial"/>
                <w:rPrChange w:id="809" w:author="Locke Liu" w:date="2021-05-24T14:33:00Z">
                  <w:rPr/>
                </w:rPrChange>
              </w:rPr>
              <w:fldChar w:fldCharType="end"/>
            </w:r>
          </w:del>
        </w:p>
        <w:p w14:paraId="31C88F2C" w14:textId="3E9F5BDE" w:rsidR="00FD100E" w:rsidRPr="004D620F" w:rsidDel="003D0391" w:rsidRDefault="00973311">
          <w:pPr>
            <w:pStyle w:val="TOC2"/>
            <w:rPr>
              <w:del w:id="810" w:author="Locke Liu" w:date="2021-05-24T16:45:00Z"/>
              <w:rFonts w:ascii="Arial" w:eastAsiaTheme="minorEastAsia" w:hAnsi="Arial" w:cs="Arial"/>
              <w:color w:val="auto"/>
              <w:sz w:val="22"/>
              <w:szCs w:val="22"/>
              <w:lang w:eastAsia="zh-CN"/>
              <w:rPrChange w:id="811" w:author="Locke Liu" w:date="2021-05-24T14:33:00Z">
                <w:rPr>
                  <w:del w:id="812" w:author="Locke Liu" w:date="2021-05-24T16:45:00Z"/>
                  <w:rFonts w:asciiTheme="minorHAnsi" w:eastAsiaTheme="minorEastAsia" w:hAnsiTheme="minorHAnsi" w:cstheme="minorBidi"/>
                  <w:color w:val="auto"/>
                  <w:sz w:val="22"/>
                  <w:szCs w:val="22"/>
                  <w:lang w:eastAsia="zh-CN"/>
                </w:rPr>
              </w:rPrChange>
            </w:rPr>
          </w:pPr>
          <w:del w:id="813" w:author="Locke Liu" w:date="2021-05-24T16:45:00Z">
            <w:r w:rsidRPr="004D620F" w:rsidDel="003D0391">
              <w:rPr>
                <w:rFonts w:ascii="Arial" w:hAnsi="Arial" w:cs="Arial"/>
                <w:rPrChange w:id="814" w:author="Locke Liu" w:date="2021-05-24T14:33:00Z">
                  <w:rPr/>
                </w:rPrChange>
              </w:rPr>
              <w:fldChar w:fldCharType="begin"/>
            </w:r>
            <w:r w:rsidRPr="004D620F" w:rsidDel="003D0391">
              <w:rPr>
                <w:rFonts w:ascii="Arial" w:hAnsi="Arial" w:cs="Arial"/>
                <w:rPrChange w:id="815" w:author="Locke Liu" w:date="2021-05-24T14:33:00Z">
                  <w:rPr/>
                </w:rPrChange>
              </w:rPr>
              <w:delInstrText xml:space="preserve"> HYPERLINK \l "_Toc72242422" </w:delInstrText>
            </w:r>
            <w:r w:rsidRPr="004D620F" w:rsidDel="003D0391">
              <w:rPr>
                <w:rFonts w:ascii="Arial" w:hAnsi="Arial" w:cs="Arial"/>
                <w:rPrChange w:id="816" w:author="Locke Liu" w:date="2021-05-24T14:33:00Z">
                  <w:rPr/>
                </w:rPrChange>
              </w:rPr>
              <w:fldChar w:fldCharType="separate"/>
            </w:r>
          </w:del>
          <w:ins w:id="817" w:author="Locke Liu" w:date="2021-05-24T16:45:00Z">
            <w:r w:rsidR="003D0391">
              <w:rPr>
                <w:rFonts w:ascii="Arial" w:hAnsi="Arial" w:cs="Arial"/>
                <w:b/>
                <w:bCs/>
              </w:rPr>
              <w:t>Error! Hyperlink reference not valid.</w:t>
            </w:r>
          </w:ins>
          <w:del w:id="818" w:author="Locke Liu" w:date="2021-05-24T16:45:00Z">
            <w:r w:rsidR="00FD100E" w:rsidRPr="004D620F" w:rsidDel="003D0391">
              <w:rPr>
                <w:rStyle w:val="Hyperlink"/>
                <w:rFonts w:ascii="Arial" w:hAnsi="Arial" w:cs="Arial"/>
                <w:rPrChange w:id="819" w:author="Locke Liu" w:date="2021-05-24T14:33:00Z">
                  <w:rPr>
                    <w:rStyle w:val="Hyperlink"/>
                  </w:rPr>
                </w:rPrChange>
              </w:rPr>
              <w:delText>1.5.6</w:delText>
            </w:r>
            <w:r w:rsidR="00FD100E" w:rsidRPr="004D620F" w:rsidDel="003D0391">
              <w:rPr>
                <w:rFonts w:ascii="Arial" w:eastAsiaTheme="minorEastAsia" w:hAnsi="Arial" w:cs="Arial"/>
                <w:color w:val="auto"/>
                <w:sz w:val="22"/>
                <w:szCs w:val="22"/>
                <w:lang w:eastAsia="zh-CN"/>
                <w:rPrChange w:id="82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821" w:author="Locke Liu" w:date="2021-05-24T14:33:00Z">
                  <w:rPr>
                    <w:rStyle w:val="Hyperlink"/>
                  </w:rPr>
                </w:rPrChange>
              </w:rPr>
              <w:delText>Performance</w:delText>
            </w:r>
            <w:r w:rsidR="00FD100E" w:rsidRPr="004D620F" w:rsidDel="003D0391">
              <w:rPr>
                <w:rFonts w:ascii="Arial" w:hAnsi="Arial" w:cs="Arial"/>
                <w:webHidden/>
                <w:rPrChange w:id="822" w:author="Locke Liu" w:date="2021-05-24T14:33:00Z">
                  <w:rPr>
                    <w:webHidden/>
                  </w:rPr>
                </w:rPrChange>
              </w:rPr>
              <w:tab/>
            </w:r>
            <w:r w:rsidR="00FD100E" w:rsidRPr="004D620F" w:rsidDel="003D0391">
              <w:rPr>
                <w:rFonts w:ascii="Arial" w:hAnsi="Arial" w:cs="Arial"/>
                <w:webHidden/>
                <w:rPrChange w:id="823" w:author="Locke Liu" w:date="2021-05-24T14:33:00Z">
                  <w:rPr>
                    <w:webHidden/>
                  </w:rPr>
                </w:rPrChange>
              </w:rPr>
              <w:fldChar w:fldCharType="begin"/>
            </w:r>
            <w:r w:rsidR="00FD100E" w:rsidRPr="004D620F" w:rsidDel="003D0391">
              <w:rPr>
                <w:rFonts w:ascii="Arial" w:hAnsi="Arial" w:cs="Arial"/>
                <w:webHidden/>
                <w:rPrChange w:id="824" w:author="Locke Liu" w:date="2021-05-24T14:33:00Z">
                  <w:rPr>
                    <w:webHidden/>
                  </w:rPr>
                </w:rPrChange>
              </w:rPr>
              <w:delInstrText xml:space="preserve"> PAGEREF _Toc72242422 \h </w:delInstrText>
            </w:r>
            <w:r w:rsidR="00FD100E" w:rsidRPr="004D620F" w:rsidDel="003D0391">
              <w:rPr>
                <w:rFonts w:ascii="Arial" w:hAnsi="Arial" w:cs="Arial"/>
                <w:webHidden/>
                <w:rPrChange w:id="825" w:author="Locke Liu" w:date="2021-05-24T14:33:00Z">
                  <w:rPr>
                    <w:rFonts w:ascii="Arial" w:hAnsi="Arial" w:cs="Arial"/>
                    <w:webHidden/>
                  </w:rPr>
                </w:rPrChange>
              </w:rPr>
            </w:r>
            <w:r w:rsidR="00FD100E" w:rsidRPr="004D620F" w:rsidDel="003D0391">
              <w:rPr>
                <w:rFonts w:ascii="Arial" w:hAnsi="Arial" w:cs="Arial"/>
                <w:webHidden/>
                <w:rPrChange w:id="826" w:author="Locke Liu" w:date="2021-05-24T14:33:00Z">
                  <w:rPr>
                    <w:webHidden/>
                  </w:rPr>
                </w:rPrChange>
              </w:rPr>
              <w:fldChar w:fldCharType="separate"/>
            </w:r>
            <w:r w:rsidR="00FD100E" w:rsidRPr="004D620F" w:rsidDel="003D0391">
              <w:rPr>
                <w:rFonts w:ascii="Arial" w:hAnsi="Arial" w:cs="Arial"/>
                <w:webHidden/>
                <w:rPrChange w:id="827" w:author="Locke Liu" w:date="2021-05-24T14:33:00Z">
                  <w:rPr>
                    <w:webHidden/>
                  </w:rPr>
                </w:rPrChange>
              </w:rPr>
              <w:delText>9</w:delText>
            </w:r>
            <w:r w:rsidR="00FD100E" w:rsidRPr="004D620F" w:rsidDel="003D0391">
              <w:rPr>
                <w:rFonts w:ascii="Arial" w:hAnsi="Arial" w:cs="Arial"/>
                <w:webHidden/>
                <w:rPrChange w:id="828" w:author="Locke Liu" w:date="2021-05-24T14:33:00Z">
                  <w:rPr>
                    <w:webHidden/>
                  </w:rPr>
                </w:rPrChange>
              </w:rPr>
              <w:fldChar w:fldCharType="end"/>
            </w:r>
            <w:r w:rsidRPr="004D620F" w:rsidDel="003D0391">
              <w:rPr>
                <w:rFonts w:ascii="Arial" w:hAnsi="Arial" w:cs="Arial"/>
                <w:rPrChange w:id="829" w:author="Locke Liu" w:date="2021-05-24T14:33:00Z">
                  <w:rPr/>
                </w:rPrChange>
              </w:rPr>
              <w:fldChar w:fldCharType="end"/>
            </w:r>
          </w:del>
        </w:p>
        <w:p w14:paraId="762950E4" w14:textId="0B70B144" w:rsidR="00FD100E" w:rsidRPr="004D620F" w:rsidDel="003D0391" w:rsidRDefault="00973311">
          <w:pPr>
            <w:pStyle w:val="TOC2"/>
            <w:rPr>
              <w:del w:id="830" w:author="Locke Liu" w:date="2021-05-24T16:45:00Z"/>
              <w:rFonts w:ascii="Arial" w:eastAsiaTheme="minorEastAsia" w:hAnsi="Arial" w:cs="Arial"/>
              <w:color w:val="auto"/>
              <w:sz w:val="22"/>
              <w:szCs w:val="22"/>
              <w:lang w:eastAsia="zh-CN"/>
              <w:rPrChange w:id="831" w:author="Locke Liu" w:date="2021-05-24T14:33:00Z">
                <w:rPr>
                  <w:del w:id="832" w:author="Locke Liu" w:date="2021-05-24T16:45:00Z"/>
                  <w:rFonts w:asciiTheme="minorHAnsi" w:eastAsiaTheme="minorEastAsia" w:hAnsiTheme="minorHAnsi" w:cstheme="minorBidi"/>
                  <w:color w:val="auto"/>
                  <w:sz w:val="22"/>
                  <w:szCs w:val="22"/>
                  <w:lang w:eastAsia="zh-CN"/>
                </w:rPr>
              </w:rPrChange>
            </w:rPr>
          </w:pPr>
          <w:del w:id="833" w:author="Locke Liu" w:date="2021-05-24T16:45:00Z">
            <w:r w:rsidRPr="004D620F" w:rsidDel="003D0391">
              <w:rPr>
                <w:rFonts w:ascii="Arial" w:hAnsi="Arial" w:cs="Arial"/>
                <w:rPrChange w:id="834" w:author="Locke Liu" w:date="2021-05-24T14:33:00Z">
                  <w:rPr/>
                </w:rPrChange>
              </w:rPr>
              <w:fldChar w:fldCharType="begin"/>
            </w:r>
            <w:r w:rsidRPr="004D620F" w:rsidDel="003D0391">
              <w:rPr>
                <w:rFonts w:ascii="Arial" w:hAnsi="Arial" w:cs="Arial"/>
                <w:rPrChange w:id="835" w:author="Locke Liu" w:date="2021-05-24T14:33:00Z">
                  <w:rPr/>
                </w:rPrChange>
              </w:rPr>
              <w:delInstrText xml:space="preserve"> HYPERLINK \l "_Toc72242423" </w:delInstrText>
            </w:r>
            <w:r w:rsidRPr="004D620F" w:rsidDel="003D0391">
              <w:rPr>
                <w:rFonts w:ascii="Arial" w:hAnsi="Arial" w:cs="Arial"/>
                <w:rPrChange w:id="836" w:author="Locke Liu" w:date="2021-05-24T14:33:00Z">
                  <w:rPr/>
                </w:rPrChange>
              </w:rPr>
              <w:fldChar w:fldCharType="separate"/>
            </w:r>
          </w:del>
          <w:ins w:id="837" w:author="Locke Liu" w:date="2021-05-24T16:45:00Z">
            <w:r w:rsidR="003D0391">
              <w:rPr>
                <w:rFonts w:ascii="Arial" w:hAnsi="Arial" w:cs="Arial"/>
                <w:b/>
                <w:bCs/>
              </w:rPr>
              <w:t>Error! Hyperlink reference not valid.</w:t>
            </w:r>
          </w:ins>
          <w:del w:id="838" w:author="Locke Liu" w:date="2021-05-24T16:45:00Z">
            <w:r w:rsidR="00FD100E" w:rsidRPr="004D620F" w:rsidDel="003D0391">
              <w:rPr>
                <w:rStyle w:val="Hyperlink"/>
                <w:rFonts w:ascii="Arial" w:hAnsi="Arial" w:cs="Arial"/>
                <w:rPrChange w:id="839" w:author="Locke Liu" w:date="2021-05-24T14:33:00Z">
                  <w:rPr>
                    <w:rStyle w:val="Hyperlink"/>
                  </w:rPr>
                </w:rPrChange>
              </w:rPr>
              <w:delText>1.5.7</w:delText>
            </w:r>
            <w:r w:rsidR="00FD100E" w:rsidRPr="004D620F" w:rsidDel="003D0391">
              <w:rPr>
                <w:rFonts w:ascii="Arial" w:eastAsiaTheme="minorEastAsia" w:hAnsi="Arial" w:cs="Arial"/>
                <w:color w:val="auto"/>
                <w:sz w:val="22"/>
                <w:szCs w:val="22"/>
                <w:lang w:eastAsia="zh-CN"/>
                <w:rPrChange w:id="84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841" w:author="Locke Liu" w:date="2021-05-24T14:33:00Z">
                  <w:rPr>
                    <w:rStyle w:val="Hyperlink"/>
                  </w:rPr>
                </w:rPrChange>
              </w:rPr>
              <w:delText>Supportability</w:delText>
            </w:r>
            <w:r w:rsidR="00FD100E" w:rsidRPr="004D620F" w:rsidDel="003D0391">
              <w:rPr>
                <w:rFonts w:ascii="Arial" w:hAnsi="Arial" w:cs="Arial"/>
                <w:webHidden/>
                <w:rPrChange w:id="842" w:author="Locke Liu" w:date="2021-05-24T14:33:00Z">
                  <w:rPr>
                    <w:webHidden/>
                  </w:rPr>
                </w:rPrChange>
              </w:rPr>
              <w:tab/>
            </w:r>
            <w:r w:rsidR="00FD100E" w:rsidRPr="004D620F" w:rsidDel="003D0391">
              <w:rPr>
                <w:rFonts w:ascii="Arial" w:hAnsi="Arial" w:cs="Arial"/>
                <w:webHidden/>
                <w:rPrChange w:id="843" w:author="Locke Liu" w:date="2021-05-24T14:33:00Z">
                  <w:rPr>
                    <w:webHidden/>
                  </w:rPr>
                </w:rPrChange>
              </w:rPr>
              <w:fldChar w:fldCharType="begin"/>
            </w:r>
            <w:r w:rsidR="00FD100E" w:rsidRPr="004D620F" w:rsidDel="003D0391">
              <w:rPr>
                <w:rFonts w:ascii="Arial" w:hAnsi="Arial" w:cs="Arial"/>
                <w:webHidden/>
                <w:rPrChange w:id="844" w:author="Locke Liu" w:date="2021-05-24T14:33:00Z">
                  <w:rPr>
                    <w:webHidden/>
                  </w:rPr>
                </w:rPrChange>
              </w:rPr>
              <w:delInstrText xml:space="preserve"> PAGEREF _Toc72242423 \h </w:delInstrText>
            </w:r>
            <w:r w:rsidR="00FD100E" w:rsidRPr="004D620F" w:rsidDel="003D0391">
              <w:rPr>
                <w:rFonts w:ascii="Arial" w:hAnsi="Arial" w:cs="Arial"/>
                <w:webHidden/>
                <w:rPrChange w:id="845" w:author="Locke Liu" w:date="2021-05-24T14:33:00Z">
                  <w:rPr>
                    <w:rFonts w:ascii="Arial" w:hAnsi="Arial" w:cs="Arial"/>
                    <w:webHidden/>
                  </w:rPr>
                </w:rPrChange>
              </w:rPr>
            </w:r>
            <w:r w:rsidR="00FD100E" w:rsidRPr="004D620F" w:rsidDel="003D0391">
              <w:rPr>
                <w:rFonts w:ascii="Arial" w:hAnsi="Arial" w:cs="Arial"/>
                <w:webHidden/>
                <w:rPrChange w:id="846" w:author="Locke Liu" w:date="2021-05-24T14:33:00Z">
                  <w:rPr>
                    <w:webHidden/>
                  </w:rPr>
                </w:rPrChange>
              </w:rPr>
              <w:fldChar w:fldCharType="separate"/>
            </w:r>
            <w:r w:rsidR="00FD100E" w:rsidRPr="004D620F" w:rsidDel="003D0391">
              <w:rPr>
                <w:rFonts w:ascii="Arial" w:hAnsi="Arial" w:cs="Arial"/>
                <w:webHidden/>
                <w:rPrChange w:id="847" w:author="Locke Liu" w:date="2021-05-24T14:33:00Z">
                  <w:rPr>
                    <w:webHidden/>
                  </w:rPr>
                </w:rPrChange>
              </w:rPr>
              <w:delText>9</w:delText>
            </w:r>
            <w:r w:rsidR="00FD100E" w:rsidRPr="004D620F" w:rsidDel="003D0391">
              <w:rPr>
                <w:rFonts w:ascii="Arial" w:hAnsi="Arial" w:cs="Arial"/>
                <w:webHidden/>
                <w:rPrChange w:id="848" w:author="Locke Liu" w:date="2021-05-24T14:33:00Z">
                  <w:rPr>
                    <w:webHidden/>
                  </w:rPr>
                </w:rPrChange>
              </w:rPr>
              <w:fldChar w:fldCharType="end"/>
            </w:r>
            <w:r w:rsidRPr="004D620F" w:rsidDel="003D0391">
              <w:rPr>
                <w:rFonts w:ascii="Arial" w:hAnsi="Arial" w:cs="Arial"/>
                <w:rPrChange w:id="849" w:author="Locke Liu" w:date="2021-05-24T14:33:00Z">
                  <w:rPr/>
                </w:rPrChange>
              </w:rPr>
              <w:fldChar w:fldCharType="end"/>
            </w:r>
          </w:del>
        </w:p>
        <w:p w14:paraId="2A1126BA" w14:textId="13A14EAF" w:rsidR="00FD100E" w:rsidRPr="004D620F" w:rsidDel="003D0391" w:rsidRDefault="00973311">
          <w:pPr>
            <w:pStyle w:val="TOC2"/>
            <w:rPr>
              <w:del w:id="850" w:author="Locke Liu" w:date="2021-05-24T16:45:00Z"/>
              <w:rFonts w:ascii="Arial" w:eastAsiaTheme="minorEastAsia" w:hAnsi="Arial" w:cs="Arial"/>
              <w:color w:val="auto"/>
              <w:sz w:val="22"/>
              <w:szCs w:val="22"/>
              <w:lang w:eastAsia="zh-CN"/>
              <w:rPrChange w:id="851" w:author="Locke Liu" w:date="2021-05-24T14:33:00Z">
                <w:rPr>
                  <w:del w:id="852" w:author="Locke Liu" w:date="2021-05-24T16:45:00Z"/>
                  <w:rFonts w:asciiTheme="minorHAnsi" w:eastAsiaTheme="minorEastAsia" w:hAnsiTheme="minorHAnsi" w:cstheme="minorBidi"/>
                  <w:color w:val="auto"/>
                  <w:sz w:val="22"/>
                  <w:szCs w:val="22"/>
                  <w:lang w:eastAsia="zh-CN"/>
                </w:rPr>
              </w:rPrChange>
            </w:rPr>
          </w:pPr>
          <w:del w:id="853" w:author="Locke Liu" w:date="2021-05-24T16:45:00Z">
            <w:r w:rsidRPr="004D620F" w:rsidDel="003D0391">
              <w:rPr>
                <w:rFonts w:ascii="Arial" w:hAnsi="Arial" w:cs="Arial"/>
                <w:rPrChange w:id="854" w:author="Locke Liu" w:date="2021-05-24T14:33:00Z">
                  <w:rPr/>
                </w:rPrChange>
              </w:rPr>
              <w:fldChar w:fldCharType="begin"/>
            </w:r>
            <w:r w:rsidRPr="004D620F" w:rsidDel="003D0391">
              <w:rPr>
                <w:rFonts w:ascii="Arial" w:hAnsi="Arial" w:cs="Arial"/>
                <w:rPrChange w:id="855" w:author="Locke Liu" w:date="2021-05-24T14:33:00Z">
                  <w:rPr/>
                </w:rPrChange>
              </w:rPr>
              <w:delInstrText xml:space="preserve"> HYPERLINK \l "_Toc72242424" </w:delInstrText>
            </w:r>
            <w:r w:rsidRPr="004D620F" w:rsidDel="003D0391">
              <w:rPr>
                <w:rFonts w:ascii="Arial" w:hAnsi="Arial" w:cs="Arial"/>
                <w:rPrChange w:id="856" w:author="Locke Liu" w:date="2021-05-24T14:33:00Z">
                  <w:rPr/>
                </w:rPrChange>
              </w:rPr>
              <w:fldChar w:fldCharType="separate"/>
            </w:r>
          </w:del>
          <w:ins w:id="857" w:author="Locke Liu" w:date="2021-05-24T16:45:00Z">
            <w:r w:rsidR="003D0391">
              <w:rPr>
                <w:rFonts w:ascii="Arial" w:hAnsi="Arial" w:cs="Arial"/>
                <w:b/>
                <w:bCs/>
              </w:rPr>
              <w:t>Error! Hyperlink reference not valid.</w:t>
            </w:r>
          </w:ins>
          <w:del w:id="858" w:author="Locke Liu" w:date="2021-05-24T16:45:00Z">
            <w:r w:rsidR="00FD100E" w:rsidRPr="004D620F" w:rsidDel="003D0391">
              <w:rPr>
                <w:rStyle w:val="Hyperlink"/>
                <w:rFonts w:ascii="Arial" w:hAnsi="Arial" w:cs="Arial"/>
                <w:rPrChange w:id="859" w:author="Locke Liu" w:date="2021-05-24T14:33:00Z">
                  <w:rPr>
                    <w:rStyle w:val="Hyperlink"/>
                  </w:rPr>
                </w:rPrChange>
              </w:rPr>
              <w:delText>1.5.8</w:delText>
            </w:r>
            <w:r w:rsidR="00FD100E" w:rsidRPr="004D620F" w:rsidDel="003D0391">
              <w:rPr>
                <w:rFonts w:ascii="Arial" w:eastAsiaTheme="minorEastAsia" w:hAnsi="Arial" w:cs="Arial"/>
                <w:color w:val="auto"/>
                <w:sz w:val="22"/>
                <w:szCs w:val="22"/>
                <w:lang w:eastAsia="zh-CN"/>
                <w:rPrChange w:id="86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861" w:author="Locke Liu" w:date="2021-05-24T14:33:00Z">
                  <w:rPr>
                    <w:rStyle w:val="Hyperlink"/>
                  </w:rPr>
                </w:rPrChange>
              </w:rPr>
              <w:delText>Usability requirements:</w:delText>
            </w:r>
            <w:r w:rsidR="00FD100E" w:rsidRPr="004D620F" w:rsidDel="003D0391">
              <w:rPr>
                <w:rFonts w:ascii="Arial" w:hAnsi="Arial" w:cs="Arial"/>
                <w:webHidden/>
                <w:rPrChange w:id="862" w:author="Locke Liu" w:date="2021-05-24T14:33:00Z">
                  <w:rPr>
                    <w:webHidden/>
                  </w:rPr>
                </w:rPrChange>
              </w:rPr>
              <w:tab/>
            </w:r>
            <w:r w:rsidR="00FD100E" w:rsidRPr="004D620F" w:rsidDel="003D0391">
              <w:rPr>
                <w:rFonts w:ascii="Arial" w:hAnsi="Arial" w:cs="Arial"/>
                <w:webHidden/>
                <w:rPrChange w:id="863" w:author="Locke Liu" w:date="2021-05-24T14:33:00Z">
                  <w:rPr>
                    <w:webHidden/>
                  </w:rPr>
                </w:rPrChange>
              </w:rPr>
              <w:fldChar w:fldCharType="begin"/>
            </w:r>
            <w:r w:rsidR="00FD100E" w:rsidRPr="004D620F" w:rsidDel="003D0391">
              <w:rPr>
                <w:rFonts w:ascii="Arial" w:hAnsi="Arial" w:cs="Arial"/>
                <w:webHidden/>
                <w:rPrChange w:id="864" w:author="Locke Liu" w:date="2021-05-24T14:33:00Z">
                  <w:rPr>
                    <w:webHidden/>
                  </w:rPr>
                </w:rPrChange>
              </w:rPr>
              <w:delInstrText xml:space="preserve"> PAGEREF _Toc72242424 \h </w:delInstrText>
            </w:r>
            <w:r w:rsidR="00FD100E" w:rsidRPr="004D620F" w:rsidDel="003D0391">
              <w:rPr>
                <w:rFonts w:ascii="Arial" w:hAnsi="Arial" w:cs="Arial"/>
                <w:webHidden/>
                <w:rPrChange w:id="865" w:author="Locke Liu" w:date="2021-05-24T14:33:00Z">
                  <w:rPr>
                    <w:rFonts w:ascii="Arial" w:hAnsi="Arial" w:cs="Arial"/>
                    <w:webHidden/>
                  </w:rPr>
                </w:rPrChange>
              </w:rPr>
            </w:r>
            <w:r w:rsidR="00FD100E" w:rsidRPr="004D620F" w:rsidDel="003D0391">
              <w:rPr>
                <w:rFonts w:ascii="Arial" w:hAnsi="Arial" w:cs="Arial"/>
                <w:webHidden/>
                <w:rPrChange w:id="866" w:author="Locke Liu" w:date="2021-05-24T14:33:00Z">
                  <w:rPr>
                    <w:webHidden/>
                  </w:rPr>
                </w:rPrChange>
              </w:rPr>
              <w:fldChar w:fldCharType="separate"/>
            </w:r>
            <w:r w:rsidR="00FD100E" w:rsidRPr="004D620F" w:rsidDel="003D0391">
              <w:rPr>
                <w:rFonts w:ascii="Arial" w:hAnsi="Arial" w:cs="Arial"/>
                <w:webHidden/>
                <w:rPrChange w:id="867" w:author="Locke Liu" w:date="2021-05-24T14:33:00Z">
                  <w:rPr>
                    <w:webHidden/>
                  </w:rPr>
                </w:rPrChange>
              </w:rPr>
              <w:delText>10</w:delText>
            </w:r>
            <w:r w:rsidR="00FD100E" w:rsidRPr="004D620F" w:rsidDel="003D0391">
              <w:rPr>
                <w:rFonts w:ascii="Arial" w:hAnsi="Arial" w:cs="Arial"/>
                <w:webHidden/>
                <w:rPrChange w:id="868" w:author="Locke Liu" w:date="2021-05-24T14:33:00Z">
                  <w:rPr>
                    <w:webHidden/>
                  </w:rPr>
                </w:rPrChange>
              </w:rPr>
              <w:fldChar w:fldCharType="end"/>
            </w:r>
            <w:r w:rsidRPr="004D620F" w:rsidDel="003D0391">
              <w:rPr>
                <w:rFonts w:ascii="Arial" w:hAnsi="Arial" w:cs="Arial"/>
                <w:rPrChange w:id="869" w:author="Locke Liu" w:date="2021-05-24T14:33:00Z">
                  <w:rPr/>
                </w:rPrChange>
              </w:rPr>
              <w:fldChar w:fldCharType="end"/>
            </w:r>
          </w:del>
        </w:p>
        <w:p w14:paraId="6F07769F" w14:textId="72E4CCA6" w:rsidR="00FD100E" w:rsidRPr="004D620F" w:rsidDel="003D0391" w:rsidRDefault="00973311">
          <w:pPr>
            <w:pStyle w:val="TOC1"/>
            <w:rPr>
              <w:del w:id="870" w:author="Locke Liu" w:date="2021-05-24T16:45:00Z"/>
              <w:rFonts w:ascii="Arial" w:eastAsiaTheme="minorEastAsia" w:hAnsi="Arial" w:cs="Arial"/>
              <w:noProof/>
              <w:color w:val="auto"/>
              <w:sz w:val="22"/>
              <w:szCs w:val="22"/>
              <w:lang w:eastAsia="zh-CN"/>
              <w:rPrChange w:id="871" w:author="Locke Liu" w:date="2021-05-24T14:33:00Z">
                <w:rPr>
                  <w:del w:id="872" w:author="Locke Liu" w:date="2021-05-24T16:45:00Z"/>
                  <w:rFonts w:asciiTheme="minorHAnsi" w:eastAsiaTheme="minorEastAsia" w:hAnsiTheme="minorHAnsi" w:cstheme="minorBidi"/>
                  <w:noProof/>
                  <w:color w:val="auto"/>
                  <w:sz w:val="22"/>
                  <w:szCs w:val="22"/>
                  <w:lang w:eastAsia="zh-CN"/>
                </w:rPr>
              </w:rPrChange>
            </w:rPr>
          </w:pPr>
          <w:del w:id="873" w:author="Locke Liu" w:date="2021-05-24T16:45:00Z">
            <w:r w:rsidRPr="004D620F" w:rsidDel="003D0391">
              <w:rPr>
                <w:rFonts w:ascii="Arial" w:hAnsi="Arial" w:cs="Arial"/>
                <w:noProof/>
                <w:rPrChange w:id="874" w:author="Locke Liu" w:date="2021-05-24T14:33:00Z">
                  <w:rPr/>
                </w:rPrChange>
              </w:rPr>
              <w:fldChar w:fldCharType="begin"/>
            </w:r>
            <w:r w:rsidRPr="004D620F" w:rsidDel="003D0391">
              <w:rPr>
                <w:rFonts w:ascii="Arial" w:hAnsi="Arial" w:cs="Arial"/>
                <w:noProof/>
                <w:rPrChange w:id="875" w:author="Locke Liu" w:date="2021-05-24T14:33:00Z">
                  <w:rPr/>
                </w:rPrChange>
              </w:rPr>
              <w:delInstrText xml:space="preserve"> HYPERLINK \l "_Toc72242425" </w:delInstrText>
            </w:r>
            <w:r w:rsidRPr="004D620F" w:rsidDel="003D0391">
              <w:rPr>
                <w:rFonts w:ascii="Arial" w:hAnsi="Arial" w:cs="Arial"/>
                <w:noProof/>
                <w:rPrChange w:id="876" w:author="Locke Liu" w:date="2021-05-24T14:33:00Z">
                  <w:rPr>
                    <w:noProof/>
                  </w:rPr>
                </w:rPrChange>
              </w:rPr>
              <w:fldChar w:fldCharType="separate"/>
            </w:r>
          </w:del>
          <w:ins w:id="877" w:author="Locke Liu" w:date="2021-05-24T16:45:00Z">
            <w:r w:rsidR="003D0391">
              <w:rPr>
                <w:rFonts w:ascii="Arial" w:hAnsi="Arial" w:cs="Arial"/>
                <w:b/>
                <w:bCs/>
                <w:noProof/>
              </w:rPr>
              <w:t>Error! Hyperlink reference not valid.</w:t>
            </w:r>
          </w:ins>
          <w:del w:id="878" w:author="Locke Liu" w:date="2021-05-24T16:45:00Z">
            <w:r w:rsidR="00FD100E" w:rsidRPr="004D620F" w:rsidDel="003D0391">
              <w:rPr>
                <w:rStyle w:val="Hyperlink"/>
                <w:rFonts w:ascii="Arial" w:hAnsi="Arial" w:cs="Arial"/>
                <w:noProof/>
                <w:rPrChange w:id="879" w:author="Locke Liu" w:date="2021-05-24T14:33:00Z">
                  <w:rPr>
                    <w:rStyle w:val="Hyperlink"/>
                    <w:noProof/>
                  </w:rPr>
                </w:rPrChange>
              </w:rPr>
              <w:delText>2 -</w:delText>
            </w:r>
            <w:r w:rsidR="00FD100E" w:rsidRPr="004D620F" w:rsidDel="003D0391">
              <w:rPr>
                <w:rFonts w:ascii="Arial" w:eastAsiaTheme="minorEastAsia" w:hAnsi="Arial" w:cs="Arial"/>
                <w:noProof/>
                <w:color w:val="auto"/>
                <w:sz w:val="22"/>
                <w:szCs w:val="22"/>
                <w:lang w:eastAsia="zh-CN"/>
                <w:rPrChange w:id="88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881" w:author="Locke Liu" w:date="2021-05-24T14:33:00Z">
                  <w:rPr>
                    <w:rStyle w:val="Hyperlink"/>
                    <w:noProof/>
                  </w:rPr>
                </w:rPrChange>
              </w:rPr>
              <w:delText>System Context Diagram</w:delText>
            </w:r>
            <w:r w:rsidR="00FD100E" w:rsidRPr="004D620F" w:rsidDel="003D0391">
              <w:rPr>
                <w:rFonts w:ascii="Arial" w:hAnsi="Arial" w:cs="Arial"/>
                <w:noProof/>
                <w:webHidden/>
                <w:rPrChange w:id="882" w:author="Locke Liu" w:date="2021-05-24T14:33:00Z">
                  <w:rPr>
                    <w:noProof/>
                    <w:webHidden/>
                  </w:rPr>
                </w:rPrChange>
              </w:rPr>
              <w:tab/>
            </w:r>
            <w:r w:rsidR="00FD100E" w:rsidRPr="004D620F" w:rsidDel="003D0391">
              <w:rPr>
                <w:rFonts w:ascii="Arial" w:hAnsi="Arial" w:cs="Arial"/>
                <w:noProof/>
                <w:webHidden/>
                <w:rPrChange w:id="883" w:author="Locke Liu" w:date="2021-05-24T14:33:00Z">
                  <w:rPr>
                    <w:noProof/>
                    <w:webHidden/>
                  </w:rPr>
                </w:rPrChange>
              </w:rPr>
              <w:fldChar w:fldCharType="begin"/>
            </w:r>
            <w:r w:rsidR="00FD100E" w:rsidRPr="004D620F" w:rsidDel="003D0391">
              <w:rPr>
                <w:rFonts w:ascii="Arial" w:hAnsi="Arial" w:cs="Arial"/>
                <w:noProof/>
                <w:webHidden/>
                <w:rPrChange w:id="884" w:author="Locke Liu" w:date="2021-05-24T14:33:00Z">
                  <w:rPr>
                    <w:noProof/>
                    <w:webHidden/>
                  </w:rPr>
                </w:rPrChange>
              </w:rPr>
              <w:delInstrText xml:space="preserve"> PAGEREF _Toc72242425 \h </w:delInstrText>
            </w:r>
            <w:r w:rsidR="00FD100E" w:rsidRPr="004D620F" w:rsidDel="003D0391">
              <w:rPr>
                <w:rFonts w:ascii="Arial" w:hAnsi="Arial" w:cs="Arial"/>
                <w:noProof/>
                <w:webHidden/>
                <w:rPrChange w:id="885" w:author="Locke Liu" w:date="2021-05-24T14:33:00Z">
                  <w:rPr>
                    <w:rFonts w:ascii="Arial" w:hAnsi="Arial" w:cs="Arial"/>
                    <w:noProof/>
                    <w:webHidden/>
                  </w:rPr>
                </w:rPrChange>
              </w:rPr>
            </w:r>
            <w:r w:rsidR="00FD100E" w:rsidRPr="004D620F" w:rsidDel="003D0391">
              <w:rPr>
                <w:rFonts w:ascii="Arial" w:hAnsi="Arial" w:cs="Arial"/>
                <w:noProof/>
                <w:webHidden/>
                <w:rPrChange w:id="886" w:author="Locke Liu" w:date="2021-05-24T14:33:00Z">
                  <w:rPr>
                    <w:noProof/>
                    <w:webHidden/>
                  </w:rPr>
                </w:rPrChange>
              </w:rPr>
              <w:fldChar w:fldCharType="separate"/>
            </w:r>
            <w:r w:rsidR="00FD100E" w:rsidRPr="004D620F" w:rsidDel="003D0391">
              <w:rPr>
                <w:rFonts w:ascii="Arial" w:hAnsi="Arial" w:cs="Arial"/>
                <w:noProof/>
                <w:webHidden/>
                <w:rPrChange w:id="887" w:author="Locke Liu" w:date="2021-05-24T14:33:00Z">
                  <w:rPr>
                    <w:noProof/>
                    <w:webHidden/>
                  </w:rPr>
                </w:rPrChange>
              </w:rPr>
              <w:delText>11</w:delText>
            </w:r>
            <w:r w:rsidR="00FD100E" w:rsidRPr="004D620F" w:rsidDel="003D0391">
              <w:rPr>
                <w:rFonts w:ascii="Arial" w:hAnsi="Arial" w:cs="Arial"/>
                <w:noProof/>
                <w:webHidden/>
                <w:rPrChange w:id="888" w:author="Locke Liu" w:date="2021-05-24T14:33:00Z">
                  <w:rPr>
                    <w:noProof/>
                    <w:webHidden/>
                  </w:rPr>
                </w:rPrChange>
              </w:rPr>
              <w:fldChar w:fldCharType="end"/>
            </w:r>
            <w:r w:rsidRPr="004D620F" w:rsidDel="003D0391">
              <w:rPr>
                <w:rFonts w:ascii="Arial" w:hAnsi="Arial" w:cs="Arial"/>
                <w:noProof/>
                <w:rPrChange w:id="889" w:author="Locke Liu" w:date="2021-05-24T14:33:00Z">
                  <w:rPr>
                    <w:noProof/>
                  </w:rPr>
                </w:rPrChange>
              </w:rPr>
              <w:fldChar w:fldCharType="end"/>
            </w:r>
          </w:del>
        </w:p>
        <w:p w14:paraId="0C5EB5CA" w14:textId="69E76A0B" w:rsidR="00FD100E" w:rsidRPr="004D620F" w:rsidDel="003D0391" w:rsidRDefault="00973311">
          <w:pPr>
            <w:pStyle w:val="TOC1"/>
            <w:rPr>
              <w:del w:id="890" w:author="Locke Liu" w:date="2021-05-24T16:45:00Z"/>
              <w:rFonts w:ascii="Arial" w:eastAsiaTheme="minorEastAsia" w:hAnsi="Arial" w:cs="Arial"/>
              <w:noProof/>
              <w:color w:val="auto"/>
              <w:sz w:val="22"/>
              <w:szCs w:val="22"/>
              <w:lang w:eastAsia="zh-CN"/>
              <w:rPrChange w:id="891" w:author="Locke Liu" w:date="2021-05-24T14:33:00Z">
                <w:rPr>
                  <w:del w:id="892" w:author="Locke Liu" w:date="2021-05-24T16:45:00Z"/>
                  <w:rFonts w:asciiTheme="minorHAnsi" w:eastAsiaTheme="minorEastAsia" w:hAnsiTheme="minorHAnsi" w:cstheme="minorBidi"/>
                  <w:noProof/>
                  <w:color w:val="auto"/>
                  <w:sz w:val="22"/>
                  <w:szCs w:val="22"/>
                  <w:lang w:eastAsia="zh-CN"/>
                </w:rPr>
              </w:rPrChange>
            </w:rPr>
          </w:pPr>
          <w:del w:id="893" w:author="Locke Liu" w:date="2021-05-24T16:45:00Z">
            <w:r w:rsidRPr="004D620F" w:rsidDel="003D0391">
              <w:rPr>
                <w:rFonts w:ascii="Arial" w:hAnsi="Arial" w:cs="Arial"/>
                <w:noProof/>
                <w:rPrChange w:id="894" w:author="Locke Liu" w:date="2021-05-24T14:33:00Z">
                  <w:rPr/>
                </w:rPrChange>
              </w:rPr>
              <w:fldChar w:fldCharType="begin"/>
            </w:r>
            <w:r w:rsidRPr="004D620F" w:rsidDel="003D0391">
              <w:rPr>
                <w:rFonts w:ascii="Arial" w:hAnsi="Arial" w:cs="Arial"/>
                <w:noProof/>
                <w:rPrChange w:id="895" w:author="Locke Liu" w:date="2021-05-24T14:33:00Z">
                  <w:rPr/>
                </w:rPrChange>
              </w:rPr>
              <w:delInstrText xml:space="preserve"> HYPERLINK \l "_Toc72242426" </w:delInstrText>
            </w:r>
            <w:r w:rsidRPr="004D620F" w:rsidDel="003D0391">
              <w:rPr>
                <w:rFonts w:ascii="Arial" w:hAnsi="Arial" w:cs="Arial"/>
                <w:noProof/>
                <w:rPrChange w:id="896" w:author="Locke Liu" w:date="2021-05-24T14:33:00Z">
                  <w:rPr>
                    <w:noProof/>
                  </w:rPr>
                </w:rPrChange>
              </w:rPr>
              <w:fldChar w:fldCharType="separate"/>
            </w:r>
          </w:del>
          <w:ins w:id="897" w:author="Locke Liu" w:date="2021-05-24T16:45:00Z">
            <w:r w:rsidR="003D0391">
              <w:rPr>
                <w:rFonts w:ascii="Arial" w:hAnsi="Arial" w:cs="Arial"/>
                <w:b/>
                <w:bCs/>
                <w:noProof/>
              </w:rPr>
              <w:t>Error! Hyperlink reference not valid.</w:t>
            </w:r>
          </w:ins>
          <w:del w:id="898" w:author="Locke Liu" w:date="2021-05-24T16:45:00Z">
            <w:r w:rsidR="00FD100E" w:rsidRPr="004D620F" w:rsidDel="003D0391">
              <w:rPr>
                <w:rStyle w:val="Hyperlink"/>
                <w:rFonts w:ascii="Arial" w:hAnsi="Arial" w:cs="Arial"/>
                <w:noProof/>
                <w:rPrChange w:id="899" w:author="Locke Liu" w:date="2021-05-24T14:33:00Z">
                  <w:rPr>
                    <w:rStyle w:val="Hyperlink"/>
                    <w:noProof/>
                  </w:rPr>
                </w:rPrChange>
              </w:rPr>
              <w:delText>3 -</w:delText>
            </w:r>
            <w:r w:rsidR="00FD100E" w:rsidRPr="004D620F" w:rsidDel="003D0391">
              <w:rPr>
                <w:rFonts w:ascii="Arial" w:eastAsiaTheme="minorEastAsia" w:hAnsi="Arial" w:cs="Arial"/>
                <w:noProof/>
                <w:color w:val="auto"/>
                <w:sz w:val="22"/>
                <w:szCs w:val="22"/>
                <w:lang w:eastAsia="zh-CN"/>
                <w:rPrChange w:id="90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901" w:author="Locke Liu" w:date="2021-05-24T14:33:00Z">
                  <w:rPr>
                    <w:rStyle w:val="Hyperlink"/>
                    <w:noProof/>
                  </w:rPr>
                </w:rPrChange>
              </w:rPr>
              <w:delText>Infrastructure Architecture Overview</w:delText>
            </w:r>
            <w:r w:rsidR="00FD100E" w:rsidRPr="004D620F" w:rsidDel="003D0391">
              <w:rPr>
                <w:rFonts w:ascii="Arial" w:hAnsi="Arial" w:cs="Arial"/>
                <w:noProof/>
                <w:webHidden/>
                <w:rPrChange w:id="902" w:author="Locke Liu" w:date="2021-05-24T14:33:00Z">
                  <w:rPr>
                    <w:noProof/>
                    <w:webHidden/>
                  </w:rPr>
                </w:rPrChange>
              </w:rPr>
              <w:tab/>
            </w:r>
            <w:r w:rsidR="00FD100E" w:rsidRPr="004D620F" w:rsidDel="003D0391">
              <w:rPr>
                <w:rFonts w:ascii="Arial" w:hAnsi="Arial" w:cs="Arial"/>
                <w:noProof/>
                <w:webHidden/>
                <w:rPrChange w:id="903" w:author="Locke Liu" w:date="2021-05-24T14:33:00Z">
                  <w:rPr>
                    <w:noProof/>
                    <w:webHidden/>
                  </w:rPr>
                </w:rPrChange>
              </w:rPr>
              <w:fldChar w:fldCharType="begin"/>
            </w:r>
            <w:r w:rsidR="00FD100E" w:rsidRPr="004D620F" w:rsidDel="003D0391">
              <w:rPr>
                <w:rFonts w:ascii="Arial" w:hAnsi="Arial" w:cs="Arial"/>
                <w:noProof/>
                <w:webHidden/>
                <w:rPrChange w:id="904" w:author="Locke Liu" w:date="2021-05-24T14:33:00Z">
                  <w:rPr>
                    <w:noProof/>
                    <w:webHidden/>
                  </w:rPr>
                </w:rPrChange>
              </w:rPr>
              <w:delInstrText xml:space="preserve"> PAGEREF _Toc72242426 \h </w:delInstrText>
            </w:r>
            <w:r w:rsidR="00FD100E" w:rsidRPr="004D620F" w:rsidDel="003D0391">
              <w:rPr>
                <w:rFonts w:ascii="Arial" w:hAnsi="Arial" w:cs="Arial"/>
                <w:noProof/>
                <w:webHidden/>
                <w:rPrChange w:id="905" w:author="Locke Liu" w:date="2021-05-24T14:33:00Z">
                  <w:rPr>
                    <w:rFonts w:ascii="Arial" w:hAnsi="Arial" w:cs="Arial"/>
                    <w:noProof/>
                    <w:webHidden/>
                  </w:rPr>
                </w:rPrChange>
              </w:rPr>
            </w:r>
            <w:r w:rsidR="00FD100E" w:rsidRPr="004D620F" w:rsidDel="003D0391">
              <w:rPr>
                <w:rFonts w:ascii="Arial" w:hAnsi="Arial" w:cs="Arial"/>
                <w:noProof/>
                <w:webHidden/>
                <w:rPrChange w:id="906" w:author="Locke Liu" w:date="2021-05-24T14:33:00Z">
                  <w:rPr>
                    <w:noProof/>
                    <w:webHidden/>
                  </w:rPr>
                </w:rPrChange>
              </w:rPr>
              <w:fldChar w:fldCharType="separate"/>
            </w:r>
            <w:r w:rsidR="00FD100E" w:rsidRPr="004D620F" w:rsidDel="003D0391">
              <w:rPr>
                <w:rFonts w:ascii="Arial" w:hAnsi="Arial" w:cs="Arial"/>
                <w:noProof/>
                <w:webHidden/>
                <w:rPrChange w:id="907" w:author="Locke Liu" w:date="2021-05-24T14:33:00Z">
                  <w:rPr>
                    <w:noProof/>
                    <w:webHidden/>
                  </w:rPr>
                </w:rPrChange>
              </w:rPr>
              <w:delText>13</w:delText>
            </w:r>
            <w:r w:rsidR="00FD100E" w:rsidRPr="004D620F" w:rsidDel="003D0391">
              <w:rPr>
                <w:rFonts w:ascii="Arial" w:hAnsi="Arial" w:cs="Arial"/>
                <w:noProof/>
                <w:webHidden/>
                <w:rPrChange w:id="908" w:author="Locke Liu" w:date="2021-05-24T14:33:00Z">
                  <w:rPr>
                    <w:noProof/>
                    <w:webHidden/>
                  </w:rPr>
                </w:rPrChange>
              </w:rPr>
              <w:fldChar w:fldCharType="end"/>
            </w:r>
            <w:r w:rsidRPr="004D620F" w:rsidDel="003D0391">
              <w:rPr>
                <w:rFonts w:ascii="Arial" w:hAnsi="Arial" w:cs="Arial"/>
                <w:noProof/>
                <w:rPrChange w:id="909" w:author="Locke Liu" w:date="2021-05-24T14:33:00Z">
                  <w:rPr>
                    <w:noProof/>
                  </w:rPr>
                </w:rPrChange>
              </w:rPr>
              <w:fldChar w:fldCharType="end"/>
            </w:r>
          </w:del>
        </w:p>
        <w:p w14:paraId="2870BBF5" w14:textId="2E41C944" w:rsidR="00FD100E" w:rsidRPr="004D620F" w:rsidDel="003D0391" w:rsidRDefault="00973311">
          <w:pPr>
            <w:pStyle w:val="TOC2"/>
            <w:rPr>
              <w:del w:id="910" w:author="Locke Liu" w:date="2021-05-24T16:45:00Z"/>
              <w:rFonts w:ascii="Arial" w:eastAsiaTheme="minorEastAsia" w:hAnsi="Arial" w:cs="Arial"/>
              <w:color w:val="auto"/>
              <w:sz w:val="22"/>
              <w:szCs w:val="22"/>
              <w:lang w:eastAsia="zh-CN"/>
              <w:rPrChange w:id="911" w:author="Locke Liu" w:date="2021-05-24T14:33:00Z">
                <w:rPr>
                  <w:del w:id="912" w:author="Locke Liu" w:date="2021-05-24T16:45:00Z"/>
                  <w:rFonts w:asciiTheme="minorHAnsi" w:eastAsiaTheme="minorEastAsia" w:hAnsiTheme="minorHAnsi" w:cstheme="minorBidi"/>
                  <w:color w:val="auto"/>
                  <w:sz w:val="22"/>
                  <w:szCs w:val="22"/>
                  <w:lang w:eastAsia="zh-CN"/>
                </w:rPr>
              </w:rPrChange>
            </w:rPr>
          </w:pPr>
          <w:del w:id="913" w:author="Locke Liu" w:date="2021-05-24T16:45:00Z">
            <w:r w:rsidRPr="004D620F" w:rsidDel="003D0391">
              <w:rPr>
                <w:rFonts w:ascii="Arial" w:hAnsi="Arial" w:cs="Arial"/>
                <w:rPrChange w:id="914" w:author="Locke Liu" w:date="2021-05-24T14:33:00Z">
                  <w:rPr/>
                </w:rPrChange>
              </w:rPr>
              <w:fldChar w:fldCharType="begin"/>
            </w:r>
            <w:r w:rsidRPr="004D620F" w:rsidDel="003D0391">
              <w:rPr>
                <w:rFonts w:ascii="Arial" w:hAnsi="Arial" w:cs="Arial"/>
                <w:rPrChange w:id="915" w:author="Locke Liu" w:date="2021-05-24T14:33:00Z">
                  <w:rPr/>
                </w:rPrChange>
              </w:rPr>
              <w:delInstrText xml:space="preserve"> HYPERLINK \l "_Toc72242427" </w:delInstrText>
            </w:r>
            <w:r w:rsidRPr="004D620F" w:rsidDel="003D0391">
              <w:rPr>
                <w:rFonts w:ascii="Arial" w:hAnsi="Arial" w:cs="Arial"/>
                <w:rPrChange w:id="916" w:author="Locke Liu" w:date="2021-05-24T14:33:00Z">
                  <w:rPr/>
                </w:rPrChange>
              </w:rPr>
              <w:fldChar w:fldCharType="separate"/>
            </w:r>
          </w:del>
          <w:ins w:id="917" w:author="Locke Liu" w:date="2021-05-24T16:45:00Z">
            <w:r w:rsidR="003D0391">
              <w:rPr>
                <w:rFonts w:ascii="Arial" w:hAnsi="Arial" w:cs="Arial"/>
                <w:b/>
                <w:bCs/>
              </w:rPr>
              <w:t>Error! Hyperlink reference not valid.</w:t>
            </w:r>
          </w:ins>
          <w:del w:id="918" w:author="Locke Liu" w:date="2021-05-24T16:45:00Z">
            <w:r w:rsidR="00FD100E" w:rsidRPr="004D620F" w:rsidDel="003D0391">
              <w:rPr>
                <w:rStyle w:val="Hyperlink"/>
                <w:rFonts w:ascii="Arial" w:hAnsi="Arial" w:cs="Arial"/>
                <w:rPrChange w:id="919" w:author="Locke Liu" w:date="2021-05-24T14:33:00Z">
                  <w:rPr>
                    <w:rStyle w:val="Hyperlink"/>
                  </w:rPr>
                </w:rPrChange>
              </w:rPr>
              <w:delText>3.1 -</w:delText>
            </w:r>
            <w:r w:rsidR="00FD100E" w:rsidRPr="004D620F" w:rsidDel="003D0391">
              <w:rPr>
                <w:rFonts w:ascii="Arial" w:eastAsiaTheme="minorEastAsia" w:hAnsi="Arial" w:cs="Arial"/>
                <w:color w:val="auto"/>
                <w:sz w:val="22"/>
                <w:szCs w:val="22"/>
                <w:lang w:eastAsia="zh-CN"/>
                <w:rPrChange w:id="92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921" w:author="Locke Liu" w:date="2021-05-24T14:33:00Z">
                  <w:rPr>
                    <w:rStyle w:val="Hyperlink"/>
                  </w:rPr>
                </w:rPrChange>
              </w:rPr>
              <w:delText>Architecture Overview Diagram</w:delText>
            </w:r>
            <w:r w:rsidR="00FD100E" w:rsidRPr="004D620F" w:rsidDel="003D0391">
              <w:rPr>
                <w:rFonts w:ascii="Arial" w:hAnsi="Arial" w:cs="Arial"/>
                <w:webHidden/>
                <w:rPrChange w:id="922" w:author="Locke Liu" w:date="2021-05-24T14:33:00Z">
                  <w:rPr>
                    <w:webHidden/>
                  </w:rPr>
                </w:rPrChange>
              </w:rPr>
              <w:tab/>
            </w:r>
            <w:r w:rsidR="00FD100E" w:rsidRPr="004D620F" w:rsidDel="003D0391">
              <w:rPr>
                <w:rFonts w:ascii="Arial" w:hAnsi="Arial" w:cs="Arial"/>
                <w:webHidden/>
                <w:rPrChange w:id="923" w:author="Locke Liu" w:date="2021-05-24T14:33:00Z">
                  <w:rPr>
                    <w:webHidden/>
                  </w:rPr>
                </w:rPrChange>
              </w:rPr>
              <w:fldChar w:fldCharType="begin"/>
            </w:r>
            <w:r w:rsidR="00FD100E" w:rsidRPr="004D620F" w:rsidDel="003D0391">
              <w:rPr>
                <w:rFonts w:ascii="Arial" w:hAnsi="Arial" w:cs="Arial"/>
                <w:webHidden/>
                <w:rPrChange w:id="924" w:author="Locke Liu" w:date="2021-05-24T14:33:00Z">
                  <w:rPr>
                    <w:webHidden/>
                  </w:rPr>
                </w:rPrChange>
              </w:rPr>
              <w:delInstrText xml:space="preserve"> PAGEREF _Toc72242427 \h </w:delInstrText>
            </w:r>
            <w:r w:rsidR="00FD100E" w:rsidRPr="004D620F" w:rsidDel="003D0391">
              <w:rPr>
                <w:rFonts w:ascii="Arial" w:hAnsi="Arial" w:cs="Arial"/>
                <w:webHidden/>
                <w:rPrChange w:id="925" w:author="Locke Liu" w:date="2021-05-24T14:33:00Z">
                  <w:rPr>
                    <w:rFonts w:ascii="Arial" w:hAnsi="Arial" w:cs="Arial"/>
                    <w:webHidden/>
                  </w:rPr>
                </w:rPrChange>
              </w:rPr>
            </w:r>
            <w:r w:rsidR="00FD100E" w:rsidRPr="004D620F" w:rsidDel="003D0391">
              <w:rPr>
                <w:rFonts w:ascii="Arial" w:hAnsi="Arial" w:cs="Arial"/>
                <w:webHidden/>
                <w:rPrChange w:id="926" w:author="Locke Liu" w:date="2021-05-24T14:33:00Z">
                  <w:rPr>
                    <w:webHidden/>
                  </w:rPr>
                </w:rPrChange>
              </w:rPr>
              <w:fldChar w:fldCharType="separate"/>
            </w:r>
            <w:r w:rsidR="00FD100E" w:rsidRPr="004D620F" w:rsidDel="003D0391">
              <w:rPr>
                <w:rFonts w:ascii="Arial" w:hAnsi="Arial" w:cs="Arial"/>
                <w:webHidden/>
                <w:rPrChange w:id="927" w:author="Locke Liu" w:date="2021-05-24T14:33:00Z">
                  <w:rPr>
                    <w:webHidden/>
                  </w:rPr>
                </w:rPrChange>
              </w:rPr>
              <w:delText>13</w:delText>
            </w:r>
            <w:r w:rsidR="00FD100E" w:rsidRPr="004D620F" w:rsidDel="003D0391">
              <w:rPr>
                <w:rFonts w:ascii="Arial" w:hAnsi="Arial" w:cs="Arial"/>
                <w:webHidden/>
                <w:rPrChange w:id="928" w:author="Locke Liu" w:date="2021-05-24T14:33:00Z">
                  <w:rPr>
                    <w:webHidden/>
                  </w:rPr>
                </w:rPrChange>
              </w:rPr>
              <w:fldChar w:fldCharType="end"/>
            </w:r>
            <w:r w:rsidRPr="004D620F" w:rsidDel="003D0391">
              <w:rPr>
                <w:rFonts w:ascii="Arial" w:hAnsi="Arial" w:cs="Arial"/>
                <w:rPrChange w:id="929" w:author="Locke Liu" w:date="2021-05-24T14:33:00Z">
                  <w:rPr/>
                </w:rPrChange>
              </w:rPr>
              <w:fldChar w:fldCharType="end"/>
            </w:r>
          </w:del>
        </w:p>
        <w:p w14:paraId="07E77AFA" w14:textId="36A968F2" w:rsidR="00FD100E" w:rsidRPr="004D620F" w:rsidDel="003D0391" w:rsidRDefault="00973311">
          <w:pPr>
            <w:pStyle w:val="TOC3"/>
            <w:rPr>
              <w:del w:id="930" w:author="Locke Liu" w:date="2021-05-24T16:45:00Z"/>
              <w:rFonts w:ascii="Arial" w:eastAsiaTheme="minorEastAsia" w:hAnsi="Arial" w:cs="Arial"/>
              <w:noProof/>
              <w:color w:val="auto"/>
              <w:sz w:val="22"/>
              <w:szCs w:val="22"/>
              <w:lang w:eastAsia="zh-CN"/>
              <w:rPrChange w:id="931" w:author="Locke Liu" w:date="2021-05-24T14:33:00Z">
                <w:rPr>
                  <w:del w:id="932" w:author="Locke Liu" w:date="2021-05-24T16:45:00Z"/>
                  <w:rFonts w:asciiTheme="minorHAnsi" w:eastAsiaTheme="minorEastAsia" w:hAnsiTheme="minorHAnsi" w:cstheme="minorBidi"/>
                  <w:noProof/>
                  <w:color w:val="auto"/>
                  <w:sz w:val="22"/>
                  <w:szCs w:val="22"/>
                  <w:lang w:eastAsia="zh-CN"/>
                </w:rPr>
              </w:rPrChange>
            </w:rPr>
          </w:pPr>
          <w:del w:id="933" w:author="Locke Liu" w:date="2021-05-24T16:45:00Z">
            <w:r w:rsidRPr="004D620F" w:rsidDel="003D0391">
              <w:rPr>
                <w:rFonts w:ascii="Arial" w:hAnsi="Arial" w:cs="Arial"/>
                <w:noProof/>
                <w:rPrChange w:id="934" w:author="Locke Liu" w:date="2021-05-24T14:33:00Z">
                  <w:rPr/>
                </w:rPrChange>
              </w:rPr>
              <w:fldChar w:fldCharType="begin"/>
            </w:r>
            <w:r w:rsidRPr="004D620F" w:rsidDel="003D0391">
              <w:rPr>
                <w:rFonts w:ascii="Arial" w:hAnsi="Arial" w:cs="Arial"/>
                <w:noProof/>
                <w:rPrChange w:id="935" w:author="Locke Liu" w:date="2021-05-24T14:33:00Z">
                  <w:rPr/>
                </w:rPrChange>
              </w:rPr>
              <w:delInstrText xml:space="preserve"> HYPERLINK \l "_Toc72242428" </w:delInstrText>
            </w:r>
            <w:r w:rsidRPr="004D620F" w:rsidDel="003D0391">
              <w:rPr>
                <w:rFonts w:ascii="Arial" w:hAnsi="Arial" w:cs="Arial"/>
                <w:noProof/>
                <w:rPrChange w:id="936" w:author="Locke Liu" w:date="2021-05-24T14:33:00Z">
                  <w:rPr>
                    <w:noProof/>
                  </w:rPr>
                </w:rPrChange>
              </w:rPr>
              <w:fldChar w:fldCharType="separate"/>
            </w:r>
          </w:del>
          <w:ins w:id="937" w:author="Locke Liu" w:date="2021-05-24T16:45:00Z">
            <w:r w:rsidR="003D0391">
              <w:rPr>
                <w:rFonts w:ascii="Arial" w:hAnsi="Arial" w:cs="Arial"/>
                <w:b/>
                <w:bCs/>
                <w:noProof/>
              </w:rPr>
              <w:t>Error! Hyperlink reference not valid.</w:t>
            </w:r>
          </w:ins>
          <w:del w:id="938" w:author="Locke Liu" w:date="2021-05-24T16:45:00Z">
            <w:r w:rsidR="00FD100E" w:rsidRPr="004D620F" w:rsidDel="003D0391">
              <w:rPr>
                <w:rStyle w:val="Hyperlink"/>
                <w:rFonts w:ascii="Arial" w:hAnsi="Arial" w:cs="Arial"/>
                <w:noProof/>
                <w:rPrChange w:id="939" w:author="Locke Liu" w:date="2021-05-24T14:33:00Z">
                  <w:rPr>
                    <w:rStyle w:val="Hyperlink"/>
                    <w:noProof/>
                  </w:rPr>
                </w:rPrChange>
              </w:rPr>
              <w:delText>3.1.1 -</w:delText>
            </w:r>
            <w:r w:rsidR="00FD100E" w:rsidRPr="004D620F" w:rsidDel="003D0391">
              <w:rPr>
                <w:rFonts w:ascii="Arial" w:eastAsiaTheme="minorEastAsia" w:hAnsi="Arial" w:cs="Arial"/>
                <w:noProof/>
                <w:color w:val="auto"/>
                <w:sz w:val="22"/>
                <w:szCs w:val="22"/>
                <w:lang w:eastAsia="zh-CN"/>
                <w:rPrChange w:id="94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941" w:author="Locke Liu" w:date="2021-05-24T14:33:00Z">
                  <w:rPr>
                    <w:rStyle w:val="Hyperlink"/>
                    <w:noProof/>
                  </w:rPr>
                </w:rPrChange>
              </w:rPr>
              <w:delText>Current Architecture</w:delText>
            </w:r>
            <w:r w:rsidR="00FD100E" w:rsidRPr="004D620F" w:rsidDel="003D0391">
              <w:rPr>
                <w:rFonts w:ascii="Arial" w:hAnsi="Arial" w:cs="Arial"/>
                <w:noProof/>
                <w:webHidden/>
                <w:rPrChange w:id="942" w:author="Locke Liu" w:date="2021-05-24T14:33:00Z">
                  <w:rPr>
                    <w:noProof/>
                    <w:webHidden/>
                  </w:rPr>
                </w:rPrChange>
              </w:rPr>
              <w:tab/>
            </w:r>
            <w:r w:rsidR="00FD100E" w:rsidRPr="004D620F" w:rsidDel="003D0391">
              <w:rPr>
                <w:rFonts w:ascii="Arial" w:hAnsi="Arial" w:cs="Arial"/>
                <w:noProof/>
                <w:webHidden/>
                <w:rPrChange w:id="943" w:author="Locke Liu" w:date="2021-05-24T14:33:00Z">
                  <w:rPr>
                    <w:noProof/>
                    <w:webHidden/>
                  </w:rPr>
                </w:rPrChange>
              </w:rPr>
              <w:fldChar w:fldCharType="begin"/>
            </w:r>
            <w:r w:rsidR="00FD100E" w:rsidRPr="004D620F" w:rsidDel="003D0391">
              <w:rPr>
                <w:rFonts w:ascii="Arial" w:hAnsi="Arial" w:cs="Arial"/>
                <w:noProof/>
                <w:webHidden/>
                <w:rPrChange w:id="944" w:author="Locke Liu" w:date="2021-05-24T14:33:00Z">
                  <w:rPr>
                    <w:noProof/>
                    <w:webHidden/>
                  </w:rPr>
                </w:rPrChange>
              </w:rPr>
              <w:delInstrText xml:space="preserve"> PAGEREF _Toc72242428 \h </w:delInstrText>
            </w:r>
            <w:r w:rsidR="00FD100E" w:rsidRPr="004D620F" w:rsidDel="003D0391">
              <w:rPr>
                <w:rFonts w:ascii="Arial" w:hAnsi="Arial" w:cs="Arial"/>
                <w:noProof/>
                <w:webHidden/>
                <w:rPrChange w:id="945" w:author="Locke Liu" w:date="2021-05-24T14:33:00Z">
                  <w:rPr>
                    <w:rFonts w:ascii="Arial" w:hAnsi="Arial" w:cs="Arial"/>
                    <w:noProof/>
                    <w:webHidden/>
                  </w:rPr>
                </w:rPrChange>
              </w:rPr>
            </w:r>
            <w:r w:rsidR="00FD100E" w:rsidRPr="004D620F" w:rsidDel="003D0391">
              <w:rPr>
                <w:rFonts w:ascii="Arial" w:hAnsi="Arial" w:cs="Arial"/>
                <w:noProof/>
                <w:webHidden/>
                <w:rPrChange w:id="946" w:author="Locke Liu" w:date="2021-05-24T14:33:00Z">
                  <w:rPr>
                    <w:noProof/>
                    <w:webHidden/>
                  </w:rPr>
                </w:rPrChange>
              </w:rPr>
              <w:fldChar w:fldCharType="separate"/>
            </w:r>
            <w:r w:rsidR="00FD100E" w:rsidRPr="004D620F" w:rsidDel="003D0391">
              <w:rPr>
                <w:rFonts w:ascii="Arial" w:hAnsi="Arial" w:cs="Arial"/>
                <w:noProof/>
                <w:webHidden/>
                <w:rPrChange w:id="947" w:author="Locke Liu" w:date="2021-05-24T14:33:00Z">
                  <w:rPr>
                    <w:noProof/>
                    <w:webHidden/>
                  </w:rPr>
                </w:rPrChange>
              </w:rPr>
              <w:delText>13</w:delText>
            </w:r>
            <w:r w:rsidR="00FD100E" w:rsidRPr="004D620F" w:rsidDel="003D0391">
              <w:rPr>
                <w:rFonts w:ascii="Arial" w:hAnsi="Arial" w:cs="Arial"/>
                <w:noProof/>
                <w:webHidden/>
                <w:rPrChange w:id="948" w:author="Locke Liu" w:date="2021-05-24T14:33:00Z">
                  <w:rPr>
                    <w:noProof/>
                    <w:webHidden/>
                  </w:rPr>
                </w:rPrChange>
              </w:rPr>
              <w:fldChar w:fldCharType="end"/>
            </w:r>
            <w:r w:rsidRPr="004D620F" w:rsidDel="003D0391">
              <w:rPr>
                <w:rFonts w:ascii="Arial" w:hAnsi="Arial" w:cs="Arial"/>
                <w:noProof/>
                <w:rPrChange w:id="949" w:author="Locke Liu" w:date="2021-05-24T14:33:00Z">
                  <w:rPr>
                    <w:noProof/>
                  </w:rPr>
                </w:rPrChange>
              </w:rPr>
              <w:fldChar w:fldCharType="end"/>
            </w:r>
          </w:del>
        </w:p>
        <w:p w14:paraId="56657B8C" w14:textId="5BA3E893" w:rsidR="00FD100E" w:rsidRPr="004D620F" w:rsidDel="003D0391" w:rsidRDefault="00973311">
          <w:pPr>
            <w:pStyle w:val="TOC3"/>
            <w:rPr>
              <w:del w:id="950" w:author="Locke Liu" w:date="2021-05-24T16:45:00Z"/>
              <w:rFonts w:ascii="Arial" w:eastAsiaTheme="minorEastAsia" w:hAnsi="Arial" w:cs="Arial"/>
              <w:noProof/>
              <w:color w:val="auto"/>
              <w:sz w:val="22"/>
              <w:szCs w:val="22"/>
              <w:lang w:eastAsia="zh-CN"/>
              <w:rPrChange w:id="951" w:author="Locke Liu" w:date="2021-05-24T14:33:00Z">
                <w:rPr>
                  <w:del w:id="952" w:author="Locke Liu" w:date="2021-05-24T16:45:00Z"/>
                  <w:rFonts w:asciiTheme="minorHAnsi" w:eastAsiaTheme="minorEastAsia" w:hAnsiTheme="minorHAnsi" w:cstheme="minorBidi"/>
                  <w:noProof/>
                  <w:color w:val="auto"/>
                  <w:sz w:val="22"/>
                  <w:szCs w:val="22"/>
                  <w:lang w:eastAsia="zh-CN"/>
                </w:rPr>
              </w:rPrChange>
            </w:rPr>
          </w:pPr>
          <w:del w:id="953" w:author="Locke Liu" w:date="2021-05-24T16:45:00Z">
            <w:r w:rsidRPr="004D620F" w:rsidDel="003D0391">
              <w:rPr>
                <w:rFonts w:ascii="Arial" w:hAnsi="Arial" w:cs="Arial"/>
                <w:noProof/>
                <w:rPrChange w:id="954" w:author="Locke Liu" w:date="2021-05-24T14:33:00Z">
                  <w:rPr/>
                </w:rPrChange>
              </w:rPr>
              <w:fldChar w:fldCharType="begin"/>
            </w:r>
            <w:r w:rsidRPr="004D620F" w:rsidDel="003D0391">
              <w:rPr>
                <w:rFonts w:ascii="Arial" w:hAnsi="Arial" w:cs="Arial"/>
                <w:noProof/>
                <w:rPrChange w:id="955" w:author="Locke Liu" w:date="2021-05-24T14:33:00Z">
                  <w:rPr/>
                </w:rPrChange>
              </w:rPr>
              <w:delInstrText xml:space="preserve"> HYPERLINK \l "_Toc72242429" </w:delInstrText>
            </w:r>
            <w:r w:rsidRPr="004D620F" w:rsidDel="003D0391">
              <w:rPr>
                <w:rFonts w:ascii="Arial" w:hAnsi="Arial" w:cs="Arial"/>
                <w:noProof/>
                <w:rPrChange w:id="956" w:author="Locke Liu" w:date="2021-05-24T14:33:00Z">
                  <w:rPr>
                    <w:noProof/>
                  </w:rPr>
                </w:rPrChange>
              </w:rPr>
              <w:fldChar w:fldCharType="separate"/>
            </w:r>
          </w:del>
          <w:ins w:id="957" w:author="Locke Liu" w:date="2021-05-24T16:45:00Z">
            <w:r w:rsidR="003D0391">
              <w:rPr>
                <w:rFonts w:ascii="Arial" w:hAnsi="Arial" w:cs="Arial"/>
                <w:b/>
                <w:bCs/>
                <w:noProof/>
              </w:rPr>
              <w:t>Error! Hyperlink reference not valid.</w:t>
            </w:r>
          </w:ins>
          <w:del w:id="958" w:author="Locke Liu" w:date="2021-05-24T16:45:00Z">
            <w:r w:rsidR="00FD100E" w:rsidRPr="004D620F" w:rsidDel="003D0391">
              <w:rPr>
                <w:rStyle w:val="Hyperlink"/>
                <w:rFonts w:ascii="Arial" w:hAnsi="Arial" w:cs="Arial"/>
                <w:noProof/>
                <w:rPrChange w:id="959" w:author="Locke Liu" w:date="2021-05-24T14:33:00Z">
                  <w:rPr>
                    <w:rStyle w:val="Hyperlink"/>
                    <w:noProof/>
                  </w:rPr>
                </w:rPrChange>
              </w:rPr>
              <w:delText>3.1.2 -</w:delText>
            </w:r>
            <w:r w:rsidR="00FD100E" w:rsidRPr="004D620F" w:rsidDel="003D0391">
              <w:rPr>
                <w:rFonts w:ascii="Arial" w:eastAsiaTheme="minorEastAsia" w:hAnsi="Arial" w:cs="Arial"/>
                <w:noProof/>
                <w:color w:val="auto"/>
                <w:sz w:val="22"/>
                <w:szCs w:val="22"/>
                <w:lang w:eastAsia="zh-CN"/>
                <w:rPrChange w:id="96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961" w:author="Locke Liu" w:date="2021-05-24T14:33:00Z">
                  <w:rPr>
                    <w:rStyle w:val="Hyperlink"/>
                    <w:noProof/>
                  </w:rPr>
                </w:rPrChange>
              </w:rPr>
              <w:delText>Target Architecture</w:delText>
            </w:r>
            <w:r w:rsidR="00FD100E" w:rsidRPr="004D620F" w:rsidDel="003D0391">
              <w:rPr>
                <w:rFonts w:ascii="Arial" w:hAnsi="Arial" w:cs="Arial"/>
                <w:noProof/>
                <w:webHidden/>
                <w:rPrChange w:id="962" w:author="Locke Liu" w:date="2021-05-24T14:33:00Z">
                  <w:rPr>
                    <w:noProof/>
                    <w:webHidden/>
                  </w:rPr>
                </w:rPrChange>
              </w:rPr>
              <w:tab/>
            </w:r>
            <w:r w:rsidR="00FD100E" w:rsidRPr="004D620F" w:rsidDel="003D0391">
              <w:rPr>
                <w:rFonts w:ascii="Arial" w:hAnsi="Arial" w:cs="Arial"/>
                <w:noProof/>
                <w:webHidden/>
                <w:rPrChange w:id="963" w:author="Locke Liu" w:date="2021-05-24T14:33:00Z">
                  <w:rPr>
                    <w:noProof/>
                    <w:webHidden/>
                  </w:rPr>
                </w:rPrChange>
              </w:rPr>
              <w:fldChar w:fldCharType="begin"/>
            </w:r>
            <w:r w:rsidR="00FD100E" w:rsidRPr="004D620F" w:rsidDel="003D0391">
              <w:rPr>
                <w:rFonts w:ascii="Arial" w:hAnsi="Arial" w:cs="Arial"/>
                <w:noProof/>
                <w:webHidden/>
                <w:rPrChange w:id="964" w:author="Locke Liu" w:date="2021-05-24T14:33:00Z">
                  <w:rPr>
                    <w:noProof/>
                    <w:webHidden/>
                  </w:rPr>
                </w:rPrChange>
              </w:rPr>
              <w:delInstrText xml:space="preserve"> PAGEREF _Toc72242429 \h </w:delInstrText>
            </w:r>
            <w:r w:rsidR="00FD100E" w:rsidRPr="004D620F" w:rsidDel="003D0391">
              <w:rPr>
                <w:rFonts w:ascii="Arial" w:hAnsi="Arial" w:cs="Arial"/>
                <w:noProof/>
                <w:webHidden/>
                <w:rPrChange w:id="965" w:author="Locke Liu" w:date="2021-05-24T14:33:00Z">
                  <w:rPr>
                    <w:rFonts w:ascii="Arial" w:hAnsi="Arial" w:cs="Arial"/>
                    <w:noProof/>
                    <w:webHidden/>
                  </w:rPr>
                </w:rPrChange>
              </w:rPr>
            </w:r>
            <w:r w:rsidR="00FD100E" w:rsidRPr="004D620F" w:rsidDel="003D0391">
              <w:rPr>
                <w:rFonts w:ascii="Arial" w:hAnsi="Arial" w:cs="Arial"/>
                <w:noProof/>
                <w:webHidden/>
                <w:rPrChange w:id="966" w:author="Locke Liu" w:date="2021-05-24T14:33:00Z">
                  <w:rPr>
                    <w:noProof/>
                    <w:webHidden/>
                  </w:rPr>
                </w:rPrChange>
              </w:rPr>
              <w:fldChar w:fldCharType="separate"/>
            </w:r>
            <w:r w:rsidR="00FD100E" w:rsidRPr="004D620F" w:rsidDel="003D0391">
              <w:rPr>
                <w:rFonts w:ascii="Arial" w:hAnsi="Arial" w:cs="Arial"/>
                <w:noProof/>
                <w:webHidden/>
                <w:rPrChange w:id="967" w:author="Locke Liu" w:date="2021-05-24T14:33:00Z">
                  <w:rPr>
                    <w:noProof/>
                    <w:webHidden/>
                  </w:rPr>
                </w:rPrChange>
              </w:rPr>
              <w:delText>13</w:delText>
            </w:r>
            <w:r w:rsidR="00FD100E" w:rsidRPr="004D620F" w:rsidDel="003D0391">
              <w:rPr>
                <w:rFonts w:ascii="Arial" w:hAnsi="Arial" w:cs="Arial"/>
                <w:noProof/>
                <w:webHidden/>
                <w:rPrChange w:id="968" w:author="Locke Liu" w:date="2021-05-24T14:33:00Z">
                  <w:rPr>
                    <w:noProof/>
                    <w:webHidden/>
                  </w:rPr>
                </w:rPrChange>
              </w:rPr>
              <w:fldChar w:fldCharType="end"/>
            </w:r>
            <w:r w:rsidRPr="004D620F" w:rsidDel="003D0391">
              <w:rPr>
                <w:rFonts w:ascii="Arial" w:hAnsi="Arial" w:cs="Arial"/>
                <w:noProof/>
                <w:rPrChange w:id="969" w:author="Locke Liu" w:date="2021-05-24T14:33:00Z">
                  <w:rPr>
                    <w:noProof/>
                  </w:rPr>
                </w:rPrChange>
              </w:rPr>
              <w:fldChar w:fldCharType="end"/>
            </w:r>
          </w:del>
        </w:p>
        <w:p w14:paraId="0E418294" w14:textId="36E98A1A" w:rsidR="00FD100E" w:rsidRPr="004D620F" w:rsidDel="003D0391" w:rsidRDefault="00973311">
          <w:pPr>
            <w:pStyle w:val="TOC1"/>
            <w:rPr>
              <w:del w:id="970" w:author="Locke Liu" w:date="2021-05-24T16:45:00Z"/>
              <w:rFonts w:ascii="Arial" w:eastAsiaTheme="minorEastAsia" w:hAnsi="Arial" w:cs="Arial"/>
              <w:noProof/>
              <w:color w:val="auto"/>
              <w:sz w:val="22"/>
              <w:szCs w:val="22"/>
              <w:lang w:eastAsia="zh-CN"/>
              <w:rPrChange w:id="971" w:author="Locke Liu" w:date="2021-05-24T14:33:00Z">
                <w:rPr>
                  <w:del w:id="972" w:author="Locke Liu" w:date="2021-05-24T16:45:00Z"/>
                  <w:rFonts w:asciiTheme="minorHAnsi" w:eastAsiaTheme="minorEastAsia" w:hAnsiTheme="minorHAnsi" w:cstheme="minorBidi"/>
                  <w:noProof/>
                  <w:color w:val="auto"/>
                  <w:sz w:val="22"/>
                  <w:szCs w:val="22"/>
                  <w:lang w:eastAsia="zh-CN"/>
                </w:rPr>
              </w:rPrChange>
            </w:rPr>
          </w:pPr>
          <w:del w:id="973" w:author="Locke Liu" w:date="2021-05-24T16:45:00Z">
            <w:r w:rsidRPr="004D620F" w:rsidDel="003D0391">
              <w:rPr>
                <w:rFonts w:ascii="Arial" w:hAnsi="Arial" w:cs="Arial"/>
                <w:noProof/>
                <w:rPrChange w:id="974" w:author="Locke Liu" w:date="2021-05-24T14:33:00Z">
                  <w:rPr/>
                </w:rPrChange>
              </w:rPr>
              <w:fldChar w:fldCharType="begin"/>
            </w:r>
            <w:r w:rsidRPr="004D620F" w:rsidDel="003D0391">
              <w:rPr>
                <w:rFonts w:ascii="Arial" w:hAnsi="Arial" w:cs="Arial"/>
                <w:noProof/>
                <w:rPrChange w:id="975" w:author="Locke Liu" w:date="2021-05-24T14:33:00Z">
                  <w:rPr/>
                </w:rPrChange>
              </w:rPr>
              <w:delInstrText xml:space="preserve"> HYPERLINK \l "_Toc72242430" </w:delInstrText>
            </w:r>
            <w:r w:rsidRPr="004D620F" w:rsidDel="003D0391">
              <w:rPr>
                <w:rFonts w:ascii="Arial" w:hAnsi="Arial" w:cs="Arial"/>
                <w:noProof/>
                <w:rPrChange w:id="976" w:author="Locke Liu" w:date="2021-05-24T14:33:00Z">
                  <w:rPr>
                    <w:noProof/>
                  </w:rPr>
                </w:rPrChange>
              </w:rPr>
              <w:fldChar w:fldCharType="separate"/>
            </w:r>
          </w:del>
          <w:ins w:id="977" w:author="Locke Liu" w:date="2021-05-24T16:45:00Z">
            <w:r w:rsidR="003D0391">
              <w:rPr>
                <w:rFonts w:ascii="Arial" w:hAnsi="Arial" w:cs="Arial"/>
                <w:b/>
                <w:bCs/>
                <w:noProof/>
              </w:rPr>
              <w:t>Error! Hyperlink reference not valid.</w:t>
            </w:r>
          </w:ins>
          <w:del w:id="978" w:author="Locke Liu" w:date="2021-05-24T16:45:00Z">
            <w:r w:rsidR="00FD100E" w:rsidRPr="004D620F" w:rsidDel="003D0391">
              <w:rPr>
                <w:rStyle w:val="Hyperlink"/>
                <w:rFonts w:ascii="Arial" w:hAnsi="Arial" w:cs="Arial"/>
                <w:noProof/>
                <w:rPrChange w:id="979" w:author="Locke Liu" w:date="2021-05-24T14:33:00Z">
                  <w:rPr>
                    <w:rStyle w:val="Hyperlink"/>
                    <w:noProof/>
                  </w:rPr>
                </w:rPrChange>
              </w:rPr>
              <w:delText>4 -</w:delText>
            </w:r>
            <w:r w:rsidR="00FD100E" w:rsidRPr="004D620F" w:rsidDel="003D0391">
              <w:rPr>
                <w:rFonts w:ascii="Arial" w:eastAsiaTheme="minorEastAsia" w:hAnsi="Arial" w:cs="Arial"/>
                <w:noProof/>
                <w:color w:val="auto"/>
                <w:sz w:val="22"/>
                <w:szCs w:val="22"/>
                <w:lang w:eastAsia="zh-CN"/>
                <w:rPrChange w:id="98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981" w:author="Locke Liu" w:date="2021-05-24T14:33:00Z">
                  <w:rPr>
                    <w:rStyle w:val="Hyperlink"/>
                    <w:noProof/>
                  </w:rPr>
                </w:rPrChange>
              </w:rPr>
              <w:delText>Infrastructure Logical Architecture</w:delText>
            </w:r>
            <w:r w:rsidR="00FD100E" w:rsidRPr="004D620F" w:rsidDel="003D0391">
              <w:rPr>
                <w:rFonts w:ascii="Arial" w:hAnsi="Arial" w:cs="Arial"/>
                <w:noProof/>
                <w:webHidden/>
                <w:rPrChange w:id="982" w:author="Locke Liu" w:date="2021-05-24T14:33:00Z">
                  <w:rPr>
                    <w:noProof/>
                    <w:webHidden/>
                  </w:rPr>
                </w:rPrChange>
              </w:rPr>
              <w:tab/>
            </w:r>
            <w:r w:rsidR="00FD100E" w:rsidRPr="004D620F" w:rsidDel="003D0391">
              <w:rPr>
                <w:rFonts w:ascii="Arial" w:hAnsi="Arial" w:cs="Arial"/>
                <w:noProof/>
                <w:webHidden/>
                <w:rPrChange w:id="983" w:author="Locke Liu" w:date="2021-05-24T14:33:00Z">
                  <w:rPr>
                    <w:noProof/>
                    <w:webHidden/>
                  </w:rPr>
                </w:rPrChange>
              </w:rPr>
              <w:fldChar w:fldCharType="begin"/>
            </w:r>
            <w:r w:rsidR="00FD100E" w:rsidRPr="004D620F" w:rsidDel="003D0391">
              <w:rPr>
                <w:rFonts w:ascii="Arial" w:hAnsi="Arial" w:cs="Arial"/>
                <w:noProof/>
                <w:webHidden/>
                <w:rPrChange w:id="984" w:author="Locke Liu" w:date="2021-05-24T14:33:00Z">
                  <w:rPr>
                    <w:noProof/>
                    <w:webHidden/>
                  </w:rPr>
                </w:rPrChange>
              </w:rPr>
              <w:delInstrText xml:space="preserve"> PAGEREF _Toc72242430 \h </w:delInstrText>
            </w:r>
            <w:r w:rsidR="00FD100E" w:rsidRPr="004D620F" w:rsidDel="003D0391">
              <w:rPr>
                <w:rFonts w:ascii="Arial" w:hAnsi="Arial" w:cs="Arial"/>
                <w:noProof/>
                <w:webHidden/>
                <w:rPrChange w:id="985" w:author="Locke Liu" w:date="2021-05-24T14:33:00Z">
                  <w:rPr>
                    <w:rFonts w:ascii="Arial" w:hAnsi="Arial" w:cs="Arial"/>
                    <w:noProof/>
                    <w:webHidden/>
                  </w:rPr>
                </w:rPrChange>
              </w:rPr>
            </w:r>
            <w:r w:rsidR="00FD100E" w:rsidRPr="004D620F" w:rsidDel="003D0391">
              <w:rPr>
                <w:rFonts w:ascii="Arial" w:hAnsi="Arial" w:cs="Arial"/>
                <w:noProof/>
                <w:webHidden/>
                <w:rPrChange w:id="986" w:author="Locke Liu" w:date="2021-05-24T14:33:00Z">
                  <w:rPr>
                    <w:noProof/>
                    <w:webHidden/>
                  </w:rPr>
                </w:rPrChange>
              </w:rPr>
              <w:fldChar w:fldCharType="separate"/>
            </w:r>
            <w:r w:rsidR="00FD100E" w:rsidRPr="004D620F" w:rsidDel="003D0391">
              <w:rPr>
                <w:rFonts w:ascii="Arial" w:hAnsi="Arial" w:cs="Arial"/>
                <w:noProof/>
                <w:webHidden/>
                <w:rPrChange w:id="987" w:author="Locke Liu" w:date="2021-05-24T14:33:00Z">
                  <w:rPr>
                    <w:noProof/>
                    <w:webHidden/>
                  </w:rPr>
                </w:rPrChange>
              </w:rPr>
              <w:delText>13</w:delText>
            </w:r>
            <w:r w:rsidR="00FD100E" w:rsidRPr="004D620F" w:rsidDel="003D0391">
              <w:rPr>
                <w:rFonts w:ascii="Arial" w:hAnsi="Arial" w:cs="Arial"/>
                <w:noProof/>
                <w:webHidden/>
                <w:rPrChange w:id="988" w:author="Locke Liu" w:date="2021-05-24T14:33:00Z">
                  <w:rPr>
                    <w:noProof/>
                    <w:webHidden/>
                  </w:rPr>
                </w:rPrChange>
              </w:rPr>
              <w:fldChar w:fldCharType="end"/>
            </w:r>
            <w:r w:rsidRPr="004D620F" w:rsidDel="003D0391">
              <w:rPr>
                <w:rFonts w:ascii="Arial" w:hAnsi="Arial" w:cs="Arial"/>
                <w:noProof/>
                <w:rPrChange w:id="989" w:author="Locke Liu" w:date="2021-05-24T14:33:00Z">
                  <w:rPr>
                    <w:noProof/>
                  </w:rPr>
                </w:rPrChange>
              </w:rPr>
              <w:fldChar w:fldCharType="end"/>
            </w:r>
          </w:del>
        </w:p>
        <w:p w14:paraId="023B1DA5" w14:textId="6C13F030" w:rsidR="00FD100E" w:rsidRPr="004D620F" w:rsidDel="003D0391" w:rsidRDefault="00973311">
          <w:pPr>
            <w:pStyle w:val="TOC2"/>
            <w:rPr>
              <w:del w:id="990" w:author="Locke Liu" w:date="2021-05-24T16:45:00Z"/>
              <w:rFonts w:ascii="Arial" w:eastAsiaTheme="minorEastAsia" w:hAnsi="Arial" w:cs="Arial"/>
              <w:color w:val="auto"/>
              <w:sz w:val="22"/>
              <w:szCs w:val="22"/>
              <w:lang w:eastAsia="zh-CN"/>
              <w:rPrChange w:id="991" w:author="Locke Liu" w:date="2021-05-24T14:33:00Z">
                <w:rPr>
                  <w:del w:id="992" w:author="Locke Liu" w:date="2021-05-24T16:45:00Z"/>
                  <w:rFonts w:asciiTheme="minorHAnsi" w:eastAsiaTheme="minorEastAsia" w:hAnsiTheme="minorHAnsi" w:cstheme="minorBidi"/>
                  <w:color w:val="auto"/>
                  <w:sz w:val="22"/>
                  <w:szCs w:val="22"/>
                  <w:lang w:eastAsia="zh-CN"/>
                </w:rPr>
              </w:rPrChange>
            </w:rPr>
          </w:pPr>
          <w:del w:id="993" w:author="Locke Liu" w:date="2021-05-24T16:45:00Z">
            <w:r w:rsidRPr="004D620F" w:rsidDel="003D0391">
              <w:rPr>
                <w:rFonts w:ascii="Arial" w:hAnsi="Arial" w:cs="Arial"/>
                <w:rPrChange w:id="994" w:author="Locke Liu" w:date="2021-05-24T14:33:00Z">
                  <w:rPr/>
                </w:rPrChange>
              </w:rPr>
              <w:fldChar w:fldCharType="begin"/>
            </w:r>
            <w:r w:rsidRPr="004D620F" w:rsidDel="003D0391">
              <w:rPr>
                <w:rFonts w:ascii="Arial" w:hAnsi="Arial" w:cs="Arial"/>
                <w:rPrChange w:id="995" w:author="Locke Liu" w:date="2021-05-24T14:33:00Z">
                  <w:rPr/>
                </w:rPrChange>
              </w:rPr>
              <w:delInstrText xml:space="preserve"> HYPERLINK \l "_Toc72242431" </w:delInstrText>
            </w:r>
            <w:r w:rsidRPr="004D620F" w:rsidDel="003D0391">
              <w:rPr>
                <w:rFonts w:ascii="Arial" w:hAnsi="Arial" w:cs="Arial"/>
                <w:rPrChange w:id="996" w:author="Locke Liu" w:date="2021-05-24T14:33:00Z">
                  <w:rPr/>
                </w:rPrChange>
              </w:rPr>
              <w:fldChar w:fldCharType="separate"/>
            </w:r>
          </w:del>
          <w:ins w:id="997" w:author="Locke Liu" w:date="2021-05-24T16:45:00Z">
            <w:r w:rsidR="003D0391">
              <w:rPr>
                <w:rFonts w:ascii="Arial" w:hAnsi="Arial" w:cs="Arial"/>
                <w:b/>
                <w:bCs/>
              </w:rPr>
              <w:t>Error! Hyperlink reference not valid.</w:t>
            </w:r>
          </w:ins>
          <w:del w:id="998" w:author="Locke Liu" w:date="2021-05-24T16:45:00Z">
            <w:r w:rsidR="00FD100E" w:rsidRPr="004D620F" w:rsidDel="003D0391">
              <w:rPr>
                <w:rStyle w:val="Hyperlink"/>
                <w:rFonts w:ascii="Arial" w:hAnsi="Arial" w:cs="Arial"/>
                <w:rPrChange w:id="999" w:author="Locke Liu" w:date="2021-05-24T14:33:00Z">
                  <w:rPr>
                    <w:rStyle w:val="Hyperlink"/>
                  </w:rPr>
                </w:rPrChange>
              </w:rPr>
              <w:delText>4.1 -</w:delText>
            </w:r>
            <w:r w:rsidR="00FD100E" w:rsidRPr="004D620F" w:rsidDel="003D0391">
              <w:rPr>
                <w:rFonts w:ascii="Arial" w:eastAsiaTheme="minorEastAsia" w:hAnsi="Arial" w:cs="Arial"/>
                <w:color w:val="auto"/>
                <w:sz w:val="22"/>
                <w:szCs w:val="22"/>
                <w:lang w:eastAsia="zh-CN"/>
                <w:rPrChange w:id="100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001" w:author="Locke Liu" w:date="2021-05-24T14:33:00Z">
                  <w:rPr>
                    <w:rStyle w:val="Hyperlink"/>
                  </w:rPr>
                </w:rPrChange>
              </w:rPr>
              <w:delText>Logical Component Model</w:delText>
            </w:r>
            <w:r w:rsidR="00FD100E" w:rsidRPr="004D620F" w:rsidDel="003D0391">
              <w:rPr>
                <w:rFonts w:ascii="Arial" w:hAnsi="Arial" w:cs="Arial"/>
                <w:webHidden/>
                <w:rPrChange w:id="1002" w:author="Locke Liu" w:date="2021-05-24T14:33:00Z">
                  <w:rPr>
                    <w:webHidden/>
                  </w:rPr>
                </w:rPrChange>
              </w:rPr>
              <w:tab/>
            </w:r>
            <w:r w:rsidR="00FD100E" w:rsidRPr="004D620F" w:rsidDel="003D0391">
              <w:rPr>
                <w:rFonts w:ascii="Arial" w:hAnsi="Arial" w:cs="Arial"/>
                <w:webHidden/>
                <w:rPrChange w:id="1003" w:author="Locke Liu" w:date="2021-05-24T14:33:00Z">
                  <w:rPr>
                    <w:webHidden/>
                  </w:rPr>
                </w:rPrChange>
              </w:rPr>
              <w:fldChar w:fldCharType="begin"/>
            </w:r>
            <w:r w:rsidR="00FD100E" w:rsidRPr="004D620F" w:rsidDel="003D0391">
              <w:rPr>
                <w:rFonts w:ascii="Arial" w:hAnsi="Arial" w:cs="Arial"/>
                <w:webHidden/>
                <w:rPrChange w:id="1004" w:author="Locke Liu" w:date="2021-05-24T14:33:00Z">
                  <w:rPr>
                    <w:webHidden/>
                  </w:rPr>
                </w:rPrChange>
              </w:rPr>
              <w:delInstrText xml:space="preserve"> PAGEREF _Toc72242431 \h </w:delInstrText>
            </w:r>
            <w:r w:rsidR="00FD100E" w:rsidRPr="004D620F" w:rsidDel="003D0391">
              <w:rPr>
                <w:rFonts w:ascii="Arial" w:hAnsi="Arial" w:cs="Arial"/>
                <w:webHidden/>
                <w:rPrChange w:id="1005" w:author="Locke Liu" w:date="2021-05-24T14:33:00Z">
                  <w:rPr>
                    <w:rFonts w:ascii="Arial" w:hAnsi="Arial" w:cs="Arial"/>
                    <w:webHidden/>
                  </w:rPr>
                </w:rPrChange>
              </w:rPr>
            </w:r>
            <w:r w:rsidR="00FD100E" w:rsidRPr="004D620F" w:rsidDel="003D0391">
              <w:rPr>
                <w:rFonts w:ascii="Arial" w:hAnsi="Arial" w:cs="Arial"/>
                <w:webHidden/>
                <w:rPrChange w:id="1006" w:author="Locke Liu" w:date="2021-05-24T14:33:00Z">
                  <w:rPr>
                    <w:webHidden/>
                  </w:rPr>
                </w:rPrChange>
              </w:rPr>
              <w:fldChar w:fldCharType="separate"/>
            </w:r>
            <w:r w:rsidR="00FD100E" w:rsidRPr="004D620F" w:rsidDel="003D0391">
              <w:rPr>
                <w:rFonts w:ascii="Arial" w:hAnsi="Arial" w:cs="Arial"/>
                <w:webHidden/>
                <w:rPrChange w:id="1007" w:author="Locke Liu" w:date="2021-05-24T14:33:00Z">
                  <w:rPr>
                    <w:webHidden/>
                  </w:rPr>
                </w:rPrChange>
              </w:rPr>
              <w:delText>14</w:delText>
            </w:r>
            <w:r w:rsidR="00FD100E" w:rsidRPr="004D620F" w:rsidDel="003D0391">
              <w:rPr>
                <w:rFonts w:ascii="Arial" w:hAnsi="Arial" w:cs="Arial"/>
                <w:webHidden/>
                <w:rPrChange w:id="1008" w:author="Locke Liu" w:date="2021-05-24T14:33:00Z">
                  <w:rPr>
                    <w:webHidden/>
                  </w:rPr>
                </w:rPrChange>
              </w:rPr>
              <w:fldChar w:fldCharType="end"/>
            </w:r>
            <w:r w:rsidRPr="004D620F" w:rsidDel="003D0391">
              <w:rPr>
                <w:rFonts w:ascii="Arial" w:hAnsi="Arial" w:cs="Arial"/>
                <w:rPrChange w:id="1009" w:author="Locke Liu" w:date="2021-05-24T14:33:00Z">
                  <w:rPr/>
                </w:rPrChange>
              </w:rPr>
              <w:fldChar w:fldCharType="end"/>
            </w:r>
          </w:del>
        </w:p>
        <w:p w14:paraId="30ECE70F" w14:textId="11E101A0" w:rsidR="00FD100E" w:rsidRPr="004D620F" w:rsidDel="003D0391" w:rsidRDefault="00973311">
          <w:pPr>
            <w:pStyle w:val="TOC2"/>
            <w:rPr>
              <w:del w:id="1010" w:author="Locke Liu" w:date="2021-05-24T16:45:00Z"/>
              <w:rFonts w:ascii="Arial" w:eastAsiaTheme="minorEastAsia" w:hAnsi="Arial" w:cs="Arial"/>
              <w:color w:val="auto"/>
              <w:sz w:val="22"/>
              <w:szCs w:val="22"/>
              <w:lang w:eastAsia="zh-CN"/>
              <w:rPrChange w:id="1011" w:author="Locke Liu" w:date="2021-05-24T14:33:00Z">
                <w:rPr>
                  <w:del w:id="1012" w:author="Locke Liu" w:date="2021-05-24T16:45:00Z"/>
                  <w:rFonts w:asciiTheme="minorHAnsi" w:eastAsiaTheme="minorEastAsia" w:hAnsiTheme="minorHAnsi" w:cstheme="minorBidi"/>
                  <w:color w:val="auto"/>
                  <w:sz w:val="22"/>
                  <w:szCs w:val="22"/>
                  <w:lang w:eastAsia="zh-CN"/>
                </w:rPr>
              </w:rPrChange>
            </w:rPr>
          </w:pPr>
          <w:del w:id="1013" w:author="Locke Liu" w:date="2021-05-24T16:45:00Z">
            <w:r w:rsidRPr="004D620F" w:rsidDel="003D0391">
              <w:rPr>
                <w:rFonts w:ascii="Arial" w:hAnsi="Arial" w:cs="Arial"/>
                <w:rPrChange w:id="1014" w:author="Locke Liu" w:date="2021-05-24T14:33:00Z">
                  <w:rPr/>
                </w:rPrChange>
              </w:rPr>
              <w:fldChar w:fldCharType="begin"/>
            </w:r>
            <w:r w:rsidRPr="004D620F" w:rsidDel="003D0391">
              <w:rPr>
                <w:rFonts w:ascii="Arial" w:hAnsi="Arial" w:cs="Arial"/>
                <w:rPrChange w:id="1015" w:author="Locke Liu" w:date="2021-05-24T14:33:00Z">
                  <w:rPr/>
                </w:rPrChange>
              </w:rPr>
              <w:delInstrText xml:space="preserve"> HYPERLINK \l "_Toc72242432" </w:delInstrText>
            </w:r>
            <w:r w:rsidRPr="004D620F" w:rsidDel="003D0391">
              <w:rPr>
                <w:rFonts w:ascii="Arial" w:hAnsi="Arial" w:cs="Arial"/>
                <w:rPrChange w:id="1016" w:author="Locke Liu" w:date="2021-05-24T14:33:00Z">
                  <w:rPr/>
                </w:rPrChange>
              </w:rPr>
              <w:fldChar w:fldCharType="separate"/>
            </w:r>
          </w:del>
          <w:ins w:id="1017" w:author="Locke Liu" w:date="2021-05-24T16:45:00Z">
            <w:r w:rsidR="003D0391">
              <w:rPr>
                <w:rFonts w:ascii="Arial" w:hAnsi="Arial" w:cs="Arial"/>
                <w:b/>
                <w:bCs/>
              </w:rPr>
              <w:t>Error! Hyperlink reference not valid.</w:t>
            </w:r>
          </w:ins>
          <w:del w:id="1018" w:author="Locke Liu" w:date="2021-05-24T16:45:00Z">
            <w:r w:rsidR="00FD100E" w:rsidRPr="004D620F" w:rsidDel="003D0391">
              <w:rPr>
                <w:rStyle w:val="Hyperlink"/>
                <w:rFonts w:ascii="Arial" w:hAnsi="Arial" w:cs="Arial"/>
                <w:rPrChange w:id="1019" w:author="Locke Liu" w:date="2021-05-24T14:33:00Z">
                  <w:rPr>
                    <w:rStyle w:val="Hyperlink"/>
                  </w:rPr>
                </w:rPrChange>
              </w:rPr>
              <w:delText>4.2 -</w:delText>
            </w:r>
            <w:r w:rsidR="00FD100E" w:rsidRPr="004D620F" w:rsidDel="003D0391">
              <w:rPr>
                <w:rFonts w:ascii="Arial" w:eastAsiaTheme="minorEastAsia" w:hAnsi="Arial" w:cs="Arial"/>
                <w:color w:val="auto"/>
                <w:sz w:val="22"/>
                <w:szCs w:val="22"/>
                <w:lang w:eastAsia="zh-CN"/>
                <w:rPrChange w:id="102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021" w:author="Locke Liu" w:date="2021-05-24T14:33:00Z">
                  <w:rPr>
                    <w:rStyle w:val="Hyperlink"/>
                  </w:rPr>
                </w:rPrChange>
              </w:rPr>
              <w:delText>Component List</w:delText>
            </w:r>
            <w:r w:rsidR="00FD100E" w:rsidRPr="004D620F" w:rsidDel="003D0391">
              <w:rPr>
                <w:rFonts w:ascii="Arial" w:hAnsi="Arial" w:cs="Arial"/>
                <w:webHidden/>
                <w:rPrChange w:id="1022" w:author="Locke Liu" w:date="2021-05-24T14:33:00Z">
                  <w:rPr>
                    <w:webHidden/>
                  </w:rPr>
                </w:rPrChange>
              </w:rPr>
              <w:tab/>
            </w:r>
            <w:r w:rsidR="00FD100E" w:rsidRPr="004D620F" w:rsidDel="003D0391">
              <w:rPr>
                <w:rFonts w:ascii="Arial" w:hAnsi="Arial" w:cs="Arial"/>
                <w:webHidden/>
                <w:rPrChange w:id="1023" w:author="Locke Liu" w:date="2021-05-24T14:33:00Z">
                  <w:rPr>
                    <w:webHidden/>
                  </w:rPr>
                </w:rPrChange>
              </w:rPr>
              <w:fldChar w:fldCharType="begin"/>
            </w:r>
            <w:r w:rsidR="00FD100E" w:rsidRPr="004D620F" w:rsidDel="003D0391">
              <w:rPr>
                <w:rFonts w:ascii="Arial" w:hAnsi="Arial" w:cs="Arial"/>
                <w:webHidden/>
                <w:rPrChange w:id="1024" w:author="Locke Liu" w:date="2021-05-24T14:33:00Z">
                  <w:rPr>
                    <w:webHidden/>
                  </w:rPr>
                </w:rPrChange>
              </w:rPr>
              <w:delInstrText xml:space="preserve"> PAGEREF _Toc72242432 \h </w:delInstrText>
            </w:r>
            <w:r w:rsidR="00FD100E" w:rsidRPr="004D620F" w:rsidDel="003D0391">
              <w:rPr>
                <w:rFonts w:ascii="Arial" w:hAnsi="Arial" w:cs="Arial"/>
                <w:webHidden/>
                <w:rPrChange w:id="1025" w:author="Locke Liu" w:date="2021-05-24T14:33:00Z">
                  <w:rPr>
                    <w:rFonts w:ascii="Arial" w:hAnsi="Arial" w:cs="Arial"/>
                    <w:webHidden/>
                  </w:rPr>
                </w:rPrChange>
              </w:rPr>
            </w:r>
            <w:r w:rsidR="00FD100E" w:rsidRPr="004D620F" w:rsidDel="003D0391">
              <w:rPr>
                <w:rFonts w:ascii="Arial" w:hAnsi="Arial" w:cs="Arial"/>
                <w:webHidden/>
                <w:rPrChange w:id="1026" w:author="Locke Liu" w:date="2021-05-24T14:33:00Z">
                  <w:rPr>
                    <w:webHidden/>
                  </w:rPr>
                </w:rPrChange>
              </w:rPr>
              <w:fldChar w:fldCharType="separate"/>
            </w:r>
            <w:r w:rsidR="00FD100E" w:rsidRPr="004D620F" w:rsidDel="003D0391">
              <w:rPr>
                <w:rFonts w:ascii="Arial" w:hAnsi="Arial" w:cs="Arial"/>
                <w:webHidden/>
                <w:rPrChange w:id="1027" w:author="Locke Liu" w:date="2021-05-24T14:33:00Z">
                  <w:rPr>
                    <w:webHidden/>
                  </w:rPr>
                </w:rPrChange>
              </w:rPr>
              <w:delText>14</w:delText>
            </w:r>
            <w:r w:rsidR="00FD100E" w:rsidRPr="004D620F" w:rsidDel="003D0391">
              <w:rPr>
                <w:rFonts w:ascii="Arial" w:hAnsi="Arial" w:cs="Arial"/>
                <w:webHidden/>
                <w:rPrChange w:id="1028" w:author="Locke Liu" w:date="2021-05-24T14:33:00Z">
                  <w:rPr>
                    <w:webHidden/>
                  </w:rPr>
                </w:rPrChange>
              </w:rPr>
              <w:fldChar w:fldCharType="end"/>
            </w:r>
            <w:r w:rsidRPr="004D620F" w:rsidDel="003D0391">
              <w:rPr>
                <w:rFonts w:ascii="Arial" w:hAnsi="Arial" w:cs="Arial"/>
                <w:rPrChange w:id="1029" w:author="Locke Liu" w:date="2021-05-24T14:33:00Z">
                  <w:rPr/>
                </w:rPrChange>
              </w:rPr>
              <w:fldChar w:fldCharType="end"/>
            </w:r>
          </w:del>
        </w:p>
        <w:p w14:paraId="0B68F310" w14:textId="507FDCA0" w:rsidR="00FD100E" w:rsidRPr="004D620F" w:rsidDel="003D0391" w:rsidRDefault="00973311">
          <w:pPr>
            <w:pStyle w:val="TOC1"/>
            <w:rPr>
              <w:del w:id="1030" w:author="Locke Liu" w:date="2021-05-24T16:45:00Z"/>
              <w:rFonts w:ascii="Arial" w:eastAsiaTheme="minorEastAsia" w:hAnsi="Arial" w:cs="Arial"/>
              <w:noProof/>
              <w:color w:val="auto"/>
              <w:sz w:val="22"/>
              <w:szCs w:val="22"/>
              <w:lang w:eastAsia="zh-CN"/>
              <w:rPrChange w:id="1031" w:author="Locke Liu" w:date="2021-05-24T14:33:00Z">
                <w:rPr>
                  <w:del w:id="1032" w:author="Locke Liu" w:date="2021-05-24T16:45:00Z"/>
                  <w:rFonts w:asciiTheme="minorHAnsi" w:eastAsiaTheme="minorEastAsia" w:hAnsiTheme="minorHAnsi" w:cstheme="minorBidi"/>
                  <w:noProof/>
                  <w:color w:val="auto"/>
                  <w:sz w:val="22"/>
                  <w:szCs w:val="22"/>
                  <w:lang w:eastAsia="zh-CN"/>
                </w:rPr>
              </w:rPrChange>
            </w:rPr>
          </w:pPr>
          <w:del w:id="1033" w:author="Locke Liu" w:date="2021-05-24T16:45:00Z">
            <w:r w:rsidRPr="004D620F" w:rsidDel="003D0391">
              <w:rPr>
                <w:rFonts w:ascii="Arial" w:hAnsi="Arial" w:cs="Arial"/>
                <w:noProof/>
                <w:rPrChange w:id="1034" w:author="Locke Liu" w:date="2021-05-24T14:33:00Z">
                  <w:rPr/>
                </w:rPrChange>
              </w:rPr>
              <w:fldChar w:fldCharType="begin"/>
            </w:r>
            <w:r w:rsidRPr="004D620F" w:rsidDel="003D0391">
              <w:rPr>
                <w:rFonts w:ascii="Arial" w:hAnsi="Arial" w:cs="Arial"/>
                <w:noProof/>
                <w:rPrChange w:id="1035" w:author="Locke Liu" w:date="2021-05-24T14:33:00Z">
                  <w:rPr/>
                </w:rPrChange>
              </w:rPr>
              <w:delInstrText xml:space="preserve"> HYPERLINK \l "_Toc72242433" </w:delInstrText>
            </w:r>
            <w:r w:rsidRPr="004D620F" w:rsidDel="003D0391">
              <w:rPr>
                <w:rFonts w:ascii="Arial" w:hAnsi="Arial" w:cs="Arial"/>
                <w:noProof/>
                <w:rPrChange w:id="1036" w:author="Locke Liu" w:date="2021-05-24T14:33:00Z">
                  <w:rPr>
                    <w:noProof/>
                  </w:rPr>
                </w:rPrChange>
              </w:rPr>
              <w:fldChar w:fldCharType="separate"/>
            </w:r>
          </w:del>
          <w:ins w:id="1037" w:author="Locke Liu" w:date="2021-05-24T16:45:00Z">
            <w:r w:rsidR="003D0391">
              <w:rPr>
                <w:rFonts w:ascii="Arial" w:hAnsi="Arial" w:cs="Arial"/>
                <w:b/>
                <w:bCs/>
                <w:noProof/>
              </w:rPr>
              <w:t>Error! Hyperlink reference not valid.</w:t>
            </w:r>
          </w:ins>
          <w:del w:id="1038" w:author="Locke Liu" w:date="2021-05-24T16:45:00Z">
            <w:r w:rsidR="00FD100E" w:rsidRPr="004D620F" w:rsidDel="003D0391">
              <w:rPr>
                <w:rStyle w:val="Hyperlink"/>
                <w:rFonts w:ascii="Arial" w:hAnsi="Arial" w:cs="Arial"/>
                <w:noProof/>
                <w:rPrChange w:id="1039" w:author="Locke Liu" w:date="2021-05-24T14:33:00Z">
                  <w:rPr>
                    <w:rStyle w:val="Hyperlink"/>
                    <w:noProof/>
                  </w:rPr>
                </w:rPrChange>
              </w:rPr>
              <w:delText>5 -</w:delText>
            </w:r>
            <w:r w:rsidR="00FD100E" w:rsidRPr="004D620F" w:rsidDel="003D0391">
              <w:rPr>
                <w:rFonts w:ascii="Arial" w:eastAsiaTheme="minorEastAsia" w:hAnsi="Arial" w:cs="Arial"/>
                <w:noProof/>
                <w:color w:val="auto"/>
                <w:sz w:val="22"/>
                <w:szCs w:val="22"/>
                <w:lang w:eastAsia="zh-CN"/>
                <w:rPrChange w:id="104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041" w:author="Locke Liu" w:date="2021-05-24T14:33:00Z">
                  <w:rPr>
                    <w:rStyle w:val="Hyperlink"/>
                    <w:noProof/>
                  </w:rPr>
                </w:rPrChange>
              </w:rPr>
              <w:delText>Architecture Decisions</w:delText>
            </w:r>
            <w:r w:rsidR="00FD100E" w:rsidRPr="004D620F" w:rsidDel="003D0391">
              <w:rPr>
                <w:rFonts w:ascii="Arial" w:hAnsi="Arial" w:cs="Arial"/>
                <w:noProof/>
                <w:webHidden/>
                <w:rPrChange w:id="1042" w:author="Locke Liu" w:date="2021-05-24T14:33:00Z">
                  <w:rPr>
                    <w:noProof/>
                    <w:webHidden/>
                  </w:rPr>
                </w:rPrChange>
              </w:rPr>
              <w:tab/>
            </w:r>
            <w:r w:rsidR="00FD100E" w:rsidRPr="004D620F" w:rsidDel="003D0391">
              <w:rPr>
                <w:rFonts w:ascii="Arial" w:hAnsi="Arial" w:cs="Arial"/>
                <w:noProof/>
                <w:webHidden/>
                <w:rPrChange w:id="1043" w:author="Locke Liu" w:date="2021-05-24T14:33:00Z">
                  <w:rPr>
                    <w:noProof/>
                    <w:webHidden/>
                  </w:rPr>
                </w:rPrChange>
              </w:rPr>
              <w:fldChar w:fldCharType="begin"/>
            </w:r>
            <w:r w:rsidR="00FD100E" w:rsidRPr="004D620F" w:rsidDel="003D0391">
              <w:rPr>
                <w:rFonts w:ascii="Arial" w:hAnsi="Arial" w:cs="Arial"/>
                <w:noProof/>
                <w:webHidden/>
                <w:rPrChange w:id="1044" w:author="Locke Liu" w:date="2021-05-24T14:33:00Z">
                  <w:rPr>
                    <w:noProof/>
                    <w:webHidden/>
                  </w:rPr>
                </w:rPrChange>
              </w:rPr>
              <w:delInstrText xml:space="preserve"> PAGEREF _Toc72242433 \h </w:delInstrText>
            </w:r>
            <w:r w:rsidR="00FD100E" w:rsidRPr="004D620F" w:rsidDel="003D0391">
              <w:rPr>
                <w:rFonts w:ascii="Arial" w:hAnsi="Arial" w:cs="Arial"/>
                <w:noProof/>
                <w:webHidden/>
                <w:rPrChange w:id="1045" w:author="Locke Liu" w:date="2021-05-24T14:33:00Z">
                  <w:rPr>
                    <w:rFonts w:ascii="Arial" w:hAnsi="Arial" w:cs="Arial"/>
                    <w:noProof/>
                    <w:webHidden/>
                  </w:rPr>
                </w:rPrChange>
              </w:rPr>
            </w:r>
            <w:r w:rsidR="00FD100E" w:rsidRPr="004D620F" w:rsidDel="003D0391">
              <w:rPr>
                <w:rFonts w:ascii="Arial" w:hAnsi="Arial" w:cs="Arial"/>
                <w:noProof/>
                <w:webHidden/>
                <w:rPrChange w:id="1046" w:author="Locke Liu" w:date="2021-05-24T14:33:00Z">
                  <w:rPr>
                    <w:noProof/>
                    <w:webHidden/>
                  </w:rPr>
                </w:rPrChange>
              </w:rPr>
              <w:fldChar w:fldCharType="separate"/>
            </w:r>
            <w:r w:rsidR="00FD100E" w:rsidRPr="004D620F" w:rsidDel="003D0391">
              <w:rPr>
                <w:rFonts w:ascii="Arial" w:hAnsi="Arial" w:cs="Arial"/>
                <w:noProof/>
                <w:webHidden/>
                <w:rPrChange w:id="1047" w:author="Locke Liu" w:date="2021-05-24T14:33:00Z">
                  <w:rPr>
                    <w:noProof/>
                    <w:webHidden/>
                  </w:rPr>
                </w:rPrChange>
              </w:rPr>
              <w:delText>16</w:delText>
            </w:r>
            <w:r w:rsidR="00FD100E" w:rsidRPr="004D620F" w:rsidDel="003D0391">
              <w:rPr>
                <w:rFonts w:ascii="Arial" w:hAnsi="Arial" w:cs="Arial"/>
                <w:noProof/>
                <w:webHidden/>
                <w:rPrChange w:id="1048" w:author="Locke Liu" w:date="2021-05-24T14:33:00Z">
                  <w:rPr>
                    <w:noProof/>
                    <w:webHidden/>
                  </w:rPr>
                </w:rPrChange>
              </w:rPr>
              <w:fldChar w:fldCharType="end"/>
            </w:r>
            <w:r w:rsidRPr="004D620F" w:rsidDel="003D0391">
              <w:rPr>
                <w:rFonts w:ascii="Arial" w:hAnsi="Arial" w:cs="Arial"/>
                <w:noProof/>
                <w:rPrChange w:id="1049" w:author="Locke Liu" w:date="2021-05-24T14:33:00Z">
                  <w:rPr>
                    <w:noProof/>
                  </w:rPr>
                </w:rPrChange>
              </w:rPr>
              <w:fldChar w:fldCharType="end"/>
            </w:r>
          </w:del>
        </w:p>
        <w:p w14:paraId="5441514D" w14:textId="2BE26F7B" w:rsidR="00FD100E" w:rsidRPr="004D620F" w:rsidDel="003D0391" w:rsidRDefault="00973311">
          <w:pPr>
            <w:pStyle w:val="TOC2"/>
            <w:rPr>
              <w:del w:id="1050" w:author="Locke Liu" w:date="2021-05-24T16:45:00Z"/>
              <w:rFonts w:ascii="Arial" w:eastAsiaTheme="minorEastAsia" w:hAnsi="Arial" w:cs="Arial"/>
              <w:color w:val="auto"/>
              <w:sz w:val="22"/>
              <w:szCs w:val="22"/>
              <w:lang w:eastAsia="zh-CN"/>
              <w:rPrChange w:id="1051" w:author="Locke Liu" w:date="2021-05-24T14:33:00Z">
                <w:rPr>
                  <w:del w:id="1052" w:author="Locke Liu" w:date="2021-05-24T16:45:00Z"/>
                  <w:rFonts w:asciiTheme="minorHAnsi" w:eastAsiaTheme="minorEastAsia" w:hAnsiTheme="minorHAnsi" w:cstheme="minorBidi"/>
                  <w:color w:val="auto"/>
                  <w:sz w:val="22"/>
                  <w:szCs w:val="22"/>
                  <w:lang w:eastAsia="zh-CN"/>
                </w:rPr>
              </w:rPrChange>
            </w:rPr>
          </w:pPr>
          <w:del w:id="1053" w:author="Locke Liu" w:date="2021-05-24T16:45:00Z">
            <w:r w:rsidRPr="004D620F" w:rsidDel="003D0391">
              <w:rPr>
                <w:rFonts w:ascii="Arial" w:hAnsi="Arial" w:cs="Arial"/>
                <w:rPrChange w:id="1054" w:author="Locke Liu" w:date="2021-05-24T14:33:00Z">
                  <w:rPr/>
                </w:rPrChange>
              </w:rPr>
              <w:fldChar w:fldCharType="begin"/>
            </w:r>
            <w:r w:rsidRPr="004D620F" w:rsidDel="003D0391">
              <w:rPr>
                <w:rFonts w:ascii="Arial" w:hAnsi="Arial" w:cs="Arial"/>
                <w:rPrChange w:id="1055" w:author="Locke Liu" w:date="2021-05-24T14:33:00Z">
                  <w:rPr/>
                </w:rPrChange>
              </w:rPr>
              <w:delInstrText xml:space="preserve"> HYPERLINK \l "_Toc72242434" </w:delInstrText>
            </w:r>
            <w:r w:rsidRPr="004D620F" w:rsidDel="003D0391">
              <w:rPr>
                <w:rFonts w:ascii="Arial" w:hAnsi="Arial" w:cs="Arial"/>
                <w:rPrChange w:id="1056" w:author="Locke Liu" w:date="2021-05-24T14:33:00Z">
                  <w:rPr/>
                </w:rPrChange>
              </w:rPr>
              <w:fldChar w:fldCharType="separate"/>
            </w:r>
          </w:del>
          <w:ins w:id="1057" w:author="Locke Liu" w:date="2021-05-24T16:45:00Z">
            <w:r w:rsidR="003D0391">
              <w:rPr>
                <w:rFonts w:ascii="Arial" w:hAnsi="Arial" w:cs="Arial"/>
                <w:b/>
                <w:bCs/>
              </w:rPr>
              <w:t>Error! Hyperlink reference not valid.</w:t>
            </w:r>
          </w:ins>
          <w:del w:id="1058" w:author="Locke Liu" w:date="2021-05-24T16:45:00Z">
            <w:r w:rsidR="00FD100E" w:rsidRPr="004D620F" w:rsidDel="003D0391">
              <w:rPr>
                <w:rStyle w:val="Hyperlink"/>
                <w:rFonts w:ascii="Arial" w:hAnsi="Arial" w:cs="Arial"/>
                <w:rPrChange w:id="1059" w:author="Locke Liu" w:date="2021-05-24T14:33:00Z">
                  <w:rPr>
                    <w:rStyle w:val="Hyperlink"/>
                  </w:rPr>
                </w:rPrChange>
              </w:rPr>
              <w:delText>5.1 -</w:delText>
            </w:r>
            <w:r w:rsidR="00FD100E" w:rsidRPr="004D620F" w:rsidDel="003D0391">
              <w:rPr>
                <w:rFonts w:ascii="Arial" w:eastAsiaTheme="minorEastAsia" w:hAnsi="Arial" w:cs="Arial"/>
                <w:color w:val="auto"/>
                <w:sz w:val="22"/>
                <w:szCs w:val="22"/>
                <w:lang w:eastAsia="zh-CN"/>
                <w:rPrChange w:id="106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061" w:author="Locke Liu" w:date="2021-05-24T14:33:00Z">
                  <w:rPr>
                    <w:rStyle w:val="Hyperlink"/>
                  </w:rPr>
                </w:rPrChange>
              </w:rPr>
              <w:delText>Architecture Decisions summary</w:delText>
            </w:r>
            <w:r w:rsidR="00FD100E" w:rsidRPr="004D620F" w:rsidDel="003D0391">
              <w:rPr>
                <w:rFonts w:ascii="Arial" w:hAnsi="Arial" w:cs="Arial"/>
                <w:webHidden/>
                <w:rPrChange w:id="1062" w:author="Locke Liu" w:date="2021-05-24T14:33:00Z">
                  <w:rPr>
                    <w:webHidden/>
                  </w:rPr>
                </w:rPrChange>
              </w:rPr>
              <w:tab/>
            </w:r>
            <w:r w:rsidR="00FD100E" w:rsidRPr="004D620F" w:rsidDel="003D0391">
              <w:rPr>
                <w:rFonts w:ascii="Arial" w:hAnsi="Arial" w:cs="Arial"/>
                <w:webHidden/>
                <w:rPrChange w:id="1063" w:author="Locke Liu" w:date="2021-05-24T14:33:00Z">
                  <w:rPr>
                    <w:webHidden/>
                  </w:rPr>
                </w:rPrChange>
              </w:rPr>
              <w:fldChar w:fldCharType="begin"/>
            </w:r>
            <w:r w:rsidR="00FD100E" w:rsidRPr="004D620F" w:rsidDel="003D0391">
              <w:rPr>
                <w:rFonts w:ascii="Arial" w:hAnsi="Arial" w:cs="Arial"/>
                <w:webHidden/>
                <w:rPrChange w:id="1064" w:author="Locke Liu" w:date="2021-05-24T14:33:00Z">
                  <w:rPr>
                    <w:webHidden/>
                  </w:rPr>
                </w:rPrChange>
              </w:rPr>
              <w:delInstrText xml:space="preserve"> PAGEREF _Toc72242434 \h </w:delInstrText>
            </w:r>
            <w:r w:rsidR="00FD100E" w:rsidRPr="004D620F" w:rsidDel="003D0391">
              <w:rPr>
                <w:rFonts w:ascii="Arial" w:hAnsi="Arial" w:cs="Arial"/>
                <w:webHidden/>
                <w:rPrChange w:id="1065" w:author="Locke Liu" w:date="2021-05-24T14:33:00Z">
                  <w:rPr>
                    <w:rFonts w:ascii="Arial" w:hAnsi="Arial" w:cs="Arial"/>
                    <w:webHidden/>
                  </w:rPr>
                </w:rPrChange>
              </w:rPr>
            </w:r>
            <w:r w:rsidR="00FD100E" w:rsidRPr="004D620F" w:rsidDel="003D0391">
              <w:rPr>
                <w:rFonts w:ascii="Arial" w:hAnsi="Arial" w:cs="Arial"/>
                <w:webHidden/>
                <w:rPrChange w:id="1066" w:author="Locke Liu" w:date="2021-05-24T14:33:00Z">
                  <w:rPr>
                    <w:webHidden/>
                  </w:rPr>
                </w:rPrChange>
              </w:rPr>
              <w:fldChar w:fldCharType="separate"/>
            </w:r>
            <w:r w:rsidR="00FD100E" w:rsidRPr="004D620F" w:rsidDel="003D0391">
              <w:rPr>
                <w:rFonts w:ascii="Arial" w:hAnsi="Arial" w:cs="Arial"/>
                <w:webHidden/>
                <w:rPrChange w:id="1067" w:author="Locke Liu" w:date="2021-05-24T14:33:00Z">
                  <w:rPr>
                    <w:webHidden/>
                  </w:rPr>
                </w:rPrChange>
              </w:rPr>
              <w:delText>16</w:delText>
            </w:r>
            <w:r w:rsidR="00FD100E" w:rsidRPr="004D620F" w:rsidDel="003D0391">
              <w:rPr>
                <w:rFonts w:ascii="Arial" w:hAnsi="Arial" w:cs="Arial"/>
                <w:webHidden/>
                <w:rPrChange w:id="1068" w:author="Locke Liu" w:date="2021-05-24T14:33:00Z">
                  <w:rPr>
                    <w:webHidden/>
                  </w:rPr>
                </w:rPrChange>
              </w:rPr>
              <w:fldChar w:fldCharType="end"/>
            </w:r>
            <w:r w:rsidRPr="004D620F" w:rsidDel="003D0391">
              <w:rPr>
                <w:rFonts w:ascii="Arial" w:hAnsi="Arial" w:cs="Arial"/>
                <w:rPrChange w:id="1069" w:author="Locke Liu" w:date="2021-05-24T14:33:00Z">
                  <w:rPr/>
                </w:rPrChange>
              </w:rPr>
              <w:fldChar w:fldCharType="end"/>
            </w:r>
          </w:del>
        </w:p>
        <w:p w14:paraId="68D8E26B" w14:textId="0B465CBA" w:rsidR="00FD100E" w:rsidRPr="004D620F" w:rsidDel="003D0391" w:rsidRDefault="00973311">
          <w:pPr>
            <w:pStyle w:val="TOC2"/>
            <w:rPr>
              <w:del w:id="1070" w:author="Locke Liu" w:date="2021-05-24T16:45:00Z"/>
              <w:rFonts w:ascii="Arial" w:eastAsiaTheme="minorEastAsia" w:hAnsi="Arial" w:cs="Arial"/>
              <w:color w:val="auto"/>
              <w:sz w:val="22"/>
              <w:szCs w:val="22"/>
              <w:lang w:eastAsia="zh-CN"/>
              <w:rPrChange w:id="1071" w:author="Locke Liu" w:date="2021-05-24T14:33:00Z">
                <w:rPr>
                  <w:del w:id="1072" w:author="Locke Liu" w:date="2021-05-24T16:45:00Z"/>
                  <w:rFonts w:asciiTheme="minorHAnsi" w:eastAsiaTheme="minorEastAsia" w:hAnsiTheme="minorHAnsi" w:cstheme="minorBidi"/>
                  <w:color w:val="auto"/>
                  <w:sz w:val="22"/>
                  <w:szCs w:val="22"/>
                  <w:lang w:eastAsia="zh-CN"/>
                </w:rPr>
              </w:rPrChange>
            </w:rPr>
          </w:pPr>
          <w:del w:id="1073" w:author="Locke Liu" w:date="2021-05-24T16:45:00Z">
            <w:r w:rsidRPr="004D620F" w:rsidDel="003D0391">
              <w:rPr>
                <w:rFonts w:ascii="Arial" w:hAnsi="Arial" w:cs="Arial"/>
                <w:rPrChange w:id="1074" w:author="Locke Liu" w:date="2021-05-24T14:33:00Z">
                  <w:rPr/>
                </w:rPrChange>
              </w:rPr>
              <w:fldChar w:fldCharType="begin"/>
            </w:r>
            <w:r w:rsidRPr="004D620F" w:rsidDel="003D0391">
              <w:rPr>
                <w:rFonts w:ascii="Arial" w:hAnsi="Arial" w:cs="Arial"/>
                <w:rPrChange w:id="1075" w:author="Locke Liu" w:date="2021-05-24T14:33:00Z">
                  <w:rPr/>
                </w:rPrChange>
              </w:rPr>
              <w:delInstrText xml:space="preserve"> HYPERLINK \l "_Toc72242435" </w:delInstrText>
            </w:r>
            <w:r w:rsidRPr="004D620F" w:rsidDel="003D0391">
              <w:rPr>
                <w:rFonts w:ascii="Arial" w:hAnsi="Arial" w:cs="Arial"/>
                <w:rPrChange w:id="1076" w:author="Locke Liu" w:date="2021-05-24T14:33:00Z">
                  <w:rPr/>
                </w:rPrChange>
              </w:rPr>
              <w:fldChar w:fldCharType="separate"/>
            </w:r>
          </w:del>
          <w:ins w:id="1077" w:author="Locke Liu" w:date="2021-05-24T16:45:00Z">
            <w:r w:rsidR="003D0391">
              <w:rPr>
                <w:rFonts w:ascii="Arial" w:hAnsi="Arial" w:cs="Arial"/>
                <w:b/>
                <w:bCs/>
              </w:rPr>
              <w:t>Error! Hyperlink reference not valid.</w:t>
            </w:r>
          </w:ins>
          <w:del w:id="1078" w:author="Locke Liu" w:date="2021-05-24T16:45:00Z">
            <w:r w:rsidR="00FD100E" w:rsidRPr="004D620F" w:rsidDel="003D0391">
              <w:rPr>
                <w:rStyle w:val="Hyperlink"/>
                <w:rFonts w:ascii="Arial" w:hAnsi="Arial" w:cs="Arial"/>
                <w:rPrChange w:id="1079" w:author="Locke Liu" w:date="2021-05-24T14:33:00Z">
                  <w:rPr>
                    <w:rStyle w:val="Hyperlink"/>
                  </w:rPr>
                </w:rPrChange>
              </w:rPr>
              <w:delText>5.2 -</w:delText>
            </w:r>
            <w:r w:rsidR="00FD100E" w:rsidRPr="004D620F" w:rsidDel="003D0391">
              <w:rPr>
                <w:rFonts w:ascii="Arial" w:eastAsiaTheme="minorEastAsia" w:hAnsi="Arial" w:cs="Arial"/>
                <w:color w:val="auto"/>
                <w:sz w:val="22"/>
                <w:szCs w:val="22"/>
                <w:lang w:eastAsia="zh-CN"/>
                <w:rPrChange w:id="108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081" w:author="Locke Liu" w:date="2021-05-24T14:33:00Z">
                  <w:rPr>
                    <w:rStyle w:val="Hyperlink"/>
                  </w:rPr>
                </w:rPrChange>
              </w:rPr>
              <w:delText>Architecture Decisions - Details</w:delText>
            </w:r>
            <w:r w:rsidR="00FD100E" w:rsidRPr="004D620F" w:rsidDel="003D0391">
              <w:rPr>
                <w:rFonts w:ascii="Arial" w:hAnsi="Arial" w:cs="Arial"/>
                <w:webHidden/>
                <w:rPrChange w:id="1082" w:author="Locke Liu" w:date="2021-05-24T14:33:00Z">
                  <w:rPr>
                    <w:webHidden/>
                  </w:rPr>
                </w:rPrChange>
              </w:rPr>
              <w:tab/>
            </w:r>
            <w:r w:rsidR="00FD100E" w:rsidRPr="004D620F" w:rsidDel="003D0391">
              <w:rPr>
                <w:rFonts w:ascii="Arial" w:hAnsi="Arial" w:cs="Arial"/>
                <w:webHidden/>
                <w:rPrChange w:id="1083" w:author="Locke Liu" w:date="2021-05-24T14:33:00Z">
                  <w:rPr>
                    <w:webHidden/>
                  </w:rPr>
                </w:rPrChange>
              </w:rPr>
              <w:fldChar w:fldCharType="begin"/>
            </w:r>
            <w:r w:rsidR="00FD100E" w:rsidRPr="004D620F" w:rsidDel="003D0391">
              <w:rPr>
                <w:rFonts w:ascii="Arial" w:hAnsi="Arial" w:cs="Arial"/>
                <w:webHidden/>
                <w:rPrChange w:id="1084" w:author="Locke Liu" w:date="2021-05-24T14:33:00Z">
                  <w:rPr>
                    <w:webHidden/>
                  </w:rPr>
                </w:rPrChange>
              </w:rPr>
              <w:delInstrText xml:space="preserve"> PAGEREF _Toc72242435 \h </w:delInstrText>
            </w:r>
            <w:r w:rsidR="00FD100E" w:rsidRPr="004D620F" w:rsidDel="003D0391">
              <w:rPr>
                <w:rFonts w:ascii="Arial" w:hAnsi="Arial" w:cs="Arial"/>
                <w:webHidden/>
                <w:rPrChange w:id="1085" w:author="Locke Liu" w:date="2021-05-24T14:33:00Z">
                  <w:rPr>
                    <w:rFonts w:ascii="Arial" w:hAnsi="Arial" w:cs="Arial"/>
                    <w:webHidden/>
                  </w:rPr>
                </w:rPrChange>
              </w:rPr>
            </w:r>
            <w:r w:rsidR="00FD100E" w:rsidRPr="004D620F" w:rsidDel="003D0391">
              <w:rPr>
                <w:rFonts w:ascii="Arial" w:hAnsi="Arial" w:cs="Arial"/>
                <w:webHidden/>
                <w:rPrChange w:id="1086" w:author="Locke Liu" w:date="2021-05-24T14:33:00Z">
                  <w:rPr>
                    <w:webHidden/>
                  </w:rPr>
                </w:rPrChange>
              </w:rPr>
              <w:fldChar w:fldCharType="separate"/>
            </w:r>
            <w:r w:rsidR="00FD100E" w:rsidRPr="004D620F" w:rsidDel="003D0391">
              <w:rPr>
                <w:rFonts w:ascii="Arial" w:hAnsi="Arial" w:cs="Arial"/>
                <w:webHidden/>
                <w:rPrChange w:id="1087" w:author="Locke Liu" w:date="2021-05-24T14:33:00Z">
                  <w:rPr>
                    <w:webHidden/>
                  </w:rPr>
                </w:rPrChange>
              </w:rPr>
              <w:delText>16</w:delText>
            </w:r>
            <w:r w:rsidR="00FD100E" w:rsidRPr="004D620F" w:rsidDel="003D0391">
              <w:rPr>
                <w:rFonts w:ascii="Arial" w:hAnsi="Arial" w:cs="Arial"/>
                <w:webHidden/>
                <w:rPrChange w:id="1088" w:author="Locke Liu" w:date="2021-05-24T14:33:00Z">
                  <w:rPr>
                    <w:webHidden/>
                  </w:rPr>
                </w:rPrChange>
              </w:rPr>
              <w:fldChar w:fldCharType="end"/>
            </w:r>
            <w:r w:rsidRPr="004D620F" w:rsidDel="003D0391">
              <w:rPr>
                <w:rFonts w:ascii="Arial" w:hAnsi="Arial" w:cs="Arial"/>
                <w:rPrChange w:id="1089" w:author="Locke Liu" w:date="2021-05-24T14:33:00Z">
                  <w:rPr/>
                </w:rPrChange>
              </w:rPr>
              <w:fldChar w:fldCharType="end"/>
            </w:r>
          </w:del>
        </w:p>
        <w:p w14:paraId="63730ED7" w14:textId="6F6C19A8" w:rsidR="00FD100E" w:rsidRPr="004D620F" w:rsidDel="003D0391" w:rsidRDefault="00973311">
          <w:pPr>
            <w:pStyle w:val="TOC1"/>
            <w:rPr>
              <w:del w:id="1090" w:author="Locke Liu" w:date="2021-05-24T16:45:00Z"/>
              <w:rFonts w:ascii="Arial" w:eastAsiaTheme="minorEastAsia" w:hAnsi="Arial" w:cs="Arial"/>
              <w:noProof/>
              <w:color w:val="auto"/>
              <w:sz w:val="22"/>
              <w:szCs w:val="22"/>
              <w:lang w:eastAsia="zh-CN"/>
              <w:rPrChange w:id="1091" w:author="Locke Liu" w:date="2021-05-24T14:33:00Z">
                <w:rPr>
                  <w:del w:id="1092" w:author="Locke Liu" w:date="2021-05-24T16:45:00Z"/>
                  <w:rFonts w:asciiTheme="minorHAnsi" w:eastAsiaTheme="minorEastAsia" w:hAnsiTheme="minorHAnsi" w:cstheme="minorBidi"/>
                  <w:noProof/>
                  <w:color w:val="auto"/>
                  <w:sz w:val="22"/>
                  <w:szCs w:val="22"/>
                  <w:lang w:eastAsia="zh-CN"/>
                </w:rPr>
              </w:rPrChange>
            </w:rPr>
          </w:pPr>
          <w:del w:id="1093" w:author="Locke Liu" w:date="2021-05-24T16:45:00Z">
            <w:r w:rsidRPr="004D620F" w:rsidDel="003D0391">
              <w:rPr>
                <w:rFonts w:ascii="Arial" w:hAnsi="Arial" w:cs="Arial"/>
                <w:noProof/>
                <w:rPrChange w:id="1094" w:author="Locke Liu" w:date="2021-05-24T14:33:00Z">
                  <w:rPr/>
                </w:rPrChange>
              </w:rPr>
              <w:fldChar w:fldCharType="begin"/>
            </w:r>
            <w:r w:rsidRPr="004D620F" w:rsidDel="003D0391">
              <w:rPr>
                <w:rFonts w:ascii="Arial" w:hAnsi="Arial" w:cs="Arial"/>
                <w:noProof/>
                <w:rPrChange w:id="1095" w:author="Locke Liu" w:date="2021-05-24T14:33:00Z">
                  <w:rPr/>
                </w:rPrChange>
              </w:rPr>
              <w:delInstrText xml:space="preserve"> HYPERLINK \l "_Toc72242436" </w:delInstrText>
            </w:r>
            <w:r w:rsidRPr="004D620F" w:rsidDel="003D0391">
              <w:rPr>
                <w:rFonts w:ascii="Arial" w:hAnsi="Arial" w:cs="Arial"/>
                <w:noProof/>
                <w:rPrChange w:id="1096" w:author="Locke Liu" w:date="2021-05-24T14:33:00Z">
                  <w:rPr>
                    <w:noProof/>
                  </w:rPr>
                </w:rPrChange>
              </w:rPr>
              <w:fldChar w:fldCharType="separate"/>
            </w:r>
          </w:del>
          <w:ins w:id="1097" w:author="Locke Liu" w:date="2021-05-24T16:45:00Z">
            <w:r w:rsidR="003D0391">
              <w:rPr>
                <w:rFonts w:ascii="Arial" w:hAnsi="Arial" w:cs="Arial"/>
                <w:b/>
                <w:bCs/>
                <w:noProof/>
              </w:rPr>
              <w:t>Error! Hyperlink reference not valid.</w:t>
            </w:r>
          </w:ins>
          <w:del w:id="1098" w:author="Locke Liu" w:date="2021-05-24T16:45:00Z">
            <w:r w:rsidR="00FD100E" w:rsidRPr="004D620F" w:rsidDel="003D0391">
              <w:rPr>
                <w:rStyle w:val="Hyperlink"/>
                <w:rFonts w:ascii="Arial" w:hAnsi="Arial" w:cs="Arial"/>
                <w:noProof/>
                <w:rPrChange w:id="1099" w:author="Locke Liu" w:date="2021-05-24T14:33:00Z">
                  <w:rPr>
                    <w:rStyle w:val="Hyperlink"/>
                    <w:noProof/>
                  </w:rPr>
                </w:rPrChange>
              </w:rPr>
              <w:delText>6 -</w:delText>
            </w:r>
            <w:r w:rsidR="00FD100E" w:rsidRPr="004D620F" w:rsidDel="003D0391">
              <w:rPr>
                <w:rFonts w:ascii="Arial" w:eastAsiaTheme="minorEastAsia" w:hAnsi="Arial" w:cs="Arial"/>
                <w:noProof/>
                <w:color w:val="auto"/>
                <w:sz w:val="22"/>
                <w:szCs w:val="22"/>
                <w:lang w:eastAsia="zh-CN"/>
                <w:rPrChange w:id="110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101" w:author="Locke Liu" w:date="2021-05-24T14:33:00Z">
                  <w:rPr>
                    <w:rStyle w:val="Hyperlink"/>
                    <w:noProof/>
                  </w:rPr>
                </w:rPrChange>
              </w:rPr>
              <w:delText>Infrastructure Physical Architecture</w:delText>
            </w:r>
            <w:r w:rsidR="00FD100E" w:rsidRPr="004D620F" w:rsidDel="003D0391">
              <w:rPr>
                <w:rFonts w:ascii="Arial" w:hAnsi="Arial" w:cs="Arial"/>
                <w:noProof/>
                <w:webHidden/>
                <w:rPrChange w:id="1102" w:author="Locke Liu" w:date="2021-05-24T14:33:00Z">
                  <w:rPr>
                    <w:noProof/>
                    <w:webHidden/>
                  </w:rPr>
                </w:rPrChange>
              </w:rPr>
              <w:tab/>
            </w:r>
            <w:r w:rsidR="00FD100E" w:rsidRPr="004D620F" w:rsidDel="003D0391">
              <w:rPr>
                <w:rFonts w:ascii="Arial" w:hAnsi="Arial" w:cs="Arial"/>
                <w:noProof/>
                <w:webHidden/>
                <w:rPrChange w:id="1103" w:author="Locke Liu" w:date="2021-05-24T14:33:00Z">
                  <w:rPr>
                    <w:noProof/>
                    <w:webHidden/>
                  </w:rPr>
                </w:rPrChange>
              </w:rPr>
              <w:fldChar w:fldCharType="begin"/>
            </w:r>
            <w:r w:rsidR="00FD100E" w:rsidRPr="004D620F" w:rsidDel="003D0391">
              <w:rPr>
                <w:rFonts w:ascii="Arial" w:hAnsi="Arial" w:cs="Arial"/>
                <w:noProof/>
                <w:webHidden/>
                <w:rPrChange w:id="1104" w:author="Locke Liu" w:date="2021-05-24T14:33:00Z">
                  <w:rPr>
                    <w:noProof/>
                    <w:webHidden/>
                  </w:rPr>
                </w:rPrChange>
              </w:rPr>
              <w:delInstrText xml:space="preserve"> PAGEREF _Toc72242436 \h </w:delInstrText>
            </w:r>
            <w:r w:rsidR="00FD100E" w:rsidRPr="004D620F" w:rsidDel="003D0391">
              <w:rPr>
                <w:rFonts w:ascii="Arial" w:hAnsi="Arial" w:cs="Arial"/>
                <w:noProof/>
                <w:webHidden/>
                <w:rPrChange w:id="1105" w:author="Locke Liu" w:date="2021-05-24T14:33:00Z">
                  <w:rPr>
                    <w:rFonts w:ascii="Arial" w:hAnsi="Arial" w:cs="Arial"/>
                    <w:noProof/>
                    <w:webHidden/>
                  </w:rPr>
                </w:rPrChange>
              </w:rPr>
            </w:r>
            <w:r w:rsidR="00FD100E" w:rsidRPr="004D620F" w:rsidDel="003D0391">
              <w:rPr>
                <w:rFonts w:ascii="Arial" w:hAnsi="Arial" w:cs="Arial"/>
                <w:noProof/>
                <w:webHidden/>
                <w:rPrChange w:id="1106" w:author="Locke Liu" w:date="2021-05-24T14:33:00Z">
                  <w:rPr>
                    <w:noProof/>
                    <w:webHidden/>
                  </w:rPr>
                </w:rPrChange>
              </w:rPr>
              <w:fldChar w:fldCharType="separate"/>
            </w:r>
            <w:r w:rsidR="00FD100E" w:rsidRPr="004D620F" w:rsidDel="003D0391">
              <w:rPr>
                <w:rFonts w:ascii="Arial" w:hAnsi="Arial" w:cs="Arial"/>
                <w:noProof/>
                <w:webHidden/>
                <w:rPrChange w:id="1107" w:author="Locke Liu" w:date="2021-05-24T14:33:00Z">
                  <w:rPr>
                    <w:noProof/>
                    <w:webHidden/>
                  </w:rPr>
                </w:rPrChange>
              </w:rPr>
              <w:delText>23</w:delText>
            </w:r>
            <w:r w:rsidR="00FD100E" w:rsidRPr="004D620F" w:rsidDel="003D0391">
              <w:rPr>
                <w:rFonts w:ascii="Arial" w:hAnsi="Arial" w:cs="Arial"/>
                <w:noProof/>
                <w:webHidden/>
                <w:rPrChange w:id="1108" w:author="Locke Liu" w:date="2021-05-24T14:33:00Z">
                  <w:rPr>
                    <w:noProof/>
                    <w:webHidden/>
                  </w:rPr>
                </w:rPrChange>
              </w:rPr>
              <w:fldChar w:fldCharType="end"/>
            </w:r>
            <w:r w:rsidRPr="004D620F" w:rsidDel="003D0391">
              <w:rPr>
                <w:rFonts w:ascii="Arial" w:hAnsi="Arial" w:cs="Arial"/>
                <w:noProof/>
                <w:rPrChange w:id="1109" w:author="Locke Liu" w:date="2021-05-24T14:33:00Z">
                  <w:rPr>
                    <w:noProof/>
                  </w:rPr>
                </w:rPrChange>
              </w:rPr>
              <w:fldChar w:fldCharType="end"/>
            </w:r>
          </w:del>
        </w:p>
        <w:p w14:paraId="500D447E" w14:textId="1330728C" w:rsidR="00FD100E" w:rsidRPr="004D620F" w:rsidDel="003D0391" w:rsidRDefault="00973311">
          <w:pPr>
            <w:pStyle w:val="TOC2"/>
            <w:rPr>
              <w:del w:id="1110" w:author="Locke Liu" w:date="2021-05-24T16:45:00Z"/>
              <w:rFonts w:ascii="Arial" w:eastAsiaTheme="minorEastAsia" w:hAnsi="Arial" w:cs="Arial"/>
              <w:color w:val="auto"/>
              <w:sz w:val="22"/>
              <w:szCs w:val="22"/>
              <w:lang w:eastAsia="zh-CN"/>
              <w:rPrChange w:id="1111" w:author="Locke Liu" w:date="2021-05-24T14:33:00Z">
                <w:rPr>
                  <w:del w:id="1112" w:author="Locke Liu" w:date="2021-05-24T16:45:00Z"/>
                  <w:rFonts w:asciiTheme="minorHAnsi" w:eastAsiaTheme="minorEastAsia" w:hAnsiTheme="minorHAnsi" w:cstheme="minorBidi"/>
                  <w:color w:val="auto"/>
                  <w:sz w:val="22"/>
                  <w:szCs w:val="22"/>
                  <w:lang w:eastAsia="zh-CN"/>
                </w:rPr>
              </w:rPrChange>
            </w:rPr>
          </w:pPr>
          <w:del w:id="1113" w:author="Locke Liu" w:date="2021-05-24T16:45:00Z">
            <w:r w:rsidRPr="004D620F" w:rsidDel="003D0391">
              <w:rPr>
                <w:rFonts w:ascii="Arial" w:hAnsi="Arial" w:cs="Arial"/>
                <w:rPrChange w:id="1114" w:author="Locke Liu" w:date="2021-05-24T14:33:00Z">
                  <w:rPr/>
                </w:rPrChange>
              </w:rPr>
              <w:fldChar w:fldCharType="begin"/>
            </w:r>
            <w:r w:rsidRPr="004D620F" w:rsidDel="003D0391">
              <w:rPr>
                <w:rFonts w:ascii="Arial" w:hAnsi="Arial" w:cs="Arial"/>
                <w:rPrChange w:id="1115" w:author="Locke Liu" w:date="2021-05-24T14:33:00Z">
                  <w:rPr/>
                </w:rPrChange>
              </w:rPr>
              <w:delInstrText xml:space="preserve"> HYPERLINK \l "_Toc72242437" </w:delInstrText>
            </w:r>
            <w:r w:rsidRPr="004D620F" w:rsidDel="003D0391">
              <w:rPr>
                <w:rFonts w:ascii="Arial" w:hAnsi="Arial" w:cs="Arial"/>
                <w:rPrChange w:id="1116" w:author="Locke Liu" w:date="2021-05-24T14:33:00Z">
                  <w:rPr/>
                </w:rPrChange>
              </w:rPr>
              <w:fldChar w:fldCharType="separate"/>
            </w:r>
          </w:del>
          <w:ins w:id="1117" w:author="Locke Liu" w:date="2021-05-24T16:45:00Z">
            <w:r w:rsidR="003D0391">
              <w:rPr>
                <w:rFonts w:ascii="Arial" w:hAnsi="Arial" w:cs="Arial"/>
                <w:b/>
                <w:bCs/>
              </w:rPr>
              <w:t>Error! Hyperlink reference not valid.</w:t>
            </w:r>
          </w:ins>
          <w:del w:id="1118" w:author="Locke Liu" w:date="2021-05-24T16:45:00Z">
            <w:r w:rsidR="00FD100E" w:rsidRPr="004D620F" w:rsidDel="003D0391">
              <w:rPr>
                <w:rStyle w:val="Hyperlink"/>
                <w:rFonts w:ascii="Arial" w:hAnsi="Arial" w:cs="Arial"/>
                <w:lang w:eastAsia="en-US"/>
                <w:rPrChange w:id="1119" w:author="Locke Liu" w:date="2021-05-24T14:33:00Z">
                  <w:rPr>
                    <w:rStyle w:val="Hyperlink"/>
                    <w:lang w:eastAsia="en-US"/>
                  </w:rPr>
                </w:rPrChange>
              </w:rPr>
              <w:delText>6.1 -</w:delText>
            </w:r>
            <w:r w:rsidR="00FD100E" w:rsidRPr="004D620F" w:rsidDel="003D0391">
              <w:rPr>
                <w:rFonts w:ascii="Arial" w:eastAsiaTheme="minorEastAsia" w:hAnsi="Arial" w:cs="Arial"/>
                <w:color w:val="auto"/>
                <w:sz w:val="22"/>
                <w:szCs w:val="22"/>
                <w:lang w:eastAsia="zh-CN"/>
                <w:rPrChange w:id="112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lang w:eastAsia="en-US"/>
                <w:rPrChange w:id="1121" w:author="Locke Liu" w:date="2021-05-24T14:33:00Z">
                  <w:rPr>
                    <w:rStyle w:val="Hyperlink"/>
                    <w:lang w:eastAsia="en-US"/>
                  </w:rPr>
                </w:rPrChange>
              </w:rPr>
              <w:delText>Products for Components</w:delText>
            </w:r>
            <w:r w:rsidR="00FD100E" w:rsidRPr="004D620F" w:rsidDel="003D0391">
              <w:rPr>
                <w:rFonts w:ascii="Arial" w:hAnsi="Arial" w:cs="Arial"/>
                <w:webHidden/>
                <w:rPrChange w:id="1122" w:author="Locke Liu" w:date="2021-05-24T14:33:00Z">
                  <w:rPr>
                    <w:webHidden/>
                  </w:rPr>
                </w:rPrChange>
              </w:rPr>
              <w:tab/>
            </w:r>
            <w:r w:rsidR="00FD100E" w:rsidRPr="004D620F" w:rsidDel="003D0391">
              <w:rPr>
                <w:rFonts w:ascii="Arial" w:hAnsi="Arial" w:cs="Arial"/>
                <w:webHidden/>
                <w:rPrChange w:id="1123" w:author="Locke Liu" w:date="2021-05-24T14:33:00Z">
                  <w:rPr>
                    <w:webHidden/>
                  </w:rPr>
                </w:rPrChange>
              </w:rPr>
              <w:fldChar w:fldCharType="begin"/>
            </w:r>
            <w:r w:rsidR="00FD100E" w:rsidRPr="004D620F" w:rsidDel="003D0391">
              <w:rPr>
                <w:rFonts w:ascii="Arial" w:hAnsi="Arial" w:cs="Arial"/>
                <w:webHidden/>
                <w:rPrChange w:id="1124" w:author="Locke Liu" w:date="2021-05-24T14:33:00Z">
                  <w:rPr>
                    <w:webHidden/>
                  </w:rPr>
                </w:rPrChange>
              </w:rPr>
              <w:delInstrText xml:space="preserve"> PAGEREF _Toc72242437 \h </w:delInstrText>
            </w:r>
            <w:r w:rsidR="00FD100E" w:rsidRPr="004D620F" w:rsidDel="003D0391">
              <w:rPr>
                <w:rFonts w:ascii="Arial" w:hAnsi="Arial" w:cs="Arial"/>
                <w:webHidden/>
                <w:rPrChange w:id="1125" w:author="Locke Liu" w:date="2021-05-24T14:33:00Z">
                  <w:rPr>
                    <w:rFonts w:ascii="Arial" w:hAnsi="Arial" w:cs="Arial"/>
                    <w:webHidden/>
                  </w:rPr>
                </w:rPrChange>
              </w:rPr>
            </w:r>
            <w:r w:rsidR="00FD100E" w:rsidRPr="004D620F" w:rsidDel="003D0391">
              <w:rPr>
                <w:rFonts w:ascii="Arial" w:hAnsi="Arial" w:cs="Arial"/>
                <w:webHidden/>
                <w:rPrChange w:id="1126" w:author="Locke Liu" w:date="2021-05-24T14:33:00Z">
                  <w:rPr>
                    <w:webHidden/>
                  </w:rPr>
                </w:rPrChange>
              </w:rPr>
              <w:fldChar w:fldCharType="separate"/>
            </w:r>
            <w:r w:rsidR="00FD100E" w:rsidRPr="004D620F" w:rsidDel="003D0391">
              <w:rPr>
                <w:rFonts w:ascii="Arial" w:hAnsi="Arial" w:cs="Arial"/>
                <w:webHidden/>
                <w:rPrChange w:id="1127" w:author="Locke Liu" w:date="2021-05-24T14:33:00Z">
                  <w:rPr>
                    <w:webHidden/>
                  </w:rPr>
                </w:rPrChange>
              </w:rPr>
              <w:delText>23</w:delText>
            </w:r>
            <w:r w:rsidR="00FD100E" w:rsidRPr="004D620F" w:rsidDel="003D0391">
              <w:rPr>
                <w:rFonts w:ascii="Arial" w:hAnsi="Arial" w:cs="Arial"/>
                <w:webHidden/>
                <w:rPrChange w:id="1128" w:author="Locke Liu" w:date="2021-05-24T14:33:00Z">
                  <w:rPr>
                    <w:webHidden/>
                  </w:rPr>
                </w:rPrChange>
              </w:rPr>
              <w:fldChar w:fldCharType="end"/>
            </w:r>
            <w:r w:rsidRPr="004D620F" w:rsidDel="003D0391">
              <w:rPr>
                <w:rFonts w:ascii="Arial" w:hAnsi="Arial" w:cs="Arial"/>
                <w:rPrChange w:id="1129" w:author="Locke Liu" w:date="2021-05-24T14:33:00Z">
                  <w:rPr/>
                </w:rPrChange>
              </w:rPr>
              <w:fldChar w:fldCharType="end"/>
            </w:r>
          </w:del>
        </w:p>
        <w:p w14:paraId="28096F51" w14:textId="58019C90" w:rsidR="00FD100E" w:rsidRPr="004D620F" w:rsidDel="003D0391" w:rsidRDefault="00973311">
          <w:pPr>
            <w:pStyle w:val="TOC2"/>
            <w:rPr>
              <w:del w:id="1130" w:author="Locke Liu" w:date="2021-05-24T16:45:00Z"/>
              <w:rFonts w:ascii="Arial" w:eastAsiaTheme="minorEastAsia" w:hAnsi="Arial" w:cs="Arial"/>
              <w:color w:val="auto"/>
              <w:sz w:val="22"/>
              <w:szCs w:val="22"/>
              <w:lang w:eastAsia="zh-CN"/>
              <w:rPrChange w:id="1131" w:author="Locke Liu" w:date="2021-05-24T14:33:00Z">
                <w:rPr>
                  <w:del w:id="1132" w:author="Locke Liu" w:date="2021-05-24T16:45:00Z"/>
                  <w:rFonts w:asciiTheme="minorHAnsi" w:eastAsiaTheme="minorEastAsia" w:hAnsiTheme="minorHAnsi" w:cstheme="minorBidi"/>
                  <w:color w:val="auto"/>
                  <w:sz w:val="22"/>
                  <w:szCs w:val="22"/>
                  <w:lang w:eastAsia="zh-CN"/>
                </w:rPr>
              </w:rPrChange>
            </w:rPr>
          </w:pPr>
          <w:del w:id="1133" w:author="Locke Liu" w:date="2021-05-24T16:45:00Z">
            <w:r w:rsidRPr="004D620F" w:rsidDel="003D0391">
              <w:rPr>
                <w:rFonts w:ascii="Arial" w:hAnsi="Arial" w:cs="Arial"/>
                <w:rPrChange w:id="1134" w:author="Locke Liu" w:date="2021-05-24T14:33:00Z">
                  <w:rPr/>
                </w:rPrChange>
              </w:rPr>
              <w:fldChar w:fldCharType="begin"/>
            </w:r>
            <w:r w:rsidRPr="004D620F" w:rsidDel="003D0391">
              <w:rPr>
                <w:rFonts w:ascii="Arial" w:hAnsi="Arial" w:cs="Arial"/>
                <w:rPrChange w:id="1135" w:author="Locke Liu" w:date="2021-05-24T14:33:00Z">
                  <w:rPr/>
                </w:rPrChange>
              </w:rPr>
              <w:delInstrText xml:space="preserve"> HYPERLINK \l "_Toc72242438" </w:delInstrText>
            </w:r>
            <w:r w:rsidRPr="004D620F" w:rsidDel="003D0391">
              <w:rPr>
                <w:rFonts w:ascii="Arial" w:hAnsi="Arial" w:cs="Arial"/>
                <w:rPrChange w:id="1136" w:author="Locke Liu" w:date="2021-05-24T14:33:00Z">
                  <w:rPr/>
                </w:rPrChange>
              </w:rPr>
              <w:fldChar w:fldCharType="separate"/>
            </w:r>
          </w:del>
          <w:ins w:id="1137" w:author="Locke Liu" w:date="2021-05-24T16:45:00Z">
            <w:r w:rsidR="003D0391">
              <w:rPr>
                <w:rFonts w:ascii="Arial" w:hAnsi="Arial" w:cs="Arial"/>
                <w:b/>
                <w:bCs/>
              </w:rPr>
              <w:t>Error! Hyperlink reference not valid.</w:t>
            </w:r>
          </w:ins>
          <w:del w:id="1138" w:author="Locke Liu" w:date="2021-05-24T16:45:00Z">
            <w:r w:rsidR="00FD100E" w:rsidRPr="004D620F" w:rsidDel="003D0391">
              <w:rPr>
                <w:rStyle w:val="Hyperlink"/>
                <w:rFonts w:ascii="Arial" w:hAnsi="Arial" w:cs="Arial"/>
                <w:lang w:eastAsia="en-US"/>
                <w:rPrChange w:id="1139" w:author="Locke Liu" w:date="2021-05-24T14:33:00Z">
                  <w:rPr>
                    <w:rStyle w:val="Hyperlink"/>
                    <w:lang w:eastAsia="en-US"/>
                  </w:rPr>
                </w:rPrChange>
              </w:rPr>
              <w:delText>6.2 -</w:delText>
            </w:r>
            <w:r w:rsidR="00FD100E" w:rsidRPr="004D620F" w:rsidDel="003D0391">
              <w:rPr>
                <w:rFonts w:ascii="Arial" w:eastAsiaTheme="minorEastAsia" w:hAnsi="Arial" w:cs="Arial"/>
                <w:color w:val="auto"/>
                <w:sz w:val="22"/>
                <w:szCs w:val="22"/>
                <w:lang w:eastAsia="zh-CN"/>
                <w:rPrChange w:id="114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lang w:eastAsia="en-US"/>
                <w:rPrChange w:id="1141" w:author="Locke Liu" w:date="2021-05-24T14:33:00Z">
                  <w:rPr>
                    <w:rStyle w:val="Hyperlink"/>
                    <w:lang w:eastAsia="en-US"/>
                  </w:rPr>
                </w:rPrChange>
              </w:rPr>
              <w:delText>Physical Operational Model diagram</w:delText>
            </w:r>
            <w:r w:rsidR="00FD100E" w:rsidRPr="004D620F" w:rsidDel="003D0391">
              <w:rPr>
                <w:rFonts w:ascii="Arial" w:hAnsi="Arial" w:cs="Arial"/>
                <w:webHidden/>
                <w:rPrChange w:id="1142" w:author="Locke Liu" w:date="2021-05-24T14:33:00Z">
                  <w:rPr>
                    <w:webHidden/>
                  </w:rPr>
                </w:rPrChange>
              </w:rPr>
              <w:tab/>
            </w:r>
            <w:r w:rsidR="00FD100E" w:rsidRPr="004D620F" w:rsidDel="003D0391">
              <w:rPr>
                <w:rFonts w:ascii="Arial" w:hAnsi="Arial" w:cs="Arial"/>
                <w:webHidden/>
                <w:rPrChange w:id="1143" w:author="Locke Liu" w:date="2021-05-24T14:33:00Z">
                  <w:rPr>
                    <w:webHidden/>
                  </w:rPr>
                </w:rPrChange>
              </w:rPr>
              <w:fldChar w:fldCharType="begin"/>
            </w:r>
            <w:r w:rsidR="00FD100E" w:rsidRPr="004D620F" w:rsidDel="003D0391">
              <w:rPr>
                <w:rFonts w:ascii="Arial" w:hAnsi="Arial" w:cs="Arial"/>
                <w:webHidden/>
                <w:rPrChange w:id="1144" w:author="Locke Liu" w:date="2021-05-24T14:33:00Z">
                  <w:rPr>
                    <w:webHidden/>
                  </w:rPr>
                </w:rPrChange>
              </w:rPr>
              <w:delInstrText xml:space="preserve"> PAGEREF _Toc72242438 \h </w:delInstrText>
            </w:r>
            <w:r w:rsidR="00FD100E" w:rsidRPr="004D620F" w:rsidDel="003D0391">
              <w:rPr>
                <w:rFonts w:ascii="Arial" w:hAnsi="Arial" w:cs="Arial"/>
                <w:webHidden/>
                <w:rPrChange w:id="1145" w:author="Locke Liu" w:date="2021-05-24T14:33:00Z">
                  <w:rPr>
                    <w:rFonts w:ascii="Arial" w:hAnsi="Arial" w:cs="Arial"/>
                    <w:webHidden/>
                  </w:rPr>
                </w:rPrChange>
              </w:rPr>
            </w:r>
            <w:r w:rsidR="00FD100E" w:rsidRPr="004D620F" w:rsidDel="003D0391">
              <w:rPr>
                <w:rFonts w:ascii="Arial" w:hAnsi="Arial" w:cs="Arial"/>
                <w:webHidden/>
                <w:rPrChange w:id="1146" w:author="Locke Liu" w:date="2021-05-24T14:33:00Z">
                  <w:rPr>
                    <w:webHidden/>
                  </w:rPr>
                </w:rPrChange>
              </w:rPr>
              <w:fldChar w:fldCharType="separate"/>
            </w:r>
            <w:r w:rsidR="00FD100E" w:rsidRPr="004D620F" w:rsidDel="003D0391">
              <w:rPr>
                <w:rFonts w:ascii="Arial" w:hAnsi="Arial" w:cs="Arial"/>
                <w:webHidden/>
                <w:rPrChange w:id="1147" w:author="Locke Liu" w:date="2021-05-24T14:33:00Z">
                  <w:rPr>
                    <w:webHidden/>
                  </w:rPr>
                </w:rPrChange>
              </w:rPr>
              <w:delText>24</w:delText>
            </w:r>
            <w:r w:rsidR="00FD100E" w:rsidRPr="004D620F" w:rsidDel="003D0391">
              <w:rPr>
                <w:rFonts w:ascii="Arial" w:hAnsi="Arial" w:cs="Arial"/>
                <w:webHidden/>
                <w:rPrChange w:id="1148" w:author="Locke Liu" w:date="2021-05-24T14:33:00Z">
                  <w:rPr>
                    <w:webHidden/>
                  </w:rPr>
                </w:rPrChange>
              </w:rPr>
              <w:fldChar w:fldCharType="end"/>
            </w:r>
            <w:r w:rsidRPr="004D620F" w:rsidDel="003D0391">
              <w:rPr>
                <w:rFonts w:ascii="Arial" w:hAnsi="Arial" w:cs="Arial"/>
                <w:rPrChange w:id="1149" w:author="Locke Liu" w:date="2021-05-24T14:33:00Z">
                  <w:rPr/>
                </w:rPrChange>
              </w:rPr>
              <w:fldChar w:fldCharType="end"/>
            </w:r>
          </w:del>
        </w:p>
        <w:p w14:paraId="0D002C3A" w14:textId="4043FCBF" w:rsidR="00FD100E" w:rsidRPr="004D620F" w:rsidDel="003D0391" w:rsidRDefault="00973311">
          <w:pPr>
            <w:pStyle w:val="TOC2"/>
            <w:rPr>
              <w:del w:id="1150" w:author="Locke Liu" w:date="2021-05-24T16:45:00Z"/>
              <w:rFonts w:ascii="Arial" w:eastAsiaTheme="minorEastAsia" w:hAnsi="Arial" w:cs="Arial"/>
              <w:color w:val="auto"/>
              <w:sz w:val="22"/>
              <w:szCs w:val="22"/>
              <w:lang w:eastAsia="zh-CN"/>
              <w:rPrChange w:id="1151" w:author="Locke Liu" w:date="2021-05-24T14:33:00Z">
                <w:rPr>
                  <w:del w:id="1152" w:author="Locke Liu" w:date="2021-05-24T16:45:00Z"/>
                  <w:rFonts w:asciiTheme="minorHAnsi" w:eastAsiaTheme="minorEastAsia" w:hAnsiTheme="minorHAnsi" w:cstheme="minorBidi"/>
                  <w:color w:val="auto"/>
                  <w:sz w:val="22"/>
                  <w:szCs w:val="22"/>
                  <w:lang w:eastAsia="zh-CN"/>
                </w:rPr>
              </w:rPrChange>
            </w:rPr>
          </w:pPr>
          <w:del w:id="1153" w:author="Locke Liu" w:date="2021-05-24T16:45:00Z">
            <w:r w:rsidRPr="004D620F" w:rsidDel="003D0391">
              <w:rPr>
                <w:rFonts w:ascii="Arial" w:hAnsi="Arial" w:cs="Arial"/>
                <w:rPrChange w:id="1154" w:author="Locke Liu" w:date="2021-05-24T14:33:00Z">
                  <w:rPr/>
                </w:rPrChange>
              </w:rPr>
              <w:fldChar w:fldCharType="begin"/>
            </w:r>
            <w:r w:rsidRPr="004D620F" w:rsidDel="003D0391">
              <w:rPr>
                <w:rFonts w:ascii="Arial" w:hAnsi="Arial" w:cs="Arial"/>
                <w:rPrChange w:id="1155" w:author="Locke Liu" w:date="2021-05-24T14:33:00Z">
                  <w:rPr/>
                </w:rPrChange>
              </w:rPr>
              <w:delInstrText xml:space="preserve"> HYPERLINK \l "_Toc72242439" </w:delInstrText>
            </w:r>
            <w:r w:rsidRPr="004D620F" w:rsidDel="003D0391">
              <w:rPr>
                <w:rFonts w:ascii="Arial" w:hAnsi="Arial" w:cs="Arial"/>
                <w:rPrChange w:id="1156" w:author="Locke Liu" w:date="2021-05-24T14:33:00Z">
                  <w:rPr/>
                </w:rPrChange>
              </w:rPr>
              <w:fldChar w:fldCharType="separate"/>
            </w:r>
          </w:del>
          <w:ins w:id="1157" w:author="Locke Liu" w:date="2021-05-24T16:45:00Z">
            <w:r w:rsidR="003D0391">
              <w:rPr>
                <w:rFonts w:ascii="Arial" w:hAnsi="Arial" w:cs="Arial"/>
                <w:b/>
                <w:bCs/>
              </w:rPr>
              <w:t>Error! Hyperlink reference not valid.</w:t>
            </w:r>
          </w:ins>
          <w:del w:id="1158" w:author="Locke Liu" w:date="2021-05-24T16:45:00Z">
            <w:r w:rsidR="00FD100E" w:rsidRPr="004D620F" w:rsidDel="003D0391">
              <w:rPr>
                <w:rStyle w:val="Hyperlink"/>
                <w:rFonts w:ascii="Arial" w:hAnsi="Arial" w:cs="Arial"/>
                <w:rPrChange w:id="1159" w:author="Locke Liu" w:date="2021-05-24T14:33:00Z">
                  <w:rPr>
                    <w:rStyle w:val="Hyperlink"/>
                  </w:rPr>
                </w:rPrChange>
              </w:rPr>
              <w:delText>6.3 -</w:delText>
            </w:r>
            <w:r w:rsidR="00FD100E" w:rsidRPr="004D620F" w:rsidDel="003D0391">
              <w:rPr>
                <w:rFonts w:ascii="Arial" w:eastAsiaTheme="minorEastAsia" w:hAnsi="Arial" w:cs="Arial"/>
                <w:color w:val="auto"/>
                <w:sz w:val="22"/>
                <w:szCs w:val="22"/>
                <w:lang w:eastAsia="zh-CN"/>
                <w:rPrChange w:id="116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161" w:author="Locke Liu" w:date="2021-05-24T14:33:00Z">
                  <w:rPr>
                    <w:rStyle w:val="Hyperlink"/>
                  </w:rPr>
                </w:rPrChange>
              </w:rPr>
              <w:delText>Physical Nodes List</w:delText>
            </w:r>
            <w:r w:rsidR="00FD100E" w:rsidRPr="004D620F" w:rsidDel="003D0391">
              <w:rPr>
                <w:rFonts w:ascii="Arial" w:hAnsi="Arial" w:cs="Arial"/>
                <w:webHidden/>
                <w:rPrChange w:id="1162" w:author="Locke Liu" w:date="2021-05-24T14:33:00Z">
                  <w:rPr>
                    <w:webHidden/>
                  </w:rPr>
                </w:rPrChange>
              </w:rPr>
              <w:tab/>
            </w:r>
            <w:r w:rsidR="00FD100E" w:rsidRPr="004D620F" w:rsidDel="003D0391">
              <w:rPr>
                <w:rFonts w:ascii="Arial" w:hAnsi="Arial" w:cs="Arial"/>
                <w:webHidden/>
                <w:rPrChange w:id="1163" w:author="Locke Liu" w:date="2021-05-24T14:33:00Z">
                  <w:rPr>
                    <w:webHidden/>
                  </w:rPr>
                </w:rPrChange>
              </w:rPr>
              <w:fldChar w:fldCharType="begin"/>
            </w:r>
            <w:r w:rsidR="00FD100E" w:rsidRPr="004D620F" w:rsidDel="003D0391">
              <w:rPr>
                <w:rFonts w:ascii="Arial" w:hAnsi="Arial" w:cs="Arial"/>
                <w:webHidden/>
                <w:rPrChange w:id="1164" w:author="Locke Liu" w:date="2021-05-24T14:33:00Z">
                  <w:rPr>
                    <w:webHidden/>
                  </w:rPr>
                </w:rPrChange>
              </w:rPr>
              <w:delInstrText xml:space="preserve"> PAGEREF _Toc72242439 \h </w:delInstrText>
            </w:r>
            <w:r w:rsidR="00FD100E" w:rsidRPr="004D620F" w:rsidDel="003D0391">
              <w:rPr>
                <w:rFonts w:ascii="Arial" w:hAnsi="Arial" w:cs="Arial"/>
                <w:webHidden/>
                <w:rPrChange w:id="1165" w:author="Locke Liu" w:date="2021-05-24T14:33:00Z">
                  <w:rPr>
                    <w:rFonts w:ascii="Arial" w:hAnsi="Arial" w:cs="Arial"/>
                    <w:webHidden/>
                  </w:rPr>
                </w:rPrChange>
              </w:rPr>
            </w:r>
            <w:r w:rsidR="00FD100E" w:rsidRPr="004D620F" w:rsidDel="003D0391">
              <w:rPr>
                <w:rFonts w:ascii="Arial" w:hAnsi="Arial" w:cs="Arial"/>
                <w:webHidden/>
                <w:rPrChange w:id="1166" w:author="Locke Liu" w:date="2021-05-24T14:33:00Z">
                  <w:rPr>
                    <w:webHidden/>
                  </w:rPr>
                </w:rPrChange>
              </w:rPr>
              <w:fldChar w:fldCharType="separate"/>
            </w:r>
            <w:r w:rsidR="00FD100E" w:rsidRPr="004D620F" w:rsidDel="003D0391">
              <w:rPr>
                <w:rFonts w:ascii="Arial" w:hAnsi="Arial" w:cs="Arial"/>
                <w:webHidden/>
                <w:rPrChange w:id="1167" w:author="Locke Liu" w:date="2021-05-24T14:33:00Z">
                  <w:rPr>
                    <w:webHidden/>
                  </w:rPr>
                </w:rPrChange>
              </w:rPr>
              <w:delText>24</w:delText>
            </w:r>
            <w:r w:rsidR="00FD100E" w:rsidRPr="004D620F" w:rsidDel="003D0391">
              <w:rPr>
                <w:rFonts w:ascii="Arial" w:hAnsi="Arial" w:cs="Arial"/>
                <w:webHidden/>
                <w:rPrChange w:id="1168" w:author="Locke Liu" w:date="2021-05-24T14:33:00Z">
                  <w:rPr>
                    <w:webHidden/>
                  </w:rPr>
                </w:rPrChange>
              </w:rPr>
              <w:fldChar w:fldCharType="end"/>
            </w:r>
            <w:r w:rsidRPr="004D620F" w:rsidDel="003D0391">
              <w:rPr>
                <w:rFonts w:ascii="Arial" w:hAnsi="Arial" w:cs="Arial"/>
                <w:rPrChange w:id="1169" w:author="Locke Liu" w:date="2021-05-24T14:33:00Z">
                  <w:rPr/>
                </w:rPrChange>
              </w:rPr>
              <w:fldChar w:fldCharType="end"/>
            </w:r>
          </w:del>
        </w:p>
        <w:p w14:paraId="5AAD7094" w14:textId="4A0B04F1" w:rsidR="00FD100E" w:rsidRPr="004D620F" w:rsidDel="003D0391" w:rsidRDefault="00973311">
          <w:pPr>
            <w:pStyle w:val="TOC2"/>
            <w:rPr>
              <w:del w:id="1170" w:author="Locke Liu" w:date="2021-05-24T16:45:00Z"/>
              <w:rFonts w:ascii="Arial" w:eastAsiaTheme="minorEastAsia" w:hAnsi="Arial" w:cs="Arial"/>
              <w:color w:val="auto"/>
              <w:sz w:val="22"/>
              <w:szCs w:val="22"/>
              <w:lang w:eastAsia="zh-CN"/>
              <w:rPrChange w:id="1171" w:author="Locke Liu" w:date="2021-05-24T14:33:00Z">
                <w:rPr>
                  <w:del w:id="1172" w:author="Locke Liu" w:date="2021-05-24T16:45:00Z"/>
                  <w:rFonts w:asciiTheme="minorHAnsi" w:eastAsiaTheme="minorEastAsia" w:hAnsiTheme="minorHAnsi" w:cstheme="minorBidi"/>
                  <w:color w:val="auto"/>
                  <w:sz w:val="22"/>
                  <w:szCs w:val="22"/>
                  <w:lang w:eastAsia="zh-CN"/>
                </w:rPr>
              </w:rPrChange>
            </w:rPr>
          </w:pPr>
          <w:del w:id="1173" w:author="Locke Liu" w:date="2021-05-24T16:45:00Z">
            <w:r w:rsidRPr="004D620F" w:rsidDel="003D0391">
              <w:rPr>
                <w:rFonts w:ascii="Arial" w:hAnsi="Arial" w:cs="Arial"/>
                <w:rPrChange w:id="1174" w:author="Locke Liu" w:date="2021-05-24T14:33:00Z">
                  <w:rPr/>
                </w:rPrChange>
              </w:rPr>
              <w:fldChar w:fldCharType="begin"/>
            </w:r>
            <w:r w:rsidRPr="004D620F" w:rsidDel="003D0391">
              <w:rPr>
                <w:rFonts w:ascii="Arial" w:hAnsi="Arial" w:cs="Arial"/>
                <w:rPrChange w:id="1175" w:author="Locke Liu" w:date="2021-05-24T14:33:00Z">
                  <w:rPr/>
                </w:rPrChange>
              </w:rPr>
              <w:delInstrText xml:space="preserve"> HYPERLINK \l "_Toc72242440" </w:delInstrText>
            </w:r>
            <w:r w:rsidRPr="004D620F" w:rsidDel="003D0391">
              <w:rPr>
                <w:rFonts w:ascii="Arial" w:hAnsi="Arial" w:cs="Arial"/>
                <w:rPrChange w:id="1176" w:author="Locke Liu" w:date="2021-05-24T14:33:00Z">
                  <w:rPr/>
                </w:rPrChange>
              </w:rPr>
              <w:fldChar w:fldCharType="separate"/>
            </w:r>
          </w:del>
          <w:ins w:id="1177" w:author="Locke Liu" w:date="2021-05-24T16:45:00Z">
            <w:r w:rsidR="003D0391">
              <w:rPr>
                <w:rFonts w:ascii="Arial" w:hAnsi="Arial" w:cs="Arial"/>
                <w:b/>
                <w:bCs/>
              </w:rPr>
              <w:t>Error! Hyperlink reference not valid.</w:t>
            </w:r>
          </w:ins>
          <w:del w:id="1178" w:author="Locke Liu" w:date="2021-05-24T16:45:00Z">
            <w:r w:rsidR="00FD100E" w:rsidRPr="004D620F" w:rsidDel="003D0391">
              <w:rPr>
                <w:rStyle w:val="Hyperlink"/>
                <w:rFonts w:ascii="Arial" w:hAnsi="Arial" w:cs="Arial"/>
                <w:rPrChange w:id="1179" w:author="Locke Liu" w:date="2021-05-24T14:33:00Z">
                  <w:rPr>
                    <w:rStyle w:val="Hyperlink"/>
                  </w:rPr>
                </w:rPrChange>
              </w:rPr>
              <w:delText>6.4 -</w:delText>
            </w:r>
            <w:r w:rsidR="00FD100E" w:rsidRPr="004D620F" w:rsidDel="003D0391">
              <w:rPr>
                <w:rFonts w:ascii="Arial" w:eastAsiaTheme="minorEastAsia" w:hAnsi="Arial" w:cs="Arial"/>
                <w:color w:val="auto"/>
                <w:sz w:val="22"/>
                <w:szCs w:val="22"/>
                <w:lang w:eastAsia="zh-CN"/>
                <w:rPrChange w:id="118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181" w:author="Locke Liu" w:date="2021-05-24T14:33:00Z">
                  <w:rPr>
                    <w:rStyle w:val="Hyperlink"/>
                  </w:rPr>
                </w:rPrChange>
              </w:rPr>
              <w:delText>Sizing</w:delText>
            </w:r>
            <w:r w:rsidR="00FD100E" w:rsidRPr="004D620F" w:rsidDel="003D0391">
              <w:rPr>
                <w:rFonts w:ascii="Arial" w:hAnsi="Arial" w:cs="Arial"/>
                <w:webHidden/>
                <w:rPrChange w:id="1182" w:author="Locke Liu" w:date="2021-05-24T14:33:00Z">
                  <w:rPr>
                    <w:webHidden/>
                  </w:rPr>
                </w:rPrChange>
              </w:rPr>
              <w:tab/>
            </w:r>
            <w:r w:rsidR="00FD100E" w:rsidRPr="004D620F" w:rsidDel="003D0391">
              <w:rPr>
                <w:rFonts w:ascii="Arial" w:hAnsi="Arial" w:cs="Arial"/>
                <w:webHidden/>
                <w:rPrChange w:id="1183" w:author="Locke Liu" w:date="2021-05-24T14:33:00Z">
                  <w:rPr>
                    <w:webHidden/>
                  </w:rPr>
                </w:rPrChange>
              </w:rPr>
              <w:fldChar w:fldCharType="begin"/>
            </w:r>
            <w:r w:rsidR="00FD100E" w:rsidRPr="004D620F" w:rsidDel="003D0391">
              <w:rPr>
                <w:rFonts w:ascii="Arial" w:hAnsi="Arial" w:cs="Arial"/>
                <w:webHidden/>
                <w:rPrChange w:id="1184" w:author="Locke Liu" w:date="2021-05-24T14:33:00Z">
                  <w:rPr>
                    <w:webHidden/>
                  </w:rPr>
                </w:rPrChange>
              </w:rPr>
              <w:delInstrText xml:space="preserve"> PAGEREF _Toc72242440 \h </w:delInstrText>
            </w:r>
            <w:r w:rsidR="00FD100E" w:rsidRPr="004D620F" w:rsidDel="003D0391">
              <w:rPr>
                <w:rFonts w:ascii="Arial" w:hAnsi="Arial" w:cs="Arial"/>
                <w:webHidden/>
                <w:rPrChange w:id="1185" w:author="Locke Liu" w:date="2021-05-24T14:33:00Z">
                  <w:rPr>
                    <w:rFonts w:ascii="Arial" w:hAnsi="Arial" w:cs="Arial"/>
                    <w:webHidden/>
                  </w:rPr>
                </w:rPrChange>
              </w:rPr>
            </w:r>
            <w:r w:rsidR="00FD100E" w:rsidRPr="004D620F" w:rsidDel="003D0391">
              <w:rPr>
                <w:rFonts w:ascii="Arial" w:hAnsi="Arial" w:cs="Arial"/>
                <w:webHidden/>
                <w:rPrChange w:id="1186" w:author="Locke Liu" w:date="2021-05-24T14:33:00Z">
                  <w:rPr>
                    <w:webHidden/>
                  </w:rPr>
                </w:rPrChange>
              </w:rPr>
              <w:fldChar w:fldCharType="separate"/>
            </w:r>
            <w:r w:rsidR="00FD100E" w:rsidRPr="004D620F" w:rsidDel="003D0391">
              <w:rPr>
                <w:rFonts w:ascii="Arial" w:hAnsi="Arial" w:cs="Arial"/>
                <w:webHidden/>
                <w:rPrChange w:id="1187" w:author="Locke Liu" w:date="2021-05-24T14:33:00Z">
                  <w:rPr>
                    <w:webHidden/>
                  </w:rPr>
                </w:rPrChange>
              </w:rPr>
              <w:delText>26</w:delText>
            </w:r>
            <w:r w:rsidR="00FD100E" w:rsidRPr="004D620F" w:rsidDel="003D0391">
              <w:rPr>
                <w:rFonts w:ascii="Arial" w:hAnsi="Arial" w:cs="Arial"/>
                <w:webHidden/>
                <w:rPrChange w:id="1188" w:author="Locke Liu" w:date="2021-05-24T14:33:00Z">
                  <w:rPr>
                    <w:webHidden/>
                  </w:rPr>
                </w:rPrChange>
              </w:rPr>
              <w:fldChar w:fldCharType="end"/>
            </w:r>
            <w:r w:rsidRPr="004D620F" w:rsidDel="003D0391">
              <w:rPr>
                <w:rFonts w:ascii="Arial" w:hAnsi="Arial" w:cs="Arial"/>
                <w:rPrChange w:id="1189" w:author="Locke Liu" w:date="2021-05-24T14:33:00Z">
                  <w:rPr/>
                </w:rPrChange>
              </w:rPr>
              <w:fldChar w:fldCharType="end"/>
            </w:r>
          </w:del>
        </w:p>
        <w:p w14:paraId="4AC4D0DB" w14:textId="02BEFAC5" w:rsidR="00FD100E" w:rsidRPr="004D620F" w:rsidDel="003D0391" w:rsidRDefault="00973311">
          <w:pPr>
            <w:pStyle w:val="TOC3"/>
            <w:rPr>
              <w:del w:id="1190" w:author="Locke Liu" w:date="2021-05-24T16:45:00Z"/>
              <w:rFonts w:ascii="Arial" w:eastAsiaTheme="minorEastAsia" w:hAnsi="Arial" w:cs="Arial"/>
              <w:noProof/>
              <w:color w:val="auto"/>
              <w:sz w:val="22"/>
              <w:szCs w:val="22"/>
              <w:lang w:eastAsia="zh-CN"/>
              <w:rPrChange w:id="1191" w:author="Locke Liu" w:date="2021-05-24T14:33:00Z">
                <w:rPr>
                  <w:del w:id="1192" w:author="Locke Liu" w:date="2021-05-24T16:45:00Z"/>
                  <w:rFonts w:asciiTheme="minorHAnsi" w:eastAsiaTheme="minorEastAsia" w:hAnsiTheme="minorHAnsi" w:cstheme="minorBidi"/>
                  <w:noProof/>
                  <w:color w:val="auto"/>
                  <w:sz w:val="22"/>
                  <w:szCs w:val="22"/>
                  <w:lang w:eastAsia="zh-CN"/>
                </w:rPr>
              </w:rPrChange>
            </w:rPr>
          </w:pPr>
          <w:del w:id="1193" w:author="Locke Liu" w:date="2021-05-24T16:45:00Z">
            <w:r w:rsidRPr="004D620F" w:rsidDel="003D0391">
              <w:rPr>
                <w:rFonts w:ascii="Arial" w:hAnsi="Arial" w:cs="Arial"/>
                <w:noProof/>
                <w:rPrChange w:id="1194" w:author="Locke Liu" w:date="2021-05-24T14:33:00Z">
                  <w:rPr/>
                </w:rPrChange>
              </w:rPr>
              <w:fldChar w:fldCharType="begin"/>
            </w:r>
            <w:r w:rsidRPr="004D620F" w:rsidDel="003D0391">
              <w:rPr>
                <w:rFonts w:ascii="Arial" w:hAnsi="Arial" w:cs="Arial"/>
                <w:noProof/>
                <w:rPrChange w:id="1195" w:author="Locke Liu" w:date="2021-05-24T14:33:00Z">
                  <w:rPr/>
                </w:rPrChange>
              </w:rPr>
              <w:delInstrText xml:space="preserve"> HYPERLINK \l "_Toc72242441" </w:delInstrText>
            </w:r>
            <w:r w:rsidRPr="004D620F" w:rsidDel="003D0391">
              <w:rPr>
                <w:rFonts w:ascii="Arial" w:hAnsi="Arial" w:cs="Arial"/>
                <w:noProof/>
                <w:rPrChange w:id="1196" w:author="Locke Liu" w:date="2021-05-24T14:33:00Z">
                  <w:rPr>
                    <w:noProof/>
                  </w:rPr>
                </w:rPrChange>
              </w:rPr>
              <w:fldChar w:fldCharType="separate"/>
            </w:r>
          </w:del>
          <w:ins w:id="1197" w:author="Locke Liu" w:date="2021-05-24T16:45:00Z">
            <w:r w:rsidR="003D0391">
              <w:rPr>
                <w:rFonts w:ascii="Arial" w:hAnsi="Arial" w:cs="Arial"/>
                <w:b/>
                <w:bCs/>
                <w:noProof/>
              </w:rPr>
              <w:t>Error! Hyperlink reference not valid.</w:t>
            </w:r>
          </w:ins>
          <w:del w:id="1198" w:author="Locke Liu" w:date="2021-05-24T16:45:00Z">
            <w:r w:rsidR="00FD100E" w:rsidRPr="004D620F" w:rsidDel="003D0391">
              <w:rPr>
                <w:rStyle w:val="Hyperlink"/>
                <w:rFonts w:ascii="Arial" w:hAnsi="Arial" w:cs="Arial"/>
                <w:noProof/>
                <w:rPrChange w:id="1199" w:author="Locke Liu" w:date="2021-05-24T14:33:00Z">
                  <w:rPr>
                    <w:rStyle w:val="Hyperlink"/>
                    <w:noProof/>
                  </w:rPr>
                </w:rPrChange>
              </w:rPr>
              <w:delText>6.4.1 -</w:delText>
            </w:r>
            <w:r w:rsidR="00FD100E" w:rsidRPr="004D620F" w:rsidDel="003D0391">
              <w:rPr>
                <w:rFonts w:ascii="Arial" w:eastAsiaTheme="minorEastAsia" w:hAnsi="Arial" w:cs="Arial"/>
                <w:noProof/>
                <w:color w:val="auto"/>
                <w:sz w:val="22"/>
                <w:szCs w:val="22"/>
                <w:lang w:eastAsia="zh-CN"/>
                <w:rPrChange w:id="120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201" w:author="Locke Liu" w:date="2021-05-24T14:33:00Z">
                  <w:rPr>
                    <w:rStyle w:val="Hyperlink"/>
                    <w:noProof/>
                  </w:rPr>
                </w:rPrChange>
              </w:rPr>
              <w:delText>Data factory</w:delText>
            </w:r>
            <w:r w:rsidR="00FD100E" w:rsidRPr="004D620F" w:rsidDel="003D0391">
              <w:rPr>
                <w:rFonts w:ascii="Arial" w:hAnsi="Arial" w:cs="Arial"/>
                <w:noProof/>
                <w:webHidden/>
                <w:rPrChange w:id="1202" w:author="Locke Liu" w:date="2021-05-24T14:33:00Z">
                  <w:rPr>
                    <w:noProof/>
                    <w:webHidden/>
                  </w:rPr>
                </w:rPrChange>
              </w:rPr>
              <w:tab/>
            </w:r>
            <w:r w:rsidR="00FD100E" w:rsidRPr="004D620F" w:rsidDel="003D0391">
              <w:rPr>
                <w:rFonts w:ascii="Arial" w:hAnsi="Arial" w:cs="Arial"/>
                <w:noProof/>
                <w:webHidden/>
                <w:rPrChange w:id="1203" w:author="Locke Liu" w:date="2021-05-24T14:33:00Z">
                  <w:rPr>
                    <w:noProof/>
                    <w:webHidden/>
                  </w:rPr>
                </w:rPrChange>
              </w:rPr>
              <w:fldChar w:fldCharType="begin"/>
            </w:r>
            <w:r w:rsidR="00FD100E" w:rsidRPr="004D620F" w:rsidDel="003D0391">
              <w:rPr>
                <w:rFonts w:ascii="Arial" w:hAnsi="Arial" w:cs="Arial"/>
                <w:noProof/>
                <w:webHidden/>
                <w:rPrChange w:id="1204" w:author="Locke Liu" w:date="2021-05-24T14:33:00Z">
                  <w:rPr>
                    <w:noProof/>
                    <w:webHidden/>
                  </w:rPr>
                </w:rPrChange>
              </w:rPr>
              <w:delInstrText xml:space="preserve"> PAGEREF _Toc72242441 \h </w:delInstrText>
            </w:r>
            <w:r w:rsidR="00FD100E" w:rsidRPr="004D620F" w:rsidDel="003D0391">
              <w:rPr>
                <w:rFonts w:ascii="Arial" w:hAnsi="Arial" w:cs="Arial"/>
                <w:noProof/>
                <w:webHidden/>
                <w:rPrChange w:id="1205" w:author="Locke Liu" w:date="2021-05-24T14:33:00Z">
                  <w:rPr>
                    <w:rFonts w:ascii="Arial" w:hAnsi="Arial" w:cs="Arial"/>
                    <w:noProof/>
                    <w:webHidden/>
                  </w:rPr>
                </w:rPrChange>
              </w:rPr>
            </w:r>
            <w:r w:rsidR="00FD100E" w:rsidRPr="004D620F" w:rsidDel="003D0391">
              <w:rPr>
                <w:rFonts w:ascii="Arial" w:hAnsi="Arial" w:cs="Arial"/>
                <w:noProof/>
                <w:webHidden/>
                <w:rPrChange w:id="1206" w:author="Locke Liu" w:date="2021-05-24T14:33:00Z">
                  <w:rPr>
                    <w:noProof/>
                    <w:webHidden/>
                  </w:rPr>
                </w:rPrChange>
              </w:rPr>
              <w:fldChar w:fldCharType="separate"/>
            </w:r>
            <w:r w:rsidR="00FD100E" w:rsidRPr="004D620F" w:rsidDel="003D0391">
              <w:rPr>
                <w:rFonts w:ascii="Arial" w:hAnsi="Arial" w:cs="Arial"/>
                <w:noProof/>
                <w:webHidden/>
                <w:rPrChange w:id="1207" w:author="Locke Liu" w:date="2021-05-24T14:33:00Z">
                  <w:rPr>
                    <w:noProof/>
                    <w:webHidden/>
                  </w:rPr>
                </w:rPrChange>
              </w:rPr>
              <w:delText>26</w:delText>
            </w:r>
            <w:r w:rsidR="00FD100E" w:rsidRPr="004D620F" w:rsidDel="003D0391">
              <w:rPr>
                <w:rFonts w:ascii="Arial" w:hAnsi="Arial" w:cs="Arial"/>
                <w:noProof/>
                <w:webHidden/>
                <w:rPrChange w:id="1208" w:author="Locke Liu" w:date="2021-05-24T14:33:00Z">
                  <w:rPr>
                    <w:noProof/>
                    <w:webHidden/>
                  </w:rPr>
                </w:rPrChange>
              </w:rPr>
              <w:fldChar w:fldCharType="end"/>
            </w:r>
            <w:r w:rsidRPr="004D620F" w:rsidDel="003D0391">
              <w:rPr>
                <w:rFonts w:ascii="Arial" w:hAnsi="Arial" w:cs="Arial"/>
                <w:noProof/>
                <w:rPrChange w:id="1209" w:author="Locke Liu" w:date="2021-05-24T14:33:00Z">
                  <w:rPr>
                    <w:noProof/>
                  </w:rPr>
                </w:rPrChange>
              </w:rPr>
              <w:fldChar w:fldCharType="end"/>
            </w:r>
          </w:del>
        </w:p>
        <w:p w14:paraId="7B8D3B65" w14:textId="6976A125" w:rsidR="00FD100E" w:rsidRPr="004D620F" w:rsidDel="003D0391" w:rsidRDefault="00973311">
          <w:pPr>
            <w:pStyle w:val="TOC3"/>
            <w:rPr>
              <w:del w:id="1210" w:author="Locke Liu" w:date="2021-05-24T16:45:00Z"/>
              <w:rFonts w:ascii="Arial" w:eastAsiaTheme="minorEastAsia" w:hAnsi="Arial" w:cs="Arial"/>
              <w:noProof/>
              <w:color w:val="auto"/>
              <w:sz w:val="22"/>
              <w:szCs w:val="22"/>
              <w:lang w:eastAsia="zh-CN"/>
              <w:rPrChange w:id="1211" w:author="Locke Liu" w:date="2021-05-24T14:33:00Z">
                <w:rPr>
                  <w:del w:id="1212" w:author="Locke Liu" w:date="2021-05-24T16:45:00Z"/>
                  <w:rFonts w:asciiTheme="minorHAnsi" w:eastAsiaTheme="minorEastAsia" w:hAnsiTheme="minorHAnsi" w:cstheme="minorBidi"/>
                  <w:noProof/>
                  <w:color w:val="auto"/>
                  <w:sz w:val="22"/>
                  <w:szCs w:val="22"/>
                  <w:lang w:eastAsia="zh-CN"/>
                </w:rPr>
              </w:rPrChange>
            </w:rPr>
          </w:pPr>
          <w:del w:id="1213" w:author="Locke Liu" w:date="2021-05-24T16:45:00Z">
            <w:r w:rsidRPr="004D620F" w:rsidDel="003D0391">
              <w:rPr>
                <w:rFonts w:ascii="Arial" w:hAnsi="Arial" w:cs="Arial"/>
                <w:noProof/>
                <w:rPrChange w:id="1214" w:author="Locke Liu" w:date="2021-05-24T14:33:00Z">
                  <w:rPr/>
                </w:rPrChange>
              </w:rPr>
              <w:fldChar w:fldCharType="begin"/>
            </w:r>
            <w:r w:rsidRPr="004D620F" w:rsidDel="003D0391">
              <w:rPr>
                <w:rFonts w:ascii="Arial" w:hAnsi="Arial" w:cs="Arial"/>
                <w:noProof/>
                <w:rPrChange w:id="1215" w:author="Locke Liu" w:date="2021-05-24T14:33:00Z">
                  <w:rPr/>
                </w:rPrChange>
              </w:rPr>
              <w:delInstrText xml:space="preserve"> HYPERLINK \l "_Toc72242442" </w:delInstrText>
            </w:r>
            <w:r w:rsidRPr="004D620F" w:rsidDel="003D0391">
              <w:rPr>
                <w:rFonts w:ascii="Arial" w:hAnsi="Arial" w:cs="Arial"/>
                <w:noProof/>
                <w:rPrChange w:id="1216" w:author="Locke Liu" w:date="2021-05-24T14:33:00Z">
                  <w:rPr>
                    <w:noProof/>
                  </w:rPr>
                </w:rPrChange>
              </w:rPr>
              <w:fldChar w:fldCharType="separate"/>
            </w:r>
          </w:del>
          <w:ins w:id="1217" w:author="Locke Liu" w:date="2021-05-24T16:45:00Z">
            <w:r w:rsidR="003D0391">
              <w:rPr>
                <w:rFonts w:ascii="Arial" w:hAnsi="Arial" w:cs="Arial"/>
                <w:b/>
                <w:bCs/>
                <w:noProof/>
              </w:rPr>
              <w:t>Error! Hyperlink reference not valid.</w:t>
            </w:r>
          </w:ins>
          <w:del w:id="1218" w:author="Locke Liu" w:date="2021-05-24T16:45:00Z">
            <w:r w:rsidR="00FD100E" w:rsidRPr="004D620F" w:rsidDel="003D0391">
              <w:rPr>
                <w:rStyle w:val="Hyperlink"/>
                <w:rFonts w:ascii="Arial" w:hAnsi="Arial" w:cs="Arial"/>
                <w:noProof/>
                <w:rPrChange w:id="1219" w:author="Locke Liu" w:date="2021-05-24T14:33:00Z">
                  <w:rPr>
                    <w:rStyle w:val="Hyperlink"/>
                    <w:noProof/>
                  </w:rPr>
                </w:rPrChange>
              </w:rPr>
              <w:delText>6.4.2 -</w:delText>
            </w:r>
            <w:r w:rsidR="00FD100E" w:rsidRPr="004D620F" w:rsidDel="003D0391">
              <w:rPr>
                <w:rFonts w:ascii="Arial" w:eastAsiaTheme="minorEastAsia" w:hAnsi="Arial" w:cs="Arial"/>
                <w:noProof/>
                <w:color w:val="auto"/>
                <w:sz w:val="22"/>
                <w:szCs w:val="22"/>
                <w:lang w:eastAsia="zh-CN"/>
                <w:rPrChange w:id="122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221" w:author="Locke Liu" w:date="2021-05-24T14:33:00Z">
                  <w:rPr>
                    <w:rStyle w:val="Hyperlink"/>
                    <w:noProof/>
                  </w:rPr>
                </w:rPrChange>
              </w:rPr>
              <w:delText>Self-hosted integration runtime</w:delText>
            </w:r>
            <w:r w:rsidR="00FD100E" w:rsidRPr="004D620F" w:rsidDel="003D0391">
              <w:rPr>
                <w:rFonts w:ascii="Arial" w:hAnsi="Arial" w:cs="Arial"/>
                <w:noProof/>
                <w:webHidden/>
                <w:rPrChange w:id="1222" w:author="Locke Liu" w:date="2021-05-24T14:33:00Z">
                  <w:rPr>
                    <w:noProof/>
                    <w:webHidden/>
                  </w:rPr>
                </w:rPrChange>
              </w:rPr>
              <w:tab/>
            </w:r>
            <w:r w:rsidR="00FD100E" w:rsidRPr="004D620F" w:rsidDel="003D0391">
              <w:rPr>
                <w:rFonts w:ascii="Arial" w:hAnsi="Arial" w:cs="Arial"/>
                <w:noProof/>
                <w:webHidden/>
                <w:rPrChange w:id="1223" w:author="Locke Liu" w:date="2021-05-24T14:33:00Z">
                  <w:rPr>
                    <w:noProof/>
                    <w:webHidden/>
                  </w:rPr>
                </w:rPrChange>
              </w:rPr>
              <w:fldChar w:fldCharType="begin"/>
            </w:r>
            <w:r w:rsidR="00FD100E" w:rsidRPr="004D620F" w:rsidDel="003D0391">
              <w:rPr>
                <w:rFonts w:ascii="Arial" w:hAnsi="Arial" w:cs="Arial"/>
                <w:noProof/>
                <w:webHidden/>
                <w:rPrChange w:id="1224" w:author="Locke Liu" w:date="2021-05-24T14:33:00Z">
                  <w:rPr>
                    <w:noProof/>
                    <w:webHidden/>
                  </w:rPr>
                </w:rPrChange>
              </w:rPr>
              <w:delInstrText xml:space="preserve"> PAGEREF _Toc72242442 \h </w:delInstrText>
            </w:r>
            <w:r w:rsidR="00FD100E" w:rsidRPr="004D620F" w:rsidDel="003D0391">
              <w:rPr>
                <w:rFonts w:ascii="Arial" w:hAnsi="Arial" w:cs="Arial"/>
                <w:noProof/>
                <w:webHidden/>
                <w:rPrChange w:id="1225" w:author="Locke Liu" w:date="2021-05-24T14:33:00Z">
                  <w:rPr>
                    <w:rFonts w:ascii="Arial" w:hAnsi="Arial" w:cs="Arial"/>
                    <w:noProof/>
                    <w:webHidden/>
                  </w:rPr>
                </w:rPrChange>
              </w:rPr>
            </w:r>
            <w:r w:rsidR="00FD100E" w:rsidRPr="004D620F" w:rsidDel="003D0391">
              <w:rPr>
                <w:rFonts w:ascii="Arial" w:hAnsi="Arial" w:cs="Arial"/>
                <w:noProof/>
                <w:webHidden/>
                <w:rPrChange w:id="1226" w:author="Locke Liu" w:date="2021-05-24T14:33:00Z">
                  <w:rPr>
                    <w:noProof/>
                    <w:webHidden/>
                  </w:rPr>
                </w:rPrChange>
              </w:rPr>
              <w:fldChar w:fldCharType="separate"/>
            </w:r>
            <w:r w:rsidR="00FD100E" w:rsidRPr="004D620F" w:rsidDel="003D0391">
              <w:rPr>
                <w:rFonts w:ascii="Arial" w:hAnsi="Arial" w:cs="Arial"/>
                <w:noProof/>
                <w:webHidden/>
                <w:rPrChange w:id="1227" w:author="Locke Liu" w:date="2021-05-24T14:33:00Z">
                  <w:rPr>
                    <w:noProof/>
                    <w:webHidden/>
                  </w:rPr>
                </w:rPrChange>
              </w:rPr>
              <w:delText>26</w:delText>
            </w:r>
            <w:r w:rsidR="00FD100E" w:rsidRPr="004D620F" w:rsidDel="003D0391">
              <w:rPr>
                <w:rFonts w:ascii="Arial" w:hAnsi="Arial" w:cs="Arial"/>
                <w:noProof/>
                <w:webHidden/>
                <w:rPrChange w:id="1228" w:author="Locke Liu" w:date="2021-05-24T14:33:00Z">
                  <w:rPr>
                    <w:noProof/>
                    <w:webHidden/>
                  </w:rPr>
                </w:rPrChange>
              </w:rPr>
              <w:fldChar w:fldCharType="end"/>
            </w:r>
            <w:r w:rsidRPr="004D620F" w:rsidDel="003D0391">
              <w:rPr>
                <w:rFonts w:ascii="Arial" w:hAnsi="Arial" w:cs="Arial"/>
                <w:noProof/>
                <w:rPrChange w:id="1229" w:author="Locke Liu" w:date="2021-05-24T14:33:00Z">
                  <w:rPr>
                    <w:noProof/>
                  </w:rPr>
                </w:rPrChange>
              </w:rPr>
              <w:fldChar w:fldCharType="end"/>
            </w:r>
          </w:del>
        </w:p>
        <w:p w14:paraId="742C89B9" w14:textId="2F6F22B0" w:rsidR="00FD100E" w:rsidRPr="004D620F" w:rsidDel="003D0391" w:rsidRDefault="00973311">
          <w:pPr>
            <w:pStyle w:val="TOC3"/>
            <w:rPr>
              <w:del w:id="1230" w:author="Locke Liu" w:date="2021-05-24T16:45:00Z"/>
              <w:rFonts w:ascii="Arial" w:eastAsiaTheme="minorEastAsia" w:hAnsi="Arial" w:cs="Arial"/>
              <w:noProof/>
              <w:color w:val="auto"/>
              <w:sz w:val="22"/>
              <w:szCs w:val="22"/>
              <w:lang w:eastAsia="zh-CN"/>
              <w:rPrChange w:id="1231" w:author="Locke Liu" w:date="2021-05-24T14:33:00Z">
                <w:rPr>
                  <w:del w:id="1232" w:author="Locke Liu" w:date="2021-05-24T16:45:00Z"/>
                  <w:rFonts w:asciiTheme="minorHAnsi" w:eastAsiaTheme="minorEastAsia" w:hAnsiTheme="minorHAnsi" w:cstheme="minorBidi"/>
                  <w:noProof/>
                  <w:color w:val="auto"/>
                  <w:sz w:val="22"/>
                  <w:szCs w:val="22"/>
                  <w:lang w:eastAsia="zh-CN"/>
                </w:rPr>
              </w:rPrChange>
            </w:rPr>
          </w:pPr>
          <w:del w:id="1233" w:author="Locke Liu" w:date="2021-05-24T16:45:00Z">
            <w:r w:rsidRPr="004D620F" w:rsidDel="003D0391">
              <w:rPr>
                <w:rFonts w:ascii="Arial" w:hAnsi="Arial" w:cs="Arial"/>
                <w:noProof/>
                <w:rPrChange w:id="1234" w:author="Locke Liu" w:date="2021-05-24T14:33:00Z">
                  <w:rPr/>
                </w:rPrChange>
              </w:rPr>
              <w:fldChar w:fldCharType="begin"/>
            </w:r>
            <w:r w:rsidRPr="004D620F" w:rsidDel="003D0391">
              <w:rPr>
                <w:rFonts w:ascii="Arial" w:hAnsi="Arial" w:cs="Arial"/>
                <w:noProof/>
                <w:rPrChange w:id="1235" w:author="Locke Liu" w:date="2021-05-24T14:33:00Z">
                  <w:rPr/>
                </w:rPrChange>
              </w:rPr>
              <w:delInstrText xml:space="preserve"> HYPERLINK \l "_Toc72242443" </w:delInstrText>
            </w:r>
            <w:r w:rsidRPr="004D620F" w:rsidDel="003D0391">
              <w:rPr>
                <w:rFonts w:ascii="Arial" w:hAnsi="Arial" w:cs="Arial"/>
                <w:noProof/>
                <w:rPrChange w:id="1236" w:author="Locke Liu" w:date="2021-05-24T14:33:00Z">
                  <w:rPr>
                    <w:noProof/>
                  </w:rPr>
                </w:rPrChange>
              </w:rPr>
              <w:fldChar w:fldCharType="separate"/>
            </w:r>
          </w:del>
          <w:ins w:id="1237" w:author="Locke Liu" w:date="2021-05-24T16:45:00Z">
            <w:r w:rsidR="003D0391">
              <w:rPr>
                <w:rFonts w:ascii="Arial" w:hAnsi="Arial" w:cs="Arial"/>
                <w:b/>
                <w:bCs/>
                <w:noProof/>
              </w:rPr>
              <w:t>Error! Hyperlink reference not valid.</w:t>
            </w:r>
          </w:ins>
          <w:del w:id="1238" w:author="Locke Liu" w:date="2021-05-24T16:45:00Z">
            <w:r w:rsidR="00FD100E" w:rsidRPr="004D620F" w:rsidDel="003D0391">
              <w:rPr>
                <w:rStyle w:val="Hyperlink"/>
                <w:rFonts w:ascii="Arial" w:hAnsi="Arial" w:cs="Arial"/>
                <w:noProof/>
                <w:rPrChange w:id="1239" w:author="Locke Liu" w:date="2021-05-24T14:33:00Z">
                  <w:rPr>
                    <w:rStyle w:val="Hyperlink"/>
                    <w:noProof/>
                  </w:rPr>
                </w:rPrChange>
              </w:rPr>
              <w:delText>6.4.3 -</w:delText>
            </w:r>
            <w:r w:rsidR="00FD100E" w:rsidRPr="004D620F" w:rsidDel="003D0391">
              <w:rPr>
                <w:rFonts w:ascii="Arial" w:eastAsiaTheme="minorEastAsia" w:hAnsi="Arial" w:cs="Arial"/>
                <w:noProof/>
                <w:color w:val="auto"/>
                <w:sz w:val="22"/>
                <w:szCs w:val="22"/>
                <w:lang w:eastAsia="zh-CN"/>
                <w:rPrChange w:id="124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241" w:author="Locke Liu" w:date="2021-05-24T14:33:00Z">
                  <w:rPr>
                    <w:rStyle w:val="Hyperlink"/>
                    <w:noProof/>
                  </w:rPr>
                </w:rPrChange>
              </w:rPr>
              <w:delText>Databricks</w:delText>
            </w:r>
            <w:r w:rsidR="00FD100E" w:rsidRPr="004D620F" w:rsidDel="003D0391">
              <w:rPr>
                <w:rFonts w:ascii="Arial" w:hAnsi="Arial" w:cs="Arial"/>
                <w:noProof/>
                <w:webHidden/>
                <w:rPrChange w:id="1242" w:author="Locke Liu" w:date="2021-05-24T14:33:00Z">
                  <w:rPr>
                    <w:noProof/>
                    <w:webHidden/>
                  </w:rPr>
                </w:rPrChange>
              </w:rPr>
              <w:tab/>
            </w:r>
            <w:r w:rsidR="00FD100E" w:rsidRPr="004D620F" w:rsidDel="003D0391">
              <w:rPr>
                <w:rFonts w:ascii="Arial" w:hAnsi="Arial" w:cs="Arial"/>
                <w:noProof/>
                <w:webHidden/>
                <w:rPrChange w:id="1243" w:author="Locke Liu" w:date="2021-05-24T14:33:00Z">
                  <w:rPr>
                    <w:noProof/>
                    <w:webHidden/>
                  </w:rPr>
                </w:rPrChange>
              </w:rPr>
              <w:fldChar w:fldCharType="begin"/>
            </w:r>
            <w:r w:rsidR="00FD100E" w:rsidRPr="004D620F" w:rsidDel="003D0391">
              <w:rPr>
                <w:rFonts w:ascii="Arial" w:hAnsi="Arial" w:cs="Arial"/>
                <w:noProof/>
                <w:webHidden/>
                <w:rPrChange w:id="1244" w:author="Locke Liu" w:date="2021-05-24T14:33:00Z">
                  <w:rPr>
                    <w:noProof/>
                    <w:webHidden/>
                  </w:rPr>
                </w:rPrChange>
              </w:rPr>
              <w:delInstrText xml:space="preserve"> PAGEREF _Toc72242443 \h </w:delInstrText>
            </w:r>
            <w:r w:rsidR="00FD100E" w:rsidRPr="004D620F" w:rsidDel="003D0391">
              <w:rPr>
                <w:rFonts w:ascii="Arial" w:hAnsi="Arial" w:cs="Arial"/>
                <w:noProof/>
                <w:webHidden/>
                <w:rPrChange w:id="1245" w:author="Locke Liu" w:date="2021-05-24T14:33:00Z">
                  <w:rPr>
                    <w:rFonts w:ascii="Arial" w:hAnsi="Arial" w:cs="Arial"/>
                    <w:noProof/>
                    <w:webHidden/>
                  </w:rPr>
                </w:rPrChange>
              </w:rPr>
            </w:r>
            <w:r w:rsidR="00FD100E" w:rsidRPr="004D620F" w:rsidDel="003D0391">
              <w:rPr>
                <w:rFonts w:ascii="Arial" w:hAnsi="Arial" w:cs="Arial"/>
                <w:noProof/>
                <w:webHidden/>
                <w:rPrChange w:id="1246" w:author="Locke Liu" w:date="2021-05-24T14:33:00Z">
                  <w:rPr>
                    <w:noProof/>
                    <w:webHidden/>
                  </w:rPr>
                </w:rPrChange>
              </w:rPr>
              <w:fldChar w:fldCharType="separate"/>
            </w:r>
            <w:r w:rsidR="00FD100E" w:rsidRPr="004D620F" w:rsidDel="003D0391">
              <w:rPr>
                <w:rFonts w:ascii="Arial" w:hAnsi="Arial" w:cs="Arial"/>
                <w:noProof/>
                <w:webHidden/>
                <w:rPrChange w:id="1247" w:author="Locke Liu" w:date="2021-05-24T14:33:00Z">
                  <w:rPr>
                    <w:noProof/>
                    <w:webHidden/>
                  </w:rPr>
                </w:rPrChange>
              </w:rPr>
              <w:delText>26</w:delText>
            </w:r>
            <w:r w:rsidR="00FD100E" w:rsidRPr="004D620F" w:rsidDel="003D0391">
              <w:rPr>
                <w:rFonts w:ascii="Arial" w:hAnsi="Arial" w:cs="Arial"/>
                <w:noProof/>
                <w:webHidden/>
                <w:rPrChange w:id="1248" w:author="Locke Liu" w:date="2021-05-24T14:33:00Z">
                  <w:rPr>
                    <w:noProof/>
                    <w:webHidden/>
                  </w:rPr>
                </w:rPrChange>
              </w:rPr>
              <w:fldChar w:fldCharType="end"/>
            </w:r>
            <w:r w:rsidRPr="004D620F" w:rsidDel="003D0391">
              <w:rPr>
                <w:rFonts w:ascii="Arial" w:hAnsi="Arial" w:cs="Arial"/>
                <w:noProof/>
                <w:rPrChange w:id="1249" w:author="Locke Liu" w:date="2021-05-24T14:33:00Z">
                  <w:rPr>
                    <w:noProof/>
                  </w:rPr>
                </w:rPrChange>
              </w:rPr>
              <w:fldChar w:fldCharType="end"/>
            </w:r>
          </w:del>
        </w:p>
        <w:p w14:paraId="6BAC7E1B" w14:textId="73C04503" w:rsidR="00FD100E" w:rsidRPr="004D620F" w:rsidDel="003D0391" w:rsidRDefault="00973311">
          <w:pPr>
            <w:pStyle w:val="TOC3"/>
            <w:rPr>
              <w:del w:id="1250" w:author="Locke Liu" w:date="2021-05-24T16:45:00Z"/>
              <w:rFonts w:ascii="Arial" w:eastAsiaTheme="minorEastAsia" w:hAnsi="Arial" w:cs="Arial"/>
              <w:noProof/>
              <w:color w:val="auto"/>
              <w:sz w:val="22"/>
              <w:szCs w:val="22"/>
              <w:lang w:eastAsia="zh-CN"/>
              <w:rPrChange w:id="1251" w:author="Locke Liu" w:date="2021-05-24T14:33:00Z">
                <w:rPr>
                  <w:del w:id="1252" w:author="Locke Liu" w:date="2021-05-24T16:45:00Z"/>
                  <w:rFonts w:asciiTheme="minorHAnsi" w:eastAsiaTheme="minorEastAsia" w:hAnsiTheme="minorHAnsi" w:cstheme="minorBidi"/>
                  <w:noProof/>
                  <w:color w:val="auto"/>
                  <w:sz w:val="22"/>
                  <w:szCs w:val="22"/>
                  <w:lang w:eastAsia="zh-CN"/>
                </w:rPr>
              </w:rPrChange>
            </w:rPr>
          </w:pPr>
          <w:del w:id="1253" w:author="Locke Liu" w:date="2021-05-24T16:45:00Z">
            <w:r w:rsidRPr="004D620F" w:rsidDel="003D0391">
              <w:rPr>
                <w:rFonts w:ascii="Arial" w:hAnsi="Arial" w:cs="Arial"/>
                <w:noProof/>
                <w:rPrChange w:id="1254" w:author="Locke Liu" w:date="2021-05-24T14:33:00Z">
                  <w:rPr/>
                </w:rPrChange>
              </w:rPr>
              <w:fldChar w:fldCharType="begin"/>
            </w:r>
            <w:r w:rsidRPr="004D620F" w:rsidDel="003D0391">
              <w:rPr>
                <w:rFonts w:ascii="Arial" w:hAnsi="Arial" w:cs="Arial"/>
                <w:noProof/>
                <w:rPrChange w:id="1255" w:author="Locke Liu" w:date="2021-05-24T14:33:00Z">
                  <w:rPr/>
                </w:rPrChange>
              </w:rPr>
              <w:delInstrText xml:space="preserve"> HYPERLINK \l "_Toc72242444" </w:delInstrText>
            </w:r>
            <w:r w:rsidRPr="004D620F" w:rsidDel="003D0391">
              <w:rPr>
                <w:rFonts w:ascii="Arial" w:hAnsi="Arial" w:cs="Arial"/>
                <w:noProof/>
                <w:rPrChange w:id="1256" w:author="Locke Liu" w:date="2021-05-24T14:33:00Z">
                  <w:rPr>
                    <w:noProof/>
                  </w:rPr>
                </w:rPrChange>
              </w:rPr>
              <w:fldChar w:fldCharType="separate"/>
            </w:r>
          </w:del>
          <w:ins w:id="1257" w:author="Locke Liu" w:date="2021-05-24T16:45:00Z">
            <w:r w:rsidR="003D0391">
              <w:rPr>
                <w:rFonts w:ascii="Arial" w:hAnsi="Arial" w:cs="Arial"/>
                <w:b/>
                <w:bCs/>
                <w:noProof/>
              </w:rPr>
              <w:t>Error! Hyperlink reference not valid.</w:t>
            </w:r>
          </w:ins>
          <w:del w:id="1258" w:author="Locke Liu" w:date="2021-05-24T16:45:00Z">
            <w:r w:rsidR="00FD100E" w:rsidRPr="004D620F" w:rsidDel="003D0391">
              <w:rPr>
                <w:rStyle w:val="Hyperlink"/>
                <w:rFonts w:ascii="Arial" w:hAnsi="Arial" w:cs="Arial"/>
                <w:noProof/>
                <w:rPrChange w:id="1259" w:author="Locke Liu" w:date="2021-05-24T14:33:00Z">
                  <w:rPr>
                    <w:rStyle w:val="Hyperlink"/>
                    <w:noProof/>
                  </w:rPr>
                </w:rPrChange>
              </w:rPr>
              <w:delText>6.4.4 -</w:delText>
            </w:r>
            <w:r w:rsidR="00FD100E" w:rsidRPr="004D620F" w:rsidDel="003D0391">
              <w:rPr>
                <w:rFonts w:ascii="Arial" w:eastAsiaTheme="minorEastAsia" w:hAnsi="Arial" w:cs="Arial"/>
                <w:noProof/>
                <w:color w:val="auto"/>
                <w:sz w:val="22"/>
                <w:szCs w:val="22"/>
                <w:lang w:eastAsia="zh-CN"/>
                <w:rPrChange w:id="126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261" w:author="Locke Liu" w:date="2021-05-24T14:33:00Z">
                  <w:rPr>
                    <w:rStyle w:val="Hyperlink"/>
                    <w:noProof/>
                  </w:rPr>
                </w:rPrChange>
              </w:rPr>
              <w:delText>Storage account</w:delText>
            </w:r>
            <w:r w:rsidR="00FD100E" w:rsidRPr="004D620F" w:rsidDel="003D0391">
              <w:rPr>
                <w:rFonts w:ascii="Arial" w:hAnsi="Arial" w:cs="Arial"/>
                <w:noProof/>
                <w:webHidden/>
                <w:rPrChange w:id="1262" w:author="Locke Liu" w:date="2021-05-24T14:33:00Z">
                  <w:rPr>
                    <w:noProof/>
                    <w:webHidden/>
                  </w:rPr>
                </w:rPrChange>
              </w:rPr>
              <w:tab/>
            </w:r>
            <w:r w:rsidR="00FD100E" w:rsidRPr="004D620F" w:rsidDel="003D0391">
              <w:rPr>
                <w:rFonts w:ascii="Arial" w:hAnsi="Arial" w:cs="Arial"/>
                <w:noProof/>
                <w:webHidden/>
                <w:rPrChange w:id="1263" w:author="Locke Liu" w:date="2021-05-24T14:33:00Z">
                  <w:rPr>
                    <w:noProof/>
                    <w:webHidden/>
                  </w:rPr>
                </w:rPrChange>
              </w:rPr>
              <w:fldChar w:fldCharType="begin"/>
            </w:r>
            <w:r w:rsidR="00FD100E" w:rsidRPr="004D620F" w:rsidDel="003D0391">
              <w:rPr>
                <w:rFonts w:ascii="Arial" w:hAnsi="Arial" w:cs="Arial"/>
                <w:noProof/>
                <w:webHidden/>
                <w:rPrChange w:id="1264" w:author="Locke Liu" w:date="2021-05-24T14:33:00Z">
                  <w:rPr>
                    <w:noProof/>
                    <w:webHidden/>
                  </w:rPr>
                </w:rPrChange>
              </w:rPr>
              <w:delInstrText xml:space="preserve"> PAGEREF _Toc72242444 \h </w:delInstrText>
            </w:r>
            <w:r w:rsidR="00FD100E" w:rsidRPr="004D620F" w:rsidDel="003D0391">
              <w:rPr>
                <w:rFonts w:ascii="Arial" w:hAnsi="Arial" w:cs="Arial"/>
                <w:noProof/>
                <w:webHidden/>
                <w:rPrChange w:id="1265" w:author="Locke Liu" w:date="2021-05-24T14:33:00Z">
                  <w:rPr>
                    <w:rFonts w:ascii="Arial" w:hAnsi="Arial" w:cs="Arial"/>
                    <w:noProof/>
                    <w:webHidden/>
                  </w:rPr>
                </w:rPrChange>
              </w:rPr>
            </w:r>
            <w:r w:rsidR="00FD100E" w:rsidRPr="004D620F" w:rsidDel="003D0391">
              <w:rPr>
                <w:rFonts w:ascii="Arial" w:hAnsi="Arial" w:cs="Arial"/>
                <w:noProof/>
                <w:webHidden/>
                <w:rPrChange w:id="1266" w:author="Locke Liu" w:date="2021-05-24T14:33:00Z">
                  <w:rPr>
                    <w:noProof/>
                    <w:webHidden/>
                  </w:rPr>
                </w:rPrChange>
              </w:rPr>
              <w:fldChar w:fldCharType="separate"/>
            </w:r>
            <w:r w:rsidR="00FD100E" w:rsidRPr="004D620F" w:rsidDel="003D0391">
              <w:rPr>
                <w:rFonts w:ascii="Arial" w:hAnsi="Arial" w:cs="Arial"/>
                <w:noProof/>
                <w:webHidden/>
                <w:rPrChange w:id="1267" w:author="Locke Liu" w:date="2021-05-24T14:33:00Z">
                  <w:rPr>
                    <w:noProof/>
                    <w:webHidden/>
                  </w:rPr>
                </w:rPrChange>
              </w:rPr>
              <w:delText>26</w:delText>
            </w:r>
            <w:r w:rsidR="00FD100E" w:rsidRPr="004D620F" w:rsidDel="003D0391">
              <w:rPr>
                <w:rFonts w:ascii="Arial" w:hAnsi="Arial" w:cs="Arial"/>
                <w:noProof/>
                <w:webHidden/>
                <w:rPrChange w:id="1268" w:author="Locke Liu" w:date="2021-05-24T14:33:00Z">
                  <w:rPr>
                    <w:noProof/>
                    <w:webHidden/>
                  </w:rPr>
                </w:rPrChange>
              </w:rPr>
              <w:fldChar w:fldCharType="end"/>
            </w:r>
            <w:r w:rsidRPr="004D620F" w:rsidDel="003D0391">
              <w:rPr>
                <w:rFonts w:ascii="Arial" w:hAnsi="Arial" w:cs="Arial"/>
                <w:noProof/>
                <w:rPrChange w:id="1269" w:author="Locke Liu" w:date="2021-05-24T14:33:00Z">
                  <w:rPr>
                    <w:noProof/>
                  </w:rPr>
                </w:rPrChange>
              </w:rPr>
              <w:fldChar w:fldCharType="end"/>
            </w:r>
          </w:del>
        </w:p>
        <w:p w14:paraId="536ED468" w14:textId="3E38FFE4" w:rsidR="00FD100E" w:rsidRPr="004D620F" w:rsidDel="003D0391" w:rsidRDefault="00973311">
          <w:pPr>
            <w:pStyle w:val="TOC3"/>
            <w:rPr>
              <w:del w:id="1270" w:author="Locke Liu" w:date="2021-05-24T16:45:00Z"/>
              <w:rFonts w:ascii="Arial" w:eastAsiaTheme="minorEastAsia" w:hAnsi="Arial" w:cs="Arial"/>
              <w:noProof/>
              <w:color w:val="auto"/>
              <w:sz w:val="22"/>
              <w:szCs w:val="22"/>
              <w:lang w:eastAsia="zh-CN"/>
              <w:rPrChange w:id="1271" w:author="Locke Liu" w:date="2021-05-24T14:33:00Z">
                <w:rPr>
                  <w:del w:id="1272" w:author="Locke Liu" w:date="2021-05-24T16:45:00Z"/>
                  <w:rFonts w:asciiTheme="minorHAnsi" w:eastAsiaTheme="minorEastAsia" w:hAnsiTheme="minorHAnsi" w:cstheme="minorBidi"/>
                  <w:noProof/>
                  <w:color w:val="auto"/>
                  <w:sz w:val="22"/>
                  <w:szCs w:val="22"/>
                  <w:lang w:eastAsia="zh-CN"/>
                </w:rPr>
              </w:rPrChange>
            </w:rPr>
          </w:pPr>
          <w:del w:id="1273" w:author="Locke Liu" w:date="2021-05-24T16:45:00Z">
            <w:r w:rsidRPr="004D620F" w:rsidDel="003D0391">
              <w:rPr>
                <w:rFonts w:ascii="Arial" w:hAnsi="Arial" w:cs="Arial"/>
                <w:noProof/>
                <w:rPrChange w:id="1274" w:author="Locke Liu" w:date="2021-05-24T14:33:00Z">
                  <w:rPr/>
                </w:rPrChange>
              </w:rPr>
              <w:fldChar w:fldCharType="begin"/>
            </w:r>
            <w:r w:rsidRPr="004D620F" w:rsidDel="003D0391">
              <w:rPr>
                <w:rFonts w:ascii="Arial" w:hAnsi="Arial" w:cs="Arial"/>
                <w:noProof/>
                <w:rPrChange w:id="1275" w:author="Locke Liu" w:date="2021-05-24T14:33:00Z">
                  <w:rPr/>
                </w:rPrChange>
              </w:rPr>
              <w:delInstrText xml:space="preserve"> HYPERLINK \l "_Toc72242445" </w:delInstrText>
            </w:r>
            <w:r w:rsidRPr="004D620F" w:rsidDel="003D0391">
              <w:rPr>
                <w:rFonts w:ascii="Arial" w:hAnsi="Arial" w:cs="Arial"/>
                <w:noProof/>
                <w:rPrChange w:id="1276" w:author="Locke Liu" w:date="2021-05-24T14:33:00Z">
                  <w:rPr>
                    <w:noProof/>
                  </w:rPr>
                </w:rPrChange>
              </w:rPr>
              <w:fldChar w:fldCharType="separate"/>
            </w:r>
          </w:del>
          <w:ins w:id="1277" w:author="Locke Liu" w:date="2021-05-24T16:45:00Z">
            <w:r w:rsidR="003D0391">
              <w:rPr>
                <w:rFonts w:ascii="Arial" w:hAnsi="Arial" w:cs="Arial"/>
                <w:b/>
                <w:bCs/>
                <w:noProof/>
              </w:rPr>
              <w:t>Error! Hyperlink reference not valid.</w:t>
            </w:r>
          </w:ins>
          <w:del w:id="1278" w:author="Locke Liu" w:date="2021-05-24T16:45:00Z">
            <w:r w:rsidR="00FD100E" w:rsidRPr="004D620F" w:rsidDel="003D0391">
              <w:rPr>
                <w:rStyle w:val="Hyperlink"/>
                <w:rFonts w:ascii="Arial" w:hAnsi="Arial" w:cs="Arial"/>
                <w:noProof/>
                <w:rPrChange w:id="1279" w:author="Locke Liu" w:date="2021-05-24T14:33:00Z">
                  <w:rPr>
                    <w:rStyle w:val="Hyperlink"/>
                    <w:noProof/>
                  </w:rPr>
                </w:rPrChange>
              </w:rPr>
              <w:delText>6.4.5 -</w:delText>
            </w:r>
            <w:r w:rsidR="00FD100E" w:rsidRPr="004D620F" w:rsidDel="003D0391">
              <w:rPr>
                <w:rFonts w:ascii="Arial" w:eastAsiaTheme="minorEastAsia" w:hAnsi="Arial" w:cs="Arial"/>
                <w:noProof/>
                <w:color w:val="auto"/>
                <w:sz w:val="22"/>
                <w:szCs w:val="22"/>
                <w:lang w:eastAsia="zh-CN"/>
                <w:rPrChange w:id="128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281" w:author="Locke Liu" w:date="2021-05-24T14:33:00Z">
                  <w:rPr>
                    <w:rStyle w:val="Hyperlink"/>
                    <w:noProof/>
                  </w:rPr>
                </w:rPrChange>
              </w:rPr>
              <w:delText>Key vault</w:delText>
            </w:r>
            <w:r w:rsidR="00FD100E" w:rsidRPr="004D620F" w:rsidDel="003D0391">
              <w:rPr>
                <w:rFonts w:ascii="Arial" w:hAnsi="Arial" w:cs="Arial"/>
                <w:noProof/>
                <w:webHidden/>
                <w:rPrChange w:id="1282" w:author="Locke Liu" w:date="2021-05-24T14:33:00Z">
                  <w:rPr>
                    <w:noProof/>
                    <w:webHidden/>
                  </w:rPr>
                </w:rPrChange>
              </w:rPr>
              <w:tab/>
            </w:r>
            <w:r w:rsidR="00FD100E" w:rsidRPr="004D620F" w:rsidDel="003D0391">
              <w:rPr>
                <w:rFonts w:ascii="Arial" w:hAnsi="Arial" w:cs="Arial"/>
                <w:noProof/>
                <w:webHidden/>
                <w:rPrChange w:id="1283" w:author="Locke Liu" w:date="2021-05-24T14:33:00Z">
                  <w:rPr>
                    <w:noProof/>
                    <w:webHidden/>
                  </w:rPr>
                </w:rPrChange>
              </w:rPr>
              <w:fldChar w:fldCharType="begin"/>
            </w:r>
            <w:r w:rsidR="00FD100E" w:rsidRPr="004D620F" w:rsidDel="003D0391">
              <w:rPr>
                <w:rFonts w:ascii="Arial" w:hAnsi="Arial" w:cs="Arial"/>
                <w:noProof/>
                <w:webHidden/>
                <w:rPrChange w:id="1284" w:author="Locke Liu" w:date="2021-05-24T14:33:00Z">
                  <w:rPr>
                    <w:noProof/>
                    <w:webHidden/>
                  </w:rPr>
                </w:rPrChange>
              </w:rPr>
              <w:delInstrText xml:space="preserve"> PAGEREF _Toc72242445 \h </w:delInstrText>
            </w:r>
            <w:r w:rsidR="00FD100E" w:rsidRPr="004D620F" w:rsidDel="003D0391">
              <w:rPr>
                <w:rFonts w:ascii="Arial" w:hAnsi="Arial" w:cs="Arial"/>
                <w:noProof/>
                <w:webHidden/>
                <w:rPrChange w:id="1285" w:author="Locke Liu" w:date="2021-05-24T14:33:00Z">
                  <w:rPr>
                    <w:rFonts w:ascii="Arial" w:hAnsi="Arial" w:cs="Arial"/>
                    <w:noProof/>
                    <w:webHidden/>
                  </w:rPr>
                </w:rPrChange>
              </w:rPr>
            </w:r>
            <w:r w:rsidR="00FD100E" w:rsidRPr="004D620F" w:rsidDel="003D0391">
              <w:rPr>
                <w:rFonts w:ascii="Arial" w:hAnsi="Arial" w:cs="Arial"/>
                <w:noProof/>
                <w:webHidden/>
                <w:rPrChange w:id="1286" w:author="Locke Liu" w:date="2021-05-24T14:33:00Z">
                  <w:rPr>
                    <w:noProof/>
                    <w:webHidden/>
                  </w:rPr>
                </w:rPrChange>
              </w:rPr>
              <w:fldChar w:fldCharType="separate"/>
            </w:r>
            <w:r w:rsidR="00FD100E" w:rsidRPr="004D620F" w:rsidDel="003D0391">
              <w:rPr>
                <w:rFonts w:ascii="Arial" w:hAnsi="Arial" w:cs="Arial"/>
                <w:noProof/>
                <w:webHidden/>
                <w:rPrChange w:id="1287" w:author="Locke Liu" w:date="2021-05-24T14:33:00Z">
                  <w:rPr>
                    <w:noProof/>
                    <w:webHidden/>
                  </w:rPr>
                </w:rPrChange>
              </w:rPr>
              <w:delText>27</w:delText>
            </w:r>
            <w:r w:rsidR="00FD100E" w:rsidRPr="004D620F" w:rsidDel="003D0391">
              <w:rPr>
                <w:rFonts w:ascii="Arial" w:hAnsi="Arial" w:cs="Arial"/>
                <w:noProof/>
                <w:webHidden/>
                <w:rPrChange w:id="1288" w:author="Locke Liu" w:date="2021-05-24T14:33:00Z">
                  <w:rPr>
                    <w:noProof/>
                    <w:webHidden/>
                  </w:rPr>
                </w:rPrChange>
              </w:rPr>
              <w:fldChar w:fldCharType="end"/>
            </w:r>
            <w:r w:rsidRPr="004D620F" w:rsidDel="003D0391">
              <w:rPr>
                <w:rFonts w:ascii="Arial" w:hAnsi="Arial" w:cs="Arial"/>
                <w:noProof/>
                <w:rPrChange w:id="1289" w:author="Locke Liu" w:date="2021-05-24T14:33:00Z">
                  <w:rPr>
                    <w:noProof/>
                  </w:rPr>
                </w:rPrChange>
              </w:rPr>
              <w:fldChar w:fldCharType="end"/>
            </w:r>
          </w:del>
        </w:p>
        <w:p w14:paraId="5DD78AB2" w14:textId="237D57D3" w:rsidR="00FD100E" w:rsidRPr="004D620F" w:rsidDel="003D0391" w:rsidRDefault="00973311">
          <w:pPr>
            <w:pStyle w:val="TOC2"/>
            <w:rPr>
              <w:del w:id="1290" w:author="Locke Liu" w:date="2021-05-24T16:45:00Z"/>
              <w:rFonts w:ascii="Arial" w:eastAsiaTheme="minorEastAsia" w:hAnsi="Arial" w:cs="Arial"/>
              <w:color w:val="auto"/>
              <w:sz w:val="22"/>
              <w:szCs w:val="22"/>
              <w:lang w:eastAsia="zh-CN"/>
              <w:rPrChange w:id="1291" w:author="Locke Liu" w:date="2021-05-24T14:33:00Z">
                <w:rPr>
                  <w:del w:id="1292" w:author="Locke Liu" w:date="2021-05-24T16:45:00Z"/>
                  <w:rFonts w:asciiTheme="minorHAnsi" w:eastAsiaTheme="minorEastAsia" w:hAnsiTheme="minorHAnsi" w:cstheme="minorBidi"/>
                  <w:color w:val="auto"/>
                  <w:sz w:val="22"/>
                  <w:szCs w:val="22"/>
                  <w:lang w:eastAsia="zh-CN"/>
                </w:rPr>
              </w:rPrChange>
            </w:rPr>
          </w:pPr>
          <w:del w:id="1293" w:author="Locke Liu" w:date="2021-05-24T16:45:00Z">
            <w:r w:rsidRPr="004D620F" w:rsidDel="003D0391">
              <w:rPr>
                <w:rFonts w:ascii="Arial" w:hAnsi="Arial" w:cs="Arial"/>
                <w:rPrChange w:id="1294" w:author="Locke Liu" w:date="2021-05-24T14:33:00Z">
                  <w:rPr/>
                </w:rPrChange>
              </w:rPr>
              <w:fldChar w:fldCharType="begin"/>
            </w:r>
            <w:r w:rsidRPr="004D620F" w:rsidDel="003D0391">
              <w:rPr>
                <w:rFonts w:ascii="Arial" w:hAnsi="Arial" w:cs="Arial"/>
                <w:rPrChange w:id="1295" w:author="Locke Liu" w:date="2021-05-24T14:33:00Z">
                  <w:rPr/>
                </w:rPrChange>
              </w:rPr>
              <w:delInstrText xml:space="preserve"> HYPERLINK \l "_Toc72242446" </w:delInstrText>
            </w:r>
            <w:r w:rsidRPr="004D620F" w:rsidDel="003D0391">
              <w:rPr>
                <w:rFonts w:ascii="Arial" w:hAnsi="Arial" w:cs="Arial"/>
                <w:rPrChange w:id="1296" w:author="Locke Liu" w:date="2021-05-24T14:33:00Z">
                  <w:rPr/>
                </w:rPrChange>
              </w:rPr>
              <w:fldChar w:fldCharType="separate"/>
            </w:r>
          </w:del>
          <w:ins w:id="1297" w:author="Locke Liu" w:date="2021-05-24T16:45:00Z">
            <w:r w:rsidR="003D0391">
              <w:rPr>
                <w:rFonts w:ascii="Arial" w:hAnsi="Arial" w:cs="Arial"/>
                <w:b/>
                <w:bCs/>
              </w:rPr>
              <w:t>Error! Hyperlink reference not valid.</w:t>
            </w:r>
          </w:ins>
          <w:del w:id="1298" w:author="Locke Liu" w:date="2021-05-24T16:45:00Z">
            <w:r w:rsidR="00FD100E" w:rsidRPr="004D620F" w:rsidDel="003D0391">
              <w:rPr>
                <w:rStyle w:val="Hyperlink"/>
                <w:rFonts w:ascii="Arial" w:hAnsi="Arial" w:cs="Arial"/>
                <w:rPrChange w:id="1299" w:author="Locke Liu" w:date="2021-05-24T14:33:00Z">
                  <w:rPr>
                    <w:rStyle w:val="Hyperlink"/>
                  </w:rPr>
                </w:rPrChange>
              </w:rPr>
              <w:delText>7.1 -</w:delText>
            </w:r>
            <w:r w:rsidR="00FD100E" w:rsidRPr="004D620F" w:rsidDel="003D0391">
              <w:rPr>
                <w:rFonts w:ascii="Arial" w:eastAsiaTheme="minorEastAsia" w:hAnsi="Arial" w:cs="Arial"/>
                <w:color w:val="auto"/>
                <w:sz w:val="22"/>
                <w:szCs w:val="22"/>
                <w:lang w:eastAsia="zh-CN"/>
                <w:rPrChange w:id="130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301" w:author="Locke Liu" w:date="2021-05-24T14:33:00Z">
                  <w:rPr>
                    <w:rStyle w:val="Hyperlink"/>
                  </w:rPr>
                </w:rPrChange>
              </w:rPr>
              <w:delText>Infrastructure Specificities</w:delText>
            </w:r>
            <w:r w:rsidR="00FD100E" w:rsidRPr="004D620F" w:rsidDel="003D0391">
              <w:rPr>
                <w:rFonts w:ascii="Arial" w:hAnsi="Arial" w:cs="Arial"/>
                <w:webHidden/>
                <w:rPrChange w:id="1302" w:author="Locke Liu" w:date="2021-05-24T14:33:00Z">
                  <w:rPr>
                    <w:webHidden/>
                  </w:rPr>
                </w:rPrChange>
              </w:rPr>
              <w:tab/>
            </w:r>
            <w:r w:rsidR="00FD100E" w:rsidRPr="004D620F" w:rsidDel="003D0391">
              <w:rPr>
                <w:rFonts w:ascii="Arial" w:hAnsi="Arial" w:cs="Arial"/>
                <w:webHidden/>
                <w:rPrChange w:id="1303" w:author="Locke Liu" w:date="2021-05-24T14:33:00Z">
                  <w:rPr>
                    <w:webHidden/>
                  </w:rPr>
                </w:rPrChange>
              </w:rPr>
              <w:fldChar w:fldCharType="begin"/>
            </w:r>
            <w:r w:rsidR="00FD100E" w:rsidRPr="004D620F" w:rsidDel="003D0391">
              <w:rPr>
                <w:rFonts w:ascii="Arial" w:hAnsi="Arial" w:cs="Arial"/>
                <w:webHidden/>
                <w:rPrChange w:id="1304" w:author="Locke Liu" w:date="2021-05-24T14:33:00Z">
                  <w:rPr>
                    <w:webHidden/>
                  </w:rPr>
                </w:rPrChange>
              </w:rPr>
              <w:delInstrText xml:space="preserve"> PAGEREF _Toc72242446 \h </w:delInstrText>
            </w:r>
            <w:r w:rsidR="00FD100E" w:rsidRPr="004D620F" w:rsidDel="003D0391">
              <w:rPr>
                <w:rFonts w:ascii="Arial" w:hAnsi="Arial" w:cs="Arial"/>
                <w:webHidden/>
                <w:rPrChange w:id="1305" w:author="Locke Liu" w:date="2021-05-24T14:33:00Z">
                  <w:rPr>
                    <w:rFonts w:ascii="Arial" w:hAnsi="Arial" w:cs="Arial"/>
                    <w:webHidden/>
                  </w:rPr>
                </w:rPrChange>
              </w:rPr>
            </w:r>
            <w:r w:rsidR="00FD100E" w:rsidRPr="004D620F" w:rsidDel="003D0391">
              <w:rPr>
                <w:rFonts w:ascii="Arial" w:hAnsi="Arial" w:cs="Arial"/>
                <w:webHidden/>
                <w:rPrChange w:id="1306" w:author="Locke Liu" w:date="2021-05-24T14:33:00Z">
                  <w:rPr>
                    <w:webHidden/>
                  </w:rPr>
                </w:rPrChange>
              </w:rPr>
              <w:fldChar w:fldCharType="separate"/>
            </w:r>
            <w:r w:rsidR="00FD100E" w:rsidRPr="004D620F" w:rsidDel="003D0391">
              <w:rPr>
                <w:rFonts w:ascii="Arial" w:hAnsi="Arial" w:cs="Arial"/>
                <w:webHidden/>
                <w:rPrChange w:id="1307" w:author="Locke Liu" w:date="2021-05-24T14:33:00Z">
                  <w:rPr>
                    <w:webHidden/>
                  </w:rPr>
                </w:rPrChange>
              </w:rPr>
              <w:delText>29</w:delText>
            </w:r>
            <w:r w:rsidR="00FD100E" w:rsidRPr="004D620F" w:rsidDel="003D0391">
              <w:rPr>
                <w:rFonts w:ascii="Arial" w:hAnsi="Arial" w:cs="Arial"/>
                <w:webHidden/>
                <w:rPrChange w:id="1308" w:author="Locke Liu" w:date="2021-05-24T14:33:00Z">
                  <w:rPr>
                    <w:webHidden/>
                  </w:rPr>
                </w:rPrChange>
              </w:rPr>
              <w:fldChar w:fldCharType="end"/>
            </w:r>
            <w:r w:rsidRPr="004D620F" w:rsidDel="003D0391">
              <w:rPr>
                <w:rFonts w:ascii="Arial" w:hAnsi="Arial" w:cs="Arial"/>
                <w:rPrChange w:id="1309" w:author="Locke Liu" w:date="2021-05-24T14:33:00Z">
                  <w:rPr/>
                </w:rPrChange>
              </w:rPr>
              <w:fldChar w:fldCharType="end"/>
            </w:r>
          </w:del>
        </w:p>
        <w:p w14:paraId="30F0C49A" w14:textId="60829F8F" w:rsidR="00FD100E" w:rsidRPr="004D620F" w:rsidDel="003D0391" w:rsidRDefault="00973311">
          <w:pPr>
            <w:pStyle w:val="TOC3"/>
            <w:rPr>
              <w:del w:id="1310" w:author="Locke Liu" w:date="2021-05-24T16:45:00Z"/>
              <w:rFonts w:ascii="Arial" w:eastAsiaTheme="minorEastAsia" w:hAnsi="Arial" w:cs="Arial"/>
              <w:noProof/>
              <w:color w:val="auto"/>
              <w:sz w:val="22"/>
              <w:szCs w:val="22"/>
              <w:lang w:eastAsia="zh-CN"/>
              <w:rPrChange w:id="1311" w:author="Locke Liu" w:date="2021-05-24T14:33:00Z">
                <w:rPr>
                  <w:del w:id="1312" w:author="Locke Liu" w:date="2021-05-24T16:45:00Z"/>
                  <w:rFonts w:asciiTheme="minorHAnsi" w:eastAsiaTheme="minorEastAsia" w:hAnsiTheme="minorHAnsi" w:cstheme="minorBidi"/>
                  <w:noProof/>
                  <w:color w:val="auto"/>
                  <w:sz w:val="22"/>
                  <w:szCs w:val="22"/>
                  <w:lang w:eastAsia="zh-CN"/>
                </w:rPr>
              </w:rPrChange>
            </w:rPr>
          </w:pPr>
          <w:del w:id="1313" w:author="Locke Liu" w:date="2021-05-24T16:45:00Z">
            <w:r w:rsidRPr="004D620F" w:rsidDel="003D0391">
              <w:rPr>
                <w:rFonts w:ascii="Arial" w:hAnsi="Arial" w:cs="Arial"/>
                <w:noProof/>
                <w:rPrChange w:id="1314" w:author="Locke Liu" w:date="2021-05-24T14:33:00Z">
                  <w:rPr/>
                </w:rPrChange>
              </w:rPr>
              <w:fldChar w:fldCharType="begin"/>
            </w:r>
            <w:r w:rsidRPr="004D620F" w:rsidDel="003D0391">
              <w:rPr>
                <w:rFonts w:ascii="Arial" w:hAnsi="Arial" w:cs="Arial"/>
                <w:noProof/>
                <w:rPrChange w:id="1315" w:author="Locke Liu" w:date="2021-05-24T14:33:00Z">
                  <w:rPr/>
                </w:rPrChange>
              </w:rPr>
              <w:delInstrText xml:space="preserve"> HYPERLINK \l "_Toc72242447" </w:delInstrText>
            </w:r>
            <w:r w:rsidRPr="004D620F" w:rsidDel="003D0391">
              <w:rPr>
                <w:rFonts w:ascii="Arial" w:hAnsi="Arial" w:cs="Arial"/>
                <w:noProof/>
                <w:rPrChange w:id="1316" w:author="Locke Liu" w:date="2021-05-24T14:33:00Z">
                  <w:rPr>
                    <w:noProof/>
                  </w:rPr>
                </w:rPrChange>
              </w:rPr>
              <w:fldChar w:fldCharType="separate"/>
            </w:r>
          </w:del>
          <w:ins w:id="1317" w:author="Locke Liu" w:date="2021-05-24T16:45:00Z">
            <w:r w:rsidR="003D0391">
              <w:rPr>
                <w:rFonts w:ascii="Arial" w:hAnsi="Arial" w:cs="Arial"/>
                <w:b/>
                <w:bCs/>
                <w:noProof/>
              </w:rPr>
              <w:t>Error! Hyperlink reference not valid.</w:t>
            </w:r>
          </w:ins>
          <w:del w:id="1318" w:author="Locke Liu" w:date="2021-05-24T16:45:00Z">
            <w:r w:rsidR="00FD100E" w:rsidRPr="004D620F" w:rsidDel="003D0391">
              <w:rPr>
                <w:rStyle w:val="Hyperlink"/>
                <w:rFonts w:ascii="Arial" w:hAnsi="Arial" w:cs="Arial"/>
                <w:noProof/>
                <w:rPrChange w:id="1319" w:author="Locke Liu" w:date="2021-05-24T14:33:00Z">
                  <w:rPr>
                    <w:rStyle w:val="Hyperlink"/>
                    <w:noProof/>
                  </w:rPr>
                </w:rPrChange>
              </w:rPr>
              <w:delText>7.1.1 -</w:delText>
            </w:r>
            <w:r w:rsidR="00FD100E" w:rsidRPr="004D620F" w:rsidDel="003D0391">
              <w:rPr>
                <w:rFonts w:ascii="Arial" w:eastAsiaTheme="minorEastAsia" w:hAnsi="Arial" w:cs="Arial"/>
                <w:noProof/>
                <w:color w:val="auto"/>
                <w:sz w:val="22"/>
                <w:szCs w:val="22"/>
                <w:lang w:eastAsia="zh-CN"/>
                <w:rPrChange w:id="132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321" w:author="Locke Liu" w:date="2021-05-24T14:33:00Z">
                  <w:rPr>
                    <w:rStyle w:val="Hyperlink"/>
                    <w:noProof/>
                  </w:rPr>
                </w:rPrChange>
              </w:rPr>
              <w:delText>Backup policy</w:delText>
            </w:r>
            <w:r w:rsidR="00FD100E" w:rsidRPr="004D620F" w:rsidDel="003D0391">
              <w:rPr>
                <w:rFonts w:ascii="Arial" w:hAnsi="Arial" w:cs="Arial"/>
                <w:noProof/>
                <w:webHidden/>
                <w:rPrChange w:id="1322" w:author="Locke Liu" w:date="2021-05-24T14:33:00Z">
                  <w:rPr>
                    <w:noProof/>
                    <w:webHidden/>
                  </w:rPr>
                </w:rPrChange>
              </w:rPr>
              <w:tab/>
            </w:r>
            <w:r w:rsidR="00FD100E" w:rsidRPr="004D620F" w:rsidDel="003D0391">
              <w:rPr>
                <w:rFonts w:ascii="Arial" w:hAnsi="Arial" w:cs="Arial"/>
                <w:noProof/>
                <w:webHidden/>
                <w:rPrChange w:id="1323" w:author="Locke Liu" w:date="2021-05-24T14:33:00Z">
                  <w:rPr>
                    <w:noProof/>
                    <w:webHidden/>
                  </w:rPr>
                </w:rPrChange>
              </w:rPr>
              <w:fldChar w:fldCharType="begin"/>
            </w:r>
            <w:r w:rsidR="00FD100E" w:rsidRPr="004D620F" w:rsidDel="003D0391">
              <w:rPr>
                <w:rFonts w:ascii="Arial" w:hAnsi="Arial" w:cs="Arial"/>
                <w:noProof/>
                <w:webHidden/>
                <w:rPrChange w:id="1324" w:author="Locke Liu" w:date="2021-05-24T14:33:00Z">
                  <w:rPr>
                    <w:noProof/>
                    <w:webHidden/>
                  </w:rPr>
                </w:rPrChange>
              </w:rPr>
              <w:delInstrText xml:space="preserve"> PAGEREF _Toc72242447 \h </w:delInstrText>
            </w:r>
            <w:r w:rsidR="00FD100E" w:rsidRPr="004D620F" w:rsidDel="003D0391">
              <w:rPr>
                <w:rFonts w:ascii="Arial" w:hAnsi="Arial" w:cs="Arial"/>
                <w:noProof/>
                <w:webHidden/>
                <w:rPrChange w:id="1325" w:author="Locke Liu" w:date="2021-05-24T14:33:00Z">
                  <w:rPr>
                    <w:rFonts w:ascii="Arial" w:hAnsi="Arial" w:cs="Arial"/>
                    <w:noProof/>
                    <w:webHidden/>
                  </w:rPr>
                </w:rPrChange>
              </w:rPr>
            </w:r>
            <w:r w:rsidR="00FD100E" w:rsidRPr="004D620F" w:rsidDel="003D0391">
              <w:rPr>
                <w:rFonts w:ascii="Arial" w:hAnsi="Arial" w:cs="Arial"/>
                <w:noProof/>
                <w:webHidden/>
                <w:rPrChange w:id="1326" w:author="Locke Liu" w:date="2021-05-24T14:33:00Z">
                  <w:rPr>
                    <w:noProof/>
                    <w:webHidden/>
                  </w:rPr>
                </w:rPrChange>
              </w:rPr>
              <w:fldChar w:fldCharType="separate"/>
            </w:r>
            <w:r w:rsidR="00FD100E" w:rsidRPr="004D620F" w:rsidDel="003D0391">
              <w:rPr>
                <w:rFonts w:ascii="Arial" w:hAnsi="Arial" w:cs="Arial"/>
                <w:noProof/>
                <w:webHidden/>
                <w:rPrChange w:id="1327" w:author="Locke Liu" w:date="2021-05-24T14:33:00Z">
                  <w:rPr>
                    <w:noProof/>
                    <w:webHidden/>
                  </w:rPr>
                </w:rPrChange>
              </w:rPr>
              <w:delText>29</w:delText>
            </w:r>
            <w:r w:rsidR="00FD100E" w:rsidRPr="004D620F" w:rsidDel="003D0391">
              <w:rPr>
                <w:rFonts w:ascii="Arial" w:hAnsi="Arial" w:cs="Arial"/>
                <w:noProof/>
                <w:webHidden/>
                <w:rPrChange w:id="1328" w:author="Locke Liu" w:date="2021-05-24T14:33:00Z">
                  <w:rPr>
                    <w:noProof/>
                    <w:webHidden/>
                  </w:rPr>
                </w:rPrChange>
              </w:rPr>
              <w:fldChar w:fldCharType="end"/>
            </w:r>
            <w:r w:rsidRPr="004D620F" w:rsidDel="003D0391">
              <w:rPr>
                <w:rFonts w:ascii="Arial" w:hAnsi="Arial" w:cs="Arial"/>
                <w:noProof/>
                <w:rPrChange w:id="1329" w:author="Locke Liu" w:date="2021-05-24T14:33:00Z">
                  <w:rPr>
                    <w:noProof/>
                  </w:rPr>
                </w:rPrChange>
              </w:rPr>
              <w:fldChar w:fldCharType="end"/>
            </w:r>
          </w:del>
        </w:p>
        <w:p w14:paraId="1FB31E0A" w14:textId="68CF22DD" w:rsidR="00FD100E" w:rsidRPr="004D620F" w:rsidDel="003D0391" w:rsidRDefault="00973311">
          <w:pPr>
            <w:pStyle w:val="TOC3"/>
            <w:rPr>
              <w:del w:id="1330" w:author="Locke Liu" w:date="2021-05-24T16:45:00Z"/>
              <w:rFonts w:ascii="Arial" w:eastAsiaTheme="minorEastAsia" w:hAnsi="Arial" w:cs="Arial"/>
              <w:noProof/>
              <w:color w:val="auto"/>
              <w:sz w:val="22"/>
              <w:szCs w:val="22"/>
              <w:lang w:eastAsia="zh-CN"/>
              <w:rPrChange w:id="1331" w:author="Locke Liu" w:date="2021-05-24T14:33:00Z">
                <w:rPr>
                  <w:del w:id="1332" w:author="Locke Liu" w:date="2021-05-24T16:45:00Z"/>
                  <w:rFonts w:asciiTheme="minorHAnsi" w:eastAsiaTheme="minorEastAsia" w:hAnsiTheme="minorHAnsi" w:cstheme="minorBidi"/>
                  <w:noProof/>
                  <w:color w:val="auto"/>
                  <w:sz w:val="22"/>
                  <w:szCs w:val="22"/>
                  <w:lang w:eastAsia="zh-CN"/>
                </w:rPr>
              </w:rPrChange>
            </w:rPr>
          </w:pPr>
          <w:del w:id="1333" w:author="Locke Liu" w:date="2021-05-24T16:45:00Z">
            <w:r w:rsidRPr="004D620F" w:rsidDel="003D0391">
              <w:rPr>
                <w:rFonts w:ascii="Arial" w:hAnsi="Arial" w:cs="Arial"/>
                <w:noProof/>
                <w:rPrChange w:id="1334" w:author="Locke Liu" w:date="2021-05-24T14:33:00Z">
                  <w:rPr/>
                </w:rPrChange>
              </w:rPr>
              <w:fldChar w:fldCharType="begin"/>
            </w:r>
            <w:r w:rsidRPr="004D620F" w:rsidDel="003D0391">
              <w:rPr>
                <w:rFonts w:ascii="Arial" w:hAnsi="Arial" w:cs="Arial"/>
                <w:noProof/>
                <w:rPrChange w:id="1335" w:author="Locke Liu" w:date="2021-05-24T14:33:00Z">
                  <w:rPr/>
                </w:rPrChange>
              </w:rPr>
              <w:delInstrText xml:space="preserve"> HYPERLINK \l "_Toc72242448" </w:delInstrText>
            </w:r>
            <w:r w:rsidRPr="004D620F" w:rsidDel="003D0391">
              <w:rPr>
                <w:rFonts w:ascii="Arial" w:hAnsi="Arial" w:cs="Arial"/>
                <w:noProof/>
                <w:rPrChange w:id="1336" w:author="Locke Liu" w:date="2021-05-24T14:33:00Z">
                  <w:rPr>
                    <w:noProof/>
                  </w:rPr>
                </w:rPrChange>
              </w:rPr>
              <w:fldChar w:fldCharType="separate"/>
            </w:r>
          </w:del>
          <w:ins w:id="1337" w:author="Locke Liu" w:date="2021-05-24T16:45:00Z">
            <w:r w:rsidR="003D0391">
              <w:rPr>
                <w:rFonts w:ascii="Arial" w:hAnsi="Arial" w:cs="Arial"/>
                <w:b/>
                <w:bCs/>
                <w:noProof/>
              </w:rPr>
              <w:t>Error! Hyperlink reference not valid.</w:t>
            </w:r>
          </w:ins>
          <w:del w:id="1338" w:author="Locke Liu" w:date="2021-05-24T16:45:00Z">
            <w:r w:rsidR="00FD100E" w:rsidRPr="004D620F" w:rsidDel="003D0391">
              <w:rPr>
                <w:rStyle w:val="Hyperlink"/>
                <w:rFonts w:ascii="Arial" w:hAnsi="Arial" w:cs="Arial"/>
                <w:noProof/>
                <w:rPrChange w:id="1339" w:author="Locke Liu" w:date="2021-05-24T14:33:00Z">
                  <w:rPr>
                    <w:rStyle w:val="Hyperlink"/>
                    <w:noProof/>
                  </w:rPr>
                </w:rPrChange>
              </w:rPr>
              <w:delText>7.1.2 -</w:delText>
            </w:r>
            <w:r w:rsidR="00FD100E" w:rsidRPr="004D620F" w:rsidDel="003D0391">
              <w:rPr>
                <w:rFonts w:ascii="Arial" w:eastAsiaTheme="minorEastAsia" w:hAnsi="Arial" w:cs="Arial"/>
                <w:noProof/>
                <w:color w:val="auto"/>
                <w:sz w:val="22"/>
                <w:szCs w:val="22"/>
                <w:lang w:eastAsia="zh-CN"/>
                <w:rPrChange w:id="134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341" w:author="Locke Liu" w:date="2021-05-24T14:33:00Z">
                  <w:rPr>
                    <w:rStyle w:val="Hyperlink"/>
                    <w:noProof/>
                  </w:rPr>
                </w:rPrChange>
              </w:rPr>
              <w:delText>Monitoring</w:delText>
            </w:r>
            <w:r w:rsidR="00FD100E" w:rsidRPr="004D620F" w:rsidDel="003D0391">
              <w:rPr>
                <w:rFonts w:ascii="Arial" w:hAnsi="Arial" w:cs="Arial"/>
                <w:noProof/>
                <w:webHidden/>
                <w:rPrChange w:id="1342" w:author="Locke Liu" w:date="2021-05-24T14:33:00Z">
                  <w:rPr>
                    <w:noProof/>
                    <w:webHidden/>
                  </w:rPr>
                </w:rPrChange>
              </w:rPr>
              <w:tab/>
            </w:r>
            <w:r w:rsidR="00FD100E" w:rsidRPr="004D620F" w:rsidDel="003D0391">
              <w:rPr>
                <w:rFonts w:ascii="Arial" w:hAnsi="Arial" w:cs="Arial"/>
                <w:noProof/>
                <w:webHidden/>
                <w:rPrChange w:id="1343" w:author="Locke Liu" w:date="2021-05-24T14:33:00Z">
                  <w:rPr>
                    <w:noProof/>
                    <w:webHidden/>
                  </w:rPr>
                </w:rPrChange>
              </w:rPr>
              <w:fldChar w:fldCharType="begin"/>
            </w:r>
            <w:r w:rsidR="00FD100E" w:rsidRPr="004D620F" w:rsidDel="003D0391">
              <w:rPr>
                <w:rFonts w:ascii="Arial" w:hAnsi="Arial" w:cs="Arial"/>
                <w:noProof/>
                <w:webHidden/>
                <w:rPrChange w:id="1344" w:author="Locke Liu" w:date="2021-05-24T14:33:00Z">
                  <w:rPr>
                    <w:noProof/>
                    <w:webHidden/>
                  </w:rPr>
                </w:rPrChange>
              </w:rPr>
              <w:delInstrText xml:space="preserve"> PAGEREF _Toc72242448 \h </w:delInstrText>
            </w:r>
            <w:r w:rsidR="00FD100E" w:rsidRPr="004D620F" w:rsidDel="003D0391">
              <w:rPr>
                <w:rFonts w:ascii="Arial" w:hAnsi="Arial" w:cs="Arial"/>
                <w:noProof/>
                <w:webHidden/>
                <w:rPrChange w:id="1345" w:author="Locke Liu" w:date="2021-05-24T14:33:00Z">
                  <w:rPr>
                    <w:rFonts w:ascii="Arial" w:hAnsi="Arial" w:cs="Arial"/>
                    <w:noProof/>
                    <w:webHidden/>
                  </w:rPr>
                </w:rPrChange>
              </w:rPr>
            </w:r>
            <w:r w:rsidR="00FD100E" w:rsidRPr="004D620F" w:rsidDel="003D0391">
              <w:rPr>
                <w:rFonts w:ascii="Arial" w:hAnsi="Arial" w:cs="Arial"/>
                <w:noProof/>
                <w:webHidden/>
                <w:rPrChange w:id="1346" w:author="Locke Liu" w:date="2021-05-24T14:33:00Z">
                  <w:rPr>
                    <w:noProof/>
                    <w:webHidden/>
                  </w:rPr>
                </w:rPrChange>
              </w:rPr>
              <w:fldChar w:fldCharType="separate"/>
            </w:r>
            <w:r w:rsidR="00FD100E" w:rsidRPr="004D620F" w:rsidDel="003D0391">
              <w:rPr>
                <w:rFonts w:ascii="Arial" w:hAnsi="Arial" w:cs="Arial"/>
                <w:noProof/>
                <w:webHidden/>
                <w:rPrChange w:id="1347" w:author="Locke Liu" w:date="2021-05-24T14:33:00Z">
                  <w:rPr>
                    <w:noProof/>
                    <w:webHidden/>
                  </w:rPr>
                </w:rPrChange>
              </w:rPr>
              <w:delText>29</w:delText>
            </w:r>
            <w:r w:rsidR="00FD100E" w:rsidRPr="004D620F" w:rsidDel="003D0391">
              <w:rPr>
                <w:rFonts w:ascii="Arial" w:hAnsi="Arial" w:cs="Arial"/>
                <w:noProof/>
                <w:webHidden/>
                <w:rPrChange w:id="1348" w:author="Locke Liu" w:date="2021-05-24T14:33:00Z">
                  <w:rPr>
                    <w:noProof/>
                    <w:webHidden/>
                  </w:rPr>
                </w:rPrChange>
              </w:rPr>
              <w:fldChar w:fldCharType="end"/>
            </w:r>
            <w:r w:rsidRPr="004D620F" w:rsidDel="003D0391">
              <w:rPr>
                <w:rFonts w:ascii="Arial" w:hAnsi="Arial" w:cs="Arial"/>
                <w:noProof/>
                <w:rPrChange w:id="1349" w:author="Locke Liu" w:date="2021-05-24T14:33:00Z">
                  <w:rPr>
                    <w:noProof/>
                  </w:rPr>
                </w:rPrChange>
              </w:rPr>
              <w:fldChar w:fldCharType="end"/>
            </w:r>
          </w:del>
        </w:p>
        <w:p w14:paraId="35943429" w14:textId="67F08681" w:rsidR="00FD100E" w:rsidRPr="004D620F" w:rsidDel="003D0391" w:rsidRDefault="00973311">
          <w:pPr>
            <w:pStyle w:val="TOC3"/>
            <w:rPr>
              <w:del w:id="1350" w:author="Locke Liu" w:date="2021-05-24T16:45:00Z"/>
              <w:rFonts w:ascii="Arial" w:eastAsiaTheme="minorEastAsia" w:hAnsi="Arial" w:cs="Arial"/>
              <w:noProof/>
              <w:color w:val="auto"/>
              <w:sz w:val="22"/>
              <w:szCs w:val="22"/>
              <w:lang w:eastAsia="zh-CN"/>
              <w:rPrChange w:id="1351" w:author="Locke Liu" w:date="2021-05-24T14:33:00Z">
                <w:rPr>
                  <w:del w:id="1352" w:author="Locke Liu" w:date="2021-05-24T16:45:00Z"/>
                  <w:rFonts w:asciiTheme="minorHAnsi" w:eastAsiaTheme="minorEastAsia" w:hAnsiTheme="minorHAnsi" w:cstheme="minorBidi"/>
                  <w:noProof/>
                  <w:color w:val="auto"/>
                  <w:sz w:val="22"/>
                  <w:szCs w:val="22"/>
                  <w:lang w:eastAsia="zh-CN"/>
                </w:rPr>
              </w:rPrChange>
            </w:rPr>
          </w:pPr>
          <w:del w:id="1353" w:author="Locke Liu" w:date="2021-05-24T16:45:00Z">
            <w:r w:rsidRPr="004D620F" w:rsidDel="003D0391">
              <w:rPr>
                <w:rFonts w:ascii="Arial" w:hAnsi="Arial" w:cs="Arial"/>
                <w:noProof/>
                <w:rPrChange w:id="1354" w:author="Locke Liu" w:date="2021-05-24T14:33:00Z">
                  <w:rPr/>
                </w:rPrChange>
              </w:rPr>
              <w:fldChar w:fldCharType="begin"/>
            </w:r>
            <w:r w:rsidRPr="004D620F" w:rsidDel="003D0391">
              <w:rPr>
                <w:rFonts w:ascii="Arial" w:hAnsi="Arial" w:cs="Arial"/>
                <w:noProof/>
                <w:rPrChange w:id="1355" w:author="Locke Liu" w:date="2021-05-24T14:33:00Z">
                  <w:rPr/>
                </w:rPrChange>
              </w:rPr>
              <w:delInstrText xml:space="preserve"> HYPERLINK \l "_Toc72242449" </w:delInstrText>
            </w:r>
            <w:r w:rsidRPr="004D620F" w:rsidDel="003D0391">
              <w:rPr>
                <w:rFonts w:ascii="Arial" w:hAnsi="Arial" w:cs="Arial"/>
                <w:noProof/>
                <w:rPrChange w:id="1356" w:author="Locke Liu" w:date="2021-05-24T14:33:00Z">
                  <w:rPr>
                    <w:noProof/>
                  </w:rPr>
                </w:rPrChange>
              </w:rPr>
              <w:fldChar w:fldCharType="separate"/>
            </w:r>
          </w:del>
          <w:ins w:id="1357" w:author="Locke Liu" w:date="2021-05-24T16:45:00Z">
            <w:r w:rsidR="003D0391">
              <w:rPr>
                <w:rFonts w:ascii="Arial" w:hAnsi="Arial" w:cs="Arial"/>
                <w:b/>
                <w:bCs/>
                <w:noProof/>
              </w:rPr>
              <w:t>Error! Hyperlink reference not valid.</w:t>
            </w:r>
          </w:ins>
          <w:del w:id="1358" w:author="Locke Liu" w:date="2021-05-24T16:45:00Z">
            <w:r w:rsidR="00FD100E" w:rsidRPr="004D620F" w:rsidDel="003D0391">
              <w:rPr>
                <w:rStyle w:val="Hyperlink"/>
                <w:rFonts w:ascii="Arial" w:hAnsi="Arial" w:cs="Arial"/>
                <w:noProof/>
                <w:rPrChange w:id="1359" w:author="Locke Liu" w:date="2021-05-24T14:33:00Z">
                  <w:rPr>
                    <w:rStyle w:val="Hyperlink"/>
                    <w:noProof/>
                  </w:rPr>
                </w:rPrChange>
              </w:rPr>
              <w:delText>7.1.3 -</w:delText>
            </w:r>
            <w:r w:rsidR="00FD100E" w:rsidRPr="004D620F" w:rsidDel="003D0391">
              <w:rPr>
                <w:rFonts w:ascii="Arial" w:eastAsiaTheme="minorEastAsia" w:hAnsi="Arial" w:cs="Arial"/>
                <w:noProof/>
                <w:color w:val="auto"/>
                <w:sz w:val="22"/>
                <w:szCs w:val="22"/>
                <w:lang w:eastAsia="zh-CN"/>
                <w:rPrChange w:id="136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361" w:author="Locke Liu" w:date="2021-05-24T14:33:00Z">
                  <w:rPr>
                    <w:rStyle w:val="Hyperlink"/>
                    <w:noProof/>
                  </w:rPr>
                </w:rPrChange>
              </w:rPr>
              <w:delText>Security</w:delText>
            </w:r>
            <w:r w:rsidR="00FD100E" w:rsidRPr="004D620F" w:rsidDel="003D0391">
              <w:rPr>
                <w:rFonts w:ascii="Arial" w:hAnsi="Arial" w:cs="Arial"/>
                <w:noProof/>
                <w:webHidden/>
                <w:rPrChange w:id="1362" w:author="Locke Liu" w:date="2021-05-24T14:33:00Z">
                  <w:rPr>
                    <w:noProof/>
                    <w:webHidden/>
                  </w:rPr>
                </w:rPrChange>
              </w:rPr>
              <w:tab/>
            </w:r>
            <w:r w:rsidR="00FD100E" w:rsidRPr="004D620F" w:rsidDel="003D0391">
              <w:rPr>
                <w:rFonts w:ascii="Arial" w:hAnsi="Arial" w:cs="Arial"/>
                <w:noProof/>
                <w:webHidden/>
                <w:rPrChange w:id="1363" w:author="Locke Liu" w:date="2021-05-24T14:33:00Z">
                  <w:rPr>
                    <w:noProof/>
                    <w:webHidden/>
                  </w:rPr>
                </w:rPrChange>
              </w:rPr>
              <w:fldChar w:fldCharType="begin"/>
            </w:r>
            <w:r w:rsidR="00FD100E" w:rsidRPr="004D620F" w:rsidDel="003D0391">
              <w:rPr>
                <w:rFonts w:ascii="Arial" w:hAnsi="Arial" w:cs="Arial"/>
                <w:noProof/>
                <w:webHidden/>
                <w:rPrChange w:id="1364" w:author="Locke Liu" w:date="2021-05-24T14:33:00Z">
                  <w:rPr>
                    <w:noProof/>
                    <w:webHidden/>
                  </w:rPr>
                </w:rPrChange>
              </w:rPr>
              <w:delInstrText xml:space="preserve"> PAGEREF _Toc72242449 \h </w:delInstrText>
            </w:r>
            <w:r w:rsidR="00FD100E" w:rsidRPr="004D620F" w:rsidDel="003D0391">
              <w:rPr>
                <w:rFonts w:ascii="Arial" w:hAnsi="Arial" w:cs="Arial"/>
                <w:noProof/>
                <w:webHidden/>
                <w:rPrChange w:id="1365" w:author="Locke Liu" w:date="2021-05-24T14:33:00Z">
                  <w:rPr>
                    <w:rFonts w:ascii="Arial" w:hAnsi="Arial" w:cs="Arial"/>
                    <w:noProof/>
                    <w:webHidden/>
                  </w:rPr>
                </w:rPrChange>
              </w:rPr>
            </w:r>
            <w:r w:rsidR="00FD100E" w:rsidRPr="004D620F" w:rsidDel="003D0391">
              <w:rPr>
                <w:rFonts w:ascii="Arial" w:hAnsi="Arial" w:cs="Arial"/>
                <w:noProof/>
                <w:webHidden/>
                <w:rPrChange w:id="1366" w:author="Locke Liu" w:date="2021-05-24T14:33:00Z">
                  <w:rPr>
                    <w:noProof/>
                    <w:webHidden/>
                  </w:rPr>
                </w:rPrChange>
              </w:rPr>
              <w:fldChar w:fldCharType="separate"/>
            </w:r>
            <w:r w:rsidR="00FD100E" w:rsidRPr="004D620F" w:rsidDel="003D0391">
              <w:rPr>
                <w:rFonts w:ascii="Arial" w:hAnsi="Arial" w:cs="Arial"/>
                <w:noProof/>
                <w:webHidden/>
                <w:rPrChange w:id="1367" w:author="Locke Liu" w:date="2021-05-24T14:33:00Z">
                  <w:rPr>
                    <w:noProof/>
                    <w:webHidden/>
                  </w:rPr>
                </w:rPrChange>
              </w:rPr>
              <w:delText>29</w:delText>
            </w:r>
            <w:r w:rsidR="00FD100E" w:rsidRPr="004D620F" w:rsidDel="003D0391">
              <w:rPr>
                <w:rFonts w:ascii="Arial" w:hAnsi="Arial" w:cs="Arial"/>
                <w:noProof/>
                <w:webHidden/>
                <w:rPrChange w:id="1368" w:author="Locke Liu" w:date="2021-05-24T14:33:00Z">
                  <w:rPr>
                    <w:noProof/>
                    <w:webHidden/>
                  </w:rPr>
                </w:rPrChange>
              </w:rPr>
              <w:fldChar w:fldCharType="end"/>
            </w:r>
            <w:r w:rsidRPr="004D620F" w:rsidDel="003D0391">
              <w:rPr>
                <w:rFonts w:ascii="Arial" w:hAnsi="Arial" w:cs="Arial"/>
                <w:noProof/>
                <w:rPrChange w:id="1369" w:author="Locke Liu" w:date="2021-05-24T14:33:00Z">
                  <w:rPr>
                    <w:noProof/>
                  </w:rPr>
                </w:rPrChange>
              </w:rPr>
              <w:fldChar w:fldCharType="end"/>
            </w:r>
          </w:del>
        </w:p>
        <w:p w14:paraId="11A1CA29" w14:textId="6670ABAE" w:rsidR="00FD100E" w:rsidRPr="004D620F" w:rsidDel="003D0391" w:rsidRDefault="00973311">
          <w:pPr>
            <w:pStyle w:val="TOC3"/>
            <w:rPr>
              <w:del w:id="1370" w:author="Locke Liu" w:date="2021-05-24T16:45:00Z"/>
              <w:rFonts w:ascii="Arial" w:eastAsiaTheme="minorEastAsia" w:hAnsi="Arial" w:cs="Arial"/>
              <w:noProof/>
              <w:color w:val="auto"/>
              <w:sz w:val="22"/>
              <w:szCs w:val="22"/>
              <w:lang w:eastAsia="zh-CN"/>
              <w:rPrChange w:id="1371" w:author="Locke Liu" w:date="2021-05-24T14:33:00Z">
                <w:rPr>
                  <w:del w:id="1372" w:author="Locke Liu" w:date="2021-05-24T16:45:00Z"/>
                  <w:rFonts w:asciiTheme="minorHAnsi" w:eastAsiaTheme="minorEastAsia" w:hAnsiTheme="minorHAnsi" w:cstheme="minorBidi"/>
                  <w:noProof/>
                  <w:color w:val="auto"/>
                  <w:sz w:val="22"/>
                  <w:szCs w:val="22"/>
                  <w:lang w:eastAsia="zh-CN"/>
                </w:rPr>
              </w:rPrChange>
            </w:rPr>
          </w:pPr>
          <w:del w:id="1373" w:author="Locke Liu" w:date="2021-05-24T16:45:00Z">
            <w:r w:rsidRPr="004D620F" w:rsidDel="003D0391">
              <w:rPr>
                <w:rFonts w:ascii="Arial" w:hAnsi="Arial" w:cs="Arial"/>
                <w:noProof/>
                <w:rPrChange w:id="1374" w:author="Locke Liu" w:date="2021-05-24T14:33:00Z">
                  <w:rPr/>
                </w:rPrChange>
              </w:rPr>
              <w:fldChar w:fldCharType="begin"/>
            </w:r>
            <w:r w:rsidRPr="004D620F" w:rsidDel="003D0391">
              <w:rPr>
                <w:rFonts w:ascii="Arial" w:hAnsi="Arial" w:cs="Arial"/>
                <w:noProof/>
                <w:rPrChange w:id="1375" w:author="Locke Liu" w:date="2021-05-24T14:33:00Z">
                  <w:rPr/>
                </w:rPrChange>
              </w:rPr>
              <w:delInstrText xml:space="preserve"> HYPERLINK \l "_Toc72242450" </w:delInstrText>
            </w:r>
            <w:r w:rsidRPr="004D620F" w:rsidDel="003D0391">
              <w:rPr>
                <w:rFonts w:ascii="Arial" w:hAnsi="Arial" w:cs="Arial"/>
                <w:noProof/>
                <w:rPrChange w:id="1376" w:author="Locke Liu" w:date="2021-05-24T14:33:00Z">
                  <w:rPr>
                    <w:noProof/>
                  </w:rPr>
                </w:rPrChange>
              </w:rPr>
              <w:fldChar w:fldCharType="separate"/>
            </w:r>
          </w:del>
          <w:ins w:id="1377" w:author="Locke Liu" w:date="2021-05-24T16:45:00Z">
            <w:r w:rsidR="003D0391">
              <w:rPr>
                <w:rFonts w:ascii="Arial" w:hAnsi="Arial" w:cs="Arial"/>
                <w:b/>
                <w:bCs/>
                <w:noProof/>
              </w:rPr>
              <w:t>Error! Hyperlink reference not valid.</w:t>
            </w:r>
          </w:ins>
          <w:del w:id="1378" w:author="Locke Liu" w:date="2021-05-24T16:45:00Z">
            <w:r w:rsidR="00FD100E" w:rsidRPr="004D620F" w:rsidDel="003D0391">
              <w:rPr>
                <w:rStyle w:val="Hyperlink"/>
                <w:rFonts w:ascii="Arial" w:hAnsi="Arial" w:cs="Arial"/>
                <w:noProof/>
                <w:rPrChange w:id="1379" w:author="Locke Liu" w:date="2021-05-24T14:33:00Z">
                  <w:rPr>
                    <w:rStyle w:val="Hyperlink"/>
                    <w:noProof/>
                  </w:rPr>
                </w:rPrChange>
              </w:rPr>
              <w:delText>7.1.4 -</w:delText>
            </w:r>
            <w:r w:rsidR="00FD100E" w:rsidRPr="004D620F" w:rsidDel="003D0391">
              <w:rPr>
                <w:rFonts w:ascii="Arial" w:eastAsiaTheme="minorEastAsia" w:hAnsi="Arial" w:cs="Arial"/>
                <w:noProof/>
                <w:color w:val="auto"/>
                <w:sz w:val="22"/>
                <w:szCs w:val="22"/>
                <w:lang w:eastAsia="zh-CN"/>
                <w:rPrChange w:id="138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381" w:author="Locke Liu" w:date="2021-05-24T14:33:00Z">
                  <w:rPr>
                    <w:rStyle w:val="Hyperlink"/>
                    <w:noProof/>
                  </w:rPr>
                </w:rPrChange>
              </w:rPr>
              <w:delText>CMDB</w:delText>
            </w:r>
            <w:r w:rsidR="00FD100E" w:rsidRPr="004D620F" w:rsidDel="003D0391">
              <w:rPr>
                <w:rFonts w:ascii="Arial" w:hAnsi="Arial" w:cs="Arial"/>
                <w:noProof/>
                <w:webHidden/>
                <w:rPrChange w:id="1382" w:author="Locke Liu" w:date="2021-05-24T14:33:00Z">
                  <w:rPr>
                    <w:noProof/>
                    <w:webHidden/>
                  </w:rPr>
                </w:rPrChange>
              </w:rPr>
              <w:tab/>
            </w:r>
            <w:r w:rsidR="00FD100E" w:rsidRPr="004D620F" w:rsidDel="003D0391">
              <w:rPr>
                <w:rFonts w:ascii="Arial" w:hAnsi="Arial" w:cs="Arial"/>
                <w:noProof/>
                <w:webHidden/>
                <w:rPrChange w:id="1383" w:author="Locke Liu" w:date="2021-05-24T14:33:00Z">
                  <w:rPr>
                    <w:noProof/>
                    <w:webHidden/>
                  </w:rPr>
                </w:rPrChange>
              </w:rPr>
              <w:fldChar w:fldCharType="begin"/>
            </w:r>
            <w:r w:rsidR="00FD100E" w:rsidRPr="004D620F" w:rsidDel="003D0391">
              <w:rPr>
                <w:rFonts w:ascii="Arial" w:hAnsi="Arial" w:cs="Arial"/>
                <w:noProof/>
                <w:webHidden/>
                <w:rPrChange w:id="1384" w:author="Locke Liu" w:date="2021-05-24T14:33:00Z">
                  <w:rPr>
                    <w:noProof/>
                    <w:webHidden/>
                  </w:rPr>
                </w:rPrChange>
              </w:rPr>
              <w:delInstrText xml:space="preserve"> PAGEREF _Toc72242450 \h </w:delInstrText>
            </w:r>
            <w:r w:rsidR="00FD100E" w:rsidRPr="004D620F" w:rsidDel="003D0391">
              <w:rPr>
                <w:rFonts w:ascii="Arial" w:hAnsi="Arial" w:cs="Arial"/>
                <w:noProof/>
                <w:webHidden/>
                <w:rPrChange w:id="1385" w:author="Locke Liu" w:date="2021-05-24T14:33:00Z">
                  <w:rPr>
                    <w:rFonts w:ascii="Arial" w:hAnsi="Arial" w:cs="Arial"/>
                    <w:noProof/>
                    <w:webHidden/>
                  </w:rPr>
                </w:rPrChange>
              </w:rPr>
            </w:r>
            <w:r w:rsidR="00FD100E" w:rsidRPr="004D620F" w:rsidDel="003D0391">
              <w:rPr>
                <w:rFonts w:ascii="Arial" w:hAnsi="Arial" w:cs="Arial"/>
                <w:noProof/>
                <w:webHidden/>
                <w:rPrChange w:id="1386" w:author="Locke Liu" w:date="2021-05-24T14:33:00Z">
                  <w:rPr>
                    <w:noProof/>
                    <w:webHidden/>
                  </w:rPr>
                </w:rPrChange>
              </w:rPr>
              <w:fldChar w:fldCharType="separate"/>
            </w:r>
            <w:r w:rsidR="00FD100E" w:rsidRPr="004D620F" w:rsidDel="003D0391">
              <w:rPr>
                <w:rFonts w:ascii="Arial" w:hAnsi="Arial" w:cs="Arial"/>
                <w:noProof/>
                <w:webHidden/>
                <w:rPrChange w:id="1387" w:author="Locke Liu" w:date="2021-05-24T14:33:00Z">
                  <w:rPr>
                    <w:noProof/>
                    <w:webHidden/>
                  </w:rPr>
                </w:rPrChange>
              </w:rPr>
              <w:delText>31</w:delText>
            </w:r>
            <w:r w:rsidR="00FD100E" w:rsidRPr="004D620F" w:rsidDel="003D0391">
              <w:rPr>
                <w:rFonts w:ascii="Arial" w:hAnsi="Arial" w:cs="Arial"/>
                <w:noProof/>
                <w:webHidden/>
                <w:rPrChange w:id="1388" w:author="Locke Liu" w:date="2021-05-24T14:33:00Z">
                  <w:rPr>
                    <w:noProof/>
                    <w:webHidden/>
                  </w:rPr>
                </w:rPrChange>
              </w:rPr>
              <w:fldChar w:fldCharType="end"/>
            </w:r>
            <w:r w:rsidRPr="004D620F" w:rsidDel="003D0391">
              <w:rPr>
                <w:rFonts w:ascii="Arial" w:hAnsi="Arial" w:cs="Arial"/>
                <w:noProof/>
                <w:rPrChange w:id="1389" w:author="Locke Liu" w:date="2021-05-24T14:33:00Z">
                  <w:rPr>
                    <w:noProof/>
                  </w:rPr>
                </w:rPrChange>
              </w:rPr>
              <w:fldChar w:fldCharType="end"/>
            </w:r>
          </w:del>
        </w:p>
        <w:p w14:paraId="06D54264" w14:textId="7429BCF5" w:rsidR="00FD100E" w:rsidRPr="004D620F" w:rsidDel="003D0391" w:rsidRDefault="00973311">
          <w:pPr>
            <w:pStyle w:val="TOC3"/>
            <w:rPr>
              <w:del w:id="1390" w:author="Locke Liu" w:date="2021-05-24T16:45:00Z"/>
              <w:rFonts w:ascii="Arial" w:eastAsiaTheme="minorEastAsia" w:hAnsi="Arial" w:cs="Arial"/>
              <w:noProof/>
              <w:color w:val="auto"/>
              <w:sz w:val="22"/>
              <w:szCs w:val="22"/>
              <w:lang w:eastAsia="zh-CN"/>
              <w:rPrChange w:id="1391" w:author="Locke Liu" w:date="2021-05-24T14:33:00Z">
                <w:rPr>
                  <w:del w:id="1392" w:author="Locke Liu" w:date="2021-05-24T16:45:00Z"/>
                  <w:rFonts w:asciiTheme="minorHAnsi" w:eastAsiaTheme="minorEastAsia" w:hAnsiTheme="minorHAnsi" w:cstheme="minorBidi"/>
                  <w:noProof/>
                  <w:color w:val="auto"/>
                  <w:sz w:val="22"/>
                  <w:szCs w:val="22"/>
                  <w:lang w:eastAsia="zh-CN"/>
                </w:rPr>
              </w:rPrChange>
            </w:rPr>
          </w:pPr>
          <w:del w:id="1393" w:author="Locke Liu" w:date="2021-05-24T16:45:00Z">
            <w:r w:rsidRPr="004D620F" w:rsidDel="003D0391">
              <w:rPr>
                <w:rFonts w:ascii="Arial" w:hAnsi="Arial" w:cs="Arial"/>
                <w:noProof/>
                <w:rPrChange w:id="1394" w:author="Locke Liu" w:date="2021-05-24T14:33:00Z">
                  <w:rPr/>
                </w:rPrChange>
              </w:rPr>
              <w:fldChar w:fldCharType="begin"/>
            </w:r>
            <w:r w:rsidRPr="004D620F" w:rsidDel="003D0391">
              <w:rPr>
                <w:rFonts w:ascii="Arial" w:hAnsi="Arial" w:cs="Arial"/>
                <w:noProof/>
                <w:rPrChange w:id="1395" w:author="Locke Liu" w:date="2021-05-24T14:33:00Z">
                  <w:rPr/>
                </w:rPrChange>
              </w:rPr>
              <w:delInstrText xml:space="preserve"> HYPERLINK \l "_Toc72242451" </w:delInstrText>
            </w:r>
            <w:r w:rsidRPr="004D620F" w:rsidDel="003D0391">
              <w:rPr>
                <w:rFonts w:ascii="Arial" w:hAnsi="Arial" w:cs="Arial"/>
                <w:noProof/>
                <w:rPrChange w:id="1396" w:author="Locke Liu" w:date="2021-05-24T14:33:00Z">
                  <w:rPr>
                    <w:noProof/>
                  </w:rPr>
                </w:rPrChange>
              </w:rPr>
              <w:fldChar w:fldCharType="separate"/>
            </w:r>
          </w:del>
          <w:ins w:id="1397" w:author="Locke Liu" w:date="2021-05-24T16:45:00Z">
            <w:r w:rsidR="003D0391">
              <w:rPr>
                <w:rFonts w:ascii="Arial" w:hAnsi="Arial" w:cs="Arial"/>
                <w:b/>
                <w:bCs/>
                <w:noProof/>
              </w:rPr>
              <w:t>Error! Hyperlink reference not valid.</w:t>
            </w:r>
          </w:ins>
          <w:del w:id="1398" w:author="Locke Liu" w:date="2021-05-24T16:45:00Z">
            <w:r w:rsidR="00FD100E" w:rsidRPr="004D620F" w:rsidDel="003D0391">
              <w:rPr>
                <w:rStyle w:val="Hyperlink"/>
                <w:rFonts w:ascii="Arial" w:hAnsi="Arial" w:cs="Arial"/>
                <w:noProof/>
                <w:rPrChange w:id="1399" w:author="Locke Liu" w:date="2021-05-24T14:33:00Z">
                  <w:rPr>
                    <w:rStyle w:val="Hyperlink"/>
                    <w:noProof/>
                  </w:rPr>
                </w:rPrChange>
              </w:rPr>
              <w:delText>7.1.5 -</w:delText>
            </w:r>
            <w:r w:rsidR="00FD100E" w:rsidRPr="004D620F" w:rsidDel="003D0391">
              <w:rPr>
                <w:rFonts w:ascii="Arial" w:eastAsiaTheme="minorEastAsia" w:hAnsi="Arial" w:cs="Arial"/>
                <w:noProof/>
                <w:color w:val="auto"/>
                <w:sz w:val="22"/>
                <w:szCs w:val="22"/>
                <w:lang w:eastAsia="zh-CN"/>
                <w:rPrChange w:id="140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401" w:author="Locke Liu" w:date="2021-05-24T14:33:00Z">
                  <w:rPr>
                    <w:rStyle w:val="Hyperlink"/>
                    <w:noProof/>
                  </w:rPr>
                </w:rPrChange>
              </w:rPr>
              <w:delText>Disaster recovery</w:delText>
            </w:r>
            <w:r w:rsidR="00FD100E" w:rsidRPr="004D620F" w:rsidDel="003D0391">
              <w:rPr>
                <w:rFonts w:ascii="Arial" w:hAnsi="Arial" w:cs="Arial"/>
                <w:noProof/>
                <w:webHidden/>
                <w:rPrChange w:id="1402" w:author="Locke Liu" w:date="2021-05-24T14:33:00Z">
                  <w:rPr>
                    <w:noProof/>
                    <w:webHidden/>
                  </w:rPr>
                </w:rPrChange>
              </w:rPr>
              <w:tab/>
            </w:r>
            <w:r w:rsidR="00FD100E" w:rsidRPr="004D620F" w:rsidDel="003D0391">
              <w:rPr>
                <w:rFonts w:ascii="Arial" w:hAnsi="Arial" w:cs="Arial"/>
                <w:noProof/>
                <w:webHidden/>
                <w:rPrChange w:id="1403" w:author="Locke Liu" w:date="2021-05-24T14:33:00Z">
                  <w:rPr>
                    <w:noProof/>
                    <w:webHidden/>
                  </w:rPr>
                </w:rPrChange>
              </w:rPr>
              <w:fldChar w:fldCharType="begin"/>
            </w:r>
            <w:r w:rsidR="00FD100E" w:rsidRPr="004D620F" w:rsidDel="003D0391">
              <w:rPr>
                <w:rFonts w:ascii="Arial" w:hAnsi="Arial" w:cs="Arial"/>
                <w:noProof/>
                <w:webHidden/>
                <w:rPrChange w:id="1404" w:author="Locke Liu" w:date="2021-05-24T14:33:00Z">
                  <w:rPr>
                    <w:noProof/>
                    <w:webHidden/>
                  </w:rPr>
                </w:rPrChange>
              </w:rPr>
              <w:delInstrText xml:space="preserve"> PAGEREF _Toc72242451 \h </w:delInstrText>
            </w:r>
            <w:r w:rsidR="00FD100E" w:rsidRPr="004D620F" w:rsidDel="003D0391">
              <w:rPr>
                <w:rFonts w:ascii="Arial" w:hAnsi="Arial" w:cs="Arial"/>
                <w:noProof/>
                <w:webHidden/>
                <w:rPrChange w:id="1405" w:author="Locke Liu" w:date="2021-05-24T14:33:00Z">
                  <w:rPr>
                    <w:rFonts w:ascii="Arial" w:hAnsi="Arial" w:cs="Arial"/>
                    <w:noProof/>
                    <w:webHidden/>
                  </w:rPr>
                </w:rPrChange>
              </w:rPr>
            </w:r>
            <w:r w:rsidR="00FD100E" w:rsidRPr="004D620F" w:rsidDel="003D0391">
              <w:rPr>
                <w:rFonts w:ascii="Arial" w:hAnsi="Arial" w:cs="Arial"/>
                <w:noProof/>
                <w:webHidden/>
                <w:rPrChange w:id="1406" w:author="Locke Liu" w:date="2021-05-24T14:33:00Z">
                  <w:rPr>
                    <w:noProof/>
                    <w:webHidden/>
                  </w:rPr>
                </w:rPrChange>
              </w:rPr>
              <w:fldChar w:fldCharType="separate"/>
            </w:r>
            <w:r w:rsidR="00FD100E" w:rsidRPr="004D620F" w:rsidDel="003D0391">
              <w:rPr>
                <w:rFonts w:ascii="Arial" w:hAnsi="Arial" w:cs="Arial"/>
                <w:noProof/>
                <w:webHidden/>
                <w:rPrChange w:id="1407" w:author="Locke Liu" w:date="2021-05-24T14:33:00Z">
                  <w:rPr>
                    <w:noProof/>
                    <w:webHidden/>
                  </w:rPr>
                </w:rPrChange>
              </w:rPr>
              <w:delText>31</w:delText>
            </w:r>
            <w:r w:rsidR="00FD100E" w:rsidRPr="004D620F" w:rsidDel="003D0391">
              <w:rPr>
                <w:rFonts w:ascii="Arial" w:hAnsi="Arial" w:cs="Arial"/>
                <w:noProof/>
                <w:webHidden/>
                <w:rPrChange w:id="1408" w:author="Locke Liu" w:date="2021-05-24T14:33:00Z">
                  <w:rPr>
                    <w:noProof/>
                    <w:webHidden/>
                  </w:rPr>
                </w:rPrChange>
              </w:rPr>
              <w:fldChar w:fldCharType="end"/>
            </w:r>
            <w:r w:rsidRPr="004D620F" w:rsidDel="003D0391">
              <w:rPr>
                <w:rFonts w:ascii="Arial" w:hAnsi="Arial" w:cs="Arial"/>
                <w:noProof/>
                <w:rPrChange w:id="1409" w:author="Locke Liu" w:date="2021-05-24T14:33:00Z">
                  <w:rPr>
                    <w:noProof/>
                  </w:rPr>
                </w:rPrChange>
              </w:rPr>
              <w:fldChar w:fldCharType="end"/>
            </w:r>
          </w:del>
        </w:p>
        <w:p w14:paraId="3E60B259" w14:textId="234F777D" w:rsidR="00FD100E" w:rsidRPr="004D620F" w:rsidDel="003D0391" w:rsidRDefault="00973311">
          <w:pPr>
            <w:pStyle w:val="TOC3"/>
            <w:rPr>
              <w:del w:id="1410" w:author="Locke Liu" w:date="2021-05-24T16:45:00Z"/>
              <w:rFonts w:ascii="Arial" w:eastAsiaTheme="minorEastAsia" w:hAnsi="Arial" w:cs="Arial"/>
              <w:noProof/>
              <w:color w:val="auto"/>
              <w:sz w:val="22"/>
              <w:szCs w:val="22"/>
              <w:lang w:eastAsia="zh-CN"/>
              <w:rPrChange w:id="1411" w:author="Locke Liu" w:date="2021-05-24T14:33:00Z">
                <w:rPr>
                  <w:del w:id="1412" w:author="Locke Liu" w:date="2021-05-24T16:45:00Z"/>
                  <w:rFonts w:asciiTheme="minorHAnsi" w:eastAsiaTheme="minorEastAsia" w:hAnsiTheme="minorHAnsi" w:cstheme="minorBidi"/>
                  <w:noProof/>
                  <w:color w:val="auto"/>
                  <w:sz w:val="22"/>
                  <w:szCs w:val="22"/>
                  <w:lang w:eastAsia="zh-CN"/>
                </w:rPr>
              </w:rPrChange>
            </w:rPr>
          </w:pPr>
          <w:del w:id="1413" w:author="Locke Liu" w:date="2021-05-24T16:45:00Z">
            <w:r w:rsidRPr="004D620F" w:rsidDel="003D0391">
              <w:rPr>
                <w:rFonts w:ascii="Arial" w:hAnsi="Arial" w:cs="Arial"/>
                <w:noProof/>
                <w:rPrChange w:id="1414" w:author="Locke Liu" w:date="2021-05-24T14:33:00Z">
                  <w:rPr/>
                </w:rPrChange>
              </w:rPr>
              <w:fldChar w:fldCharType="begin"/>
            </w:r>
            <w:r w:rsidRPr="004D620F" w:rsidDel="003D0391">
              <w:rPr>
                <w:rFonts w:ascii="Arial" w:hAnsi="Arial" w:cs="Arial"/>
                <w:noProof/>
                <w:rPrChange w:id="1415" w:author="Locke Liu" w:date="2021-05-24T14:33:00Z">
                  <w:rPr/>
                </w:rPrChange>
              </w:rPr>
              <w:delInstrText xml:space="preserve"> HYPERLINK \l "_Toc72242452" </w:delInstrText>
            </w:r>
            <w:r w:rsidRPr="004D620F" w:rsidDel="003D0391">
              <w:rPr>
                <w:rFonts w:ascii="Arial" w:hAnsi="Arial" w:cs="Arial"/>
                <w:noProof/>
                <w:rPrChange w:id="1416" w:author="Locke Liu" w:date="2021-05-24T14:33:00Z">
                  <w:rPr>
                    <w:noProof/>
                  </w:rPr>
                </w:rPrChange>
              </w:rPr>
              <w:fldChar w:fldCharType="separate"/>
            </w:r>
          </w:del>
          <w:ins w:id="1417" w:author="Locke Liu" w:date="2021-05-24T16:45:00Z">
            <w:r w:rsidR="003D0391">
              <w:rPr>
                <w:rFonts w:ascii="Arial" w:hAnsi="Arial" w:cs="Arial"/>
                <w:b/>
                <w:bCs/>
                <w:noProof/>
              </w:rPr>
              <w:t>Error! Hyperlink reference not valid.</w:t>
            </w:r>
          </w:ins>
          <w:del w:id="1418" w:author="Locke Liu" w:date="2021-05-24T16:45:00Z">
            <w:r w:rsidR="00FD100E" w:rsidRPr="004D620F" w:rsidDel="003D0391">
              <w:rPr>
                <w:rStyle w:val="Hyperlink"/>
                <w:rFonts w:ascii="Arial" w:hAnsi="Arial" w:cs="Arial"/>
                <w:noProof/>
                <w:rPrChange w:id="1419" w:author="Locke Liu" w:date="2021-05-24T14:33:00Z">
                  <w:rPr>
                    <w:rStyle w:val="Hyperlink"/>
                    <w:noProof/>
                  </w:rPr>
                </w:rPrChange>
              </w:rPr>
              <w:delText>7.1.6 -</w:delText>
            </w:r>
            <w:r w:rsidR="00FD100E" w:rsidRPr="004D620F" w:rsidDel="003D0391">
              <w:rPr>
                <w:rFonts w:ascii="Arial" w:eastAsiaTheme="minorEastAsia" w:hAnsi="Arial" w:cs="Arial"/>
                <w:noProof/>
                <w:color w:val="auto"/>
                <w:sz w:val="22"/>
                <w:szCs w:val="22"/>
                <w:lang w:eastAsia="zh-CN"/>
                <w:rPrChange w:id="142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421" w:author="Locke Liu" w:date="2021-05-24T14:33:00Z">
                  <w:rPr>
                    <w:rStyle w:val="Hyperlink"/>
                    <w:noProof/>
                  </w:rPr>
                </w:rPrChange>
              </w:rPr>
              <w:delText>Network</w:delText>
            </w:r>
            <w:r w:rsidR="00FD100E" w:rsidRPr="004D620F" w:rsidDel="003D0391">
              <w:rPr>
                <w:rFonts w:ascii="Arial" w:hAnsi="Arial" w:cs="Arial"/>
                <w:noProof/>
                <w:webHidden/>
                <w:rPrChange w:id="1422" w:author="Locke Liu" w:date="2021-05-24T14:33:00Z">
                  <w:rPr>
                    <w:noProof/>
                    <w:webHidden/>
                  </w:rPr>
                </w:rPrChange>
              </w:rPr>
              <w:tab/>
            </w:r>
            <w:r w:rsidR="00FD100E" w:rsidRPr="004D620F" w:rsidDel="003D0391">
              <w:rPr>
                <w:rFonts w:ascii="Arial" w:hAnsi="Arial" w:cs="Arial"/>
                <w:noProof/>
                <w:webHidden/>
                <w:rPrChange w:id="1423" w:author="Locke Liu" w:date="2021-05-24T14:33:00Z">
                  <w:rPr>
                    <w:noProof/>
                    <w:webHidden/>
                  </w:rPr>
                </w:rPrChange>
              </w:rPr>
              <w:fldChar w:fldCharType="begin"/>
            </w:r>
            <w:r w:rsidR="00FD100E" w:rsidRPr="004D620F" w:rsidDel="003D0391">
              <w:rPr>
                <w:rFonts w:ascii="Arial" w:hAnsi="Arial" w:cs="Arial"/>
                <w:noProof/>
                <w:webHidden/>
                <w:rPrChange w:id="1424" w:author="Locke Liu" w:date="2021-05-24T14:33:00Z">
                  <w:rPr>
                    <w:noProof/>
                    <w:webHidden/>
                  </w:rPr>
                </w:rPrChange>
              </w:rPr>
              <w:delInstrText xml:space="preserve"> PAGEREF _Toc72242452 \h </w:delInstrText>
            </w:r>
            <w:r w:rsidR="00FD100E" w:rsidRPr="004D620F" w:rsidDel="003D0391">
              <w:rPr>
                <w:rFonts w:ascii="Arial" w:hAnsi="Arial" w:cs="Arial"/>
                <w:noProof/>
                <w:webHidden/>
                <w:rPrChange w:id="1425" w:author="Locke Liu" w:date="2021-05-24T14:33:00Z">
                  <w:rPr>
                    <w:rFonts w:ascii="Arial" w:hAnsi="Arial" w:cs="Arial"/>
                    <w:noProof/>
                    <w:webHidden/>
                  </w:rPr>
                </w:rPrChange>
              </w:rPr>
            </w:r>
            <w:r w:rsidR="00FD100E" w:rsidRPr="004D620F" w:rsidDel="003D0391">
              <w:rPr>
                <w:rFonts w:ascii="Arial" w:hAnsi="Arial" w:cs="Arial"/>
                <w:noProof/>
                <w:webHidden/>
                <w:rPrChange w:id="1426" w:author="Locke Liu" w:date="2021-05-24T14:33:00Z">
                  <w:rPr>
                    <w:noProof/>
                    <w:webHidden/>
                  </w:rPr>
                </w:rPrChange>
              </w:rPr>
              <w:fldChar w:fldCharType="separate"/>
            </w:r>
            <w:r w:rsidR="00FD100E" w:rsidRPr="004D620F" w:rsidDel="003D0391">
              <w:rPr>
                <w:rFonts w:ascii="Arial" w:hAnsi="Arial" w:cs="Arial"/>
                <w:noProof/>
                <w:webHidden/>
                <w:rPrChange w:id="1427" w:author="Locke Liu" w:date="2021-05-24T14:33:00Z">
                  <w:rPr>
                    <w:noProof/>
                    <w:webHidden/>
                  </w:rPr>
                </w:rPrChange>
              </w:rPr>
              <w:delText>31</w:delText>
            </w:r>
            <w:r w:rsidR="00FD100E" w:rsidRPr="004D620F" w:rsidDel="003D0391">
              <w:rPr>
                <w:rFonts w:ascii="Arial" w:hAnsi="Arial" w:cs="Arial"/>
                <w:noProof/>
                <w:webHidden/>
                <w:rPrChange w:id="1428" w:author="Locke Liu" w:date="2021-05-24T14:33:00Z">
                  <w:rPr>
                    <w:noProof/>
                    <w:webHidden/>
                  </w:rPr>
                </w:rPrChange>
              </w:rPr>
              <w:fldChar w:fldCharType="end"/>
            </w:r>
            <w:r w:rsidRPr="004D620F" w:rsidDel="003D0391">
              <w:rPr>
                <w:rFonts w:ascii="Arial" w:hAnsi="Arial" w:cs="Arial"/>
                <w:noProof/>
                <w:rPrChange w:id="1429" w:author="Locke Liu" w:date="2021-05-24T14:33:00Z">
                  <w:rPr>
                    <w:noProof/>
                  </w:rPr>
                </w:rPrChange>
              </w:rPr>
              <w:fldChar w:fldCharType="end"/>
            </w:r>
          </w:del>
        </w:p>
        <w:p w14:paraId="1EA6C6C4" w14:textId="50FBBDAE" w:rsidR="00FD100E" w:rsidRPr="004D620F" w:rsidDel="003D0391" w:rsidRDefault="00973311">
          <w:pPr>
            <w:pStyle w:val="TOC3"/>
            <w:rPr>
              <w:del w:id="1430" w:author="Locke Liu" w:date="2021-05-24T16:45:00Z"/>
              <w:rFonts w:ascii="Arial" w:eastAsiaTheme="minorEastAsia" w:hAnsi="Arial" w:cs="Arial"/>
              <w:noProof/>
              <w:color w:val="auto"/>
              <w:sz w:val="22"/>
              <w:szCs w:val="22"/>
              <w:lang w:eastAsia="zh-CN"/>
              <w:rPrChange w:id="1431" w:author="Locke Liu" w:date="2021-05-24T14:33:00Z">
                <w:rPr>
                  <w:del w:id="1432" w:author="Locke Liu" w:date="2021-05-24T16:45:00Z"/>
                  <w:rFonts w:asciiTheme="minorHAnsi" w:eastAsiaTheme="minorEastAsia" w:hAnsiTheme="minorHAnsi" w:cstheme="minorBidi"/>
                  <w:noProof/>
                  <w:color w:val="auto"/>
                  <w:sz w:val="22"/>
                  <w:szCs w:val="22"/>
                  <w:lang w:eastAsia="zh-CN"/>
                </w:rPr>
              </w:rPrChange>
            </w:rPr>
          </w:pPr>
          <w:del w:id="1433" w:author="Locke Liu" w:date="2021-05-24T16:45:00Z">
            <w:r w:rsidRPr="004D620F" w:rsidDel="003D0391">
              <w:rPr>
                <w:rFonts w:ascii="Arial" w:hAnsi="Arial" w:cs="Arial"/>
                <w:noProof/>
                <w:rPrChange w:id="1434" w:author="Locke Liu" w:date="2021-05-24T14:33:00Z">
                  <w:rPr/>
                </w:rPrChange>
              </w:rPr>
              <w:fldChar w:fldCharType="begin"/>
            </w:r>
            <w:r w:rsidRPr="004D620F" w:rsidDel="003D0391">
              <w:rPr>
                <w:rFonts w:ascii="Arial" w:hAnsi="Arial" w:cs="Arial"/>
                <w:noProof/>
                <w:rPrChange w:id="1435" w:author="Locke Liu" w:date="2021-05-24T14:33:00Z">
                  <w:rPr/>
                </w:rPrChange>
              </w:rPr>
              <w:delInstrText xml:space="preserve"> HYPERLINK \l "_Toc72242453" </w:delInstrText>
            </w:r>
            <w:r w:rsidRPr="004D620F" w:rsidDel="003D0391">
              <w:rPr>
                <w:rFonts w:ascii="Arial" w:hAnsi="Arial" w:cs="Arial"/>
                <w:noProof/>
                <w:rPrChange w:id="1436" w:author="Locke Liu" w:date="2021-05-24T14:33:00Z">
                  <w:rPr>
                    <w:noProof/>
                  </w:rPr>
                </w:rPrChange>
              </w:rPr>
              <w:fldChar w:fldCharType="separate"/>
            </w:r>
          </w:del>
          <w:ins w:id="1437" w:author="Locke Liu" w:date="2021-05-24T16:45:00Z">
            <w:r w:rsidR="003D0391">
              <w:rPr>
                <w:rFonts w:ascii="Arial" w:hAnsi="Arial" w:cs="Arial"/>
                <w:b/>
                <w:bCs/>
                <w:noProof/>
              </w:rPr>
              <w:t>Error! Hyperlink reference not valid.</w:t>
            </w:r>
          </w:ins>
          <w:del w:id="1438" w:author="Locke Liu" w:date="2021-05-24T16:45:00Z">
            <w:r w:rsidR="00FD100E" w:rsidRPr="004D620F" w:rsidDel="003D0391">
              <w:rPr>
                <w:rStyle w:val="Hyperlink"/>
                <w:rFonts w:ascii="Arial" w:hAnsi="Arial" w:cs="Arial"/>
                <w:noProof/>
                <w:rPrChange w:id="1439" w:author="Locke Liu" w:date="2021-05-24T14:33:00Z">
                  <w:rPr>
                    <w:rStyle w:val="Hyperlink"/>
                    <w:noProof/>
                  </w:rPr>
                </w:rPrChange>
              </w:rPr>
              <w:delText>7.1.7 -</w:delText>
            </w:r>
            <w:r w:rsidR="00FD100E" w:rsidRPr="004D620F" w:rsidDel="003D0391">
              <w:rPr>
                <w:rFonts w:ascii="Arial" w:eastAsiaTheme="minorEastAsia" w:hAnsi="Arial" w:cs="Arial"/>
                <w:noProof/>
                <w:color w:val="auto"/>
                <w:sz w:val="22"/>
                <w:szCs w:val="22"/>
                <w:lang w:eastAsia="zh-CN"/>
                <w:rPrChange w:id="144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441" w:author="Locke Liu" w:date="2021-05-24T14:33:00Z">
                  <w:rPr>
                    <w:rStyle w:val="Hyperlink"/>
                    <w:noProof/>
                  </w:rPr>
                </w:rPrChange>
              </w:rPr>
              <w:delText>Resource group</w:delText>
            </w:r>
            <w:r w:rsidR="00FD100E" w:rsidRPr="004D620F" w:rsidDel="003D0391">
              <w:rPr>
                <w:rFonts w:ascii="Arial" w:hAnsi="Arial" w:cs="Arial"/>
                <w:noProof/>
                <w:webHidden/>
                <w:rPrChange w:id="1442" w:author="Locke Liu" w:date="2021-05-24T14:33:00Z">
                  <w:rPr>
                    <w:noProof/>
                    <w:webHidden/>
                  </w:rPr>
                </w:rPrChange>
              </w:rPr>
              <w:tab/>
            </w:r>
            <w:r w:rsidR="00FD100E" w:rsidRPr="004D620F" w:rsidDel="003D0391">
              <w:rPr>
                <w:rFonts w:ascii="Arial" w:hAnsi="Arial" w:cs="Arial"/>
                <w:noProof/>
                <w:webHidden/>
                <w:rPrChange w:id="1443" w:author="Locke Liu" w:date="2021-05-24T14:33:00Z">
                  <w:rPr>
                    <w:noProof/>
                    <w:webHidden/>
                  </w:rPr>
                </w:rPrChange>
              </w:rPr>
              <w:fldChar w:fldCharType="begin"/>
            </w:r>
            <w:r w:rsidR="00FD100E" w:rsidRPr="004D620F" w:rsidDel="003D0391">
              <w:rPr>
                <w:rFonts w:ascii="Arial" w:hAnsi="Arial" w:cs="Arial"/>
                <w:noProof/>
                <w:webHidden/>
                <w:rPrChange w:id="1444" w:author="Locke Liu" w:date="2021-05-24T14:33:00Z">
                  <w:rPr>
                    <w:noProof/>
                    <w:webHidden/>
                  </w:rPr>
                </w:rPrChange>
              </w:rPr>
              <w:delInstrText xml:space="preserve"> PAGEREF _Toc72242453 \h </w:delInstrText>
            </w:r>
            <w:r w:rsidR="00FD100E" w:rsidRPr="004D620F" w:rsidDel="003D0391">
              <w:rPr>
                <w:rFonts w:ascii="Arial" w:hAnsi="Arial" w:cs="Arial"/>
                <w:noProof/>
                <w:webHidden/>
                <w:rPrChange w:id="1445" w:author="Locke Liu" w:date="2021-05-24T14:33:00Z">
                  <w:rPr>
                    <w:rFonts w:ascii="Arial" w:hAnsi="Arial" w:cs="Arial"/>
                    <w:noProof/>
                    <w:webHidden/>
                  </w:rPr>
                </w:rPrChange>
              </w:rPr>
            </w:r>
            <w:r w:rsidR="00FD100E" w:rsidRPr="004D620F" w:rsidDel="003D0391">
              <w:rPr>
                <w:rFonts w:ascii="Arial" w:hAnsi="Arial" w:cs="Arial"/>
                <w:noProof/>
                <w:webHidden/>
                <w:rPrChange w:id="1446" w:author="Locke Liu" w:date="2021-05-24T14:33:00Z">
                  <w:rPr>
                    <w:noProof/>
                    <w:webHidden/>
                  </w:rPr>
                </w:rPrChange>
              </w:rPr>
              <w:fldChar w:fldCharType="separate"/>
            </w:r>
            <w:r w:rsidR="00FD100E" w:rsidRPr="004D620F" w:rsidDel="003D0391">
              <w:rPr>
                <w:rFonts w:ascii="Arial" w:hAnsi="Arial" w:cs="Arial"/>
                <w:noProof/>
                <w:webHidden/>
                <w:rPrChange w:id="1447" w:author="Locke Liu" w:date="2021-05-24T14:33:00Z">
                  <w:rPr>
                    <w:noProof/>
                    <w:webHidden/>
                  </w:rPr>
                </w:rPrChange>
              </w:rPr>
              <w:delText>32</w:delText>
            </w:r>
            <w:r w:rsidR="00FD100E" w:rsidRPr="004D620F" w:rsidDel="003D0391">
              <w:rPr>
                <w:rFonts w:ascii="Arial" w:hAnsi="Arial" w:cs="Arial"/>
                <w:noProof/>
                <w:webHidden/>
                <w:rPrChange w:id="1448" w:author="Locke Liu" w:date="2021-05-24T14:33:00Z">
                  <w:rPr>
                    <w:noProof/>
                    <w:webHidden/>
                  </w:rPr>
                </w:rPrChange>
              </w:rPr>
              <w:fldChar w:fldCharType="end"/>
            </w:r>
            <w:r w:rsidRPr="004D620F" w:rsidDel="003D0391">
              <w:rPr>
                <w:rFonts w:ascii="Arial" w:hAnsi="Arial" w:cs="Arial"/>
                <w:noProof/>
                <w:rPrChange w:id="1449" w:author="Locke Liu" w:date="2021-05-24T14:33:00Z">
                  <w:rPr>
                    <w:noProof/>
                  </w:rPr>
                </w:rPrChange>
              </w:rPr>
              <w:fldChar w:fldCharType="end"/>
            </w:r>
          </w:del>
        </w:p>
        <w:p w14:paraId="7F241D26" w14:textId="352384C8" w:rsidR="00FD100E" w:rsidRPr="004D620F" w:rsidDel="003D0391" w:rsidRDefault="00973311">
          <w:pPr>
            <w:pStyle w:val="TOC3"/>
            <w:rPr>
              <w:del w:id="1450" w:author="Locke Liu" w:date="2021-05-24T16:45:00Z"/>
              <w:rFonts w:ascii="Arial" w:eastAsiaTheme="minorEastAsia" w:hAnsi="Arial" w:cs="Arial"/>
              <w:noProof/>
              <w:color w:val="auto"/>
              <w:sz w:val="22"/>
              <w:szCs w:val="22"/>
              <w:lang w:eastAsia="zh-CN"/>
              <w:rPrChange w:id="1451" w:author="Locke Liu" w:date="2021-05-24T14:33:00Z">
                <w:rPr>
                  <w:del w:id="1452" w:author="Locke Liu" w:date="2021-05-24T16:45:00Z"/>
                  <w:rFonts w:asciiTheme="minorHAnsi" w:eastAsiaTheme="minorEastAsia" w:hAnsiTheme="minorHAnsi" w:cstheme="minorBidi"/>
                  <w:noProof/>
                  <w:color w:val="auto"/>
                  <w:sz w:val="22"/>
                  <w:szCs w:val="22"/>
                  <w:lang w:eastAsia="zh-CN"/>
                </w:rPr>
              </w:rPrChange>
            </w:rPr>
          </w:pPr>
          <w:del w:id="1453" w:author="Locke Liu" w:date="2021-05-24T16:45:00Z">
            <w:r w:rsidRPr="004D620F" w:rsidDel="003D0391">
              <w:rPr>
                <w:rFonts w:ascii="Arial" w:hAnsi="Arial" w:cs="Arial"/>
                <w:noProof/>
                <w:rPrChange w:id="1454" w:author="Locke Liu" w:date="2021-05-24T14:33:00Z">
                  <w:rPr/>
                </w:rPrChange>
              </w:rPr>
              <w:fldChar w:fldCharType="begin"/>
            </w:r>
            <w:r w:rsidRPr="004D620F" w:rsidDel="003D0391">
              <w:rPr>
                <w:rFonts w:ascii="Arial" w:hAnsi="Arial" w:cs="Arial"/>
                <w:noProof/>
                <w:rPrChange w:id="1455" w:author="Locke Liu" w:date="2021-05-24T14:33:00Z">
                  <w:rPr/>
                </w:rPrChange>
              </w:rPr>
              <w:delInstrText xml:space="preserve"> HYPERLINK \l "_Toc72242454" </w:delInstrText>
            </w:r>
            <w:r w:rsidRPr="004D620F" w:rsidDel="003D0391">
              <w:rPr>
                <w:rFonts w:ascii="Arial" w:hAnsi="Arial" w:cs="Arial"/>
                <w:noProof/>
                <w:rPrChange w:id="1456" w:author="Locke Liu" w:date="2021-05-24T14:33:00Z">
                  <w:rPr>
                    <w:noProof/>
                  </w:rPr>
                </w:rPrChange>
              </w:rPr>
              <w:fldChar w:fldCharType="separate"/>
            </w:r>
          </w:del>
          <w:ins w:id="1457" w:author="Locke Liu" w:date="2021-05-24T16:45:00Z">
            <w:r w:rsidR="003D0391">
              <w:rPr>
                <w:rFonts w:ascii="Arial" w:hAnsi="Arial" w:cs="Arial"/>
                <w:b/>
                <w:bCs/>
                <w:noProof/>
              </w:rPr>
              <w:t>Error! Hyperlink reference not valid.</w:t>
            </w:r>
          </w:ins>
          <w:del w:id="1458" w:author="Locke Liu" w:date="2021-05-24T16:45:00Z">
            <w:r w:rsidR="00FD100E" w:rsidRPr="004D620F" w:rsidDel="003D0391">
              <w:rPr>
                <w:rStyle w:val="Hyperlink"/>
                <w:rFonts w:ascii="Arial" w:hAnsi="Arial" w:cs="Arial"/>
                <w:noProof/>
                <w:rPrChange w:id="1459" w:author="Locke Liu" w:date="2021-05-24T14:33:00Z">
                  <w:rPr>
                    <w:rStyle w:val="Hyperlink"/>
                    <w:noProof/>
                  </w:rPr>
                </w:rPrChange>
              </w:rPr>
              <w:delText>7.1.8 -</w:delText>
            </w:r>
            <w:r w:rsidR="00FD100E" w:rsidRPr="004D620F" w:rsidDel="003D0391">
              <w:rPr>
                <w:rFonts w:ascii="Arial" w:eastAsiaTheme="minorEastAsia" w:hAnsi="Arial" w:cs="Arial"/>
                <w:noProof/>
                <w:color w:val="auto"/>
                <w:sz w:val="22"/>
                <w:szCs w:val="22"/>
                <w:lang w:eastAsia="zh-CN"/>
                <w:rPrChange w:id="146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461" w:author="Locke Liu" w:date="2021-05-24T14:33:00Z">
                  <w:rPr>
                    <w:rStyle w:val="Hyperlink"/>
                    <w:noProof/>
                  </w:rPr>
                </w:rPrChange>
              </w:rPr>
              <w:delText>Supporting model</w:delText>
            </w:r>
            <w:r w:rsidR="00FD100E" w:rsidRPr="004D620F" w:rsidDel="003D0391">
              <w:rPr>
                <w:rFonts w:ascii="Arial" w:hAnsi="Arial" w:cs="Arial"/>
                <w:noProof/>
                <w:webHidden/>
                <w:rPrChange w:id="1462" w:author="Locke Liu" w:date="2021-05-24T14:33:00Z">
                  <w:rPr>
                    <w:noProof/>
                    <w:webHidden/>
                  </w:rPr>
                </w:rPrChange>
              </w:rPr>
              <w:tab/>
            </w:r>
            <w:r w:rsidR="00FD100E" w:rsidRPr="004D620F" w:rsidDel="003D0391">
              <w:rPr>
                <w:rFonts w:ascii="Arial" w:hAnsi="Arial" w:cs="Arial"/>
                <w:noProof/>
                <w:webHidden/>
                <w:rPrChange w:id="1463" w:author="Locke Liu" w:date="2021-05-24T14:33:00Z">
                  <w:rPr>
                    <w:noProof/>
                    <w:webHidden/>
                  </w:rPr>
                </w:rPrChange>
              </w:rPr>
              <w:fldChar w:fldCharType="begin"/>
            </w:r>
            <w:r w:rsidR="00FD100E" w:rsidRPr="004D620F" w:rsidDel="003D0391">
              <w:rPr>
                <w:rFonts w:ascii="Arial" w:hAnsi="Arial" w:cs="Arial"/>
                <w:noProof/>
                <w:webHidden/>
                <w:rPrChange w:id="1464" w:author="Locke Liu" w:date="2021-05-24T14:33:00Z">
                  <w:rPr>
                    <w:noProof/>
                    <w:webHidden/>
                  </w:rPr>
                </w:rPrChange>
              </w:rPr>
              <w:delInstrText xml:space="preserve"> PAGEREF _Toc72242454 \h </w:delInstrText>
            </w:r>
            <w:r w:rsidR="00FD100E" w:rsidRPr="004D620F" w:rsidDel="003D0391">
              <w:rPr>
                <w:rFonts w:ascii="Arial" w:hAnsi="Arial" w:cs="Arial"/>
                <w:noProof/>
                <w:webHidden/>
                <w:rPrChange w:id="1465" w:author="Locke Liu" w:date="2021-05-24T14:33:00Z">
                  <w:rPr>
                    <w:rFonts w:ascii="Arial" w:hAnsi="Arial" w:cs="Arial"/>
                    <w:noProof/>
                    <w:webHidden/>
                  </w:rPr>
                </w:rPrChange>
              </w:rPr>
            </w:r>
            <w:r w:rsidR="00FD100E" w:rsidRPr="004D620F" w:rsidDel="003D0391">
              <w:rPr>
                <w:rFonts w:ascii="Arial" w:hAnsi="Arial" w:cs="Arial"/>
                <w:noProof/>
                <w:webHidden/>
                <w:rPrChange w:id="1466" w:author="Locke Liu" w:date="2021-05-24T14:33:00Z">
                  <w:rPr>
                    <w:noProof/>
                    <w:webHidden/>
                  </w:rPr>
                </w:rPrChange>
              </w:rPr>
              <w:fldChar w:fldCharType="separate"/>
            </w:r>
            <w:r w:rsidR="00FD100E" w:rsidRPr="004D620F" w:rsidDel="003D0391">
              <w:rPr>
                <w:rFonts w:ascii="Arial" w:hAnsi="Arial" w:cs="Arial"/>
                <w:noProof/>
                <w:webHidden/>
                <w:rPrChange w:id="1467" w:author="Locke Liu" w:date="2021-05-24T14:33:00Z">
                  <w:rPr>
                    <w:noProof/>
                    <w:webHidden/>
                  </w:rPr>
                </w:rPrChange>
              </w:rPr>
              <w:delText>32</w:delText>
            </w:r>
            <w:r w:rsidR="00FD100E" w:rsidRPr="004D620F" w:rsidDel="003D0391">
              <w:rPr>
                <w:rFonts w:ascii="Arial" w:hAnsi="Arial" w:cs="Arial"/>
                <w:noProof/>
                <w:webHidden/>
                <w:rPrChange w:id="1468" w:author="Locke Liu" w:date="2021-05-24T14:33:00Z">
                  <w:rPr>
                    <w:noProof/>
                    <w:webHidden/>
                  </w:rPr>
                </w:rPrChange>
              </w:rPr>
              <w:fldChar w:fldCharType="end"/>
            </w:r>
            <w:r w:rsidRPr="004D620F" w:rsidDel="003D0391">
              <w:rPr>
                <w:rFonts w:ascii="Arial" w:hAnsi="Arial" w:cs="Arial"/>
                <w:noProof/>
                <w:rPrChange w:id="1469" w:author="Locke Liu" w:date="2021-05-24T14:33:00Z">
                  <w:rPr>
                    <w:noProof/>
                  </w:rPr>
                </w:rPrChange>
              </w:rPr>
              <w:fldChar w:fldCharType="end"/>
            </w:r>
          </w:del>
        </w:p>
        <w:p w14:paraId="277F33BE" w14:textId="3EAD104A" w:rsidR="00FD100E" w:rsidRPr="004D620F" w:rsidDel="003D0391" w:rsidRDefault="00973311">
          <w:pPr>
            <w:pStyle w:val="TOC3"/>
            <w:rPr>
              <w:del w:id="1470" w:author="Locke Liu" w:date="2021-05-24T16:45:00Z"/>
              <w:rFonts w:ascii="Arial" w:eastAsiaTheme="minorEastAsia" w:hAnsi="Arial" w:cs="Arial"/>
              <w:noProof/>
              <w:color w:val="auto"/>
              <w:sz w:val="22"/>
              <w:szCs w:val="22"/>
              <w:lang w:eastAsia="zh-CN"/>
              <w:rPrChange w:id="1471" w:author="Locke Liu" w:date="2021-05-24T14:33:00Z">
                <w:rPr>
                  <w:del w:id="1472" w:author="Locke Liu" w:date="2021-05-24T16:45:00Z"/>
                  <w:rFonts w:asciiTheme="minorHAnsi" w:eastAsiaTheme="minorEastAsia" w:hAnsiTheme="minorHAnsi" w:cstheme="minorBidi"/>
                  <w:noProof/>
                  <w:color w:val="auto"/>
                  <w:sz w:val="22"/>
                  <w:szCs w:val="22"/>
                  <w:lang w:eastAsia="zh-CN"/>
                </w:rPr>
              </w:rPrChange>
            </w:rPr>
          </w:pPr>
          <w:del w:id="1473" w:author="Locke Liu" w:date="2021-05-24T16:45:00Z">
            <w:r w:rsidRPr="004D620F" w:rsidDel="003D0391">
              <w:rPr>
                <w:rFonts w:ascii="Arial" w:hAnsi="Arial" w:cs="Arial"/>
                <w:noProof/>
                <w:rPrChange w:id="1474" w:author="Locke Liu" w:date="2021-05-24T14:33:00Z">
                  <w:rPr/>
                </w:rPrChange>
              </w:rPr>
              <w:fldChar w:fldCharType="begin"/>
            </w:r>
            <w:r w:rsidRPr="004D620F" w:rsidDel="003D0391">
              <w:rPr>
                <w:rFonts w:ascii="Arial" w:hAnsi="Arial" w:cs="Arial"/>
                <w:noProof/>
                <w:rPrChange w:id="1475" w:author="Locke Liu" w:date="2021-05-24T14:33:00Z">
                  <w:rPr/>
                </w:rPrChange>
              </w:rPr>
              <w:delInstrText xml:space="preserve"> HYPERLINK \l "_Toc72242455" </w:delInstrText>
            </w:r>
            <w:r w:rsidRPr="004D620F" w:rsidDel="003D0391">
              <w:rPr>
                <w:rFonts w:ascii="Arial" w:hAnsi="Arial" w:cs="Arial"/>
                <w:noProof/>
                <w:rPrChange w:id="1476" w:author="Locke Liu" w:date="2021-05-24T14:33:00Z">
                  <w:rPr>
                    <w:noProof/>
                  </w:rPr>
                </w:rPrChange>
              </w:rPr>
              <w:fldChar w:fldCharType="separate"/>
            </w:r>
          </w:del>
          <w:ins w:id="1477" w:author="Locke Liu" w:date="2021-05-24T16:45:00Z">
            <w:r w:rsidR="003D0391">
              <w:rPr>
                <w:rFonts w:ascii="Arial" w:hAnsi="Arial" w:cs="Arial"/>
                <w:b/>
                <w:bCs/>
                <w:noProof/>
              </w:rPr>
              <w:t>Error! Hyperlink reference not valid.</w:t>
            </w:r>
          </w:ins>
          <w:del w:id="1478" w:author="Locke Liu" w:date="2021-05-24T16:45:00Z">
            <w:r w:rsidR="00FD100E" w:rsidRPr="004D620F" w:rsidDel="003D0391">
              <w:rPr>
                <w:rStyle w:val="Hyperlink"/>
                <w:rFonts w:ascii="Arial" w:hAnsi="Arial" w:cs="Arial"/>
                <w:noProof/>
                <w:rPrChange w:id="1479" w:author="Locke Liu" w:date="2021-05-24T14:33:00Z">
                  <w:rPr>
                    <w:rStyle w:val="Hyperlink"/>
                    <w:noProof/>
                  </w:rPr>
                </w:rPrChange>
              </w:rPr>
              <w:delText>7.1.9 -</w:delText>
            </w:r>
            <w:r w:rsidR="00FD100E" w:rsidRPr="004D620F" w:rsidDel="003D0391">
              <w:rPr>
                <w:rFonts w:ascii="Arial" w:eastAsiaTheme="minorEastAsia" w:hAnsi="Arial" w:cs="Arial"/>
                <w:noProof/>
                <w:color w:val="auto"/>
                <w:sz w:val="22"/>
                <w:szCs w:val="22"/>
                <w:lang w:eastAsia="zh-CN"/>
                <w:rPrChange w:id="148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481" w:author="Locke Liu" w:date="2021-05-24T14:33:00Z">
                  <w:rPr>
                    <w:rStyle w:val="Hyperlink"/>
                    <w:noProof/>
                  </w:rPr>
                </w:rPrChange>
              </w:rPr>
              <w:delText>Decommission</w:delText>
            </w:r>
            <w:r w:rsidR="00FD100E" w:rsidRPr="004D620F" w:rsidDel="003D0391">
              <w:rPr>
                <w:rFonts w:ascii="Arial" w:hAnsi="Arial" w:cs="Arial"/>
                <w:noProof/>
                <w:webHidden/>
                <w:rPrChange w:id="1482" w:author="Locke Liu" w:date="2021-05-24T14:33:00Z">
                  <w:rPr>
                    <w:noProof/>
                    <w:webHidden/>
                  </w:rPr>
                </w:rPrChange>
              </w:rPr>
              <w:tab/>
            </w:r>
            <w:r w:rsidR="00FD100E" w:rsidRPr="004D620F" w:rsidDel="003D0391">
              <w:rPr>
                <w:rFonts w:ascii="Arial" w:hAnsi="Arial" w:cs="Arial"/>
                <w:noProof/>
                <w:webHidden/>
                <w:rPrChange w:id="1483" w:author="Locke Liu" w:date="2021-05-24T14:33:00Z">
                  <w:rPr>
                    <w:noProof/>
                    <w:webHidden/>
                  </w:rPr>
                </w:rPrChange>
              </w:rPr>
              <w:fldChar w:fldCharType="begin"/>
            </w:r>
            <w:r w:rsidR="00FD100E" w:rsidRPr="004D620F" w:rsidDel="003D0391">
              <w:rPr>
                <w:rFonts w:ascii="Arial" w:hAnsi="Arial" w:cs="Arial"/>
                <w:noProof/>
                <w:webHidden/>
                <w:rPrChange w:id="1484" w:author="Locke Liu" w:date="2021-05-24T14:33:00Z">
                  <w:rPr>
                    <w:noProof/>
                    <w:webHidden/>
                  </w:rPr>
                </w:rPrChange>
              </w:rPr>
              <w:delInstrText xml:space="preserve"> PAGEREF _Toc72242455 \h </w:delInstrText>
            </w:r>
            <w:r w:rsidR="00FD100E" w:rsidRPr="004D620F" w:rsidDel="003D0391">
              <w:rPr>
                <w:rFonts w:ascii="Arial" w:hAnsi="Arial" w:cs="Arial"/>
                <w:noProof/>
                <w:webHidden/>
                <w:rPrChange w:id="1485" w:author="Locke Liu" w:date="2021-05-24T14:33:00Z">
                  <w:rPr>
                    <w:rFonts w:ascii="Arial" w:hAnsi="Arial" w:cs="Arial"/>
                    <w:noProof/>
                    <w:webHidden/>
                  </w:rPr>
                </w:rPrChange>
              </w:rPr>
            </w:r>
            <w:r w:rsidR="00FD100E" w:rsidRPr="004D620F" w:rsidDel="003D0391">
              <w:rPr>
                <w:rFonts w:ascii="Arial" w:hAnsi="Arial" w:cs="Arial"/>
                <w:noProof/>
                <w:webHidden/>
                <w:rPrChange w:id="1486" w:author="Locke Liu" w:date="2021-05-24T14:33:00Z">
                  <w:rPr>
                    <w:noProof/>
                    <w:webHidden/>
                  </w:rPr>
                </w:rPrChange>
              </w:rPr>
              <w:fldChar w:fldCharType="separate"/>
            </w:r>
            <w:r w:rsidR="00FD100E" w:rsidRPr="004D620F" w:rsidDel="003D0391">
              <w:rPr>
                <w:rFonts w:ascii="Arial" w:hAnsi="Arial" w:cs="Arial"/>
                <w:noProof/>
                <w:webHidden/>
                <w:rPrChange w:id="1487" w:author="Locke Liu" w:date="2021-05-24T14:33:00Z">
                  <w:rPr>
                    <w:noProof/>
                    <w:webHidden/>
                  </w:rPr>
                </w:rPrChange>
              </w:rPr>
              <w:delText>32</w:delText>
            </w:r>
            <w:r w:rsidR="00FD100E" w:rsidRPr="004D620F" w:rsidDel="003D0391">
              <w:rPr>
                <w:rFonts w:ascii="Arial" w:hAnsi="Arial" w:cs="Arial"/>
                <w:noProof/>
                <w:webHidden/>
                <w:rPrChange w:id="1488" w:author="Locke Liu" w:date="2021-05-24T14:33:00Z">
                  <w:rPr>
                    <w:noProof/>
                    <w:webHidden/>
                  </w:rPr>
                </w:rPrChange>
              </w:rPr>
              <w:fldChar w:fldCharType="end"/>
            </w:r>
            <w:r w:rsidRPr="004D620F" w:rsidDel="003D0391">
              <w:rPr>
                <w:rFonts w:ascii="Arial" w:hAnsi="Arial" w:cs="Arial"/>
                <w:noProof/>
                <w:rPrChange w:id="1489" w:author="Locke Liu" w:date="2021-05-24T14:33:00Z">
                  <w:rPr>
                    <w:noProof/>
                  </w:rPr>
                </w:rPrChange>
              </w:rPr>
              <w:fldChar w:fldCharType="end"/>
            </w:r>
          </w:del>
        </w:p>
        <w:p w14:paraId="55F0BA18" w14:textId="68F0449D" w:rsidR="00FD100E" w:rsidRPr="004D620F" w:rsidDel="003D0391" w:rsidRDefault="00973311">
          <w:pPr>
            <w:pStyle w:val="TOC1"/>
            <w:rPr>
              <w:del w:id="1490" w:author="Locke Liu" w:date="2021-05-24T16:45:00Z"/>
              <w:rFonts w:ascii="Arial" w:eastAsiaTheme="minorEastAsia" w:hAnsi="Arial" w:cs="Arial"/>
              <w:noProof/>
              <w:color w:val="auto"/>
              <w:sz w:val="22"/>
              <w:szCs w:val="22"/>
              <w:lang w:eastAsia="zh-CN"/>
              <w:rPrChange w:id="1491" w:author="Locke Liu" w:date="2021-05-24T14:33:00Z">
                <w:rPr>
                  <w:del w:id="1492" w:author="Locke Liu" w:date="2021-05-24T16:45:00Z"/>
                  <w:rFonts w:asciiTheme="minorHAnsi" w:eastAsiaTheme="minorEastAsia" w:hAnsiTheme="minorHAnsi" w:cstheme="minorBidi"/>
                  <w:noProof/>
                  <w:color w:val="auto"/>
                  <w:sz w:val="22"/>
                  <w:szCs w:val="22"/>
                  <w:lang w:eastAsia="zh-CN"/>
                </w:rPr>
              </w:rPrChange>
            </w:rPr>
          </w:pPr>
          <w:del w:id="1493" w:author="Locke Liu" w:date="2021-05-24T16:45:00Z">
            <w:r w:rsidRPr="004D620F" w:rsidDel="003D0391">
              <w:rPr>
                <w:rFonts w:ascii="Arial" w:hAnsi="Arial" w:cs="Arial"/>
                <w:noProof/>
                <w:rPrChange w:id="1494" w:author="Locke Liu" w:date="2021-05-24T14:33:00Z">
                  <w:rPr/>
                </w:rPrChange>
              </w:rPr>
              <w:fldChar w:fldCharType="begin"/>
            </w:r>
            <w:r w:rsidRPr="004D620F" w:rsidDel="003D0391">
              <w:rPr>
                <w:rFonts w:ascii="Arial" w:hAnsi="Arial" w:cs="Arial"/>
                <w:noProof/>
                <w:rPrChange w:id="1495" w:author="Locke Liu" w:date="2021-05-24T14:33:00Z">
                  <w:rPr/>
                </w:rPrChange>
              </w:rPr>
              <w:delInstrText xml:space="preserve"> HYPERLINK \l "_Toc72242456" </w:delInstrText>
            </w:r>
            <w:r w:rsidRPr="004D620F" w:rsidDel="003D0391">
              <w:rPr>
                <w:rFonts w:ascii="Arial" w:hAnsi="Arial" w:cs="Arial"/>
                <w:noProof/>
                <w:rPrChange w:id="1496" w:author="Locke Liu" w:date="2021-05-24T14:33:00Z">
                  <w:rPr>
                    <w:noProof/>
                  </w:rPr>
                </w:rPrChange>
              </w:rPr>
              <w:fldChar w:fldCharType="separate"/>
            </w:r>
          </w:del>
          <w:ins w:id="1497" w:author="Locke Liu" w:date="2021-05-24T16:45:00Z">
            <w:r w:rsidR="003D0391">
              <w:rPr>
                <w:rFonts w:ascii="Arial" w:hAnsi="Arial" w:cs="Arial"/>
                <w:b/>
                <w:bCs/>
                <w:noProof/>
              </w:rPr>
              <w:t>Error! Hyperlink reference not valid.</w:t>
            </w:r>
          </w:ins>
          <w:del w:id="1498" w:author="Locke Liu" w:date="2021-05-24T16:45:00Z">
            <w:r w:rsidR="00FD100E" w:rsidRPr="004D620F" w:rsidDel="003D0391">
              <w:rPr>
                <w:rStyle w:val="Hyperlink"/>
                <w:rFonts w:ascii="Arial" w:hAnsi="Arial" w:cs="Arial"/>
                <w:noProof/>
                <w:rPrChange w:id="1499" w:author="Locke Liu" w:date="2021-05-24T14:33:00Z">
                  <w:rPr>
                    <w:rStyle w:val="Hyperlink"/>
                    <w:noProof/>
                  </w:rPr>
                </w:rPrChange>
              </w:rPr>
              <w:delText>8 -</w:delText>
            </w:r>
            <w:r w:rsidR="00FD100E" w:rsidRPr="004D620F" w:rsidDel="003D0391">
              <w:rPr>
                <w:rFonts w:ascii="Arial" w:eastAsiaTheme="minorEastAsia" w:hAnsi="Arial" w:cs="Arial"/>
                <w:noProof/>
                <w:color w:val="auto"/>
                <w:sz w:val="22"/>
                <w:szCs w:val="22"/>
                <w:lang w:eastAsia="zh-CN"/>
                <w:rPrChange w:id="1500" w:author="Locke Liu" w:date="2021-05-24T14:33:00Z">
                  <w:rPr>
                    <w:rFonts w:asciiTheme="minorHAnsi" w:eastAsiaTheme="minorEastAsia" w:hAnsiTheme="minorHAnsi" w:cstheme="minorBidi"/>
                    <w:noProof/>
                    <w:color w:val="auto"/>
                    <w:sz w:val="22"/>
                    <w:szCs w:val="22"/>
                    <w:lang w:eastAsia="zh-CN"/>
                  </w:rPr>
                </w:rPrChange>
              </w:rPr>
              <w:tab/>
            </w:r>
            <w:r w:rsidR="00FD100E" w:rsidRPr="004D620F" w:rsidDel="003D0391">
              <w:rPr>
                <w:rStyle w:val="Hyperlink"/>
                <w:rFonts w:ascii="Arial" w:hAnsi="Arial" w:cs="Arial"/>
                <w:noProof/>
                <w:rPrChange w:id="1501" w:author="Locke Liu" w:date="2021-05-24T14:33:00Z">
                  <w:rPr>
                    <w:rStyle w:val="Hyperlink"/>
                    <w:noProof/>
                  </w:rPr>
                </w:rPrChange>
              </w:rPr>
              <w:delText>Validation View</w:delText>
            </w:r>
            <w:r w:rsidR="00FD100E" w:rsidRPr="004D620F" w:rsidDel="003D0391">
              <w:rPr>
                <w:rFonts w:ascii="Arial" w:hAnsi="Arial" w:cs="Arial"/>
                <w:noProof/>
                <w:webHidden/>
                <w:rPrChange w:id="1502" w:author="Locke Liu" w:date="2021-05-24T14:33:00Z">
                  <w:rPr>
                    <w:noProof/>
                    <w:webHidden/>
                  </w:rPr>
                </w:rPrChange>
              </w:rPr>
              <w:tab/>
            </w:r>
            <w:r w:rsidR="00FD100E" w:rsidRPr="004D620F" w:rsidDel="003D0391">
              <w:rPr>
                <w:rFonts w:ascii="Arial" w:hAnsi="Arial" w:cs="Arial"/>
                <w:noProof/>
                <w:webHidden/>
                <w:rPrChange w:id="1503" w:author="Locke Liu" w:date="2021-05-24T14:33:00Z">
                  <w:rPr>
                    <w:noProof/>
                    <w:webHidden/>
                  </w:rPr>
                </w:rPrChange>
              </w:rPr>
              <w:fldChar w:fldCharType="begin"/>
            </w:r>
            <w:r w:rsidR="00FD100E" w:rsidRPr="004D620F" w:rsidDel="003D0391">
              <w:rPr>
                <w:rFonts w:ascii="Arial" w:hAnsi="Arial" w:cs="Arial"/>
                <w:noProof/>
                <w:webHidden/>
                <w:rPrChange w:id="1504" w:author="Locke Liu" w:date="2021-05-24T14:33:00Z">
                  <w:rPr>
                    <w:noProof/>
                    <w:webHidden/>
                  </w:rPr>
                </w:rPrChange>
              </w:rPr>
              <w:delInstrText xml:space="preserve"> PAGEREF _Toc72242456 \h </w:delInstrText>
            </w:r>
            <w:r w:rsidR="00FD100E" w:rsidRPr="004D620F" w:rsidDel="003D0391">
              <w:rPr>
                <w:rFonts w:ascii="Arial" w:hAnsi="Arial" w:cs="Arial"/>
                <w:noProof/>
                <w:webHidden/>
                <w:rPrChange w:id="1505" w:author="Locke Liu" w:date="2021-05-24T14:33:00Z">
                  <w:rPr>
                    <w:rFonts w:ascii="Arial" w:hAnsi="Arial" w:cs="Arial"/>
                    <w:noProof/>
                    <w:webHidden/>
                  </w:rPr>
                </w:rPrChange>
              </w:rPr>
            </w:r>
            <w:r w:rsidR="00FD100E" w:rsidRPr="004D620F" w:rsidDel="003D0391">
              <w:rPr>
                <w:rFonts w:ascii="Arial" w:hAnsi="Arial" w:cs="Arial"/>
                <w:noProof/>
                <w:webHidden/>
                <w:rPrChange w:id="1506" w:author="Locke Liu" w:date="2021-05-24T14:33:00Z">
                  <w:rPr>
                    <w:noProof/>
                    <w:webHidden/>
                  </w:rPr>
                </w:rPrChange>
              </w:rPr>
              <w:fldChar w:fldCharType="separate"/>
            </w:r>
            <w:r w:rsidR="00FD100E" w:rsidRPr="004D620F" w:rsidDel="003D0391">
              <w:rPr>
                <w:rFonts w:ascii="Arial" w:hAnsi="Arial" w:cs="Arial"/>
                <w:noProof/>
                <w:webHidden/>
                <w:rPrChange w:id="1507" w:author="Locke Liu" w:date="2021-05-24T14:33:00Z">
                  <w:rPr>
                    <w:noProof/>
                    <w:webHidden/>
                  </w:rPr>
                </w:rPrChange>
              </w:rPr>
              <w:delText>33</w:delText>
            </w:r>
            <w:r w:rsidR="00FD100E" w:rsidRPr="004D620F" w:rsidDel="003D0391">
              <w:rPr>
                <w:rFonts w:ascii="Arial" w:hAnsi="Arial" w:cs="Arial"/>
                <w:noProof/>
                <w:webHidden/>
                <w:rPrChange w:id="1508" w:author="Locke Liu" w:date="2021-05-24T14:33:00Z">
                  <w:rPr>
                    <w:noProof/>
                    <w:webHidden/>
                  </w:rPr>
                </w:rPrChange>
              </w:rPr>
              <w:fldChar w:fldCharType="end"/>
            </w:r>
            <w:r w:rsidRPr="004D620F" w:rsidDel="003D0391">
              <w:rPr>
                <w:rFonts w:ascii="Arial" w:hAnsi="Arial" w:cs="Arial"/>
                <w:noProof/>
                <w:rPrChange w:id="1509" w:author="Locke Liu" w:date="2021-05-24T14:33:00Z">
                  <w:rPr>
                    <w:noProof/>
                  </w:rPr>
                </w:rPrChange>
              </w:rPr>
              <w:fldChar w:fldCharType="end"/>
            </w:r>
          </w:del>
        </w:p>
        <w:p w14:paraId="0F1FFBCB" w14:textId="62982EDC" w:rsidR="00FD100E" w:rsidRPr="004D620F" w:rsidDel="003D0391" w:rsidRDefault="00973311">
          <w:pPr>
            <w:pStyle w:val="TOC2"/>
            <w:rPr>
              <w:del w:id="1510" w:author="Locke Liu" w:date="2021-05-24T16:45:00Z"/>
              <w:rFonts w:ascii="Arial" w:eastAsiaTheme="minorEastAsia" w:hAnsi="Arial" w:cs="Arial"/>
              <w:color w:val="auto"/>
              <w:sz w:val="22"/>
              <w:szCs w:val="22"/>
              <w:lang w:eastAsia="zh-CN"/>
              <w:rPrChange w:id="1511" w:author="Locke Liu" w:date="2021-05-24T14:33:00Z">
                <w:rPr>
                  <w:del w:id="1512" w:author="Locke Liu" w:date="2021-05-24T16:45:00Z"/>
                  <w:rFonts w:asciiTheme="minorHAnsi" w:eastAsiaTheme="minorEastAsia" w:hAnsiTheme="minorHAnsi" w:cstheme="minorBidi"/>
                  <w:color w:val="auto"/>
                  <w:sz w:val="22"/>
                  <w:szCs w:val="22"/>
                  <w:lang w:eastAsia="zh-CN"/>
                </w:rPr>
              </w:rPrChange>
            </w:rPr>
          </w:pPr>
          <w:del w:id="1513" w:author="Locke Liu" w:date="2021-05-24T16:45:00Z">
            <w:r w:rsidRPr="004D620F" w:rsidDel="003D0391">
              <w:rPr>
                <w:rFonts w:ascii="Arial" w:hAnsi="Arial" w:cs="Arial"/>
                <w:rPrChange w:id="1514" w:author="Locke Liu" w:date="2021-05-24T14:33:00Z">
                  <w:rPr/>
                </w:rPrChange>
              </w:rPr>
              <w:fldChar w:fldCharType="begin"/>
            </w:r>
            <w:r w:rsidRPr="004D620F" w:rsidDel="003D0391">
              <w:rPr>
                <w:rFonts w:ascii="Arial" w:hAnsi="Arial" w:cs="Arial"/>
                <w:rPrChange w:id="1515" w:author="Locke Liu" w:date="2021-05-24T14:33:00Z">
                  <w:rPr/>
                </w:rPrChange>
              </w:rPr>
              <w:delInstrText xml:space="preserve"> HYPERLINK \l "_Toc72242457" </w:delInstrText>
            </w:r>
            <w:r w:rsidRPr="004D620F" w:rsidDel="003D0391">
              <w:rPr>
                <w:rFonts w:ascii="Arial" w:hAnsi="Arial" w:cs="Arial"/>
                <w:rPrChange w:id="1516" w:author="Locke Liu" w:date="2021-05-24T14:33:00Z">
                  <w:rPr/>
                </w:rPrChange>
              </w:rPr>
              <w:fldChar w:fldCharType="separate"/>
            </w:r>
          </w:del>
          <w:ins w:id="1517" w:author="Locke Liu" w:date="2021-05-24T16:45:00Z">
            <w:r w:rsidR="003D0391">
              <w:rPr>
                <w:rFonts w:ascii="Arial" w:hAnsi="Arial" w:cs="Arial"/>
                <w:b/>
                <w:bCs/>
              </w:rPr>
              <w:t>Error! Hyperlink reference not valid.</w:t>
            </w:r>
          </w:ins>
          <w:del w:id="1518" w:author="Locke Liu" w:date="2021-05-24T16:45:00Z">
            <w:r w:rsidR="00FD100E" w:rsidRPr="004D620F" w:rsidDel="003D0391">
              <w:rPr>
                <w:rStyle w:val="Hyperlink"/>
                <w:rFonts w:ascii="Arial" w:hAnsi="Arial" w:cs="Arial"/>
                <w:rPrChange w:id="1519" w:author="Locke Liu" w:date="2021-05-24T14:33:00Z">
                  <w:rPr>
                    <w:rStyle w:val="Hyperlink"/>
                  </w:rPr>
                </w:rPrChange>
              </w:rPr>
              <w:delText>8.1 -</w:delText>
            </w:r>
            <w:r w:rsidR="00FD100E" w:rsidRPr="004D620F" w:rsidDel="003D0391">
              <w:rPr>
                <w:rFonts w:ascii="Arial" w:eastAsiaTheme="minorEastAsia" w:hAnsi="Arial" w:cs="Arial"/>
                <w:color w:val="auto"/>
                <w:sz w:val="22"/>
                <w:szCs w:val="22"/>
                <w:lang w:eastAsia="zh-CN"/>
                <w:rPrChange w:id="152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521" w:author="Locke Liu" w:date="2021-05-24T14:33:00Z">
                  <w:rPr>
                    <w:rStyle w:val="Hyperlink"/>
                  </w:rPr>
                </w:rPrChange>
              </w:rPr>
              <w:delText>Risks</w:delText>
            </w:r>
            <w:r w:rsidR="00FD100E" w:rsidRPr="004D620F" w:rsidDel="003D0391">
              <w:rPr>
                <w:rFonts w:ascii="Arial" w:hAnsi="Arial" w:cs="Arial"/>
                <w:webHidden/>
                <w:rPrChange w:id="1522" w:author="Locke Liu" w:date="2021-05-24T14:33:00Z">
                  <w:rPr>
                    <w:webHidden/>
                  </w:rPr>
                </w:rPrChange>
              </w:rPr>
              <w:tab/>
            </w:r>
            <w:r w:rsidR="00FD100E" w:rsidRPr="004D620F" w:rsidDel="003D0391">
              <w:rPr>
                <w:rFonts w:ascii="Arial" w:hAnsi="Arial" w:cs="Arial"/>
                <w:webHidden/>
                <w:rPrChange w:id="1523" w:author="Locke Liu" w:date="2021-05-24T14:33:00Z">
                  <w:rPr>
                    <w:webHidden/>
                  </w:rPr>
                </w:rPrChange>
              </w:rPr>
              <w:fldChar w:fldCharType="begin"/>
            </w:r>
            <w:r w:rsidR="00FD100E" w:rsidRPr="004D620F" w:rsidDel="003D0391">
              <w:rPr>
                <w:rFonts w:ascii="Arial" w:hAnsi="Arial" w:cs="Arial"/>
                <w:webHidden/>
                <w:rPrChange w:id="1524" w:author="Locke Liu" w:date="2021-05-24T14:33:00Z">
                  <w:rPr>
                    <w:webHidden/>
                  </w:rPr>
                </w:rPrChange>
              </w:rPr>
              <w:delInstrText xml:space="preserve"> PAGEREF _Toc72242457 \h </w:delInstrText>
            </w:r>
            <w:r w:rsidR="00FD100E" w:rsidRPr="004D620F" w:rsidDel="003D0391">
              <w:rPr>
                <w:rFonts w:ascii="Arial" w:hAnsi="Arial" w:cs="Arial"/>
                <w:webHidden/>
                <w:rPrChange w:id="1525" w:author="Locke Liu" w:date="2021-05-24T14:33:00Z">
                  <w:rPr>
                    <w:rFonts w:ascii="Arial" w:hAnsi="Arial" w:cs="Arial"/>
                    <w:webHidden/>
                  </w:rPr>
                </w:rPrChange>
              </w:rPr>
            </w:r>
            <w:r w:rsidR="00FD100E" w:rsidRPr="004D620F" w:rsidDel="003D0391">
              <w:rPr>
                <w:rFonts w:ascii="Arial" w:hAnsi="Arial" w:cs="Arial"/>
                <w:webHidden/>
                <w:rPrChange w:id="1526" w:author="Locke Liu" w:date="2021-05-24T14:33:00Z">
                  <w:rPr>
                    <w:webHidden/>
                  </w:rPr>
                </w:rPrChange>
              </w:rPr>
              <w:fldChar w:fldCharType="separate"/>
            </w:r>
            <w:r w:rsidR="00FD100E" w:rsidRPr="004D620F" w:rsidDel="003D0391">
              <w:rPr>
                <w:rFonts w:ascii="Arial" w:hAnsi="Arial" w:cs="Arial"/>
                <w:webHidden/>
                <w:rPrChange w:id="1527" w:author="Locke Liu" w:date="2021-05-24T14:33:00Z">
                  <w:rPr>
                    <w:webHidden/>
                  </w:rPr>
                </w:rPrChange>
              </w:rPr>
              <w:delText>33</w:delText>
            </w:r>
            <w:r w:rsidR="00FD100E" w:rsidRPr="004D620F" w:rsidDel="003D0391">
              <w:rPr>
                <w:rFonts w:ascii="Arial" w:hAnsi="Arial" w:cs="Arial"/>
                <w:webHidden/>
                <w:rPrChange w:id="1528" w:author="Locke Liu" w:date="2021-05-24T14:33:00Z">
                  <w:rPr>
                    <w:webHidden/>
                  </w:rPr>
                </w:rPrChange>
              </w:rPr>
              <w:fldChar w:fldCharType="end"/>
            </w:r>
            <w:r w:rsidRPr="004D620F" w:rsidDel="003D0391">
              <w:rPr>
                <w:rFonts w:ascii="Arial" w:hAnsi="Arial" w:cs="Arial"/>
                <w:rPrChange w:id="1529" w:author="Locke Liu" w:date="2021-05-24T14:33:00Z">
                  <w:rPr/>
                </w:rPrChange>
              </w:rPr>
              <w:fldChar w:fldCharType="end"/>
            </w:r>
          </w:del>
        </w:p>
        <w:p w14:paraId="590B62C0" w14:textId="627439E4" w:rsidR="00FD100E" w:rsidRPr="004D620F" w:rsidDel="003D0391" w:rsidRDefault="00973311">
          <w:pPr>
            <w:pStyle w:val="TOC2"/>
            <w:rPr>
              <w:del w:id="1530" w:author="Locke Liu" w:date="2021-05-24T16:45:00Z"/>
              <w:rFonts w:ascii="Arial" w:eastAsiaTheme="minorEastAsia" w:hAnsi="Arial" w:cs="Arial"/>
              <w:color w:val="auto"/>
              <w:sz w:val="22"/>
              <w:szCs w:val="22"/>
              <w:lang w:eastAsia="zh-CN"/>
              <w:rPrChange w:id="1531" w:author="Locke Liu" w:date="2021-05-24T14:33:00Z">
                <w:rPr>
                  <w:del w:id="1532" w:author="Locke Liu" w:date="2021-05-24T16:45:00Z"/>
                  <w:rFonts w:asciiTheme="minorHAnsi" w:eastAsiaTheme="minorEastAsia" w:hAnsiTheme="minorHAnsi" w:cstheme="minorBidi"/>
                  <w:color w:val="auto"/>
                  <w:sz w:val="22"/>
                  <w:szCs w:val="22"/>
                  <w:lang w:eastAsia="zh-CN"/>
                </w:rPr>
              </w:rPrChange>
            </w:rPr>
          </w:pPr>
          <w:del w:id="1533" w:author="Locke Liu" w:date="2021-05-24T16:45:00Z">
            <w:r w:rsidRPr="004D620F" w:rsidDel="003D0391">
              <w:rPr>
                <w:rFonts w:ascii="Arial" w:hAnsi="Arial" w:cs="Arial"/>
                <w:rPrChange w:id="1534" w:author="Locke Liu" w:date="2021-05-24T14:33:00Z">
                  <w:rPr/>
                </w:rPrChange>
              </w:rPr>
              <w:fldChar w:fldCharType="begin"/>
            </w:r>
            <w:r w:rsidRPr="004D620F" w:rsidDel="003D0391">
              <w:rPr>
                <w:rFonts w:ascii="Arial" w:hAnsi="Arial" w:cs="Arial"/>
                <w:rPrChange w:id="1535" w:author="Locke Liu" w:date="2021-05-24T14:33:00Z">
                  <w:rPr/>
                </w:rPrChange>
              </w:rPr>
              <w:delInstrText xml:space="preserve"> HYPERLINK \l "_Toc72242458" </w:delInstrText>
            </w:r>
            <w:r w:rsidRPr="004D620F" w:rsidDel="003D0391">
              <w:rPr>
                <w:rFonts w:ascii="Arial" w:hAnsi="Arial" w:cs="Arial"/>
                <w:rPrChange w:id="1536" w:author="Locke Liu" w:date="2021-05-24T14:33:00Z">
                  <w:rPr/>
                </w:rPrChange>
              </w:rPr>
              <w:fldChar w:fldCharType="separate"/>
            </w:r>
          </w:del>
          <w:ins w:id="1537" w:author="Locke Liu" w:date="2021-05-24T16:45:00Z">
            <w:r w:rsidR="003D0391">
              <w:rPr>
                <w:rFonts w:ascii="Arial" w:hAnsi="Arial" w:cs="Arial"/>
                <w:b/>
                <w:bCs/>
              </w:rPr>
              <w:t>Error! Hyperlink reference not valid.</w:t>
            </w:r>
          </w:ins>
          <w:del w:id="1538" w:author="Locke Liu" w:date="2021-05-24T16:45:00Z">
            <w:r w:rsidR="00FD100E" w:rsidRPr="004D620F" w:rsidDel="003D0391">
              <w:rPr>
                <w:rStyle w:val="Hyperlink"/>
                <w:rFonts w:ascii="Arial" w:hAnsi="Arial" w:cs="Arial"/>
                <w:rPrChange w:id="1539" w:author="Locke Liu" w:date="2021-05-24T14:33:00Z">
                  <w:rPr>
                    <w:rStyle w:val="Hyperlink"/>
                  </w:rPr>
                </w:rPrChange>
              </w:rPr>
              <w:delText>8.2 -</w:delText>
            </w:r>
            <w:r w:rsidR="00FD100E" w:rsidRPr="004D620F" w:rsidDel="003D0391">
              <w:rPr>
                <w:rFonts w:ascii="Arial" w:eastAsiaTheme="minorEastAsia" w:hAnsi="Arial" w:cs="Arial"/>
                <w:color w:val="auto"/>
                <w:sz w:val="22"/>
                <w:szCs w:val="22"/>
                <w:lang w:eastAsia="zh-CN"/>
                <w:rPrChange w:id="154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541" w:author="Locke Liu" w:date="2021-05-24T14:33:00Z">
                  <w:rPr>
                    <w:rStyle w:val="Hyperlink"/>
                  </w:rPr>
                </w:rPrChange>
              </w:rPr>
              <w:delText>Assumptions</w:delText>
            </w:r>
            <w:r w:rsidR="00FD100E" w:rsidRPr="004D620F" w:rsidDel="003D0391">
              <w:rPr>
                <w:rFonts w:ascii="Arial" w:hAnsi="Arial" w:cs="Arial"/>
                <w:webHidden/>
                <w:rPrChange w:id="1542" w:author="Locke Liu" w:date="2021-05-24T14:33:00Z">
                  <w:rPr>
                    <w:webHidden/>
                  </w:rPr>
                </w:rPrChange>
              </w:rPr>
              <w:tab/>
            </w:r>
            <w:r w:rsidR="00FD100E" w:rsidRPr="004D620F" w:rsidDel="003D0391">
              <w:rPr>
                <w:rFonts w:ascii="Arial" w:hAnsi="Arial" w:cs="Arial"/>
                <w:webHidden/>
                <w:rPrChange w:id="1543" w:author="Locke Liu" w:date="2021-05-24T14:33:00Z">
                  <w:rPr>
                    <w:webHidden/>
                  </w:rPr>
                </w:rPrChange>
              </w:rPr>
              <w:fldChar w:fldCharType="begin"/>
            </w:r>
            <w:r w:rsidR="00FD100E" w:rsidRPr="004D620F" w:rsidDel="003D0391">
              <w:rPr>
                <w:rFonts w:ascii="Arial" w:hAnsi="Arial" w:cs="Arial"/>
                <w:webHidden/>
                <w:rPrChange w:id="1544" w:author="Locke Liu" w:date="2021-05-24T14:33:00Z">
                  <w:rPr>
                    <w:webHidden/>
                  </w:rPr>
                </w:rPrChange>
              </w:rPr>
              <w:delInstrText xml:space="preserve"> PAGEREF _Toc72242458 \h </w:delInstrText>
            </w:r>
            <w:r w:rsidR="00FD100E" w:rsidRPr="004D620F" w:rsidDel="003D0391">
              <w:rPr>
                <w:rFonts w:ascii="Arial" w:hAnsi="Arial" w:cs="Arial"/>
                <w:webHidden/>
                <w:rPrChange w:id="1545" w:author="Locke Liu" w:date="2021-05-24T14:33:00Z">
                  <w:rPr>
                    <w:rFonts w:ascii="Arial" w:hAnsi="Arial" w:cs="Arial"/>
                    <w:webHidden/>
                  </w:rPr>
                </w:rPrChange>
              </w:rPr>
            </w:r>
            <w:r w:rsidR="00FD100E" w:rsidRPr="004D620F" w:rsidDel="003D0391">
              <w:rPr>
                <w:rFonts w:ascii="Arial" w:hAnsi="Arial" w:cs="Arial"/>
                <w:webHidden/>
                <w:rPrChange w:id="1546" w:author="Locke Liu" w:date="2021-05-24T14:33:00Z">
                  <w:rPr>
                    <w:webHidden/>
                  </w:rPr>
                </w:rPrChange>
              </w:rPr>
              <w:fldChar w:fldCharType="separate"/>
            </w:r>
            <w:r w:rsidR="00FD100E" w:rsidRPr="004D620F" w:rsidDel="003D0391">
              <w:rPr>
                <w:rFonts w:ascii="Arial" w:hAnsi="Arial" w:cs="Arial"/>
                <w:webHidden/>
                <w:rPrChange w:id="1547" w:author="Locke Liu" w:date="2021-05-24T14:33:00Z">
                  <w:rPr>
                    <w:webHidden/>
                  </w:rPr>
                </w:rPrChange>
              </w:rPr>
              <w:delText>33</w:delText>
            </w:r>
            <w:r w:rsidR="00FD100E" w:rsidRPr="004D620F" w:rsidDel="003D0391">
              <w:rPr>
                <w:rFonts w:ascii="Arial" w:hAnsi="Arial" w:cs="Arial"/>
                <w:webHidden/>
                <w:rPrChange w:id="1548" w:author="Locke Liu" w:date="2021-05-24T14:33:00Z">
                  <w:rPr>
                    <w:webHidden/>
                  </w:rPr>
                </w:rPrChange>
              </w:rPr>
              <w:fldChar w:fldCharType="end"/>
            </w:r>
            <w:r w:rsidRPr="004D620F" w:rsidDel="003D0391">
              <w:rPr>
                <w:rFonts w:ascii="Arial" w:hAnsi="Arial" w:cs="Arial"/>
                <w:rPrChange w:id="1549" w:author="Locke Liu" w:date="2021-05-24T14:33:00Z">
                  <w:rPr/>
                </w:rPrChange>
              </w:rPr>
              <w:fldChar w:fldCharType="end"/>
            </w:r>
          </w:del>
        </w:p>
        <w:p w14:paraId="24D84EF2" w14:textId="1AD7BEE4" w:rsidR="00FD100E" w:rsidRPr="004D620F" w:rsidDel="003D0391" w:rsidRDefault="00973311">
          <w:pPr>
            <w:pStyle w:val="TOC2"/>
            <w:rPr>
              <w:del w:id="1550" w:author="Locke Liu" w:date="2021-05-24T16:45:00Z"/>
              <w:rFonts w:ascii="Arial" w:eastAsiaTheme="minorEastAsia" w:hAnsi="Arial" w:cs="Arial"/>
              <w:color w:val="auto"/>
              <w:sz w:val="22"/>
              <w:szCs w:val="22"/>
              <w:lang w:eastAsia="zh-CN"/>
              <w:rPrChange w:id="1551" w:author="Locke Liu" w:date="2021-05-24T14:33:00Z">
                <w:rPr>
                  <w:del w:id="1552" w:author="Locke Liu" w:date="2021-05-24T16:45:00Z"/>
                  <w:rFonts w:asciiTheme="minorHAnsi" w:eastAsiaTheme="minorEastAsia" w:hAnsiTheme="minorHAnsi" w:cstheme="minorBidi"/>
                  <w:color w:val="auto"/>
                  <w:sz w:val="22"/>
                  <w:szCs w:val="22"/>
                  <w:lang w:eastAsia="zh-CN"/>
                </w:rPr>
              </w:rPrChange>
            </w:rPr>
          </w:pPr>
          <w:del w:id="1553" w:author="Locke Liu" w:date="2021-05-24T16:45:00Z">
            <w:r w:rsidRPr="004D620F" w:rsidDel="003D0391">
              <w:rPr>
                <w:rFonts w:ascii="Arial" w:hAnsi="Arial" w:cs="Arial"/>
                <w:rPrChange w:id="1554" w:author="Locke Liu" w:date="2021-05-24T14:33:00Z">
                  <w:rPr/>
                </w:rPrChange>
              </w:rPr>
              <w:fldChar w:fldCharType="begin"/>
            </w:r>
            <w:r w:rsidRPr="004D620F" w:rsidDel="003D0391">
              <w:rPr>
                <w:rFonts w:ascii="Arial" w:hAnsi="Arial" w:cs="Arial"/>
                <w:rPrChange w:id="1555" w:author="Locke Liu" w:date="2021-05-24T14:33:00Z">
                  <w:rPr/>
                </w:rPrChange>
              </w:rPr>
              <w:delInstrText xml:space="preserve"> HYPERLINK \l "_Toc72242459" </w:delInstrText>
            </w:r>
            <w:r w:rsidRPr="004D620F" w:rsidDel="003D0391">
              <w:rPr>
                <w:rFonts w:ascii="Arial" w:hAnsi="Arial" w:cs="Arial"/>
                <w:rPrChange w:id="1556" w:author="Locke Liu" w:date="2021-05-24T14:33:00Z">
                  <w:rPr/>
                </w:rPrChange>
              </w:rPr>
              <w:fldChar w:fldCharType="separate"/>
            </w:r>
          </w:del>
          <w:ins w:id="1557" w:author="Locke Liu" w:date="2021-05-24T16:45:00Z">
            <w:r w:rsidR="003D0391">
              <w:rPr>
                <w:rFonts w:ascii="Arial" w:hAnsi="Arial" w:cs="Arial"/>
                <w:b/>
                <w:bCs/>
              </w:rPr>
              <w:t>Error! Hyperlink reference not valid.</w:t>
            </w:r>
          </w:ins>
          <w:del w:id="1558" w:author="Locke Liu" w:date="2021-05-24T16:45:00Z">
            <w:r w:rsidR="00FD100E" w:rsidRPr="004D620F" w:rsidDel="003D0391">
              <w:rPr>
                <w:rStyle w:val="Hyperlink"/>
                <w:rFonts w:ascii="Arial" w:hAnsi="Arial" w:cs="Arial"/>
                <w:rPrChange w:id="1559" w:author="Locke Liu" w:date="2021-05-24T14:33:00Z">
                  <w:rPr>
                    <w:rStyle w:val="Hyperlink"/>
                  </w:rPr>
                </w:rPrChange>
              </w:rPr>
              <w:delText>8.3 -</w:delText>
            </w:r>
            <w:r w:rsidR="00FD100E" w:rsidRPr="004D620F" w:rsidDel="003D0391">
              <w:rPr>
                <w:rFonts w:ascii="Arial" w:eastAsiaTheme="minorEastAsia" w:hAnsi="Arial" w:cs="Arial"/>
                <w:color w:val="auto"/>
                <w:sz w:val="22"/>
                <w:szCs w:val="22"/>
                <w:lang w:eastAsia="zh-CN"/>
                <w:rPrChange w:id="156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561" w:author="Locke Liu" w:date="2021-05-24T14:33:00Z">
                  <w:rPr>
                    <w:rStyle w:val="Hyperlink"/>
                  </w:rPr>
                </w:rPrChange>
              </w:rPr>
              <w:delText>Issues</w:delText>
            </w:r>
            <w:r w:rsidR="00FD100E" w:rsidRPr="004D620F" w:rsidDel="003D0391">
              <w:rPr>
                <w:rFonts w:ascii="Arial" w:hAnsi="Arial" w:cs="Arial"/>
                <w:webHidden/>
                <w:rPrChange w:id="1562" w:author="Locke Liu" w:date="2021-05-24T14:33:00Z">
                  <w:rPr>
                    <w:webHidden/>
                  </w:rPr>
                </w:rPrChange>
              </w:rPr>
              <w:tab/>
            </w:r>
            <w:r w:rsidR="00FD100E" w:rsidRPr="004D620F" w:rsidDel="003D0391">
              <w:rPr>
                <w:rFonts w:ascii="Arial" w:hAnsi="Arial" w:cs="Arial"/>
                <w:webHidden/>
                <w:rPrChange w:id="1563" w:author="Locke Liu" w:date="2021-05-24T14:33:00Z">
                  <w:rPr>
                    <w:webHidden/>
                  </w:rPr>
                </w:rPrChange>
              </w:rPr>
              <w:fldChar w:fldCharType="begin"/>
            </w:r>
            <w:r w:rsidR="00FD100E" w:rsidRPr="004D620F" w:rsidDel="003D0391">
              <w:rPr>
                <w:rFonts w:ascii="Arial" w:hAnsi="Arial" w:cs="Arial"/>
                <w:webHidden/>
                <w:rPrChange w:id="1564" w:author="Locke Liu" w:date="2021-05-24T14:33:00Z">
                  <w:rPr>
                    <w:webHidden/>
                  </w:rPr>
                </w:rPrChange>
              </w:rPr>
              <w:delInstrText xml:space="preserve"> PAGEREF _Toc72242459 \h </w:delInstrText>
            </w:r>
            <w:r w:rsidR="00FD100E" w:rsidRPr="004D620F" w:rsidDel="003D0391">
              <w:rPr>
                <w:rFonts w:ascii="Arial" w:hAnsi="Arial" w:cs="Arial"/>
                <w:webHidden/>
                <w:rPrChange w:id="1565" w:author="Locke Liu" w:date="2021-05-24T14:33:00Z">
                  <w:rPr>
                    <w:rFonts w:ascii="Arial" w:hAnsi="Arial" w:cs="Arial"/>
                    <w:webHidden/>
                  </w:rPr>
                </w:rPrChange>
              </w:rPr>
            </w:r>
            <w:r w:rsidR="00FD100E" w:rsidRPr="004D620F" w:rsidDel="003D0391">
              <w:rPr>
                <w:rFonts w:ascii="Arial" w:hAnsi="Arial" w:cs="Arial"/>
                <w:webHidden/>
                <w:rPrChange w:id="1566" w:author="Locke Liu" w:date="2021-05-24T14:33:00Z">
                  <w:rPr>
                    <w:webHidden/>
                  </w:rPr>
                </w:rPrChange>
              </w:rPr>
              <w:fldChar w:fldCharType="separate"/>
            </w:r>
            <w:r w:rsidR="00FD100E" w:rsidRPr="004D620F" w:rsidDel="003D0391">
              <w:rPr>
                <w:rFonts w:ascii="Arial" w:hAnsi="Arial" w:cs="Arial"/>
                <w:webHidden/>
                <w:rPrChange w:id="1567" w:author="Locke Liu" w:date="2021-05-24T14:33:00Z">
                  <w:rPr>
                    <w:webHidden/>
                  </w:rPr>
                </w:rPrChange>
              </w:rPr>
              <w:delText>33</w:delText>
            </w:r>
            <w:r w:rsidR="00FD100E" w:rsidRPr="004D620F" w:rsidDel="003D0391">
              <w:rPr>
                <w:rFonts w:ascii="Arial" w:hAnsi="Arial" w:cs="Arial"/>
                <w:webHidden/>
                <w:rPrChange w:id="1568" w:author="Locke Liu" w:date="2021-05-24T14:33:00Z">
                  <w:rPr>
                    <w:webHidden/>
                  </w:rPr>
                </w:rPrChange>
              </w:rPr>
              <w:fldChar w:fldCharType="end"/>
            </w:r>
            <w:r w:rsidRPr="004D620F" w:rsidDel="003D0391">
              <w:rPr>
                <w:rFonts w:ascii="Arial" w:hAnsi="Arial" w:cs="Arial"/>
                <w:rPrChange w:id="1569" w:author="Locke Liu" w:date="2021-05-24T14:33:00Z">
                  <w:rPr/>
                </w:rPrChange>
              </w:rPr>
              <w:fldChar w:fldCharType="end"/>
            </w:r>
          </w:del>
        </w:p>
        <w:p w14:paraId="195962AC" w14:textId="0D3050D7" w:rsidR="00FD100E" w:rsidRPr="004D620F" w:rsidDel="003D0391" w:rsidRDefault="00973311">
          <w:pPr>
            <w:pStyle w:val="TOC2"/>
            <w:rPr>
              <w:del w:id="1570" w:author="Locke Liu" w:date="2021-05-24T16:45:00Z"/>
              <w:rFonts w:ascii="Arial" w:eastAsiaTheme="minorEastAsia" w:hAnsi="Arial" w:cs="Arial"/>
              <w:color w:val="auto"/>
              <w:sz w:val="22"/>
              <w:szCs w:val="22"/>
              <w:lang w:eastAsia="zh-CN"/>
              <w:rPrChange w:id="1571" w:author="Locke Liu" w:date="2021-05-24T14:33:00Z">
                <w:rPr>
                  <w:del w:id="1572" w:author="Locke Liu" w:date="2021-05-24T16:45:00Z"/>
                  <w:rFonts w:asciiTheme="minorHAnsi" w:eastAsiaTheme="minorEastAsia" w:hAnsiTheme="minorHAnsi" w:cstheme="minorBidi"/>
                  <w:color w:val="auto"/>
                  <w:sz w:val="22"/>
                  <w:szCs w:val="22"/>
                  <w:lang w:eastAsia="zh-CN"/>
                </w:rPr>
              </w:rPrChange>
            </w:rPr>
          </w:pPr>
          <w:del w:id="1573" w:author="Locke Liu" w:date="2021-05-24T16:45:00Z">
            <w:r w:rsidRPr="004D620F" w:rsidDel="003D0391">
              <w:rPr>
                <w:rFonts w:ascii="Arial" w:hAnsi="Arial" w:cs="Arial"/>
                <w:rPrChange w:id="1574" w:author="Locke Liu" w:date="2021-05-24T14:33:00Z">
                  <w:rPr/>
                </w:rPrChange>
              </w:rPr>
              <w:fldChar w:fldCharType="begin"/>
            </w:r>
            <w:r w:rsidRPr="004D620F" w:rsidDel="003D0391">
              <w:rPr>
                <w:rFonts w:ascii="Arial" w:hAnsi="Arial" w:cs="Arial"/>
                <w:rPrChange w:id="1575" w:author="Locke Liu" w:date="2021-05-24T14:33:00Z">
                  <w:rPr/>
                </w:rPrChange>
              </w:rPr>
              <w:delInstrText xml:space="preserve"> HYPERLINK \l "_Toc72242460" </w:delInstrText>
            </w:r>
            <w:r w:rsidRPr="004D620F" w:rsidDel="003D0391">
              <w:rPr>
                <w:rFonts w:ascii="Arial" w:hAnsi="Arial" w:cs="Arial"/>
                <w:rPrChange w:id="1576" w:author="Locke Liu" w:date="2021-05-24T14:33:00Z">
                  <w:rPr/>
                </w:rPrChange>
              </w:rPr>
              <w:fldChar w:fldCharType="separate"/>
            </w:r>
          </w:del>
          <w:ins w:id="1577" w:author="Locke Liu" w:date="2021-05-24T16:45:00Z">
            <w:r w:rsidR="003D0391">
              <w:rPr>
                <w:rFonts w:ascii="Arial" w:hAnsi="Arial" w:cs="Arial"/>
                <w:b/>
                <w:bCs/>
              </w:rPr>
              <w:t>Error! Hyperlink reference not valid.</w:t>
            </w:r>
          </w:ins>
          <w:del w:id="1578" w:author="Locke Liu" w:date="2021-05-24T16:45:00Z">
            <w:r w:rsidR="00FD100E" w:rsidRPr="004D620F" w:rsidDel="003D0391">
              <w:rPr>
                <w:rStyle w:val="Hyperlink"/>
                <w:rFonts w:ascii="Arial" w:hAnsi="Arial" w:cs="Arial"/>
                <w:rPrChange w:id="1579" w:author="Locke Liu" w:date="2021-05-24T14:33:00Z">
                  <w:rPr>
                    <w:rStyle w:val="Hyperlink"/>
                  </w:rPr>
                </w:rPrChange>
              </w:rPr>
              <w:delText>8.4 -</w:delText>
            </w:r>
            <w:r w:rsidR="00FD100E" w:rsidRPr="004D620F" w:rsidDel="003D0391">
              <w:rPr>
                <w:rFonts w:ascii="Arial" w:eastAsiaTheme="minorEastAsia" w:hAnsi="Arial" w:cs="Arial"/>
                <w:color w:val="auto"/>
                <w:sz w:val="22"/>
                <w:szCs w:val="22"/>
                <w:lang w:eastAsia="zh-CN"/>
                <w:rPrChange w:id="1580" w:author="Locke Liu" w:date="2021-05-24T14:33:00Z">
                  <w:rPr>
                    <w:rFonts w:asciiTheme="minorHAnsi" w:eastAsiaTheme="minorEastAsia" w:hAnsiTheme="minorHAnsi" w:cstheme="minorBidi"/>
                    <w:color w:val="auto"/>
                    <w:sz w:val="22"/>
                    <w:szCs w:val="22"/>
                    <w:lang w:eastAsia="zh-CN"/>
                  </w:rPr>
                </w:rPrChange>
              </w:rPr>
              <w:tab/>
            </w:r>
            <w:r w:rsidR="00FD100E" w:rsidRPr="004D620F" w:rsidDel="003D0391">
              <w:rPr>
                <w:rStyle w:val="Hyperlink"/>
                <w:rFonts w:ascii="Arial" w:hAnsi="Arial" w:cs="Arial"/>
                <w:rPrChange w:id="1581" w:author="Locke Liu" w:date="2021-05-24T14:33:00Z">
                  <w:rPr>
                    <w:rStyle w:val="Hyperlink"/>
                  </w:rPr>
                </w:rPrChange>
              </w:rPr>
              <w:delText>Dependencies</w:delText>
            </w:r>
            <w:r w:rsidR="00FD100E" w:rsidRPr="004D620F" w:rsidDel="003D0391">
              <w:rPr>
                <w:rFonts w:ascii="Arial" w:hAnsi="Arial" w:cs="Arial"/>
                <w:webHidden/>
                <w:rPrChange w:id="1582" w:author="Locke Liu" w:date="2021-05-24T14:33:00Z">
                  <w:rPr>
                    <w:webHidden/>
                  </w:rPr>
                </w:rPrChange>
              </w:rPr>
              <w:tab/>
            </w:r>
            <w:r w:rsidR="00FD100E" w:rsidRPr="004D620F" w:rsidDel="003D0391">
              <w:rPr>
                <w:rFonts w:ascii="Arial" w:hAnsi="Arial" w:cs="Arial"/>
                <w:webHidden/>
                <w:rPrChange w:id="1583" w:author="Locke Liu" w:date="2021-05-24T14:33:00Z">
                  <w:rPr>
                    <w:webHidden/>
                  </w:rPr>
                </w:rPrChange>
              </w:rPr>
              <w:fldChar w:fldCharType="begin"/>
            </w:r>
            <w:r w:rsidR="00FD100E" w:rsidRPr="004D620F" w:rsidDel="003D0391">
              <w:rPr>
                <w:rFonts w:ascii="Arial" w:hAnsi="Arial" w:cs="Arial"/>
                <w:webHidden/>
                <w:rPrChange w:id="1584" w:author="Locke Liu" w:date="2021-05-24T14:33:00Z">
                  <w:rPr>
                    <w:webHidden/>
                  </w:rPr>
                </w:rPrChange>
              </w:rPr>
              <w:delInstrText xml:space="preserve"> PAGEREF _Toc72242460 \h </w:delInstrText>
            </w:r>
            <w:r w:rsidR="00FD100E" w:rsidRPr="004D620F" w:rsidDel="003D0391">
              <w:rPr>
                <w:rFonts w:ascii="Arial" w:hAnsi="Arial" w:cs="Arial"/>
                <w:webHidden/>
                <w:rPrChange w:id="1585" w:author="Locke Liu" w:date="2021-05-24T14:33:00Z">
                  <w:rPr>
                    <w:rFonts w:ascii="Arial" w:hAnsi="Arial" w:cs="Arial"/>
                    <w:webHidden/>
                  </w:rPr>
                </w:rPrChange>
              </w:rPr>
            </w:r>
            <w:r w:rsidR="00FD100E" w:rsidRPr="004D620F" w:rsidDel="003D0391">
              <w:rPr>
                <w:rFonts w:ascii="Arial" w:hAnsi="Arial" w:cs="Arial"/>
                <w:webHidden/>
                <w:rPrChange w:id="1586" w:author="Locke Liu" w:date="2021-05-24T14:33:00Z">
                  <w:rPr>
                    <w:webHidden/>
                  </w:rPr>
                </w:rPrChange>
              </w:rPr>
              <w:fldChar w:fldCharType="separate"/>
            </w:r>
            <w:r w:rsidR="00FD100E" w:rsidRPr="004D620F" w:rsidDel="003D0391">
              <w:rPr>
                <w:rFonts w:ascii="Arial" w:hAnsi="Arial" w:cs="Arial"/>
                <w:webHidden/>
                <w:rPrChange w:id="1587" w:author="Locke Liu" w:date="2021-05-24T14:33:00Z">
                  <w:rPr>
                    <w:webHidden/>
                  </w:rPr>
                </w:rPrChange>
              </w:rPr>
              <w:delText>34</w:delText>
            </w:r>
            <w:r w:rsidR="00FD100E" w:rsidRPr="004D620F" w:rsidDel="003D0391">
              <w:rPr>
                <w:rFonts w:ascii="Arial" w:hAnsi="Arial" w:cs="Arial"/>
                <w:webHidden/>
                <w:rPrChange w:id="1588" w:author="Locke Liu" w:date="2021-05-24T14:33:00Z">
                  <w:rPr>
                    <w:webHidden/>
                  </w:rPr>
                </w:rPrChange>
              </w:rPr>
              <w:fldChar w:fldCharType="end"/>
            </w:r>
            <w:r w:rsidRPr="004D620F" w:rsidDel="003D0391">
              <w:rPr>
                <w:rFonts w:ascii="Arial" w:hAnsi="Arial" w:cs="Arial"/>
                <w:rPrChange w:id="1589" w:author="Locke Liu" w:date="2021-05-24T14:33:00Z">
                  <w:rPr/>
                </w:rPrChange>
              </w:rPr>
              <w:fldChar w:fldCharType="end"/>
            </w:r>
          </w:del>
        </w:p>
        <w:p w14:paraId="1E615ED8" w14:textId="152B2246" w:rsidR="009D3305" w:rsidRPr="004D620F" w:rsidRDefault="009D3305" w:rsidP="009D3305">
          <w:pPr>
            <w:rPr>
              <w:rFonts w:ascii="Arial" w:hAnsi="Arial" w:cs="Arial"/>
              <w:rPrChange w:id="1590" w:author="Locke Liu" w:date="2021-05-24T14:33:00Z">
                <w:rPr/>
              </w:rPrChange>
            </w:rPr>
          </w:pPr>
          <w:r w:rsidRPr="004D620F">
            <w:rPr>
              <w:rFonts w:ascii="Arial" w:hAnsi="Arial" w:cs="Arial"/>
              <w:b/>
              <w:bCs/>
              <w:rPrChange w:id="1591" w:author="Locke Liu" w:date="2021-05-24T14:33:00Z">
                <w:rPr>
                  <w:b/>
                  <w:bCs/>
                </w:rPr>
              </w:rPrChange>
            </w:rPr>
            <w:fldChar w:fldCharType="end"/>
          </w:r>
        </w:p>
      </w:sdtContent>
    </w:sdt>
    <w:p w14:paraId="1E615ED9" w14:textId="77777777" w:rsidR="004D075A" w:rsidRPr="004D620F" w:rsidRDefault="004D075A" w:rsidP="004D075A">
      <w:pPr>
        <w:pStyle w:val="TOCHeading"/>
        <w:rPr>
          <w:rFonts w:ascii="Arial" w:hAnsi="Arial"/>
          <w:b w:val="0"/>
          <w:rPrChange w:id="1592" w:author="Locke Liu" w:date="2021-05-24T14:33:00Z">
            <w:rPr>
              <w:b w:val="0"/>
            </w:rPr>
          </w:rPrChange>
        </w:rPr>
      </w:pPr>
      <w:bookmarkStart w:id="1593" w:name="_Toc462415482"/>
      <w:bookmarkStart w:id="1594" w:name="_Toc462416730"/>
      <w:bookmarkStart w:id="1595" w:name="_Toc468968801"/>
      <w:bookmarkStart w:id="1596" w:name="_Toc482190435"/>
      <w:bookmarkStart w:id="1597" w:name="_Toc482195021"/>
      <w:bookmarkStart w:id="1598" w:name="_Toc482707849"/>
      <w:bookmarkStart w:id="1599" w:name="_Toc491089617"/>
      <w:bookmarkStart w:id="1600" w:name="_Toc495581388"/>
      <w:bookmarkStart w:id="1601" w:name="_Toc501722719"/>
      <w:bookmarkStart w:id="1602" w:name="_Toc72767161"/>
      <w:r w:rsidRPr="004D620F">
        <w:rPr>
          <w:rFonts w:ascii="Arial" w:hAnsi="Arial"/>
          <w:b w:val="0"/>
          <w:rPrChange w:id="1603" w:author="Locke Liu" w:date="2021-05-24T14:33:00Z">
            <w:rPr>
              <w:b w:val="0"/>
            </w:rPr>
          </w:rPrChange>
        </w:rPr>
        <w:t>Figures</w:t>
      </w:r>
      <w:bookmarkEnd w:id="1593"/>
      <w:bookmarkEnd w:id="1594"/>
      <w:bookmarkEnd w:id="1595"/>
      <w:bookmarkEnd w:id="1596"/>
      <w:bookmarkEnd w:id="1597"/>
      <w:bookmarkEnd w:id="1598"/>
      <w:bookmarkEnd w:id="1599"/>
      <w:bookmarkEnd w:id="1600"/>
      <w:bookmarkEnd w:id="1601"/>
      <w:bookmarkEnd w:id="1602"/>
    </w:p>
    <w:p w14:paraId="0910D27A" w14:textId="013C15F7" w:rsidR="00FD100E" w:rsidRPr="004D620F" w:rsidRDefault="004D075A">
      <w:pPr>
        <w:pStyle w:val="TableofFigures"/>
        <w:tabs>
          <w:tab w:val="right" w:leader="dot" w:pos="10253"/>
        </w:tabs>
        <w:rPr>
          <w:rFonts w:eastAsiaTheme="minorEastAsia" w:cs="Arial"/>
          <w:noProof/>
          <w:sz w:val="22"/>
          <w:szCs w:val="22"/>
          <w:lang w:val="en-US" w:eastAsia="zh-CN"/>
          <w:rPrChange w:id="1604" w:author="Locke Liu" w:date="2021-05-24T14:33:00Z">
            <w:rPr>
              <w:rFonts w:asciiTheme="minorHAnsi" w:eastAsiaTheme="minorEastAsia" w:hAnsiTheme="minorHAnsi" w:cstheme="minorBidi"/>
              <w:noProof/>
              <w:sz w:val="22"/>
              <w:szCs w:val="22"/>
              <w:lang w:val="en-US" w:eastAsia="zh-CN"/>
            </w:rPr>
          </w:rPrChange>
        </w:rPr>
      </w:pPr>
      <w:r w:rsidRPr="00277D34">
        <w:rPr>
          <w:rStyle w:val="Hyperlink"/>
          <w:rFonts w:cs="Arial"/>
          <w:noProof/>
          <w:sz w:val="16"/>
          <w:szCs w:val="16"/>
          <w:lang w:val="en-US"/>
        </w:rPr>
        <w:fldChar w:fldCharType="begin"/>
      </w:r>
      <w:r w:rsidRPr="004D620F">
        <w:rPr>
          <w:rStyle w:val="Hyperlink"/>
          <w:rFonts w:cs="Arial"/>
          <w:noProof/>
          <w:sz w:val="16"/>
          <w:szCs w:val="16"/>
          <w:lang w:val="en-US"/>
          <w:rPrChange w:id="1605" w:author="Locke Liu" w:date="2021-05-24T14:33:00Z">
            <w:rPr>
              <w:rStyle w:val="Hyperlink"/>
              <w:noProof/>
              <w:sz w:val="16"/>
              <w:szCs w:val="16"/>
              <w:lang w:val="en-US"/>
            </w:rPr>
          </w:rPrChange>
        </w:rPr>
        <w:instrText xml:space="preserve"> TOC \h \z \c "Figure" </w:instrText>
      </w:r>
      <w:r w:rsidRPr="004D620F">
        <w:rPr>
          <w:rStyle w:val="Hyperlink"/>
          <w:rFonts w:cs="Arial"/>
          <w:noProof/>
          <w:sz w:val="16"/>
          <w:szCs w:val="16"/>
          <w:lang w:val="en-US"/>
          <w:rPrChange w:id="1606" w:author="Locke Liu" w:date="2021-05-24T14:33:00Z">
            <w:rPr>
              <w:rStyle w:val="Hyperlink"/>
              <w:rFonts w:ascii="Calibri" w:hAnsi="Calibri"/>
              <w:noProof/>
              <w:sz w:val="16"/>
              <w:szCs w:val="16"/>
              <w:lang w:val="en-US" w:eastAsia="fr-FR"/>
            </w:rPr>
          </w:rPrChange>
        </w:rPr>
        <w:fldChar w:fldCharType="separate"/>
      </w:r>
      <w:r w:rsidR="00973311" w:rsidRPr="00277D34">
        <w:rPr>
          <w:rFonts w:cs="Arial"/>
        </w:rPr>
        <w:fldChar w:fldCharType="begin"/>
      </w:r>
      <w:r w:rsidR="00973311" w:rsidRPr="004D620F">
        <w:rPr>
          <w:rFonts w:cs="Arial"/>
          <w:rPrChange w:id="1607" w:author="Locke Liu" w:date="2021-05-24T14:33:00Z">
            <w:rPr/>
          </w:rPrChange>
        </w:rPr>
        <w:instrText xml:space="preserve"> HYPERLINK \l "_Toc72242461" </w:instrText>
      </w:r>
      <w:r w:rsidR="00973311" w:rsidRPr="004D620F">
        <w:rPr>
          <w:rFonts w:cs="Arial"/>
          <w:rPrChange w:id="1608" w:author="Locke Liu" w:date="2021-05-24T14:33:00Z">
            <w:rPr>
              <w:noProof/>
            </w:rPr>
          </w:rPrChange>
        </w:rPr>
        <w:fldChar w:fldCharType="separate"/>
      </w:r>
      <w:r w:rsidR="00FD100E" w:rsidRPr="004D620F">
        <w:rPr>
          <w:rStyle w:val="Hyperlink"/>
          <w:rFonts w:cs="Arial"/>
          <w:noProof/>
          <w:lang w:val="en-US"/>
          <w:rPrChange w:id="1609" w:author="Locke Liu" w:date="2021-05-24T14:33:00Z">
            <w:rPr>
              <w:rStyle w:val="Hyperlink"/>
              <w:noProof/>
              <w:lang w:val="en-US"/>
            </w:rPr>
          </w:rPrChange>
        </w:rPr>
        <w:t>Figure 1 – Current Consumer data overview Diagram</w:t>
      </w:r>
      <w:r w:rsidR="00FD100E" w:rsidRPr="004D620F">
        <w:rPr>
          <w:rFonts w:cs="Arial"/>
          <w:noProof/>
          <w:webHidden/>
          <w:rPrChange w:id="1610" w:author="Locke Liu" w:date="2021-05-24T14:33:00Z">
            <w:rPr>
              <w:noProof/>
              <w:webHidden/>
            </w:rPr>
          </w:rPrChange>
        </w:rPr>
        <w:tab/>
      </w:r>
      <w:r w:rsidR="00FD100E" w:rsidRPr="004D620F">
        <w:rPr>
          <w:rFonts w:cs="Arial"/>
          <w:noProof/>
          <w:webHidden/>
          <w:rPrChange w:id="1611" w:author="Locke Liu" w:date="2021-05-24T14:33:00Z">
            <w:rPr>
              <w:noProof/>
              <w:webHidden/>
            </w:rPr>
          </w:rPrChange>
        </w:rPr>
        <w:fldChar w:fldCharType="begin"/>
      </w:r>
      <w:r w:rsidR="00FD100E" w:rsidRPr="004D620F">
        <w:rPr>
          <w:rFonts w:cs="Arial"/>
          <w:noProof/>
          <w:webHidden/>
          <w:rPrChange w:id="1612" w:author="Locke Liu" w:date="2021-05-24T14:33:00Z">
            <w:rPr>
              <w:noProof/>
              <w:webHidden/>
            </w:rPr>
          </w:rPrChange>
        </w:rPr>
        <w:instrText xml:space="preserve"> PAGEREF _Toc72242461 \h </w:instrText>
      </w:r>
      <w:r w:rsidR="00FD100E" w:rsidRPr="004D620F">
        <w:rPr>
          <w:rFonts w:cs="Arial"/>
          <w:noProof/>
          <w:webHidden/>
          <w:rPrChange w:id="1613" w:author="Locke Liu" w:date="2021-05-24T14:33:00Z">
            <w:rPr>
              <w:rFonts w:cs="Arial"/>
              <w:noProof/>
              <w:webHidden/>
            </w:rPr>
          </w:rPrChange>
        </w:rPr>
      </w:r>
      <w:r w:rsidR="00FD100E" w:rsidRPr="004D620F">
        <w:rPr>
          <w:rFonts w:cs="Arial"/>
          <w:noProof/>
          <w:webHidden/>
          <w:rPrChange w:id="1614" w:author="Locke Liu" w:date="2021-05-24T14:33:00Z">
            <w:rPr>
              <w:noProof/>
              <w:webHidden/>
            </w:rPr>
          </w:rPrChange>
        </w:rPr>
        <w:fldChar w:fldCharType="separate"/>
      </w:r>
      <w:r w:rsidR="00FD100E" w:rsidRPr="004D620F">
        <w:rPr>
          <w:rFonts w:cs="Arial"/>
          <w:noProof/>
          <w:webHidden/>
          <w:rPrChange w:id="1615" w:author="Locke Liu" w:date="2021-05-24T14:33:00Z">
            <w:rPr>
              <w:noProof/>
              <w:webHidden/>
            </w:rPr>
          </w:rPrChange>
        </w:rPr>
        <w:t>7</w:t>
      </w:r>
      <w:r w:rsidR="00FD100E" w:rsidRPr="004D620F">
        <w:rPr>
          <w:rFonts w:cs="Arial"/>
          <w:noProof/>
          <w:webHidden/>
          <w:rPrChange w:id="1616" w:author="Locke Liu" w:date="2021-05-24T14:33:00Z">
            <w:rPr>
              <w:noProof/>
              <w:webHidden/>
            </w:rPr>
          </w:rPrChange>
        </w:rPr>
        <w:fldChar w:fldCharType="end"/>
      </w:r>
      <w:r w:rsidR="00973311" w:rsidRPr="004D620F">
        <w:rPr>
          <w:rFonts w:cs="Arial"/>
          <w:noProof/>
          <w:rPrChange w:id="1617" w:author="Locke Liu" w:date="2021-05-24T14:33:00Z">
            <w:rPr>
              <w:noProof/>
            </w:rPr>
          </w:rPrChange>
        </w:rPr>
        <w:fldChar w:fldCharType="end"/>
      </w:r>
    </w:p>
    <w:p w14:paraId="65673B01" w14:textId="5F0F0B1A" w:rsidR="00FD100E" w:rsidRPr="004D620F" w:rsidRDefault="00973311">
      <w:pPr>
        <w:pStyle w:val="TableofFigures"/>
        <w:tabs>
          <w:tab w:val="right" w:leader="dot" w:pos="10253"/>
        </w:tabs>
        <w:rPr>
          <w:rFonts w:eastAsiaTheme="minorEastAsia" w:cs="Arial"/>
          <w:noProof/>
          <w:sz w:val="22"/>
          <w:szCs w:val="22"/>
          <w:lang w:val="en-US" w:eastAsia="zh-CN"/>
          <w:rPrChange w:id="1618" w:author="Locke Liu" w:date="2021-05-24T14:33:00Z">
            <w:rPr>
              <w:rFonts w:asciiTheme="minorHAnsi" w:eastAsiaTheme="minorEastAsia" w:hAnsiTheme="minorHAnsi" w:cstheme="minorBidi"/>
              <w:noProof/>
              <w:sz w:val="22"/>
              <w:szCs w:val="22"/>
              <w:lang w:val="en-US" w:eastAsia="zh-CN"/>
            </w:rPr>
          </w:rPrChange>
        </w:rPr>
      </w:pPr>
      <w:r w:rsidRPr="004D620F">
        <w:rPr>
          <w:rFonts w:cs="Arial"/>
          <w:rPrChange w:id="1619" w:author="Locke Liu" w:date="2021-05-24T14:33:00Z">
            <w:rPr/>
          </w:rPrChange>
        </w:rPr>
        <w:fldChar w:fldCharType="begin"/>
      </w:r>
      <w:r w:rsidRPr="004D620F">
        <w:rPr>
          <w:rFonts w:cs="Arial"/>
          <w:rPrChange w:id="1620" w:author="Locke Liu" w:date="2021-05-24T14:33:00Z">
            <w:rPr/>
          </w:rPrChange>
        </w:rPr>
        <w:instrText xml:space="preserve"> HYPERLINK \l "_Toc72242462" </w:instrText>
      </w:r>
      <w:r w:rsidRPr="004D620F">
        <w:rPr>
          <w:rFonts w:cs="Arial"/>
          <w:rPrChange w:id="1621" w:author="Locke Liu" w:date="2021-05-24T14:33:00Z">
            <w:rPr>
              <w:noProof/>
            </w:rPr>
          </w:rPrChange>
        </w:rPr>
        <w:fldChar w:fldCharType="separate"/>
      </w:r>
      <w:r w:rsidR="00FD100E" w:rsidRPr="004D620F">
        <w:rPr>
          <w:rStyle w:val="Hyperlink"/>
          <w:rFonts w:cs="Arial"/>
          <w:noProof/>
          <w:lang w:val="en-US"/>
          <w:rPrChange w:id="1622" w:author="Locke Liu" w:date="2021-05-24T14:33:00Z">
            <w:rPr>
              <w:rStyle w:val="Hyperlink"/>
              <w:noProof/>
              <w:lang w:val="en-US"/>
            </w:rPr>
          </w:rPrChange>
        </w:rPr>
        <w:t>Figure 2 - System Context Diagram</w:t>
      </w:r>
      <w:r w:rsidR="00FD100E" w:rsidRPr="004D620F">
        <w:rPr>
          <w:rFonts w:cs="Arial"/>
          <w:noProof/>
          <w:webHidden/>
          <w:rPrChange w:id="1623" w:author="Locke Liu" w:date="2021-05-24T14:33:00Z">
            <w:rPr>
              <w:noProof/>
              <w:webHidden/>
            </w:rPr>
          </w:rPrChange>
        </w:rPr>
        <w:tab/>
      </w:r>
      <w:r w:rsidR="00FD100E" w:rsidRPr="004D620F">
        <w:rPr>
          <w:rFonts w:cs="Arial"/>
          <w:noProof/>
          <w:webHidden/>
          <w:rPrChange w:id="1624" w:author="Locke Liu" w:date="2021-05-24T14:33:00Z">
            <w:rPr>
              <w:noProof/>
              <w:webHidden/>
            </w:rPr>
          </w:rPrChange>
        </w:rPr>
        <w:fldChar w:fldCharType="begin"/>
      </w:r>
      <w:r w:rsidR="00FD100E" w:rsidRPr="004D620F">
        <w:rPr>
          <w:rFonts w:cs="Arial"/>
          <w:noProof/>
          <w:webHidden/>
          <w:rPrChange w:id="1625" w:author="Locke Liu" w:date="2021-05-24T14:33:00Z">
            <w:rPr>
              <w:noProof/>
              <w:webHidden/>
            </w:rPr>
          </w:rPrChange>
        </w:rPr>
        <w:instrText xml:space="preserve"> PAGEREF _Toc72242462 \h </w:instrText>
      </w:r>
      <w:r w:rsidR="00FD100E" w:rsidRPr="004D620F">
        <w:rPr>
          <w:rFonts w:cs="Arial"/>
          <w:noProof/>
          <w:webHidden/>
          <w:rPrChange w:id="1626" w:author="Locke Liu" w:date="2021-05-24T14:33:00Z">
            <w:rPr>
              <w:rFonts w:cs="Arial"/>
              <w:noProof/>
              <w:webHidden/>
            </w:rPr>
          </w:rPrChange>
        </w:rPr>
      </w:r>
      <w:r w:rsidR="00FD100E" w:rsidRPr="004D620F">
        <w:rPr>
          <w:rFonts w:cs="Arial"/>
          <w:noProof/>
          <w:webHidden/>
          <w:rPrChange w:id="1627" w:author="Locke Liu" w:date="2021-05-24T14:33:00Z">
            <w:rPr>
              <w:noProof/>
              <w:webHidden/>
            </w:rPr>
          </w:rPrChange>
        </w:rPr>
        <w:fldChar w:fldCharType="separate"/>
      </w:r>
      <w:r w:rsidR="00FD100E" w:rsidRPr="004D620F">
        <w:rPr>
          <w:rFonts w:cs="Arial"/>
          <w:noProof/>
          <w:webHidden/>
          <w:rPrChange w:id="1628" w:author="Locke Liu" w:date="2021-05-24T14:33:00Z">
            <w:rPr>
              <w:noProof/>
              <w:webHidden/>
            </w:rPr>
          </w:rPrChange>
        </w:rPr>
        <w:t>11</w:t>
      </w:r>
      <w:r w:rsidR="00FD100E" w:rsidRPr="004D620F">
        <w:rPr>
          <w:rFonts w:cs="Arial"/>
          <w:noProof/>
          <w:webHidden/>
          <w:rPrChange w:id="1629" w:author="Locke Liu" w:date="2021-05-24T14:33:00Z">
            <w:rPr>
              <w:noProof/>
              <w:webHidden/>
            </w:rPr>
          </w:rPrChange>
        </w:rPr>
        <w:fldChar w:fldCharType="end"/>
      </w:r>
      <w:r w:rsidRPr="004D620F">
        <w:rPr>
          <w:rFonts w:cs="Arial"/>
          <w:noProof/>
          <w:rPrChange w:id="1630" w:author="Locke Liu" w:date="2021-05-24T14:33:00Z">
            <w:rPr>
              <w:noProof/>
            </w:rPr>
          </w:rPrChange>
        </w:rPr>
        <w:fldChar w:fldCharType="end"/>
      </w:r>
    </w:p>
    <w:p w14:paraId="444F8767" w14:textId="28B3A295" w:rsidR="00FD100E" w:rsidRPr="004D620F" w:rsidRDefault="00973311">
      <w:pPr>
        <w:pStyle w:val="TableofFigures"/>
        <w:tabs>
          <w:tab w:val="right" w:leader="dot" w:pos="10253"/>
        </w:tabs>
        <w:rPr>
          <w:rFonts w:eastAsiaTheme="minorEastAsia" w:cs="Arial"/>
          <w:noProof/>
          <w:sz w:val="22"/>
          <w:szCs w:val="22"/>
          <w:lang w:val="en-US" w:eastAsia="zh-CN"/>
          <w:rPrChange w:id="1631" w:author="Locke Liu" w:date="2021-05-24T14:33:00Z">
            <w:rPr>
              <w:rFonts w:asciiTheme="minorHAnsi" w:eastAsiaTheme="minorEastAsia" w:hAnsiTheme="minorHAnsi" w:cstheme="minorBidi"/>
              <w:noProof/>
              <w:sz w:val="22"/>
              <w:szCs w:val="22"/>
              <w:lang w:val="en-US" w:eastAsia="zh-CN"/>
            </w:rPr>
          </w:rPrChange>
        </w:rPr>
      </w:pPr>
      <w:r w:rsidRPr="004D620F">
        <w:rPr>
          <w:rFonts w:cs="Arial"/>
          <w:rPrChange w:id="1632" w:author="Locke Liu" w:date="2021-05-24T14:33:00Z">
            <w:rPr/>
          </w:rPrChange>
        </w:rPr>
        <w:fldChar w:fldCharType="begin"/>
      </w:r>
      <w:r w:rsidRPr="004D620F">
        <w:rPr>
          <w:rFonts w:cs="Arial"/>
          <w:rPrChange w:id="1633" w:author="Locke Liu" w:date="2021-05-24T14:33:00Z">
            <w:rPr/>
          </w:rPrChange>
        </w:rPr>
        <w:instrText xml:space="preserve"> HYPERLINK \l "_Toc72242463" </w:instrText>
      </w:r>
      <w:r w:rsidRPr="004D620F">
        <w:rPr>
          <w:rFonts w:cs="Arial"/>
          <w:rPrChange w:id="1634" w:author="Locke Liu" w:date="2021-05-24T14:33:00Z">
            <w:rPr>
              <w:noProof/>
            </w:rPr>
          </w:rPrChange>
        </w:rPr>
        <w:fldChar w:fldCharType="separate"/>
      </w:r>
      <w:r w:rsidR="00FD100E" w:rsidRPr="004D620F">
        <w:rPr>
          <w:rStyle w:val="Hyperlink"/>
          <w:rFonts w:cs="Arial"/>
          <w:noProof/>
          <w:lang w:val="en-US"/>
          <w:rPrChange w:id="1635" w:author="Locke Liu" w:date="2021-05-24T14:33:00Z">
            <w:rPr>
              <w:rStyle w:val="Hyperlink"/>
              <w:noProof/>
              <w:lang w:val="en-US"/>
            </w:rPr>
          </w:rPrChange>
        </w:rPr>
        <w:t>Figure 3 - Target Architecture Overview Diagram</w:t>
      </w:r>
      <w:r w:rsidR="00FD100E" w:rsidRPr="004D620F">
        <w:rPr>
          <w:rFonts w:cs="Arial"/>
          <w:noProof/>
          <w:webHidden/>
          <w:rPrChange w:id="1636" w:author="Locke Liu" w:date="2021-05-24T14:33:00Z">
            <w:rPr>
              <w:noProof/>
              <w:webHidden/>
            </w:rPr>
          </w:rPrChange>
        </w:rPr>
        <w:tab/>
      </w:r>
      <w:r w:rsidR="00FD100E" w:rsidRPr="004D620F">
        <w:rPr>
          <w:rFonts w:cs="Arial"/>
          <w:noProof/>
          <w:webHidden/>
          <w:rPrChange w:id="1637" w:author="Locke Liu" w:date="2021-05-24T14:33:00Z">
            <w:rPr>
              <w:noProof/>
              <w:webHidden/>
            </w:rPr>
          </w:rPrChange>
        </w:rPr>
        <w:fldChar w:fldCharType="begin"/>
      </w:r>
      <w:r w:rsidR="00FD100E" w:rsidRPr="004D620F">
        <w:rPr>
          <w:rFonts w:cs="Arial"/>
          <w:noProof/>
          <w:webHidden/>
          <w:rPrChange w:id="1638" w:author="Locke Liu" w:date="2021-05-24T14:33:00Z">
            <w:rPr>
              <w:noProof/>
              <w:webHidden/>
            </w:rPr>
          </w:rPrChange>
        </w:rPr>
        <w:instrText xml:space="preserve"> PAGEREF _Toc72242463 \h </w:instrText>
      </w:r>
      <w:r w:rsidR="00FD100E" w:rsidRPr="004D620F">
        <w:rPr>
          <w:rFonts w:cs="Arial"/>
          <w:noProof/>
          <w:webHidden/>
          <w:rPrChange w:id="1639" w:author="Locke Liu" w:date="2021-05-24T14:33:00Z">
            <w:rPr>
              <w:rFonts w:cs="Arial"/>
              <w:noProof/>
              <w:webHidden/>
            </w:rPr>
          </w:rPrChange>
        </w:rPr>
      </w:r>
      <w:r w:rsidR="00FD100E" w:rsidRPr="004D620F">
        <w:rPr>
          <w:rFonts w:cs="Arial"/>
          <w:noProof/>
          <w:webHidden/>
          <w:rPrChange w:id="1640" w:author="Locke Liu" w:date="2021-05-24T14:33:00Z">
            <w:rPr>
              <w:noProof/>
              <w:webHidden/>
            </w:rPr>
          </w:rPrChange>
        </w:rPr>
        <w:fldChar w:fldCharType="separate"/>
      </w:r>
      <w:r w:rsidR="00FD100E" w:rsidRPr="004D620F">
        <w:rPr>
          <w:rFonts w:cs="Arial"/>
          <w:noProof/>
          <w:webHidden/>
          <w:rPrChange w:id="1641" w:author="Locke Liu" w:date="2021-05-24T14:33:00Z">
            <w:rPr>
              <w:noProof/>
              <w:webHidden/>
            </w:rPr>
          </w:rPrChange>
        </w:rPr>
        <w:t>13</w:t>
      </w:r>
      <w:r w:rsidR="00FD100E" w:rsidRPr="004D620F">
        <w:rPr>
          <w:rFonts w:cs="Arial"/>
          <w:noProof/>
          <w:webHidden/>
          <w:rPrChange w:id="1642" w:author="Locke Liu" w:date="2021-05-24T14:33:00Z">
            <w:rPr>
              <w:noProof/>
              <w:webHidden/>
            </w:rPr>
          </w:rPrChange>
        </w:rPr>
        <w:fldChar w:fldCharType="end"/>
      </w:r>
      <w:r w:rsidRPr="004D620F">
        <w:rPr>
          <w:rFonts w:cs="Arial"/>
          <w:noProof/>
          <w:rPrChange w:id="1643" w:author="Locke Liu" w:date="2021-05-24T14:33:00Z">
            <w:rPr>
              <w:noProof/>
            </w:rPr>
          </w:rPrChange>
        </w:rPr>
        <w:fldChar w:fldCharType="end"/>
      </w:r>
    </w:p>
    <w:p w14:paraId="3A0A65CA" w14:textId="5D176313" w:rsidR="00FD100E" w:rsidRPr="004D620F" w:rsidRDefault="00973311">
      <w:pPr>
        <w:pStyle w:val="TableofFigures"/>
        <w:tabs>
          <w:tab w:val="right" w:leader="dot" w:pos="10253"/>
        </w:tabs>
        <w:rPr>
          <w:rFonts w:eastAsiaTheme="minorEastAsia" w:cs="Arial"/>
          <w:noProof/>
          <w:sz w:val="22"/>
          <w:szCs w:val="22"/>
          <w:lang w:val="en-US" w:eastAsia="zh-CN"/>
          <w:rPrChange w:id="1644" w:author="Locke Liu" w:date="2021-05-24T14:33:00Z">
            <w:rPr>
              <w:rFonts w:asciiTheme="minorHAnsi" w:eastAsiaTheme="minorEastAsia" w:hAnsiTheme="minorHAnsi" w:cstheme="minorBidi"/>
              <w:noProof/>
              <w:sz w:val="22"/>
              <w:szCs w:val="22"/>
              <w:lang w:val="en-US" w:eastAsia="zh-CN"/>
            </w:rPr>
          </w:rPrChange>
        </w:rPr>
      </w:pPr>
      <w:r w:rsidRPr="004D620F">
        <w:rPr>
          <w:rFonts w:cs="Arial"/>
          <w:rPrChange w:id="1645" w:author="Locke Liu" w:date="2021-05-24T14:33:00Z">
            <w:rPr/>
          </w:rPrChange>
        </w:rPr>
        <w:fldChar w:fldCharType="begin"/>
      </w:r>
      <w:r w:rsidRPr="004D620F">
        <w:rPr>
          <w:rFonts w:cs="Arial"/>
          <w:rPrChange w:id="1646" w:author="Locke Liu" w:date="2021-05-24T14:33:00Z">
            <w:rPr/>
          </w:rPrChange>
        </w:rPr>
        <w:instrText xml:space="preserve"> HYPERLINK \l "_Toc72242464" </w:instrText>
      </w:r>
      <w:r w:rsidRPr="004D620F">
        <w:rPr>
          <w:rFonts w:cs="Arial"/>
          <w:rPrChange w:id="1647" w:author="Locke Liu" w:date="2021-05-24T14:33:00Z">
            <w:rPr>
              <w:noProof/>
            </w:rPr>
          </w:rPrChange>
        </w:rPr>
        <w:fldChar w:fldCharType="separate"/>
      </w:r>
      <w:r w:rsidR="00FD100E" w:rsidRPr="004D620F">
        <w:rPr>
          <w:rStyle w:val="Hyperlink"/>
          <w:rFonts w:cs="Arial"/>
          <w:noProof/>
          <w:lang w:val="en-US"/>
          <w:rPrChange w:id="1648" w:author="Locke Liu" w:date="2021-05-24T14:33:00Z">
            <w:rPr>
              <w:rStyle w:val="Hyperlink"/>
              <w:noProof/>
              <w:lang w:val="en-US"/>
            </w:rPr>
          </w:rPrChange>
        </w:rPr>
        <w:t>Figure 4 – logical Component Model</w:t>
      </w:r>
      <w:r w:rsidR="00FD100E" w:rsidRPr="004D620F">
        <w:rPr>
          <w:rFonts w:cs="Arial"/>
          <w:noProof/>
          <w:webHidden/>
          <w:rPrChange w:id="1649" w:author="Locke Liu" w:date="2021-05-24T14:33:00Z">
            <w:rPr>
              <w:noProof/>
              <w:webHidden/>
            </w:rPr>
          </w:rPrChange>
        </w:rPr>
        <w:tab/>
      </w:r>
      <w:r w:rsidR="00FD100E" w:rsidRPr="004D620F">
        <w:rPr>
          <w:rFonts w:cs="Arial"/>
          <w:noProof/>
          <w:webHidden/>
          <w:rPrChange w:id="1650" w:author="Locke Liu" w:date="2021-05-24T14:33:00Z">
            <w:rPr>
              <w:noProof/>
              <w:webHidden/>
            </w:rPr>
          </w:rPrChange>
        </w:rPr>
        <w:fldChar w:fldCharType="begin"/>
      </w:r>
      <w:r w:rsidR="00FD100E" w:rsidRPr="004D620F">
        <w:rPr>
          <w:rFonts w:cs="Arial"/>
          <w:noProof/>
          <w:webHidden/>
          <w:rPrChange w:id="1651" w:author="Locke Liu" w:date="2021-05-24T14:33:00Z">
            <w:rPr>
              <w:noProof/>
              <w:webHidden/>
            </w:rPr>
          </w:rPrChange>
        </w:rPr>
        <w:instrText xml:space="preserve"> PAGEREF _Toc72242464 \h </w:instrText>
      </w:r>
      <w:r w:rsidR="00FD100E" w:rsidRPr="004D620F">
        <w:rPr>
          <w:rFonts w:cs="Arial"/>
          <w:noProof/>
          <w:webHidden/>
          <w:rPrChange w:id="1652" w:author="Locke Liu" w:date="2021-05-24T14:33:00Z">
            <w:rPr>
              <w:rFonts w:cs="Arial"/>
              <w:noProof/>
              <w:webHidden/>
            </w:rPr>
          </w:rPrChange>
        </w:rPr>
      </w:r>
      <w:r w:rsidR="00FD100E" w:rsidRPr="004D620F">
        <w:rPr>
          <w:rFonts w:cs="Arial"/>
          <w:noProof/>
          <w:webHidden/>
          <w:rPrChange w:id="1653" w:author="Locke Liu" w:date="2021-05-24T14:33:00Z">
            <w:rPr>
              <w:noProof/>
              <w:webHidden/>
            </w:rPr>
          </w:rPrChange>
        </w:rPr>
        <w:fldChar w:fldCharType="separate"/>
      </w:r>
      <w:r w:rsidR="00FD100E" w:rsidRPr="004D620F">
        <w:rPr>
          <w:rFonts w:cs="Arial"/>
          <w:noProof/>
          <w:webHidden/>
          <w:rPrChange w:id="1654" w:author="Locke Liu" w:date="2021-05-24T14:33:00Z">
            <w:rPr>
              <w:noProof/>
              <w:webHidden/>
            </w:rPr>
          </w:rPrChange>
        </w:rPr>
        <w:t>14</w:t>
      </w:r>
      <w:r w:rsidR="00FD100E" w:rsidRPr="004D620F">
        <w:rPr>
          <w:rFonts w:cs="Arial"/>
          <w:noProof/>
          <w:webHidden/>
          <w:rPrChange w:id="1655" w:author="Locke Liu" w:date="2021-05-24T14:33:00Z">
            <w:rPr>
              <w:noProof/>
              <w:webHidden/>
            </w:rPr>
          </w:rPrChange>
        </w:rPr>
        <w:fldChar w:fldCharType="end"/>
      </w:r>
      <w:r w:rsidRPr="004D620F">
        <w:rPr>
          <w:rFonts w:cs="Arial"/>
          <w:noProof/>
          <w:rPrChange w:id="1656" w:author="Locke Liu" w:date="2021-05-24T14:33:00Z">
            <w:rPr>
              <w:noProof/>
            </w:rPr>
          </w:rPrChange>
        </w:rPr>
        <w:fldChar w:fldCharType="end"/>
      </w:r>
    </w:p>
    <w:p w14:paraId="3BEFDB63" w14:textId="5B502871" w:rsidR="00FD100E" w:rsidRPr="004D620F" w:rsidRDefault="00973311">
      <w:pPr>
        <w:pStyle w:val="TableofFigures"/>
        <w:tabs>
          <w:tab w:val="right" w:leader="dot" w:pos="10253"/>
        </w:tabs>
        <w:rPr>
          <w:rFonts w:eastAsiaTheme="minorEastAsia" w:cs="Arial"/>
          <w:noProof/>
          <w:sz w:val="22"/>
          <w:szCs w:val="22"/>
          <w:lang w:val="en-US" w:eastAsia="zh-CN"/>
          <w:rPrChange w:id="1657" w:author="Locke Liu" w:date="2021-05-24T14:33:00Z">
            <w:rPr>
              <w:rFonts w:asciiTheme="minorHAnsi" w:eastAsiaTheme="minorEastAsia" w:hAnsiTheme="minorHAnsi" w:cstheme="minorBidi"/>
              <w:noProof/>
              <w:sz w:val="22"/>
              <w:szCs w:val="22"/>
              <w:lang w:val="en-US" w:eastAsia="zh-CN"/>
            </w:rPr>
          </w:rPrChange>
        </w:rPr>
      </w:pPr>
      <w:r w:rsidRPr="004D620F">
        <w:rPr>
          <w:rFonts w:cs="Arial"/>
          <w:rPrChange w:id="1658" w:author="Locke Liu" w:date="2021-05-24T14:33:00Z">
            <w:rPr/>
          </w:rPrChange>
        </w:rPr>
        <w:fldChar w:fldCharType="begin"/>
      </w:r>
      <w:r w:rsidRPr="004D620F">
        <w:rPr>
          <w:rFonts w:cs="Arial"/>
          <w:rPrChange w:id="1659" w:author="Locke Liu" w:date="2021-05-24T14:33:00Z">
            <w:rPr/>
          </w:rPrChange>
        </w:rPr>
        <w:instrText xml:space="preserve"> HYPERLINK \l "_Toc72242465" </w:instrText>
      </w:r>
      <w:r w:rsidRPr="004D620F">
        <w:rPr>
          <w:rFonts w:cs="Arial"/>
          <w:rPrChange w:id="1660" w:author="Locke Liu" w:date="2021-05-24T14:33:00Z">
            <w:rPr>
              <w:noProof/>
            </w:rPr>
          </w:rPrChange>
        </w:rPr>
        <w:fldChar w:fldCharType="separate"/>
      </w:r>
      <w:r w:rsidR="00FD100E" w:rsidRPr="004D620F">
        <w:rPr>
          <w:rStyle w:val="Hyperlink"/>
          <w:rFonts w:cs="Arial"/>
          <w:noProof/>
          <w:lang w:val="en-US"/>
          <w:rPrChange w:id="1661" w:author="Locke Liu" w:date="2021-05-24T14:33:00Z">
            <w:rPr>
              <w:rStyle w:val="Hyperlink"/>
              <w:noProof/>
              <w:lang w:val="en-US"/>
            </w:rPr>
          </w:rPrChange>
        </w:rPr>
        <w:t>Figure 5 – Physical operation model diagram</w:t>
      </w:r>
      <w:r w:rsidR="00FD100E" w:rsidRPr="004D620F">
        <w:rPr>
          <w:rFonts w:cs="Arial"/>
          <w:noProof/>
          <w:webHidden/>
          <w:rPrChange w:id="1662" w:author="Locke Liu" w:date="2021-05-24T14:33:00Z">
            <w:rPr>
              <w:noProof/>
              <w:webHidden/>
            </w:rPr>
          </w:rPrChange>
        </w:rPr>
        <w:tab/>
      </w:r>
      <w:r w:rsidR="00FD100E" w:rsidRPr="004D620F">
        <w:rPr>
          <w:rFonts w:cs="Arial"/>
          <w:noProof/>
          <w:webHidden/>
          <w:rPrChange w:id="1663" w:author="Locke Liu" w:date="2021-05-24T14:33:00Z">
            <w:rPr>
              <w:noProof/>
              <w:webHidden/>
            </w:rPr>
          </w:rPrChange>
        </w:rPr>
        <w:fldChar w:fldCharType="begin"/>
      </w:r>
      <w:r w:rsidR="00FD100E" w:rsidRPr="004D620F">
        <w:rPr>
          <w:rFonts w:cs="Arial"/>
          <w:noProof/>
          <w:webHidden/>
          <w:rPrChange w:id="1664" w:author="Locke Liu" w:date="2021-05-24T14:33:00Z">
            <w:rPr>
              <w:noProof/>
              <w:webHidden/>
            </w:rPr>
          </w:rPrChange>
        </w:rPr>
        <w:instrText xml:space="preserve"> PAGEREF _Toc72242465 \h </w:instrText>
      </w:r>
      <w:r w:rsidR="00FD100E" w:rsidRPr="004D620F">
        <w:rPr>
          <w:rFonts w:cs="Arial"/>
          <w:noProof/>
          <w:webHidden/>
          <w:rPrChange w:id="1665" w:author="Locke Liu" w:date="2021-05-24T14:33:00Z">
            <w:rPr>
              <w:rFonts w:cs="Arial"/>
              <w:noProof/>
              <w:webHidden/>
            </w:rPr>
          </w:rPrChange>
        </w:rPr>
      </w:r>
      <w:r w:rsidR="00FD100E" w:rsidRPr="004D620F">
        <w:rPr>
          <w:rFonts w:cs="Arial"/>
          <w:noProof/>
          <w:webHidden/>
          <w:rPrChange w:id="1666" w:author="Locke Liu" w:date="2021-05-24T14:33:00Z">
            <w:rPr>
              <w:noProof/>
              <w:webHidden/>
            </w:rPr>
          </w:rPrChange>
        </w:rPr>
        <w:fldChar w:fldCharType="separate"/>
      </w:r>
      <w:r w:rsidR="00FD100E" w:rsidRPr="004D620F">
        <w:rPr>
          <w:rFonts w:cs="Arial"/>
          <w:noProof/>
          <w:webHidden/>
          <w:rPrChange w:id="1667" w:author="Locke Liu" w:date="2021-05-24T14:33:00Z">
            <w:rPr>
              <w:noProof/>
              <w:webHidden/>
            </w:rPr>
          </w:rPrChange>
        </w:rPr>
        <w:t>24</w:t>
      </w:r>
      <w:r w:rsidR="00FD100E" w:rsidRPr="004D620F">
        <w:rPr>
          <w:rFonts w:cs="Arial"/>
          <w:noProof/>
          <w:webHidden/>
          <w:rPrChange w:id="1668" w:author="Locke Liu" w:date="2021-05-24T14:33:00Z">
            <w:rPr>
              <w:noProof/>
              <w:webHidden/>
            </w:rPr>
          </w:rPrChange>
        </w:rPr>
        <w:fldChar w:fldCharType="end"/>
      </w:r>
      <w:r w:rsidRPr="004D620F">
        <w:rPr>
          <w:rFonts w:cs="Arial"/>
          <w:noProof/>
          <w:rPrChange w:id="1669" w:author="Locke Liu" w:date="2021-05-24T14:33:00Z">
            <w:rPr>
              <w:noProof/>
            </w:rPr>
          </w:rPrChange>
        </w:rPr>
        <w:fldChar w:fldCharType="end"/>
      </w:r>
    </w:p>
    <w:p w14:paraId="7BC0391B" w14:textId="0B6751E9" w:rsidR="00FD100E" w:rsidRPr="004D620F" w:rsidRDefault="00973311">
      <w:pPr>
        <w:pStyle w:val="TableofFigures"/>
        <w:tabs>
          <w:tab w:val="right" w:leader="dot" w:pos="10253"/>
        </w:tabs>
        <w:rPr>
          <w:rFonts w:eastAsiaTheme="minorEastAsia" w:cs="Arial"/>
          <w:noProof/>
          <w:sz w:val="22"/>
          <w:szCs w:val="22"/>
          <w:lang w:val="en-US" w:eastAsia="zh-CN"/>
          <w:rPrChange w:id="1670" w:author="Locke Liu" w:date="2021-05-24T14:33:00Z">
            <w:rPr>
              <w:rFonts w:asciiTheme="minorHAnsi" w:eastAsiaTheme="minorEastAsia" w:hAnsiTheme="minorHAnsi" w:cstheme="minorBidi"/>
              <w:noProof/>
              <w:sz w:val="22"/>
              <w:szCs w:val="22"/>
              <w:lang w:val="en-US" w:eastAsia="zh-CN"/>
            </w:rPr>
          </w:rPrChange>
        </w:rPr>
      </w:pPr>
      <w:r w:rsidRPr="004D620F">
        <w:rPr>
          <w:rFonts w:cs="Arial"/>
          <w:rPrChange w:id="1671" w:author="Locke Liu" w:date="2021-05-24T14:33:00Z">
            <w:rPr/>
          </w:rPrChange>
        </w:rPr>
        <w:fldChar w:fldCharType="begin"/>
      </w:r>
      <w:r w:rsidRPr="004D620F">
        <w:rPr>
          <w:rFonts w:cs="Arial"/>
          <w:rPrChange w:id="1672" w:author="Locke Liu" w:date="2021-05-24T14:33:00Z">
            <w:rPr/>
          </w:rPrChange>
        </w:rPr>
        <w:instrText xml:space="preserve"> HYPERLINK \l "_Toc72242466" </w:instrText>
      </w:r>
      <w:r w:rsidRPr="004D620F">
        <w:rPr>
          <w:rFonts w:cs="Arial"/>
          <w:rPrChange w:id="1673" w:author="Locke Liu" w:date="2021-05-24T14:33:00Z">
            <w:rPr>
              <w:noProof/>
            </w:rPr>
          </w:rPrChange>
        </w:rPr>
        <w:fldChar w:fldCharType="separate"/>
      </w:r>
      <w:r w:rsidR="00FD100E" w:rsidRPr="004D620F">
        <w:rPr>
          <w:rStyle w:val="Hyperlink"/>
          <w:rFonts w:cs="Arial"/>
          <w:noProof/>
          <w:lang w:val="en-US"/>
          <w:rPrChange w:id="1674" w:author="Locke Liu" w:date="2021-05-24T14:33:00Z">
            <w:rPr>
              <w:rStyle w:val="Hyperlink"/>
              <w:noProof/>
              <w:lang w:val="en-US"/>
            </w:rPr>
          </w:rPrChange>
        </w:rPr>
        <w:t>Figure 6 – RBAC  diagram</w:t>
      </w:r>
      <w:r w:rsidR="00FD100E" w:rsidRPr="004D620F">
        <w:rPr>
          <w:rFonts w:cs="Arial"/>
          <w:noProof/>
          <w:webHidden/>
          <w:rPrChange w:id="1675" w:author="Locke Liu" w:date="2021-05-24T14:33:00Z">
            <w:rPr>
              <w:noProof/>
              <w:webHidden/>
            </w:rPr>
          </w:rPrChange>
        </w:rPr>
        <w:tab/>
      </w:r>
      <w:r w:rsidR="00FD100E" w:rsidRPr="004D620F">
        <w:rPr>
          <w:rFonts w:cs="Arial"/>
          <w:noProof/>
          <w:webHidden/>
          <w:rPrChange w:id="1676" w:author="Locke Liu" w:date="2021-05-24T14:33:00Z">
            <w:rPr>
              <w:noProof/>
              <w:webHidden/>
            </w:rPr>
          </w:rPrChange>
        </w:rPr>
        <w:fldChar w:fldCharType="begin"/>
      </w:r>
      <w:r w:rsidR="00FD100E" w:rsidRPr="004D620F">
        <w:rPr>
          <w:rFonts w:cs="Arial"/>
          <w:noProof/>
          <w:webHidden/>
          <w:rPrChange w:id="1677" w:author="Locke Liu" w:date="2021-05-24T14:33:00Z">
            <w:rPr>
              <w:noProof/>
              <w:webHidden/>
            </w:rPr>
          </w:rPrChange>
        </w:rPr>
        <w:instrText xml:space="preserve"> PAGEREF _Toc72242466 \h </w:instrText>
      </w:r>
      <w:r w:rsidR="00FD100E" w:rsidRPr="004D620F">
        <w:rPr>
          <w:rFonts w:cs="Arial"/>
          <w:noProof/>
          <w:webHidden/>
          <w:rPrChange w:id="1678" w:author="Locke Liu" w:date="2021-05-24T14:33:00Z">
            <w:rPr>
              <w:rFonts w:cs="Arial"/>
              <w:noProof/>
              <w:webHidden/>
            </w:rPr>
          </w:rPrChange>
        </w:rPr>
      </w:r>
      <w:r w:rsidR="00FD100E" w:rsidRPr="004D620F">
        <w:rPr>
          <w:rFonts w:cs="Arial"/>
          <w:noProof/>
          <w:webHidden/>
          <w:rPrChange w:id="1679" w:author="Locke Liu" w:date="2021-05-24T14:33:00Z">
            <w:rPr>
              <w:noProof/>
              <w:webHidden/>
            </w:rPr>
          </w:rPrChange>
        </w:rPr>
        <w:fldChar w:fldCharType="separate"/>
      </w:r>
      <w:r w:rsidR="00FD100E" w:rsidRPr="004D620F">
        <w:rPr>
          <w:rFonts w:cs="Arial"/>
          <w:noProof/>
          <w:webHidden/>
          <w:rPrChange w:id="1680" w:author="Locke Liu" w:date="2021-05-24T14:33:00Z">
            <w:rPr>
              <w:noProof/>
              <w:webHidden/>
            </w:rPr>
          </w:rPrChange>
        </w:rPr>
        <w:t>29</w:t>
      </w:r>
      <w:r w:rsidR="00FD100E" w:rsidRPr="004D620F">
        <w:rPr>
          <w:rFonts w:cs="Arial"/>
          <w:noProof/>
          <w:webHidden/>
          <w:rPrChange w:id="1681" w:author="Locke Liu" w:date="2021-05-24T14:33:00Z">
            <w:rPr>
              <w:noProof/>
              <w:webHidden/>
            </w:rPr>
          </w:rPrChange>
        </w:rPr>
        <w:fldChar w:fldCharType="end"/>
      </w:r>
      <w:r w:rsidRPr="004D620F">
        <w:rPr>
          <w:rFonts w:cs="Arial"/>
          <w:noProof/>
          <w:rPrChange w:id="1682" w:author="Locke Liu" w:date="2021-05-24T14:33:00Z">
            <w:rPr>
              <w:noProof/>
            </w:rPr>
          </w:rPrChange>
        </w:rPr>
        <w:fldChar w:fldCharType="end"/>
      </w:r>
    </w:p>
    <w:p w14:paraId="185BC057" w14:textId="29572A58" w:rsidR="00FD100E" w:rsidRPr="004D620F" w:rsidRDefault="00973311">
      <w:pPr>
        <w:pStyle w:val="TableofFigures"/>
        <w:tabs>
          <w:tab w:val="right" w:leader="dot" w:pos="10253"/>
        </w:tabs>
        <w:rPr>
          <w:rFonts w:eastAsiaTheme="minorEastAsia" w:cs="Arial"/>
          <w:noProof/>
          <w:sz w:val="22"/>
          <w:szCs w:val="22"/>
          <w:lang w:val="en-US" w:eastAsia="zh-CN"/>
          <w:rPrChange w:id="1683" w:author="Locke Liu" w:date="2021-05-24T14:33:00Z">
            <w:rPr>
              <w:rFonts w:asciiTheme="minorHAnsi" w:eastAsiaTheme="minorEastAsia" w:hAnsiTheme="minorHAnsi" w:cstheme="minorBidi"/>
              <w:noProof/>
              <w:sz w:val="22"/>
              <w:szCs w:val="22"/>
              <w:lang w:val="en-US" w:eastAsia="zh-CN"/>
            </w:rPr>
          </w:rPrChange>
        </w:rPr>
      </w:pPr>
      <w:r w:rsidRPr="004D620F">
        <w:rPr>
          <w:rFonts w:cs="Arial"/>
          <w:rPrChange w:id="1684" w:author="Locke Liu" w:date="2021-05-24T14:33:00Z">
            <w:rPr/>
          </w:rPrChange>
        </w:rPr>
        <w:fldChar w:fldCharType="begin"/>
      </w:r>
      <w:r w:rsidRPr="004D620F">
        <w:rPr>
          <w:rFonts w:cs="Arial"/>
          <w:rPrChange w:id="1685" w:author="Locke Liu" w:date="2021-05-24T14:33:00Z">
            <w:rPr/>
          </w:rPrChange>
        </w:rPr>
        <w:instrText xml:space="preserve"> HYPERLINK \l "_Toc72242467" </w:instrText>
      </w:r>
      <w:r w:rsidRPr="004D620F">
        <w:rPr>
          <w:rFonts w:cs="Arial"/>
          <w:rPrChange w:id="1686" w:author="Locke Liu" w:date="2021-05-24T14:33:00Z">
            <w:rPr>
              <w:noProof/>
            </w:rPr>
          </w:rPrChange>
        </w:rPr>
        <w:fldChar w:fldCharType="separate"/>
      </w:r>
      <w:r w:rsidR="00FD100E" w:rsidRPr="004D620F">
        <w:rPr>
          <w:rStyle w:val="Hyperlink"/>
          <w:rFonts w:cs="Arial"/>
          <w:noProof/>
          <w:lang w:val="en-US"/>
          <w:rPrChange w:id="1687" w:author="Locke Liu" w:date="2021-05-24T14:33:00Z">
            <w:rPr>
              <w:rStyle w:val="Hyperlink"/>
              <w:noProof/>
              <w:lang w:val="en-US"/>
            </w:rPr>
          </w:rPrChange>
        </w:rPr>
        <w:t>Figure 7 – session scoped pattern sample diagram</w:t>
      </w:r>
      <w:r w:rsidR="00FD100E" w:rsidRPr="004D620F">
        <w:rPr>
          <w:rFonts w:cs="Arial"/>
          <w:noProof/>
          <w:webHidden/>
          <w:rPrChange w:id="1688" w:author="Locke Liu" w:date="2021-05-24T14:33:00Z">
            <w:rPr>
              <w:noProof/>
              <w:webHidden/>
            </w:rPr>
          </w:rPrChange>
        </w:rPr>
        <w:tab/>
      </w:r>
      <w:r w:rsidR="00FD100E" w:rsidRPr="004D620F">
        <w:rPr>
          <w:rFonts w:cs="Arial"/>
          <w:noProof/>
          <w:webHidden/>
          <w:rPrChange w:id="1689" w:author="Locke Liu" w:date="2021-05-24T14:33:00Z">
            <w:rPr>
              <w:noProof/>
              <w:webHidden/>
            </w:rPr>
          </w:rPrChange>
        </w:rPr>
        <w:fldChar w:fldCharType="begin"/>
      </w:r>
      <w:r w:rsidR="00FD100E" w:rsidRPr="004D620F">
        <w:rPr>
          <w:rFonts w:cs="Arial"/>
          <w:noProof/>
          <w:webHidden/>
          <w:rPrChange w:id="1690" w:author="Locke Liu" w:date="2021-05-24T14:33:00Z">
            <w:rPr>
              <w:noProof/>
              <w:webHidden/>
            </w:rPr>
          </w:rPrChange>
        </w:rPr>
        <w:instrText xml:space="preserve"> PAGEREF _Toc72242467 \h </w:instrText>
      </w:r>
      <w:r w:rsidR="00FD100E" w:rsidRPr="004D620F">
        <w:rPr>
          <w:rFonts w:cs="Arial"/>
          <w:noProof/>
          <w:webHidden/>
          <w:rPrChange w:id="1691" w:author="Locke Liu" w:date="2021-05-24T14:33:00Z">
            <w:rPr>
              <w:rFonts w:cs="Arial"/>
              <w:noProof/>
              <w:webHidden/>
            </w:rPr>
          </w:rPrChange>
        </w:rPr>
      </w:r>
      <w:r w:rsidR="00FD100E" w:rsidRPr="004D620F">
        <w:rPr>
          <w:rFonts w:cs="Arial"/>
          <w:noProof/>
          <w:webHidden/>
          <w:rPrChange w:id="1692" w:author="Locke Liu" w:date="2021-05-24T14:33:00Z">
            <w:rPr>
              <w:noProof/>
              <w:webHidden/>
            </w:rPr>
          </w:rPrChange>
        </w:rPr>
        <w:fldChar w:fldCharType="separate"/>
      </w:r>
      <w:r w:rsidR="00FD100E" w:rsidRPr="004D620F">
        <w:rPr>
          <w:rFonts w:cs="Arial"/>
          <w:noProof/>
          <w:webHidden/>
          <w:rPrChange w:id="1693" w:author="Locke Liu" w:date="2021-05-24T14:33:00Z">
            <w:rPr>
              <w:noProof/>
              <w:webHidden/>
            </w:rPr>
          </w:rPrChange>
        </w:rPr>
        <w:t>30</w:t>
      </w:r>
      <w:r w:rsidR="00FD100E" w:rsidRPr="004D620F">
        <w:rPr>
          <w:rFonts w:cs="Arial"/>
          <w:noProof/>
          <w:webHidden/>
          <w:rPrChange w:id="1694" w:author="Locke Liu" w:date="2021-05-24T14:33:00Z">
            <w:rPr>
              <w:noProof/>
              <w:webHidden/>
            </w:rPr>
          </w:rPrChange>
        </w:rPr>
        <w:fldChar w:fldCharType="end"/>
      </w:r>
      <w:r w:rsidRPr="004D620F">
        <w:rPr>
          <w:rFonts w:cs="Arial"/>
          <w:noProof/>
          <w:rPrChange w:id="1695" w:author="Locke Liu" w:date="2021-05-24T14:33:00Z">
            <w:rPr>
              <w:noProof/>
            </w:rPr>
          </w:rPrChange>
        </w:rPr>
        <w:fldChar w:fldCharType="end"/>
      </w:r>
    </w:p>
    <w:p w14:paraId="1E615EDE" w14:textId="12EE8314" w:rsidR="00643098" w:rsidRPr="004D620F" w:rsidRDefault="004D075A" w:rsidP="002129FF">
      <w:pPr>
        <w:pStyle w:val="TOC1"/>
        <w:rPr>
          <w:rFonts w:ascii="Arial" w:hAnsi="Arial" w:cs="Arial"/>
          <w:b/>
          <w:bCs/>
          <w:color w:val="266CFF"/>
          <w:kern w:val="28"/>
          <w:sz w:val="28"/>
          <w:szCs w:val="28"/>
          <w:rPrChange w:id="1696" w:author="Locke Liu" w:date="2021-05-24T14:33:00Z">
            <w:rPr>
              <w:rFonts w:cs="Arial"/>
              <w:b/>
              <w:bCs/>
              <w:color w:val="266CFF"/>
              <w:kern w:val="28"/>
              <w:sz w:val="28"/>
              <w:szCs w:val="28"/>
            </w:rPr>
          </w:rPrChange>
        </w:rPr>
      </w:pPr>
      <w:r w:rsidRPr="004D620F">
        <w:rPr>
          <w:rStyle w:val="Hyperlink"/>
          <w:rFonts w:ascii="Arial" w:hAnsi="Arial" w:cs="Arial"/>
          <w:noProof/>
          <w:sz w:val="16"/>
          <w:szCs w:val="16"/>
          <w:rPrChange w:id="1697" w:author="Locke Liu" w:date="2021-05-24T14:33:00Z">
            <w:rPr>
              <w:rStyle w:val="Hyperlink"/>
              <w:noProof/>
              <w:sz w:val="16"/>
              <w:szCs w:val="16"/>
            </w:rPr>
          </w:rPrChange>
        </w:rPr>
        <w:fldChar w:fldCharType="end"/>
      </w:r>
      <w:r w:rsidR="00643098" w:rsidRPr="004D620F">
        <w:rPr>
          <w:rFonts w:ascii="Arial" w:hAnsi="Arial" w:cs="Arial"/>
          <w:rPrChange w:id="1698" w:author="Locke Liu" w:date="2021-05-24T14:33:00Z">
            <w:rPr/>
          </w:rPrChange>
        </w:rPr>
        <w:br w:type="page"/>
      </w:r>
    </w:p>
    <w:p w14:paraId="1E615EE0" w14:textId="46D27025" w:rsidR="004D075A" w:rsidRPr="004D620F" w:rsidRDefault="004D075A" w:rsidP="00FE192E">
      <w:pPr>
        <w:pStyle w:val="Heading1"/>
        <w:rPr>
          <w:rFonts w:ascii="Arial" w:hAnsi="Arial"/>
          <w:rPrChange w:id="1699" w:author="Locke Liu" w:date="2021-05-24T14:33:00Z">
            <w:rPr/>
          </w:rPrChange>
        </w:rPr>
      </w:pPr>
      <w:bookmarkStart w:id="1700" w:name="_Toc482190436"/>
      <w:bookmarkStart w:id="1701" w:name="_Toc482707850"/>
      <w:bookmarkStart w:id="1702" w:name="_Toc72767162"/>
      <w:r w:rsidRPr="004D620F">
        <w:rPr>
          <w:rFonts w:ascii="Arial" w:hAnsi="Arial"/>
          <w:rPrChange w:id="1703" w:author="Locke Liu" w:date="2021-05-24T14:33:00Z">
            <w:rPr/>
          </w:rPrChange>
        </w:rPr>
        <w:lastRenderedPageBreak/>
        <w:t>Requirements</w:t>
      </w:r>
      <w:bookmarkEnd w:id="1700"/>
      <w:bookmarkEnd w:id="1701"/>
      <w:bookmarkEnd w:id="1702"/>
    </w:p>
    <w:p w14:paraId="1048C61C" w14:textId="487A3632" w:rsidR="00753290" w:rsidRPr="004D620F" w:rsidRDefault="00753290" w:rsidP="00DF6898">
      <w:pPr>
        <w:pStyle w:val="Heading2"/>
        <w:keepNext/>
        <w:numPr>
          <w:ilvl w:val="1"/>
          <w:numId w:val="4"/>
        </w:numPr>
        <w:ind w:left="978" w:hanging="708"/>
        <w:rPr>
          <w:rFonts w:ascii="Arial" w:hAnsi="Arial"/>
          <w:rPrChange w:id="1704" w:author="Locke Liu" w:date="2021-05-24T14:33:00Z">
            <w:rPr/>
          </w:rPrChange>
        </w:rPr>
      </w:pPr>
      <w:bookmarkStart w:id="1705" w:name="_Toc502909401"/>
      <w:bookmarkStart w:id="1706" w:name="_Toc43123956"/>
      <w:bookmarkStart w:id="1707" w:name="_Toc72767163"/>
      <w:r w:rsidRPr="004D620F">
        <w:rPr>
          <w:rFonts w:ascii="Arial" w:hAnsi="Arial"/>
          <w:rPrChange w:id="1708" w:author="Locke Liu" w:date="2021-05-24T14:33:00Z">
            <w:rPr/>
          </w:rPrChange>
        </w:rPr>
        <w:t xml:space="preserve">Project </w:t>
      </w:r>
      <w:bookmarkEnd w:id="1705"/>
      <w:bookmarkEnd w:id="1706"/>
      <w:r w:rsidR="005273E0" w:rsidRPr="004D620F">
        <w:rPr>
          <w:rFonts w:ascii="Arial" w:hAnsi="Arial"/>
          <w:rPrChange w:id="1709" w:author="Locke Liu" w:date="2021-05-24T14:33:00Z">
            <w:rPr/>
          </w:rPrChange>
        </w:rPr>
        <w:t>background</w:t>
      </w:r>
      <w:bookmarkEnd w:id="1707"/>
    </w:p>
    <w:p w14:paraId="0BC033FB" w14:textId="70DD9790" w:rsidR="00446019" w:rsidRPr="00452AD3" w:rsidRDefault="00446019" w:rsidP="00AB00A2">
      <w:pPr>
        <w:jc w:val="both"/>
        <w:rPr>
          <w:rFonts w:ascii="Arial" w:hAnsi="Arial" w:cs="Arial"/>
          <w:iCs/>
          <w:color w:val="121B1F" w:themeColor="background1"/>
          <w:sz w:val="16"/>
          <w:szCs w:val="16"/>
          <w:rPrChange w:id="1710" w:author="Locke Liu" w:date="2021-05-24T14:44:00Z">
            <w:rPr>
              <w:rFonts w:ascii="Segoe UI" w:hAnsi="Segoe UI" w:cs="Segoe UI"/>
              <w:iCs/>
              <w:color w:val="121B1F" w:themeColor="background1"/>
              <w:sz w:val="18"/>
              <w:szCs w:val="18"/>
            </w:rPr>
          </w:rPrChange>
        </w:rPr>
      </w:pPr>
      <w:r w:rsidRPr="00452AD3">
        <w:rPr>
          <w:rFonts w:ascii="Arial" w:hAnsi="Arial" w:cs="Arial"/>
          <w:iCs/>
          <w:color w:val="121B1F" w:themeColor="background1"/>
          <w:sz w:val="16"/>
          <w:szCs w:val="16"/>
          <w:rPrChange w:id="1711" w:author="Locke Liu" w:date="2021-05-24T14:44:00Z">
            <w:rPr>
              <w:rFonts w:ascii="Segoe UI" w:hAnsi="Segoe UI" w:cs="Segoe UI"/>
              <w:iCs/>
              <w:color w:val="121B1F" w:themeColor="background1"/>
              <w:sz w:val="18"/>
              <w:szCs w:val="18"/>
            </w:rPr>
          </w:rPrChange>
        </w:rPr>
        <w:t xml:space="preserve">Michelin “B2C” business is shifting to a “Consumer Lifetime Value” model to ignite new B2C growth for the entire Group with the potential to capture the full value of each consumer over their “lifetime”. </w:t>
      </w:r>
    </w:p>
    <w:p w14:paraId="6CCCD9D4" w14:textId="31369BA3" w:rsidR="00446019" w:rsidRPr="00452AD3" w:rsidRDefault="00446019" w:rsidP="00AB00A2">
      <w:pPr>
        <w:jc w:val="both"/>
        <w:rPr>
          <w:rFonts w:ascii="Arial" w:hAnsi="Arial" w:cs="Arial"/>
          <w:iCs/>
          <w:color w:val="121B1F" w:themeColor="background1"/>
          <w:sz w:val="16"/>
          <w:szCs w:val="16"/>
          <w:lang w:val="fr-FR"/>
          <w:rPrChange w:id="1712" w:author="Locke Liu" w:date="2021-05-24T14:44:00Z">
            <w:rPr>
              <w:rFonts w:ascii="Segoe UI" w:hAnsi="Segoe UI" w:cs="Segoe UI"/>
              <w:iCs/>
              <w:color w:val="121B1F" w:themeColor="background1"/>
              <w:sz w:val="18"/>
              <w:szCs w:val="18"/>
              <w:lang w:val="fr-FR"/>
            </w:rPr>
          </w:rPrChange>
        </w:rPr>
      </w:pPr>
      <w:r w:rsidRPr="00452AD3">
        <w:rPr>
          <w:rFonts w:ascii="Arial" w:hAnsi="Arial" w:cs="Arial"/>
          <w:iCs/>
          <w:color w:val="121B1F" w:themeColor="background1"/>
          <w:sz w:val="16"/>
          <w:szCs w:val="16"/>
          <w:rPrChange w:id="1713" w:author="Locke Liu" w:date="2021-05-24T14:44:00Z">
            <w:rPr>
              <w:rFonts w:ascii="Segoe UI" w:hAnsi="Segoe UI" w:cs="Segoe UI"/>
              <w:iCs/>
              <w:color w:val="121B1F" w:themeColor="background1"/>
              <w:sz w:val="18"/>
              <w:szCs w:val="18"/>
            </w:rPr>
          </w:rPrChange>
        </w:rPr>
        <w:t>With the Share of Mobility principle Michelin China has determined to deepen direct consumer relationship and own the consumer data. The vision of Michelin China is to be a ‘Consumer Obsession’ company, therefore Micheline China needs to define an optimal consumer engagement model which enables a premium, one-stop, data-augmented experience for all Michelin consumers in China, with the following attributes:</w:t>
      </w:r>
    </w:p>
    <w:p w14:paraId="1E63F7E8" w14:textId="4A1E60DD" w:rsidR="00446019" w:rsidRPr="004D620F" w:rsidRDefault="00446019" w:rsidP="00753290">
      <w:pPr>
        <w:rPr>
          <w:rFonts w:ascii="Arial" w:hAnsi="Arial" w:cs="Arial"/>
          <w:i/>
          <w:rPrChange w:id="1714" w:author="Locke Liu" w:date="2021-05-24T14:33:00Z">
            <w:rPr>
              <w:i/>
            </w:rPr>
          </w:rPrChange>
        </w:rPr>
      </w:pPr>
      <w:commentRangeStart w:id="1715"/>
      <w:r w:rsidRPr="004D620F">
        <w:rPr>
          <w:rFonts w:ascii="Arial" w:hAnsi="Arial" w:cs="Arial"/>
          <w:i/>
          <w:noProof/>
          <w:rPrChange w:id="1716" w:author="Locke Liu" w:date="2021-05-24T14:33:00Z">
            <w:rPr>
              <w:i/>
              <w:noProof/>
            </w:rPr>
          </w:rPrChange>
        </w:rPr>
        <w:drawing>
          <wp:inline distT="0" distB="0" distL="0" distR="0" wp14:anchorId="242BC661" wp14:editId="1A1C7060">
            <wp:extent cx="6304515" cy="24955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7361" cy="2496677"/>
                    </a:xfrm>
                    <a:prstGeom prst="rect">
                      <a:avLst/>
                    </a:prstGeom>
                    <a:noFill/>
                  </pic:spPr>
                </pic:pic>
              </a:graphicData>
            </a:graphic>
          </wp:inline>
        </w:drawing>
      </w:r>
      <w:commentRangeEnd w:id="1715"/>
      <w:r w:rsidR="00CE59E7" w:rsidRPr="004D620F">
        <w:rPr>
          <w:rStyle w:val="CommentReference"/>
          <w:rFonts w:ascii="Arial" w:hAnsi="Arial" w:cs="Arial"/>
          <w:rPrChange w:id="1717" w:author="Locke Liu" w:date="2021-05-24T14:33:00Z">
            <w:rPr>
              <w:rStyle w:val="CommentReference"/>
            </w:rPr>
          </w:rPrChange>
        </w:rPr>
        <w:commentReference w:id="1715"/>
      </w:r>
    </w:p>
    <w:p w14:paraId="21EDD68E" w14:textId="742A5591" w:rsidR="00446019" w:rsidRPr="004D620F" w:rsidRDefault="00446019" w:rsidP="00446019">
      <w:pPr>
        <w:pStyle w:val="Caption"/>
        <w:jc w:val="center"/>
        <w:rPr>
          <w:rFonts w:cs="Arial"/>
          <w:sz w:val="18"/>
          <w:szCs w:val="18"/>
          <w:lang w:val="en-US" w:eastAsia="en-US"/>
          <w:rPrChange w:id="1718" w:author="Locke Liu" w:date="2021-05-24T14:33:00Z">
            <w:rPr>
              <w:rFonts w:asciiTheme="minorHAnsi" w:hAnsiTheme="minorHAnsi"/>
              <w:sz w:val="18"/>
              <w:szCs w:val="18"/>
              <w:lang w:val="en-US" w:eastAsia="en-US"/>
            </w:rPr>
          </w:rPrChange>
        </w:rPr>
      </w:pPr>
      <w:bookmarkStart w:id="1719" w:name="_Toc72242461"/>
      <w:r w:rsidRPr="004D620F">
        <w:rPr>
          <w:rFonts w:cs="Arial"/>
          <w:sz w:val="18"/>
          <w:szCs w:val="18"/>
          <w:lang w:val="en-US"/>
          <w:rPrChange w:id="1720" w:author="Locke Liu" w:date="2021-05-24T14:33:00Z">
            <w:rPr>
              <w:rFonts w:asciiTheme="minorHAnsi" w:hAnsiTheme="minorHAnsi"/>
              <w:sz w:val="18"/>
              <w:szCs w:val="18"/>
              <w:lang w:val="en-US"/>
            </w:rPr>
          </w:rPrChange>
        </w:rPr>
        <w:t xml:space="preserve">Figure </w:t>
      </w:r>
      <w:r w:rsidRPr="004D620F">
        <w:rPr>
          <w:rFonts w:cs="Arial"/>
          <w:sz w:val="18"/>
          <w:szCs w:val="18"/>
          <w:lang w:val="en-US"/>
          <w:rPrChange w:id="1721" w:author="Locke Liu" w:date="2021-05-24T14:33:00Z">
            <w:rPr>
              <w:rFonts w:asciiTheme="minorHAnsi" w:hAnsiTheme="minorHAnsi"/>
              <w:sz w:val="18"/>
              <w:szCs w:val="18"/>
              <w:lang w:val="en-US"/>
            </w:rPr>
          </w:rPrChange>
        </w:rPr>
        <w:fldChar w:fldCharType="begin"/>
      </w:r>
      <w:r w:rsidRPr="004D620F">
        <w:rPr>
          <w:rFonts w:cs="Arial"/>
          <w:sz w:val="18"/>
          <w:szCs w:val="18"/>
          <w:lang w:val="en-US"/>
          <w:rPrChange w:id="1722" w:author="Locke Liu" w:date="2021-05-24T14:33:00Z">
            <w:rPr>
              <w:rFonts w:asciiTheme="minorHAnsi" w:hAnsiTheme="minorHAnsi"/>
              <w:sz w:val="18"/>
              <w:szCs w:val="18"/>
              <w:lang w:val="en-US"/>
            </w:rPr>
          </w:rPrChange>
        </w:rPr>
        <w:instrText xml:space="preserve"> SEQ Figure \* ARABIC </w:instrText>
      </w:r>
      <w:r w:rsidRPr="004D620F">
        <w:rPr>
          <w:rFonts w:cs="Arial"/>
          <w:sz w:val="18"/>
          <w:szCs w:val="18"/>
          <w:lang w:val="en-US"/>
          <w:rPrChange w:id="1723" w:author="Locke Liu" w:date="2021-05-24T14:33:00Z">
            <w:rPr>
              <w:rFonts w:asciiTheme="minorHAnsi" w:hAnsiTheme="minorHAnsi"/>
              <w:sz w:val="18"/>
              <w:szCs w:val="18"/>
              <w:lang w:val="en-US"/>
            </w:rPr>
          </w:rPrChange>
        </w:rPr>
        <w:fldChar w:fldCharType="separate"/>
      </w:r>
      <w:ins w:id="1724" w:author="Locke Liu" w:date="2021-05-24T16:23:00Z">
        <w:r w:rsidR="0064187D">
          <w:rPr>
            <w:rFonts w:cs="Arial"/>
            <w:noProof/>
            <w:sz w:val="18"/>
            <w:szCs w:val="18"/>
            <w:lang w:val="en-US"/>
          </w:rPr>
          <w:t>1</w:t>
        </w:r>
      </w:ins>
      <w:del w:id="1725" w:author="Locke Liu" w:date="2021-05-24T16:23:00Z">
        <w:r w:rsidR="002D424D" w:rsidRPr="004D620F" w:rsidDel="0064187D">
          <w:rPr>
            <w:rFonts w:cs="Arial"/>
            <w:noProof/>
            <w:sz w:val="18"/>
            <w:szCs w:val="18"/>
            <w:lang w:val="en-US"/>
            <w:rPrChange w:id="1726" w:author="Locke Liu" w:date="2021-05-24T14:33:00Z">
              <w:rPr>
                <w:rFonts w:asciiTheme="minorHAnsi" w:hAnsiTheme="minorHAnsi"/>
                <w:noProof/>
                <w:sz w:val="18"/>
                <w:szCs w:val="18"/>
                <w:lang w:val="en-US"/>
              </w:rPr>
            </w:rPrChange>
          </w:rPr>
          <w:delText>1</w:delText>
        </w:r>
      </w:del>
      <w:r w:rsidRPr="004D620F">
        <w:rPr>
          <w:rFonts w:cs="Arial"/>
          <w:sz w:val="18"/>
          <w:szCs w:val="18"/>
          <w:lang w:val="en-US"/>
          <w:rPrChange w:id="1727" w:author="Locke Liu" w:date="2021-05-24T14:33:00Z">
            <w:rPr>
              <w:rFonts w:asciiTheme="minorHAnsi" w:hAnsiTheme="minorHAnsi"/>
              <w:sz w:val="18"/>
              <w:szCs w:val="18"/>
              <w:lang w:val="en-US"/>
            </w:rPr>
          </w:rPrChange>
        </w:rPr>
        <w:fldChar w:fldCharType="end"/>
      </w:r>
      <w:r w:rsidRPr="004D620F">
        <w:rPr>
          <w:rFonts w:cs="Arial"/>
          <w:sz w:val="18"/>
          <w:szCs w:val="18"/>
          <w:lang w:val="en-US"/>
          <w:rPrChange w:id="1728" w:author="Locke Liu" w:date="2021-05-24T14:33:00Z">
            <w:rPr>
              <w:rFonts w:asciiTheme="minorHAnsi" w:hAnsiTheme="minorHAnsi"/>
              <w:sz w:val="18"/>
              <w:szCs w:val="18"/>
              <w:lang w:val="en-US"/>
            </w:rPr>
          </w:rPrChange>
        </w:rPr>
        <w:t xml:space="preserve"> – Current Consumer data overview Diagram</w:t>
      </w:r>
      <w:bookmarkEnd w:id="1719"/>
    </w:p>
    <w:p w14:paraId="75FDEFA9" w14:textId="77777777" w:rsidR="00446019" w:rsidRPr="004D620F" w:rsidRDefault="00446019" w:rsidP="00446019">
      <w:pPr>
        <w:pStyle w:val="Heading2"/>
        <w:keepNext/>
        <w:numPr>
          <w:ilvl w:val="1"/>
          <w:numId w:val="4"/>
        </w:numPr>
        <w:ind w:left="978" w:hanging="708"/>
        <w:rPr>
          <w:rFonts w:ascii="Arial" w:hAnsi="Arial"/>
          <w:rPrChange w:id="1729" w:author="Locke Liu" w:date="2021-05-24T14:33:00Z">
            <w:rPr/>
          </w:rPrChange>
        </w:rPr>
      </w:pPr>
      <w:bookmarkStart w:id="1730" w:name="_Toc72767164"/>
      <w:r w:rsidRPr="004D620F">
        <w:rPr>
          <w:rFonts w:ascii="Arial" w:hAnsi="Arial"/>
          <w:rPrChange w:id="1731" w:author="Locke Liu" w:date="2021-05-24T14:33:00Z">
            <w:rPr/>
          </w:rPrChange>
        </w:rPr>
        <w:t>Project objective</w:t>
      </w:r>
      <w:bookmarkEnd w:id="1730"/>
    </w:p>
    <w:p w14:paraId="2B7D77E3" w14:textId="686037F4" w:rsidR="00446019" w:rsidRPr="00452AD3" w:rsidDel="009679C6" w:rsidRDefault="00446019">
      <w:pPr>
        <w:jc w:val="both"/>
        <w:rPr>
          <w:del w:id="1732" w:author="Locke Liu" w:date="2021-05-24T14:29:00Z"/>
          <w:rFonts w:ascii="Arial" w:hAnsi="Arial" w:cs="Arial"/>
          <w:i/>
          <w:sz w:val="18"/>
          <w:szCs w:val="18"/>
          <w:rPrChange w:id="1733" w:author="Locke Liu" w:date="2021-05-24T14:44:00Z">
            <w:rPr>
              <w:del w:id="1734" w:author="Locke Liu" w:date="2021-05-24T14:29:00Z"/>
              <w:i/>
            </w:rPr>
          </w:rPrChange>
        </w:rPr>
        <w:pPrChange w:id="1735" w:author="Locke Liu" w:date="2021-05-24T14:36:00Z">
          <w:pPr/>
        </w:pPrChange>
      </w:pPr>
    </w:p>
    <w:p w14:paraId="20C6A192" w14:textId="65939908" w:rsidR="00E66F7F" w:rsidRPr="00452AD3" w:rsidRDefault="005273E0">
      <w:pPr>
        <w:jc w:val="both"/>
        <w:rPr>
          <w:rFonts w:ascii="Arial" w:hAnsi="Arial" w:cs="Arial"/>
          <w:iCs/>
          <w:color w:val="121B1F" w:themeColor="background1"/>
          <w:sz w:val="16"/>
          <w:szCs w:val="16"/>
          <w:lang w:val="fr-FR"/>
          <w:rPrChange w:id="1736" w:author="Locke Liu" w:date="2021-05-24T14:44:00Z">
            <w:rPr>
              <w:rFonts w:ascii="Segoe UI" w:hAnsi="Segoe UI" w:cs="Segoe UI"/>
              <w:iCs/>
              <w:color w:val="121B1F" w:themeColor="background1"/>
              <w:sz w:val="18"/>
              <w:szCs w:val="18"/>
              <w:lang w:val="fr-FR"/>
            </w:rPr>
          </w:rPrChange>
        </w:rPr>
        <w:pPrChange w:id="1737" w:author="Locke Liu" w:date="2021-05-24T14:36:00Z">
          <w:pPr>
            <w:ind w:left="270"/>
          </w:pPr>
        </w:pPrChange>
      </w:pPr>
      <w:r w:rsidRPr="00452AD3">
        <w:rPr>
          <w:rFonts w:ascii="Arial" w:hAnsi="Arial" w:cs="Arial"/>
          <w:iCs/>
          <w:color w:val="121B1F" w:themeColor="background1"/>
          <w:sz w:val="16"/>
          <w:szCs w:val="16"/>
          <w:rPrChange w:id="1738" w:author="Locke Liu" w:date="2021-05-24T14:44:00Z">
            <w:rPr>
              <w:rFonts w:ascii="Segoe UI" w:hAnsi="Segoe UI" w:cs="Segoe UI"/>
              <w:iCs/>
              <w:color w:val="121B1F" w:themeColor="background1"/>
              <w:sz w:val="18"/>
              <w:szCs w:val="18"/>
            </w:rPr>
          </w:rPrChange>
        </w:rPr>
        <w:t xml:space="preserve">Project objective is to set up a consumer data lake to ingest, cleanse and provide china consumer related data for consumption by CDP or other consumer related business application. </w:t>
      </w:r>
      <w:r w:rsidRPr="00452AD3">
        <w:rPr>
          <w:rFonts w:ascii="Arial" w:hAnsi="Arial" w:cs="Arial"/>
          <w:iCs/>
          <w:color w:val="121B1F" w:themeColor="background1"/>
          <w:sz w:val="16"/>
          <w:szCs w:val="16"/>
          <w:lang w:val="fr-FR"/>
          <w:rPrChange w:id="1739" w:author="Locke Liu" w:date="2021-05-24T14:44:00Z">
            <w:rPr>
              <w:rFonts w:ascii="Segoe UI" w:hAnsi="Segoe UI" w:cs="Segoe UI"/>
              <w:iCs/>
              <w:color w:val="121B1F" w:themeColor="background1"/>
              <w:sz w:val="18"/>
              <w:szCs w:val="18"/>
              <w:lang w:val="fr-FR"/>
            </w:rPr>
          </w:rPrChange>
        </w:rPr>
        <w:t xml:space="preserve">The inbound data </w:t>
      </w:r>
      <w:r w:rsidRPr="00452AD3">
        <w:rPr>
          <w:rFonts w:ascii="Arial" w:hAnsi="Arial" w:cs="Arial"/>
          <w:iCs/>
          <w:color w:val="121B1F" w:themeColor="background1"/>
          <w:sz w:val="16"/>
          <w:szCs w:val="16"/>
          <w:rPrChange w:id="1740" w:author="Locke Liu" w:date="2021-05-24T14:44:00Z">
            <w:rPr>
              <w:rFonts w:ascii="Segoe UI" w:hAnsi="Segoe UI" w:cs="Segoe UI"/>
              <w:iCs/>
              <w:color w:val="121B1F" w:themeColor="background1"/>
              <w:sz w:val="18"/>
              <w:szCs w:val="18"/>
            </w:rPr>
          </w:rPrChange>
        </w:rPr>
        <w:t>covers</w:t>
      </w:r>
      <w:r w:rsidRPr="00452AD3">
        <w:rPr>
          <w:rFonts w:ascii="Arial" w:hAnsi="Arial" w:cs="Arial"/>
          <w:iCs/>
          <w:color w:val="121B1F" w:themeColor="background1"/>
          <w:sz w:val="16"/>
          <w:szCs w:val="16"/>
          <w:lang w:val="fr-FR"/>
          <w:rPrChange w:id="1741" w:author="Locke Liu" w:date="2021-05-24T14:44:00Z">
            <w:rPr>
              <w:rFonts w:ascii="Segoe UI" w:hAnsi="Segoe UI" w:cs="Segoe UI"/>
              <w:iCs/>
              <w:color w:val="121B1F" w:themeColor="background1"/>
              <w:sz w:val="18"/>
              <w:szCs w:val="18"/>
              <w:lang w:val="fr-FR"/>
            </w:rPr>
          </w:rPrChange>
        </w:rPr>
        <w:t xml:space="preserve"> all the 1st party </w:t>
      </w:r>
      <w:r w:rsidRPr="00452AD3">
        <w:rPr>
          <w:rFonts w:ascii="Arial" w:hAnsi="Arial" w:cs="Arial"/>
          <w:iCs/>
          <w:color w:val="121B1F" w:themeColor="background1"/>
          <w:sz w:val="16"/>
          <w:szCs w:val="16"/>
          <w:rPrChange w:id="1742" w:author="Locke Liu" w:date="2021-05-24T14:44:00Z">
            <w:rPr>
              <w:rFonts w:ascii="Segoe UI" w:hAnsi="Segoe UI" w:cs="Segoe UI"/>
              <w:iCs/>
              <w:color w:val="121B1F" w:themeColor="background1"/>
              <w:sz w:val="18"/>
              <w:szCs w:val="18"/>
            </w:rPr>
          </w:rPrChange>
        </w:rPr>
        <w:t>touch</w:t>
      </w:r>
      <w:r w:rsidRPr="00452AD3">
        <w:rPr>
          <w:rFonts w:ascii="Arial" w:hAnsi="Arial" w:cs="Arial"/>
          <w:iCs/>
          <w:color w:val="121B1F" w:themeColor="background1"/>
          <w:sz w:val="16"/>
          <w:szCs w:val="16"/>
          <w:lang w:val="fr-FR"/>
          <w:rPrChange w:id="1743" w:author="Locke Liu" w:date="2021-05-24T14:44:00Z">
            <w:rPr>
              <w:rFonts w:ascii="Segoe UI" w:hAnsi="Segoe UI" w:cs="Segoe UI"/>
              <w:iCs/>
              <w:color w:val="121B1F" w:themeColor="background1"/>
              <w:sz w:val="18"/>
              <w:szCs w:val="18"/>
              <w:lang w:val="fr-FR"/>
            </w:rPr>
          </w:rPrChange>
        </w:rPr>
        <w:t xml:space="preserve"> points and main 2nd party and 3rd party touch points </w:t>
      </w:r>
      <w:r w:rsidRPr="00452AD3">
        <w:rPr>
          <w:rFonts w:ascii="Arial" w:hAnsi="Arial" w:cs="Arial"/>
          <w:iCs/>
          <w:color w:val="121B1F" w:themeColor="background1"/>
          <w:sz w:val="16"/>
          <w:szCs w:val="16"/>
          <w:rPrChange w:id="1744" w:author="Locke Liu" w:date="2021-05-24T14:44:00Z">
            <w:rPr>
              <w:rFonts w:ascii="Segoe UI" w:hAnsi="Segoe UI" w:cs="Segoe UI"/>
              <w:iCs/>
              <w:color w:val="121B1F" w:themeColor="background1"/>
              <w:sz w:val="18"/>
              <w:szCs w:val="18"/>
            </w:rPr>
          </w:rPrChange>
        </w:rPr>
        <w:t>such</w:t>
      </w:r>
      <w:r w:rsidRPr="00452AD3">
        <w:rPr>
          <w:rFonts w:ascii="Arial" w:hAnsi="Arial" w:cs="Arial"/>
          <w:iCs/>
          <w:color w:val="121B1F" w:themeColor="background1"/>
          <w:sz w:val="16"/>
          <w:szCs w:val="16"/>
          <w:lang w:val="fr-FR"/>
          <w:rPrChange w:id="1745" w:author="Locke Liu" w:date="2021-05-24T14:44:00Z">
            <w:rPr>
              <w:rFonts w:ascii="Segoe UI" w:hAnsi="Segoe UI" w:cs="Segoe UI"/>
              <w:iCs/>
              <w:color w:val="121B1F" w:themeColor="background1"/>
              <w:sz w:val="18"/>
              <w:szCs w:val="18"/>
              <w:lang w:val="fr-FR"/>
            </w:rPr>
          </w:rPrChange>
        </w:rPr>
        <w:t xml:space="preserve"> as Alibaba </w:t>
      </w:r>
      <w:r w:rsidRPr="00452AD3">
        <w:rPr>
          <w:rFonts w:ascii="Arial" w:hAnsi="Arial" w:cs="Arial"/>
          <w:iCs/>
          <w:color w:val="121B1F" w:themeColor="background1"/>
          <w:sz w:val="16"/>
          <w:szCs w:val="16"/>
          <w:rPrChange w:id="1746" w:author="Locke Liu" w:date="2021-05-24T14:44:00Z">
            <w:rPr>
              <w:rFonts w:ascii="Segoe UI" w:hAnsi="Segoe UI" w:cs="Segoe UI"/>
              <w:iCs/>
              <w:color w:val="121B1F" w:themeColor="background1"/>
              <w:sz w:val="18"/>
              <w:szCs w:val="18"/>
            </w:rPr>
          </w:rPrChange>
        </w:rPr>
        <w:t>Ecosystem</w:t>
      </w:r>
      <w:r w:rsidRPr="00452AD3">
        <w:rPr>
          <w:rFonts w:ascii="Arial" w:hAnsi="Arial" w:cs="Arial"/>
          <w:iCs/>
          <w:color w:val="121B1F" w:themeColor="background1"/>
          <w:sz w:val="16"/>
          <w:szCs w:val="16"/>
          <w:lang w:val="fr-FR"/>
          <w:rPrChange w:id="1747" w:author="Locke Liu" w:date="2021-05-24T14:44:00Z">
            <w:rPr>
              <w:rFonts w:ascii="Segoe UI" w:hAnsi="Segoe UI" w:cs="Segoe UI"/>
              <w:iCs/>
              <w:color w:val="121B1F" w:themeColor="background1"/>
              <w:sz w:val="18"/>
              <w:szCs w:val="18"/>
              <w:lang w:val="fr-FR"/>
            </w:rPr>
          </w:rPrChange>
        </w:rPr>
        <w:t xml:space="preserve">, Tencent </w:t>
      </w:r>
      <w:r w:rsidR="005401AA" w:rsidRPr="00452AD3">
        <w:rPr>
          <w:rFonts w:ascii="Arial" w:hAnsi="Arial" w:cs="Arial"/>
          <w:iCs/>
          <w:color w:val="121B1F" w:themeColor="background1"/>
          <w:sz w:val="16"/>
          <w:szCs w:val="16"/>
          <w:lang w:val="fr-FR"/>
          <w:rPrChange w:id="1748" w:author="Locke Liu" w:date="2021-05-24T14:44:00Z">
            <w:rPr>
              <w:rFonts w:ascii="Segoe UI" w:hAnsi="Segoe UI" w:cs="Segoe UI"/>
              <w:iCs/>
              <w:color w:val="121B1F" w:themeColor="background1"/>
              <w:sz w:val="18"/>
              <w:szCs w:val="18"/>
              <w:lang w:val="fr-FR"/>
            </w:rPr>
          </w:rPrChange>
        </w:rPr>
        <w:t>Eco system</w:t>
      </w:r>
      <w:r w:rsidRPr="00452AD3">
        <w:rPr>
          <w:rFonts w:ascii="Arial" w:hAnsi="Arial" w:cs="Arial"/>
          <w:iCs/>
          <w:color w:val="121B1F" w:themeColor="background1"/>
          <w:sz w:val="16"/>
          <w:szCs w:val="16"/>
          <w:lang w:val="fr-FR"/>
          <w:rPrChange w:id="1749" w:author="Locke Liu" w:date="2021-05-24T14:44:00Z">
            <w:rPr>
              <w:rFonts w:ascii="Segoe UI" w:hAnsi="Segoe UI" w:cs="Segoe UI"/>
              <w:iCs/>
              <w:color w:val="121B1F" w:themeColor="background1"/>
              <w:sz w:val="18"/>
              <w:szCs w:val="18"/>
              <w:lang w:val="fr-FR"/>
            </w:rPr>
          </w:rPrChange>
        </w:rPr>
        <w:t xml:space="preserve">, Bytedance </w:t>
      </w:r>
      <w:r w:rsidR="005401AA" w:rsidRPr="00452AD3">
        <w:rPr>
          <w:rFonts w:ascii="Arial" w:hAnsi="Arial" w:cs="Arial"/>
          <w:iCs/>
          <w:color w:val="121B1F" w:themeColor="background1"/>
          <w:sz w:val="16"/>
          <w:szCs w:val="16"/>
          <w:lang w:val="fr-FR"/>
          <w:rPrChange w:id="1750" w:author="Locke Liu" w:date="2021-05-24T14:44:00Z">
            <w:rPr>
              <w:rFonts w:ascii="Segoe UI" w:hAnsi="Segoe UI" w:cs="Segoe UI"/>
              <w:iCs/>
              <w:color w:val="121B1F" w:themeColor="background1"/>
              <w:sz w:val="18"/>
              <w:szCs w:val="18"/>
              <w:lang w:val="fr-FR"/>
            </w:rPr>
          </w:rPrChange>
        </w:rPr>
        <w:t>Eco system</w:t>
      </w:r>
      <w:r w:rsidRPr="00452AD3">
        <w:rPr>
          <w:rFonts w:ascii="Arial" w:hAnsi="Arial" w:cs="Arial"/>
          <w:iCs/>
          <w:color w:val="121B1F" w:themeColor="background1"/>
          <w:sz w:val="16"/>
          <w:szCs w:val="16"/>
          <w:lang w:val="fr-FR"/>
          <w:rPrChange w:id="1751" w:author="Locke Liu" w:date="2021-05-24T14:44:00Z">
            <w:rPr>
              <w:rFonts w:ascii="Segoe UI" w:hAnsi="Segoe UI" w:cs="Segoe UI"/>
              <w:iCs/>
              <w:color w:val="121B1F" w:themeColor="background1"/>
              <w:sz w:val="18"/>
              <w:szCs w:val="18"/>
              <w:lang w:val="fr-FR"/>
            </w:rPr>
          </w:rPrChange>
        </w:rPr>
        <w:t xml:space="preserve">, Bilibili, </w:t>
      </w:r>
      <w:r w:rsidRPr="00452AD3">
        <w:rPr>
          <w:rFonts w:ascii="Arial" w:hAnsi="Arial" w:cs="Arial"/>
          <w:iCs/>
          <w:color w:val="121B1F" w:themeColor="background1"/>
          <w:sz w:val="16"/>
          <w:szCs w:val="16"/>
          <w:rPrChange w:id="1752" w:author="Locke Liu" w:date="2021-05-24T14:44:00Z">
            <w:rPr>
              <w:rFonts w:ascii="Segoe UI" w:hAnsi="Segoe UI" w:cs="Segoe UI"/>
              <w:iCs/>
              <w:color w:val="121B1F" w:themeColor="background1"/>
              <w:sz w:val="18"/>
              <w:szCs w:val="18"/>
            </w:rPr>
          </w:rPrChange>
        </w:rPr>
        <w:t>communities</w:t>
      </w:r>
      <w:r w:rsidRPr="00452AD3">
        <w:rPr>
          <w:rFonts w:ascii="Arial" w:hAnsi="Arial" w:cs="Arial"/>
          <w:iCs/>
          <w:color w:val="121B1F" w:themeColor="background1"/>
          <w:sz w:val="16"/>
          <w:szCs w:val="16"/>
          <w:lang w:val="fr-FR"/>
          <w:rPrChange w:id="1753" w:author="Locke Liu" w:date="2021-05-24T14:44:00Z">
            <w:rPr>
              <w:rFonts w:ascii="Segoe UI" w:hAnsi="Segoe UI" w:cs="Segoe UI"/>
              <w:iCs/>
              <w:color w:val="121B1F" w:themeColor="background1"/>
              <w:sz w:val="18"/>
              <w:szCs w:val="18"/>
              <w:lang w:val="fr-FR"/>
            </w:rPr>
          </w:rPrChange>
        </w:rPr>
        <w:t xml:space="preserve"> and </w:t>
      </w:r>
      <w:r w:rsidRPr="00452AD3">
        <w:rPr>
          <w:rFonts w:ascii="Arial" w:hAnsi="Arial" w:cs="Arial"/>
          <w:iCs/>
          <w:color w:val="121B1F" w:themeColor="background1"/>
          <w:sz w:val="16"/>
          <w:szCs w:val="16"/>
          <w:rPrChange w:id="1754" w:author="Locke Liu" w:date="2021-05-24T14:44:00Z">
            <w:rPr>
              <w:rFonts w:ascii="Segoe UI" w:hAnsi="Segoe UI" w:cs="Segoe UI"/>
              <w:iCs/>
              <w:color w:val="121B1F" w:themeColor="background1"/>
              <w:sz w:val="18"/>
              <w:szCs w:val="18"/>
            </w:rPr>
          </w:rPrChange>
        </w:rPr>
        <w:t>selected</w:t>
      </w:r>
      <w:r w:rsidRPr="00452AD3">
        <w:rPr>
          <w:rFonts w:ascii="Arial" w:hAnsi="Arial" w:cs="Arial"/>
          <w:iCs/>
          <w:color w:val="121B1F" w:themeColor="background1"/>
          <w:sz w:val="16"/>
          <w:szCs w:val="16"/>
          <w:lang w:val="fr-FR"/>
          <w:rPrChange w:id="1755" w:author="Locke Liu" w:date="2021-05-24T14:44:00Z">
            <w:rPr>
              <w:rFonts w:ascii="Segoe UI" w:hAnsi="Segoe UI" w:cs="Segoe UI"/>
              <w:iCs/>
              <w:color w:val="121B1F" w:themeColor="background1"/>
              <w:sz w:val="18"/>
              <w:szCs w:val="18"/>
              <w:lang w:val="fr-FR"/>
            </w:rPr>
          </w:rPrChange>
        </w:rPr>
        <w:t xml:space="preserve"> offline </w:t>
      </w:r>
      <w:r w:rsidRPr="00452AD3">
        <w:rPr>
          <w:rFonts w:ascii="Arial" w:hAnsi="Arial" w:cs="Arial"/>
          <w:iCs/>
          <w:color w:val="121B1F" w:themeColor="background1"/>
          <w:sz w:val="16"/>
          <w:szCs w:val="16"/>
          <w:rPrChange w:id="1756" w:author="Locke Liu" w:date="2021-05-24T14:44:00Z">
            <w:rPr>
              <w:rFonts w:ascii="Segoe UI" w:hAnsi="Segoe UI" w:cs="Segoe UI"/>
              <w:iCs/>
              <w:color w:val="121B1F" w:themeColor="background1"/>
              <w:sz w:val="18"/>
              <w:szCs w:val="18"/>
            </w:rPr>
          </w:rPrChange>
        </w:rPr>
        <w:t>touch</w:t>
      </w:r>
      <w:r w:rsidRPr="00452AD3">
        <w:rPr>
          <w:rFonts w:ascii="Arial" w:hAnsi="Arial" w:cs="Arial"/>
          <w:iCs/>
          <w:color w:val="121B1F" w:themeColor="background1"/>
          <w:sz w:val="16"/>
          <w:szCs w:val="16"/>
          <w:lang w:val="fr-FR"/>
          <w:rPrChange w:id="1757" w:author="Locke Liu" w:date="2021-05-24T14:44:00Z">
            <w:rPr>
              <w:rFonts w:ascii="Segoe UI" w:hAnsi="Segoe UI" w:cs="Segoe UI"/>
              <w:iCs/>
              <w:color w:val="121B1F" w:themeColor="background1"/>
              <w:sz w:val="18"/>
              <w:szCs w:val="18"/>
              <w:lang w:val="fr-FR"/>
            </w:rPr>
          </w:rPrChange>
        </w:rPr>
        <w:t xml:space="preserve"> points</w:t>
      </w:r>
      <w:r w:rsidR="00E66F7F" w:rsidRPr="00452AD3">
        <w:rPr>
          <w:rFonts w:ascii="Arial" w:hAnsi="Arial" w:cs="Arial"/>
          <w:noProof/>
          <w:color w:val="121B1F" w:themeColor="background1"/>
          <w:sz w:val="16"/>
          <w:szCs w:val="16"/>
          <w:lang w:val="fr-FR"/>
          <w:rPrChange w:id="1758" w:author="Locke Liu" w:date="2021-05-24T14:44:00Z">
            <w:rPr>
              <w:rFonts w:ascii="Segoe UI" w:hAnsi="Segoe UI" w:cs="Segoe UI"/>
              <w:noProof/>
              <w:color w:val="121B1F" w:themeColor="background1"/>
              <w:sz w:val="18"/>
              <w:szCs w:val="18"/>
              <w:lang w:val="fr-FR"/>
            </w:rPr>
          </w:rPrChange>
        </w:rPr>
        <w:t>.</w:t>
      </w:r>
    </w:p>
    <w:p w14:paraId="388784C0" w14:textId="4E4F6CAC" w:rsidR="007806DF" w:rsidRPr="004D620F" w:rsidDel="009679C6" w:rsidRDefault="007806DF" w:rsidP="007806DF">
      <w:pPr>
        <w:ind w:left="360"/>
        <w:rPr>
          <w:del w:id="1759" w:author="Locke Liu" w:date="2021-05-24T14:29:00Z"/>
          <w:rFonts w:ascii="Arial" w:hAnsi="Arial" w:cs="Arial"/>
          <w:color w:val="121B1F" w:themeColor="background1"/>
          <w:rPrChange w:id="1760" w:author="Locke Liu" w:date="2021-05-24T14:33:00Z">
            <w:rPr>
              <w:del w:id="1761" w:author="Locke Liu" w:date="2021-05-24T14:29:00Z"/>
              <w:rFonts w:cs="Calibri"/>
              <w:color w:val="121B1F" w:themeColor="background1"/>
            </w:rPr>
          </w:rPrChange>
        </w:rPr>
      </w:pPr>
      <w:bookmarkStart w:id="1762" w:name="_Toc72767165"/>
      <w:bookmarkEnd w:id="1762"/>
    </w:p>
    <w:p w14:paraId="65F74DB0" w14:textId="2B2FB8E3" w:rsidR="00E66F7F" w:rsidRPr="004D620F" w:rsidRDefault="00E66F7F" w:rsidP="00E66F7F">
      <w:pPr>
        <w:pStyle w:val="Heading2"/>
        <w:keepNext/>
        <w:numPr>
          <w:ilvl w:val="1"/>
          <w:numId w:val="4"/>
        </w:numPr>
        <w:ind w:left="978" w:hanging="708"/>
        <w:rPr>
          <w:rFonts w:ascii="Arial" w:hAnsi="Arial"/>
          <w:rPrChange w:id="1763" w:author="Locke Liu" w:date="2021-05-24T14:33:00Z">
            <w:rPr>
              <w:rFonts w:cs="Calibri"/>
            </w:rPr>
          </w:rPrChange>
        </w:rPr>
      </w:pPr>
      <w:bookmarkStart w:id="1764" w:name="_Toc72767166"/>
      <w:r w:rsidRPr="004D620F">
        <w:rPr>
          <w:rFonts w:ascii="Arial" w:hAnsi="Arial"/>
          <w:rPrChange w:id="1765" w:author="Locke Liu" w:date="2021-05-24T14:33:00Z">
            <w:rPr>
              <w:rFonts w:cs="Calibri"/>
            </w:rPr>
          </w:rPrChange>
        </w:rPr>
        <w:t>Functional requirement</w:t>
      </w:r>
      <w:bookmarkEnd w:id="1764"/>
    </w:p>
    <w:p w14:paraId="7EFFE8B8" w14:textId="6B0D88AD" w:rsidR="00E66F7F" w:rsidRPr="00452AD3" w:rsidRDefault="00D043F6">
      <w:pPr>
        <w:rPr>
          <w:rFonts w:ascii="Arial" w:hAnsi="Arial" w:cs="Arial"/>
          <w:color w:val="121B1F" w:themeColor="background1"/>
          <w:sz w:val="16"/>
          <w:szCs w:val="16"/>
          <w:rPrChange w:id="1766" w:author="Locke Liu" w:date="2021-05-24T14:45:00Z">
            <w:rPr>
              <w:rFonts w:ascii="Segoe UI" w:hAnsi="Segoe UI" w:cs="Segoe UI"/>
              <w:color w:val="121B1F" w:themeColor="background1"/>
              <w:sz w:val="16"/>
              <w:szCs w:val="16"/>
            </w:rPr>
          </w:rPrChange>
        </w:rPr>
        <w:pPrChange w:id="1767" w:author="Locke Liu" w:date="2021-05-24T14:36:00Z">
          <w:pPr>
            <w:ind w:left="360"/>
          </w:pPr>
        </w:pPrChange>
      </w:pPr>
      <w:r w:rsidRPr="00452AD3">
        <w:rPr>
          <w:rFonts w:ascii="Arial" w:hAnsi="Arial" w:cs="Arial"/>
          <w:color w:val="121B1F" w:themeColor="background1"/>
          <w:sz w:val="16"/>
          <w:szCs w:val="16"/>
          <w:rPrChange w:id="1768" w:author="Locke Liu" w:date="2021-05-24T14:45:00Z">
            <w:rPr>
              <w:rFonts w:ascii="Segoe UI" w:hAnsi="Segoe UI" w:cs="Segoe UI"/>
              <w:color w:val="121B1F" w:themeColor="background1"/>
              <w:sz w:val="16"/>
              <w:szCs w:val="16"/>
            </w:rPr>
          </w:rPrChange>
        </w:rPr>
        <w:t>The basic requirements to the consumer data lake include:</w:t>
      </w:r>
    </w:p>
    <w:p w14:paraId="1FE7492C" w14:textId="22BF3C5E" w:rsidR="00DD2C45" w:rsidRPr="00452AD3" w:rsidRDefault="00D043F6">
      <w:pPr>
        <w:pStyle w:val="ListParagraph"/>
        <w:numPr>
          <w:ilvl w:val="0"/>
          <w:numId w:val="29"/>
        </w:numPr>
        <w:ind w:left="360"/>
        <w:rPr>
          <w:rFonts w:ascii="Arial" w:hAnsi="Arial" w:cs="Arial"/>
          <w:b/>
          <w:bCs/>
          <w:color w:val="121B1F" w:themeColor="background1"/>
          <w:sz w:val="16"/>
          <w:szCs w:val="16"/>
          <w:rPrChange w:id="1769" w:author="Locke Liu" w:date="2021-05-24T14:45:00Z">
            <w:rPr>
              <w:rFonts w:ascii="Segoe UI" w:hAnsi="Segoe UI" w:cs="Segoe UI"/>
              <w:b/>
              <w:bCs/>
              <w:color w:val="121B1F" w:themeColor="background1"/>
              <w:sz w:val="16"/>
              <w:szCs w:val="16"/>
            </w:rPr>
          </w:rPrChange>
        </w:rPr>
        <w:pPrChange w:id="1770" w:author="Locke Liu" w:date="2021-05-24T14:36:00Z">
          <w:pPr>
            <w:pStyle w:val="ListParagraph"/>
            <w:numPr>
              <w:numId w:val="29"/>
            </w:numPr>
            <w:ind w:left="810" w:hanging="360"/>
          </w:pPr>
        </w:pPrChange>
      </w:pPr>
      <w:r w:rsidRPr="00452AD3">
        <w:rPr>
          <w:rFonts w:ascii="Arial" w:hAnsi="Arial" w:cs="Arial"/>
          <w:b/>
          <w:bCs/>
          <w:color w:val="121B1F" w:themeColor="background1"/>
          <w:sz w:val="16"/>
          <w:szCs w:val="16"/>
          <w:rPrChange w:id="1771" w:author="Locke Liu" w:date="2021-05-24T14:45:00Z">
            <w:rPr>
              <w:rFonts w:ascii="Segoe UI" w:hAnsi="Segoe UI" w:cs="Segoe UI"/>
              <w:b/>
              <w:bCs/>
              <w:color w:val="121B1F" w:themeColor="background1"/>
              <w:sz w:val="16"/>
              <w:szCs w:val="16"/>
            </w:rPr>
          </w:rPrChange>
        </w:rPr>
        <w:t>Staging for Consumer Data</w:t>
      </w:r>
    </w:p>
    <w:p w14:paraId="7753BEAC" w14:textId="0AE575DD" w:rsidR="00D043F6" w:rsidRPr="00452AD3" w:rsidRDefault="00D043F6">
      <w:pPr>
        <w:ind w:left="360"/>
        <w:jc w:val="both"/>
        <w:rPr>
          <w:rFonts w:ascii="Arial" w:hAnsi="Arial" w:cs="Arial"/>
          <w:b/>
          <w:bCs/>
          <w:color w:val="121B1F" w:themeColor="background1"/>
          <w:sz w:val="16"/>
          <w:szCs w:val="16"/>
          <w:rPrChange w:id="1772" w:author="Locke Liu" w:date="2021-05-24T14:45:00Z">
            <w:rPr>
              <w:rFonts w:ascii="Segoe UI" w:hAnsi="Segoe UI" w:cs="Segoe UI"/>
              <w:b/>
              <w:bCs/>
              <w:color w:val="121B1F" w:themeColor="background1"/>
              <w:sz w:val="16"/>
              <w:szCs w:val="16"/>
            </w:rPr>
          </w:rPrChange>
        </w:rPr>
        <w:pPrChange w:id="1773" w:author="Locke Liu" w:date="2021-05-24T14:36:00Z">
          <w:pPr>
            <w:ind w:left="810"/>
          </w:pPr>
        </w:pPrChange>
      </w:pPr>
      <w:r w:rsidRPr="00452AD3">
        <w:rPr>
          <w:rFonts w:ascii="Arial" w:hAnsi="Arial" w:cs="Arial"/>
          <w:color w:val="121B1F" w:themeColor="background1"/>
          <w:sz w:val="16"/>
          <w:szCs w:val="16"/>
          <w:rPrChange w:id="1774" w:author="Locke Liu" w:date="2021-05-24T14:45:00Z">
            <w:rPr>
              <w:rFonts w:ascii="Segoe UI" w:hAnsi="Segoe UI" w:cs="Segoe UI"/>
              <w:color w:val="121B1F" w:themeColor="background1"/>
              <w:sz w:val="16"/>
              <w:szCs w:val="16"/>
            </w:rPr>
          </w:rPrChange>
        </w:rPr>
        <w:t>Provide functionality to define the dimensions, metrics, and data maps to organize data structures based on the standards or rules by Michelin for consumption by business applications.</w:t>
      </w:r>
    </w:p>
    <w:p w14:paraId="15CB70AF" w14:textId="2E9CEDF2" w:rsidR="00DD2C45" w:rsidRPr="00452AD3" w:rsidRDefault="00D043F6">
      <w:pPr>
        <w:pStyle w:val="ListParagraph"/>
        <w:numPr>
          <w:ilvl w:val="0"/>
          <w:numId w:val="29"/>
        </w:numPr>
        <w:ind w:left="360"/>
        <w:rPr>
          <w:rFonts w:ascii="Arial" w:hAnsi="Arial" w:cs="Arial"/>
          <w:color w:val="121B1F" w:themeColor="background1"/>
          <w:sz w:val="16"/>
          <w:szCs w:val="16"/>
          <w:rPrChange w:id="1775" w:author="Locke Liu" w:date="2021-05-24T14:45:00Z">
            <w:rPr>
              <w:rFonts w:ascii="Segoe UI" w:hAnsi="Segoe UI" w:cs="Segoe UI"/>
              <w:color w:val="121B1F" w:themeColor="background1"/>
              <w:sz w:val="16"/>
              <w:szCs w:val="16"/>
            </w:rPr>
          </w:rPrChange>
        </w:rPr>
        <w:pPrChange w:id="1776" w:author="Locke Liu" w:date="2021-05-24T14:37:00Z">
          <w:pPr>
            <w:numPr>
              <w:ilvl w:val="1"/>
              <w:numId w:val="5"/>
            </w:numPr>
            <w:ind w:left="405" w:hanging="360"/>
          </w:pPr>
        </w:pPrChange>
      </w:pPr>
      <w:r w:rsidRPr="00452AD3">
        <w:rPr>
          <w:rFonts w:ascii="Arial" w:hAnsi="Arial" w:cs="Arial"/>
          <w:b/>
          <w:bCs/>
          <w:color w:val="121B1F" w:themeColor="background1"/>
          <w:sz w:val="16"/>
          <w:szCs w:val="16"/>
          <w:rPrChange w:id="1777" w:author="Locke Liu" w:date="2021-05-24T14:45:00Z">
            <w:rPr>
              <w:rFonts w:ascii="Segoe UI" w:hAnsi="Segoe UI" w:cs="Segoe UI"/>
              <w:b/>
              <w:bCs/>
              <w:color w:val="121B1F" w:themeColor="background1"/>
              <w:sz w:val="16"/>
              <w:szCs w:val="16"/>
            </w:rPr>
          </w:rPrChange>
        </w:rPr>
        <w:t>Data Processing and Cleansing</w:t>
      </w:r>
    </w:p>
    <w:p w14:paraId="62C6C27F" w14:textId="2186D341" w:rsidR="00D043F6" w:rsidRPr="00452AD3" w:rsidRDefault="00D043F6">
      <w:pPr>
        <w:ind w:left="360"/>
        <w:jc w:val="both"/>
        <w:rPr>
          <w:rFonts w:ascii="Arial" w:hAnsi="Arial" w:cs="Arial"/>
          <w:color w:val="121B1F" w:themeColor="background1"/>
          <w:sz w:val="16"/>
          <w:szCs w:val="16"/>
          <w:rPrChange w:id="1778" w:author="Locke Liu" w:date="2021-05-24T14:45:00Z">
            <w:rPr>
              <w:rFonts w:ascii="Segoe UI" w:hAnsi="Segoe UI" w:cs="Segoe UI"/>
              <w:color w:val="121B1F" w:themeColor="background1"/>
              <w:sz w:val="16"/>
              <w:szCs w:val="16"/>
            </w:rPr>
          </w:rPrChange>
        </w:rPr>
        <w:pPrChange w:id="1779" w:author="Locke Liu" w:date="2021-05-24T14:36:00Z">
          <w:pPr>
            <w:ind w:left="810"/>
          </w:pPr>
        </w:pPrChange>
      </w:pPr>
      <w:r w:rsidRPr="00452AD3">
        <w:rPr>
          <w:rFonts w:ascii="Arial" w:hAnsi="Arial" w:cs="Arial"/>
          <w:color w:val="121B1F" w:themeColor="background1"/>
          <w:sz w:val="16"/>
          <w:szCs w:val="16"/>
          <w:rPrChange w:id="1780" w:author="Locke Liu" w:date="2021-05-24T14:45:00Z">
            <w:rPr>
              <w:rFonts w:ascii="Segoe UI" w:hAnsi="Segoe UI" w:cs="Segoe UI"/>
              <w:color w:val="121B1F" w:themeColor="background1"/>
              <w:sz w:val="16"/>
              <w:szCs w:val="16"/>
            </w:rPr>
          </w:rPrChange>
        </w:rPr>
        <w:t>Data cleansing ensures the consumer data is consistent and usable before it is compartmentalized and staged for use by business applications.</w:t>
      </w:r>
    </w:p>
    <w:p w14:paraId="6FCBCF3A" w14:textId="0C3C6A46" w:rsidR="00DD2C45" w:rsidRPr="00452AD3" w:rsidRDefault="00D043F6">
      <w:pPr>
        <w:pStyle w:val="ListParagraph"/>
        <w:numPr>
          <w:ilvl w:val="0"/>
          <w:numId w:val="29"/>
        </w:numPr>
        <w:ind w:left="360"/>
        <w:rPr>
          <w:rFonts w:ascii="Arial" w:hAnsi="Arial" w:cs="Arial"/>
          <w:color w:val="121B1F" w:themeColor="background1"/>
          <w:sz w:val="16"/>
          <w:szCs w:val="16"/>
          <w:rPrChange w:id="1781" w:author="Locke Liu" w:date="2021-05-24T14:45:00Z">
            <w:rPr>
              <w:rFonts w:ascii="Segoe UI" w:hAnsi="Segoe UI" w:cs="Segoe UI"/>
              <w:color w:val="121B1F" w:themeColor="background1"/>
              <w:sz w:val="16"/>
              <w:szCs w:val="16"/>
            </w:rPr>
          </w:rPrChange>
        </w:rPr>
        <w:pPrChange w:id="1782" w:author="Locke Liu" w:date="2021-05-24T14:37:00Z">
          <w:pPr>
            <w:numPr>
              <w:ilvl w:val="1"/>
              <w:numId w:val="5"/>
            </w:numPr>
            <w:ind w:left="405" w:hanging="360"/>
          </w:pPr>
        </w:pPrChange>
      </w:pPr>
      <w:r w:rsidRPr="00452AD3">
        <w:rPr>
          <w:rFonts w:ascii="Arial" w:hAnsi="Arial" w:cs="Arial"/>
          <w:b/>
          <w:bCs/>
          <w:color w:val="121B1F" w:themeColor="background1"/>
          <w:sz w:val="16"/>
          <w:szCs w:val="16"/>
          <w:rPrChange w:id="1783" w:author="Locke Liu" w:date="2021-05-24T14:45:00Z">
            <w:rPr>
              <w:rFonts w:ascii="Segoe UI" w:hAnsi="Segoe UI" w:cs="Segoe UI"/>
              <w:b/>
              <w:bCs/>
              <w:color w:val="121B1F" w:themeColor="background1"/>
              <w:sz w:val="16"/>
              <w:szCs w:val="16"/>
            </w:rPr>
          </w:rPrChange>
        </w:rPr>
        <w:t>Data Consolidation</w:t>
      </w:r>
    </w:p>
    <w:p w14:paraId="7E205F45" w14:textId="0515EE0F" w:rsidR="00D043F6" w:rsidRPr="00452AD3" w:rsidRDefault="00D043F6">
      <w:pPr>
        <w:ind w:left="360"/>
        <w:jc w:val="both"/>
        <w:rPr>
          <w:rFonts w:ascii="Arial" w:hAnsi="Arial" w:cs="Arial"/>
          <w:color w:val="121B1F" w:themeColor="background1"/>
          <w:sz w:val="16"/>
          <w:szCs w:val="16"/>
          <w:rPrChange w:id="1784" w:author="Locke Liu" w:date="2021-05-24T14:45:00Z">
            <w:rPr>
              <w:rFonts w:ascii="Segoe UI" w:hAnsi="Segoe UI" w:cs="Segoe UI"/>
              <w:color w:val="121B1F" w:themeColor="background1"/>
              <w:sz w:val="16"/>
              <w:szCs w:val="16"/>
            </w:rPr>
          </w:rPrChange>
        </w:rPr>
        <w:pPrChange w:id="1785" w:author="Locke Liu" w:date="2021-05-24T14:36:00Z">
          <w:pPr>
            <w:ind w:left="810"/>
          </w:pPr>
        </w:pPrChange>
      </w:pPr>
      <w:r w:rsidRPr="00452AD3">
        <w:rPr>
          <w:rFonts w:ascii="Arial" w:hAnsi="Arial" w:cs="Arial"/>
          <w:color w:val="121B1F" w:themeColor="background1"/>
          <w:sz w:val="16"/>
          <w:szCs w:val="16"/>
          <w:rPrChange w:id="1786" w:author="Locke Liu" w:date="2021-05-24T14:45:00Z">
            <w:rPr>
              <w:rFonts w:ascii="Segoe UI" w:hAnsi="Segoe UI" w:cs="Segoe UI"/>
              <w:color w:val="121B1F" w:themeColor="background1"/>
              <w:sz w:val="16"/>
              <w:szCs w:val="16"/>
            </w:rPr>
          </w:rPrChange>
        </w:rPr>
        <w:t xml:space="preserve">The consumer data lake should ingest and consolidate all consumer structured and unstructured data. The consumer data is not stored in different business applications such as T+ CRM and Michelin CRM. The data ingestion is a key requirement in the project and included in the project scope. </w:t>
      </w:r>
    </w:p>
    <w:p w14:paraId="355A628F" w14:textId="238D305E" w:rsidR="00DD2C45" w:rsidRPr="00452AD3" w:rsidDel="00B90563" w:rsidRDefault="00DD2C45">
      <w:pPr>
        <w:ind w:left="360"/>
        <w:rPr>
          <w:del w:id="1787" w:author="Locke Liu" w:date="2021-05-24T14:34:00Z"/>
          <w:rFonts w:ascii="Arial" w:hAnsi="Arial" w:cs="Arial"/>
          <w:color w:val="121B1F" w:themeColor="background1"/>
          <w:sz w:val="16"/>
          <w:szCs w:val="16"/>
          <w:rPrChange w:id="1788" w:author="Locke Liu" w:date="2021-05-24T14:45:00Z">
            <w:rPr>
              <w:del w:id="1789" w:author="Locke Liu" w:date="2021-05-24T14:34:00Z"/>
              <w:rFonts w:ascii="Segoe UI" w:hAnsi="Segoe UI" w:cs="Segoe UI"/>
              <w:color w:val="121B1F" w:themeColor="background1"/>
              <w:sz w:val="16"/>
              <w:szCs w:val="16"/>
            </w:rPr>
          </w:rPrChange>
        </w:rPr>
        <w:pPrChange w:id="1790" w:author="Locke Liu" w:date="2021-05-24T14:36:00Z">
          <w:pPr>
            <w:ind w:left="810"/>
          </w:pPr>
        </w:pPrChange>
      </w:pPr>
    </w:p>
    <w:p w14:paraId="01414C23" w14:textId="1C996A7A" w:rsidR="00D043F6" w:rsidRPr="00452AD3" w:rsidRDefault="00D043F6">
      <w:pPr>
        <w:rPr>
          <w:rFonts w:ascii="Arial" w:hAnsi="Arial" w:cs="Arial"/>
          <w:color w:val="121B1F" w:themeColor="background1"/>
          <w:sz w:val="16"/>
          <w:szCs w:val="16"/>
          <w:rPrChange w:id="1791" w:author="Locke Liu" w:date="2021-05-24T14:45:00Z">
            <w:rPr>
              <w:rFonts w:ascii="Segoe UI" w:hAnsi="Segoe UI" w:cs="Segoe UI"/>
              <w:color w:val="121B1F" w:themeColor="background1"/>
              <w:sz w:val="16"/>
              <w:szCs w:val="16"/>
            </w:rPr>
          </w:rPrChange>
        </w:rPr>
        <w:pPrChange w:id="1792" w:author="Locke Liu" w:date="2021-05-24T14:36:00Z">
          <w:pPr>
            <w:ind w:left="360"/>
          </w:pPr>
        </w:pPrChange>
      </w:pPr>
      <w:r w:rsidRPr="00452AD3">
        <w:rPr>
          <w:rFonts w:ascii="Arial" w:hAnsi="Arial" w:cs="Arial"/>
          <w:color w:val="121B1F" w:themeColor="background1"/>
          <w:sz w:val="16"/>
          <w:szCs w:val="16"/>
          <w:rPrChange w:id="1793" w:author="Locke Liu" w:date="2021-05-24T14:45:00Z">
            <w:rPr>
              <w:rFonts w:ascii="Segoe UI" w:hAnsi="Segoe UI" w:cs="Segoe UI"/>
              <w:color w:val="121B1F" w:themeColor="background1"/>
              <w:sz w:val="16"/>
              <w:szCs w:val="16"/>
            </w:rPr>
          </w:rPrChange>
        </w:rPr>
        <w:t>Additional requirements of building the data lake include:</w:t>
      </w:r>
    </w:p>
    <w:p w14:paraId="44969194" w14:textId="7A854EE7" w:rsidR="00D043F6" w:rsidRPr="00452AD3" w:rsidDel="00B90563" w:rsidRDefault="00D043F6">
      <w:pPr>
        <w:numPr>
          <w:ilvl w:val="0"/>
          <w:numId w:val="5"/>
        </w:numPr>
        <w:rPr>
          <w:del w:id="1794" w:author="Locke Liu" w:date="2021-05-24T14:34:00Z"/>
          <w:rFonts w:ascii="Arial" w:hAnsi="Arial" w:cs="Arial"/>
          <w:color w:val="121B1F" w:themeColor="background1"/>
          <w:sz w:val="16"/>
          <w:szCs w:val="16"/>
          <w:rPrChange w:id="1795" w:author="Locke Liu" w:date="2021-05-24T14:45:00Z">
            <w:rPr>
              <w:del w:id="1796" w:author="Locke Liu" w:date="2021-05-24T14:34:00Z"/>
              <w:rFonts w:ascii="Segoe UI" w:hAnsi="Segoe UI" w:cs="Segoe UI"/>
              <w:color w:val="121B1F" w:themeColor="background1"/>
              <w:sz w:val="16"/>
              <w:szCs w:val="16"/>
            </w:rPr>
          </w:rPrChange>
        </w:rPr>
        <w:pPrChange w:id="1797" w:author="Locke Liu" w:date="2021-05-24T14:36:00Z">
          <w:pPr>
            <w:ind w:left="360"/>
          </w:pPr>
        </w:pPrChange>
      </w:pPr>
    </w:p>
    <w:p w14:paraId="0660EDEB" w14:textId="4E9B356B" w:rsidR="00D043F6" w:rsidRPr="00452AD3" w:rsidDel="00337217" w:rsidRDefault="00D043F6" w:rsidP="00337217">
      <w:pPr>
        <w:pStyle w:val="ListParagraph"/>
        <w:numPr>
          <w:ilvl w:val="0"/>
          <w:numId w:val="29"/>
        </w:numPr>
        <w:ind w:left="360"/>
        <w:rPr>
          <w:del w:id="1798" w:author="Locke Liu" w:date="2021-05-24T14:37:00Z"/>
          <w:rFonts w:ascii="Arial" w:hAnsi="Arial" w:cs="Arial"/>
          <w:color w:val="121B1F" w:themeColor="background1"/>
          <w:sz w:val="16"/>
          <w:szCs w:val="16"/>
          <w:rPrChange w:id="1799" w:author="Locke Liu" w:date="2021-05-24T14:45:00Z">
            <w:rPr>
              <w:del w:id="1800" w:author="Locke Liu" w:date="2021-05-24T14:37:00Z"/>
              <w:rFonts w:ascii="Arial" w:hAnsi="Arial" w:cs="Arial"/>
              <w:b/>
              <w:bCs/>
              <w:color w:val="121B1F" w:themeColor="background1"/>
              <w:sz w:val="18"/>
              <w:szCs w:val="18"/>
            </w:rPr>
          </w:rPrChange>
        </w:rPr>
      </w:pPr>
      <w:r w:rsidRPr="00452AD3">
        <w:rPr>
          <w:rFonts w:ascii="Arial" w:hAnsi="Arial" w:cs="Arial"/>
          <w:b/>
          <w:bCs/>
          <w:color w:val="121B1F" w:themeColor="background1"/>
          <w:sz w:val="16"/>
          <w:szCs w:val="16"/>
          <w:rPrChange w:id="1801" w:author="Locke Liu" w:date="2021-05-24T14:45:00Z">
            <w:rPr>
              <w:rFonts w:ascii="Segoe UI" w:hAnsi="Segoe UI" w:cs="Segoe UI"/>
              <w:b/>
              <w:bCs/>
              <w:color w:val="121B1F" w:themeColor="background1"/>
              <w:sz w:val="16"/>
              <w:szCs w:val="16"/>
            </w:rPr>
          </w:rPrChange>
        </w:rPr>
        <w:t>Data Flow</w:t>
      </w:r>
    </w:p>
    <w:p w14:paraId="0D2CD828" w14:textId="77777777" w:rsidR="00337217" w:rsidRPr="00452AD3" w:rsidRDefault="00337217" w:rsidP="00337217">
      <w:pPr>
        <w:pStyle w:val="ListParagraph"/>
        <w:numPr>
          <w:ilvl w:val="0"/>
          <w:numId w:val="29"/>
        </w:numPr>
        <w:ind w:left="360"/>
        <w:rPr>
          <w:ins w:id="1802" w:author="Locke Liu" w:date="2021-05-24T14:40:00Z"/>
          <w:rFonts w:ascii="Arial" w:hAnsi="Arial" w:cs="Arial"/>
          <w:color w:val="121B1F" w:themeColor="background1"/>
          <w:sz w:val="16"/>
          <w:szCs w:val="16"/>
          <w:rPrChange w:id="1803" w:author="Locke Liu" w:date="2021-05-24T14:45:00Z">
            <w:rPr>
              <w:ins w:id="1804" w:author="Locke Liu" w:date="2021-05-24T14:40:00Z"/>
              <w:rFonts w:ascii="Arial" w:hAnsi="Arial" w:cs="Arial"/>
              <w:color w:val="121B1F" w:themeColor="background1"/>
              <w:sz w:val="18"/>
              <w:szCs w:val="18"/>
            </w:rPr>
          </w:rPrChange>
        </w:rPr>
      </w:pPr>
    </w:p>
    <w:p w14:paraId="4F93F396" w14:textId="13B70597" w:rsidR="00D043F6" w:rsidRPr="00452AD3" w:rsidDel="00337217" w:rsidRDefault="00D043F6" w:rsidP="00337217">
      <w:pPr>
        <w:pStyle w:val="ListParagraph"/>
        <w:numPr>
          <w:ilvl w:val="1"/>
          <w:numId w:val="29"/>
        </w:numPr>
        <w:rPr>
          <w:del w:id="1805" w:author="Locke Liu" w:date="2021-05-24T14:41:00Z"/>
          <w:rFonts w:ascii="Arial" w:hAnsi="Arial" w:cs="Arial"/>
          <w:color w:val="121B1F" w:themeColor="background1"/>
          <w:sz w:val="16"/>
          <w:szCs w:val="16"/>
          <w:rPrChange w:id="1806" w:author="Locke Liu" w:date="2021-05-24T14:45:00Z">
            <w:rPr>
              <w:del w:id="1807" w:author="Locke Liu" w:date="2021-05-24T14:41:00Z"/>
              <w:rFonts w:ascii="Arial" w:hAnsi="Arial" w:cs="Arial"/>
              <w:color w:val="121B1F" w:themeColor="background1"/>
              <w:sz w:val="18"/>
              <w:szCs w:val="18"/>
            </w:rPr>
          </w:rPrChange>
        </w:rPr>
      </w:pPr>
      <w:r w:rsidRPr="00452AD3">
        <w:rPr>
          <w:rFonts w:ascii="Arial" w:hAnsi="Arial" w:cs="Arial"/>
          <w:color w:val="121B1F" w:themeColor="background1"/>
          <w:sz w:val="16"/>
          <w:szCs w:val="16"/>
          <w:rPrChange w:id="1808" w:author="Locke Liu" w:date="2021-05-24T14:45:00Z">
            <w:rPr>
              <w:rFonts w:ascii="Segoe UI" w:hAnsi="Segoe UI" w:cs="Segoe UI"/>
              <w:color w:val="121B1F" w:themeColor="background1"/>
              <w:sz w:val="16"/>
              <w:szCs w:val="16"/>
            </w:rPr>
          </w:rPrChange>
        </w:rPr>
        <w:t>Inbound into Data Lake:</w:t>
      </w:r>
    </w:p>
    <w:p w14:paraId="6F5E2388" w14:textId="77777777" w:rsidR="00337217" w:rsidRPr="00452AD3" w:rsidRDefault="00337217">
      <w:pPr>
        <w:pStyle w:val="ListParagraph"/>
        <w:numPr>
          <w:ilvl w:val="1"/>
          <w:numId w:val="29"/>
        </w:numPr>
        <w:rPr>
          <w:ins w:id="1809" w:author="Locke Liu" w:date="2021-05-24T14:41:00Z"/>
          <w:rFonts w:ascii="Arial" w:hAnsi="Arial" w:cs="Arial"/>
          <w:color w:val="121B1F" w:themeColor="background1"/>
          <w:sz w:val="16"/>
          <w:szCs w:val="16"/>
          <w:rPrChange w:id="1810" w:author="Locke Liu" w:date="2021-05-24T14:45:00Z">
            <w:rPr>
              <w:ins w:id="1811" w:author="Locke Liu" w:date="2021-05-24T14:41:00Z"/>
              <w:rFonts w:ascii="Segoe UI" w:hAnsi="Segoe UI" w:cs="Segoe UI"/>
              <w:color w:val="121B1F" w:themeColor="background1"/>
              <w:sz w:val="16"/>
              <w:szCs w:val="16"/>
            </w:rPr>
          </w:rPrChange>
        </w:rPr>
        <w:pPrChange w:id="1812" w:author="Locke Liu" w:date="2021-05-24T14:40:00Z">
          <w:pPr>
            <w:numPr>
              <w:ilvl w:val="2"/>
              <w:numId w:val="5"/>
            </w:numPr>
            <w:ind w:left="567"/>
          </w:pPr>
        </w:pPrChange>
      </w:pPr>
    </w:p>
    <w:p w14:paraId="79F4A990" w14:textId="16CA3AEB" w:rsidR="00D043F6" w:rsidRPr="00452AD3" w:rsidRDefault="00D043F6">
      <w:pPr>
        <w:pStyle w:val="ListParagraph"/>
        <w:numPr>
          <w:ilvl w:val="2"/>
          <w:numId w:val="29"/>
        </w:numPr>
        <w:jc w:val="both"/>
        <w:rPr>
          <w:rFonts w:ascii="Arial" w:hAnsi="Arial" w:cs="Arial"/>
          <w:color w:val="121B1F" w:themeColor="background1"/>
          <w:sz w:val="16"/>
          <w:szCs w:val="16"/>
          <w:rPrChange w:id="1813" w:author="Locke Liu" w:date="2021-05-24T14:45:00Z">
            <w:rPr>
              <w:rFonts w:ascii="Segoe UI" w:hAnsi="Segoe UI" w:cs="Segoe UI"/>
              <w:color w:val="121B1F" w:themeColor="background1"/>
              <w:sz w:val="16"/>
              <w:szCs w:val="16"/>
            </w:rPr>
          </w:rPrChange>
        </w:rPr>
        <w:pPrChange w:id="1814" w:author="Locke Liu" w:date="2021-05-24T14:41:00Z">
          <w:pPr>
            <w:numPr>
              <w:ilvl w:val="3"/>
              <w:numId w:val="5"/>
            </w:numPr>
            <w:ind w:left="567"/>
          </w:pPr>
        </w:pPrChange>
      </w:pPr>
      <w:r w:rsidRPr="00452AD3">
        <w:rPr>
          <w:rFonts w:ascii="Arial" w:hAnsi="Arial" w:cs="Arial"/>
          <w:color w:val="121B1F" w:themeColor="background1"/>
          <w:sz w:val="16"/>
          <w:szCs w:val="16"/>
          <w:rPrChange w:id="1815" w:author="Locke Liu" w:date="2021-05-24T14:45:00Z">
            <w:rPr>
              <w:rFonts w:ascii="Segoe UI" w:hAnsi="Segoe UI" w:cs="Segoe UI"/>
              <w:color w:val="121B1F" w:themeColor="background1"/>
              <w:sz w:val="16"/>
              <w:szCs w:val="16"/>
            </w:rPr>
          </w:rPrChange>
        </w:rPr>
        <w:t>All identifiers, transactions, behavioral, demographic, and tracking data (consumer data) should be batch uploaded into data lake directly</w:t>
      </w:r>
      <w:ins w:id="1816" w:author="Locke Liu" w:date="2021-05-24T14:35:00Z">
        <w:r w:rsidR="00336D3F" w:rsidRPr="00452AD3">
          <w:rPr>
            <w:rFonts w:ascii="Arial" w:hAnsi="Arial" w:cs="Arial"/>
            <w:color w:val="121B1F" w:themeColor="background1"/>
            <w:sz w:val="16"/>
            <w:szCs w:val="16"/>
            <w:rPrChange w:id="1817" w:author="Locke Liu" w:date="2021-05-24T14:45:00Z">
              <w:rPr/>
            </w:rPrChange>
          </w:rPr>
          <w:t>.</w:t>
        </w:r>
      </w:ins>
    </w:p>
    <w:p w14:paraId="3A1A04FB" w14:textId="5E9FAB2C" w:rsidR="00D043F6" w:rsidRPr="00452AD3" w:rsidRDefault="00D043F6">
      <w:pPr>
        <w:pStyle w:val="ListParagraph"/>
        <w:numPr>
          <w:ilvl w:val="2"/>
          <w:numId w:val="29"/>
        </w:numPr>
        <w:jc w:val="both"/>
        <w:rPr>
          <w:rFonts w:ascii="Arial" w:hAnsi="Arial" w:cs="Arial"/>
          <w:color w:val="121B1F" w:themeColor="background1"/>
          <w:sz w:val="16"/>
          <w:szCs w:val="16"/>
          <w:rPrChange w:id="1818" w:author="Locke Liu" w:date="2021-05-24T14:45:00Z">
            <w:rPr>
              <w:rFonts w:ascii="Segoe UI" w:hAnsi="Segoe UI" w:cs="Segoe UI"/>
              <w:color w:val="121B1F" w:themeColor="background1"/>
              <w:sz w:val="16"/>
              <w:szCs w:val="16"/>
            </w:rPr>
          </w:rPrChange>
        </w:rPr>
        <w:pPrChange w:id="1819" w:author="Locke Liu" w:date="2021-05-24T14:41:00Z">
          <w:pPr>
            <w:numPr>
              <w:ilvl w:val="3"/>
              <w:numId w:val="5"/>
            </w:numPr>
            <w:ind w:left="567"/>
          </w:pPr>
        </w:pPrChange>
      </w:pPr>
      <w:r w:rsidRPr="00452AD3">
        <w:rPr>
          <w:rFonts w:ascii="Arial" w:hAnsi="Arial" w:cs="Arial"/>
          <w:color w:val="121B1F" w:themeColor="background1"/>
          <w:sz w:val="16"/>
          <w:szCs w:val="16"/>
          <w:rPrChange w:id="1820" w:author="Locke Liu" w:date="2021-05-24T14:45:00Z">
            <w:rPr>
              <w:rFonts w:ascii="Segoe UI" w:hAnsi="Segoe UI" w:cs="Segoe UI"/>
              <w:color w:val="121B1F" w:themeColor="background1"/>
              <w:sz w:val="16"/>
              <w:szCs w:val="16"/>
            </w:rPr>
          </w:rPrChange>
        </w:rPr>
        <w:t>If source application only supports real-time data feed, all consumer data should be streamed via API into data lake</w:t>
      </w:r>
      <w:ins w:id="1821" w:author="Locke Liu" w:date="2021-05-24T14:35:00Z">
        <w:r w:rsidR="00336D3F" w:rsidRPr="00452AD3">
          <w:rPr>
            <w:rFonts w:ascii="Arial" w:hAnsi="Arial" w:cs="Arial"/>
            <w:color w:val="121B1F" w:themeColor="background1"/>
            <w:sz w:val="16"/>
            <w:szCs w:val="16"/>
            <w:rPrChange w:id="1822" w:author="Locke Liu" w:date="2021-05-24T14:45:00Z">
              <w:rPr>
                <w:rFonts w:ascii="Arial" w:hAnsi="Arial" w:cs="Arial"/>
                <w:color w:val="121B1F" w:themeColor="background1"/>
                <w:sz w:val="18"/>
                <w:szCs w:val="18"/>
              </w:rPr>
            </w:rPrChange>
          </w:rPr>
          <w:t>.</w:t>
        </w:r>
      </w:ins>
      <w:del w:id="1823" w:author="Locke Liu" w:date="2021-05-24T14:35:00Z">
        <w:r w:rsidRPr="00452AD3" w:rsidDel="00336D3F">
          <w:rPr>
            <w:rFonts w:ascii="Arial" w:hAnsi="Arial" w:cs="Arial"/>
            <w:color w:val="121B1F" w:themeColor="background1"/>
            <w:sz w:val="16"/>
            <w:szCs w:val="16"/>
            <w:rPrChange w:id="1824" w:author="Locke Liu" w:date="2021-05-24T14:45:00Z">
              <w:rPr>
                <w:rFonts w:ascii="Segoe UI" w:hAnsi="Segoe UI" w:cs="Segoe UI"/>
                <w:color w:val="121B1F" w:themeColor="background1"/>
                <w:sz w:val="16"/>
                <w:szCs w:val="16"/>
              </w:rPr>
            </w:rPrChange>
          </w:rPr>
          <w:delText xml:space="preserve"> </w:delText>
        </w:r>
      </w:del>
    </w:p>
    <w:p w14:paraId="133DDAD7" w14:textId="77777777" w:rsidR="00D043F6" w:rsidRPr="00452AD3" w:rsidRDefault="00D043F6">
      <w:pPr>
        <w:pStyle w:val="ListParagraph"/>
        <w:numPr>
          <w:ilvl w:val="1"/>
          <w:numId w:val="29"/>
        </w:numPr>
        <w:rPr>
          <w:rFonts w:ascii="Arial" w:hAnsi="Arial" w:cs="Arial"/>
          <w:color w:val="121B1F" w:themeColor="background1"/>
          <w:sz w:val="16"/>
          <w:szCs w:val="16"/>
          <w:rPrChange w:id="1825" w:author="Locke Liu" w:date="2021-05-24T14:45:00Z">
            <w:rPr>
              <w:rFonts w:ascii="Segoe UI" w:hAnsi="Segoe UI" w:cs="Segoe UI"/>
              <w:color w:val="121B1F" w:themeColor="background1"/>
              <w:sz w:val="16"/>
              <w:szCs w:val="16"/>
            </w:rPr>
          </w:rPrChange>
        </w:rPr>
        <w:pPrChange w:id="1826" w:author="Locke Liu" w:date="2021-05-24T14:38:00Z">
          <w:pPr>
            <w:numPr>
              <w:ilvl w:val="2"/>
              <w:numId w:val="5"/>
            </w:numPr>
            <w:ind w:left="567"/>
          </w:pPr>
        </w:pPrChange>
      </w:pPr>
      <w:r w:rsidRPr="00452AD3">
        <w:rPr>
          <w:rFonts w:ascii="Arial" w:hAnsi="Arial" w:cs="Arial"/>
          <w:color w:val="121B1F" w:themeColor="background1"/>
          <w:sz w:val="16"/>
          <w:szCs w:val="16"/>
          <w:rPrChange w:id="1827" w:author="Locke Liu" w:date="2021-05-24T14:45:00Z">
            <w:rPr>
              <w:rFonts w:ascii="Segoe UI" w:hAnsi="Segoe UI" w:cs="Segoe UI"/>
              <w:color w:val="121B1F" w:themeColor="background1"/>
              <w:sz w:val="16"/>
              <w:szCs w:val="16"/>
            </w:rPr>
          </w:rPrChange>
        </w:rPr>
        <w:t>Outbound out of Data Lake:</w:t>
      </w:r>
    </w:p>
    <w:p w14:paraId="470132C9" w14:textId="2E769AB7" w:rsidR="00D043F6" w:rsidRPr="00452AD3" w:rsidRDefault="00D043F6">
      <w:pPr>
        <w:pStyle w:val="ListParagraph"/>
        <w:numPr>
          <w:ilvl w:val="2"/>
          <w:numId w:val="29"/>
        </w:numPr>
        <w:jc w:val="both"/>
        <w:rPr>
          <w:rFonts w:ascii="Arial" w:hAnsi="Arial" w:cs="Arial"/>
          <w:color w:val="121B1F" w:themeColor="background1"/>
          <w:sz w:val="16"/>
          <w:szCs w:val="16"/>
          <w:rPrChange w:id="1828" w:author="Locke Liu" w:date="2021-05-24T14:45:00Z">
            <w:rPr>
              <w:rFonts w:ascii="Segoe UI" w:hAnsi="Segoe UI" w:cs="Segoe UI"/>
              <w:color w:val="121B1F" w:themeColor="background1"/>
              <w:sz w:val="16"/>
              <w:szCs w:val="16"/>
            </w:rPr>
          </w:rPrChange>
        </w:rPr>
        <w:pPrChange w:id="1829" w:author="Locke Liu" w:date="2021-05-24T14:41:00Z">
          <w:pPr>
            <w:numPr>
              <w:ilvl w:val="3"/>
              <w:numId w:val="5"/>
            </w:numPr>
            <w:ind w:left="567"/>
          </w:pPr>
        </w:pPrChange>
      </w:pPr>
      <w:r w:rsidRPr="00452AD3">
        <w:rPr>
          <w:rFonts w:ascii="Arial" w:hAnsi="Arial" w:cs="Arial"/>
          <w:color w:val="121B1F" w:themeColor="background1"/>
          <w:sz w:val="16"/>
          <w:szCs w:val="16"/>
          <w:rPrChange w:id="1830" w:author="Locke Liu" w:date="2021-05-24T14:45:00Z">
            <w:rPr>
              <w:rFonts w:ascii="Segoe UI" w:hAnsi="Segoe UI" w:cs="Segoe UI"/>
              <w:color w:val="121B1F" w:themeColor="background1"/>
              <w:sz w:val="16"/>
              <w:szCs w:val="16"/>
            </w:rPr>
          </w:rPrChange>
        </w:rPr>
        <w:t>All consumer data can be accessed by CDP on the lake. Data Lake should be able to support all needed computation for CDP data processing under specified performance restriction</w:t>
      </w:r>
      <w:ins w:id="1831" w:author="Locke Liu" w:date="2021-05-24T14:35:00Z">
        <w:r w:rsidR="00336D3F" w:rsidRPr="00452AD3">
          <w:rPr>
            <w:rFonts w:ascii="Arial" w:hAnsi="Arial" w:cs="Arial"/>
            <w:color w:val="121B1F" w:themeColor="background1"/>
            <w:sz w:val="16"/>
            <w:szCs w:val="16"/>
            <w:rPrChange w:id="1832" w:author="Locke Liu" w:date="2021-05-24T14:45:00Z">
              <w:rPr>
                <w:rFonts w:ascii="Arial" w:hAnsi="Arial" w:cs="Arial"/>
                <w:color w:val="121B1F" w:themeColor="background1"/>
                <w:sz w:val="18"/>
                <w:szCs w:val="18"/>
              </w:rPr>
            </w:rPrChange>
          </w:rPr>
          <w:t>.</w:t>
        </w:r>
      </w:ins>
    </w:p>
    <w:p w14:paraId="50977428" w14:textId="77777777" w:rsidR="00D043F6" w:rsidRPr="00452AD3" w:rsidRDefault="00D043F6">
      <w:pPr>
        <w:pStyle w:val="PARAGR3"/>
        <w:numPr>
          <w:ilvl w:val="0"/>
          <w:numId w:val="5"/>
        </w:numPr>
        <w:rPr>
          <w:rFonts w:ascii="Arial" w:hAnsi="Arial" w:cs="Arial"/>
          <w:b/>
          <w:bCs/>
          <w:sz w:val="16"/>
          <w:szCs w:val="16"/>
          <w:lang w:val="en-GB"/>
          <w:rPrChange w:id="1833" w:author="Locke Liu" w:date="2021-05-24T14:45:00Z">
            <w:rPr>
              <w:rFonts w:ascii="Segoe UI" w:hAnsi="Segoe UI" w:cs="Segoe UI"/>
              <w:b/>
              <w:bCs/>
              <w:sz w:val="16"/>
              <w:szCs w:val="16"/>
              <w:lang w:val="en-GB"/>
            </w:rPr>
          </w:rPrChange>
        </w:rPr>
      </w:pPr>
      <w:r w:rsidRPr="00452AD3">
        <w:rPr>
          <w:rFonts w:ascii="Arial" w:hAnsi="Arial" w:cs="Arial"/>
          <w:b/>
          <w:bCs/>
          <w:sz w:val="16"/>
          <w:szCs w:val="16"/>
          <w:lang w:val="en-GB"/>
          <w:rPrChange w:id="1834" w:author="Locke Liu" w:date="2021-05-24T14:45:00Z">
            <w:rPr>
              <w:rFonts w:ascii="Segoe UI" w:hAnsi="Segoe UI" w:cs="Segoe UI"/>
              <w:b/>
              <w:bCs/>
              <w:sz w:val="16"/>
              <w:szCs w:val="16"/>
              <w:lang w:val="en-GB"/>
            </w:rPr>
          </w:rPrChange>
        </w:rPr>
        <w:t>Data Type and Processing</w:t>
      </w:r>
    </w:p>
    <w:p w14:paraId="5D500091" w14:textId="62CAF197" w:rsidR="00D043F6" w:rsidRPr="00452AD3" w:rsidRDefault="00D043F6" w:rsidP="00D043F6">
      <w:pPr>
        <w:pStyle w:val="PARAGR3"/>
        <w:ind w:left="720"/>
        <w:rPr>
          <w:rFonts w:ascii="Arial" w:hAnsi="Arial" w:cs="Arial"/>
          <w:sz w:val="16"/>
          <w:szCs w:val="16"/>
          <w:rPrChange w:id="1835" w:author="Locke Liu" w:date="2021-05-24T14:45:00Z">
            <w:rPr>
              <w:rFonts w:ascii="Segoe UI" w:hAnsi="Segoe UI" w:cs="Segoe UI"/>
              <w:sz w:val="16"/>
              <w:szCs w:val="12"/>
            </w:rPr>
          </w:rPrChange>
        </w:rPr>
      </w:pPr>
      <w:r w:rsidRPr="00452AD3">
        <w:rPr>
          <w:rFonts w:ascii="Arial" w:hAnsi="Arial" w:cs="Arial"/>
          <w:sz w:val="16"/>
          <w:szCs w:val="16"/>
          <w:rPrChange w:id="1836" w:author="Locke Liu" w:date="2021-05-24T14:45:00Z">
            <w:rPr>
              <w:rFonts w:ascii="Segoe UI" w:hAnsi="Segoe UI" w:cs="Segoe UI"/>
              <w:sz w:val="16"/>
              <w:szCs w:val="12"/>
            </w:rPr>
          </w:rPrChange>
        </w:rPr>
        <w:t xml:space="preserve">Different dimensions of consumer data </w:t>
      </w:r>
      <w:del w:id="1837" w:author="Locke Liu" w:date="2021-05-24T14:35:00Z">
        <w:r w:rsidRPr="00452AD3" w:rsidDel="00337217">
          <w:rPr>
            <w:rFonts w:ascii="Arial" w:hAnsi="Arial" w:cs="Arial"/>
            <w:sz w:val="16"/>
            <w:szCs w:val="16"/>
            <w:rPrChange w:id="1838" w:author="Locke Liu" w:date="2021-05-24T14:45:00Z">
              <w:rPr>
                <w:rFonts w:ascii="Segoe UI" w:hAnsi="Segoe UI" w:cs="Segoe UI"/>
                <w:sz w:val="16"/>
                <w:szCs w:val="12"/>
              </w:rPr>
            </w:rPrChange>
          </w:rPr>
          <w:delText>has</w:delText>
        </w:r>
      </w:del>
      <w:del w:id="1839" w:author="Locke Liu" w:date="2021-05-24T14:42:00Z">
        <w:r w:rsidRPr="00452AD3" w:rsidDel="00AD4E2F">
          <w:rPr>
            <w:rFonts w:ascii="Arial" w:hAnsi="Arial" w:cs="Arial"/>
            <w:sz w:val="16"/>
            <w:szCs w:val="16"/>
            <w:rPrChange w:id="1840" w:author="Locke Liu" w:date="2021-05-24T14:45:00Z">
              <w:rPr>
                <w:rFonts w:ascii="Segoe UI" w:hAnsi="Segoe UI" w:cs="Segoe UI"/>
                <w:sz w:val="16"/>
                <w:szCs w:val="12"/>
              </w:rPr>
            </w:rPrChange>
          </w:rPr>
          <w:delText xml:space="preserve"> to</w:delText>
        </w:r>
      </w:del>
      <w:ins w:id="1841" w:author="Locke Liu" w:date="2021-05-24T14:42:00Z">
        <w:r w:rsidR="00AD4E2F" w:rsidRPr="00452AD3">
          <w:rPr>
            <w:rFonts w:ascii="Arial" w:hAnsi="Arial" w:cs="Arial"/>
            <w:sz w:val="16"/>
            <w:szCs w:val="16"/>
            <w:rPrChange w:id="1842" w:author="Locke Liu" w:date="2021-05-24T14:45:00Z">
              <w:rPr>
                <w:rFonts w:ascii="Arial" w:hAnsi="Arial" w:cs="Arial"/>
                <w:sz w:val="18"/>
                <w:szCs w:val="18"/>
              </w:rPr>
            </w:rPrChange>
          </w:rPr>
          <w:t>must</w:t>
        </w:r>
      </w:ins>
      <w:r w:rsidRPr="00452AD3">
        <w:rPr>
          <w:rFonts w:ascii="Arial" w:hAnsi="Arial" w:cs="Arial"/>
          <w:sz w:val="16"/>
          <w:szCs w:val="16"/>
          <w:rPrChange w:id="1843" w:author="Locke Liu" w:date="2021-05-24T14:45:00Z">
            <w:rPr>
              <w:rFonts w:ascii="Segoe UI" w:hAnsi="Segoe UI" w:cs="Segoe UI"/>
              <w:sz w:val="16"/>
              <w:szCs w:val="12"/>
            </w:rPr>
          </w:rPrChange>
        </w:rPr>
        <w:t xml:space="preserve"> be supported in the datalake including:</w:t>
      </w:r>
    </w:p>
    <w:p w14:paraId="613292F1" w14:textId="77777777" w:rsidR="00D043F6" w:rsidRPr="00452AD3" w:rsidRDefault="00D043F6" w:rsidP="00C54921">
      <w:pPr>
        <w:pStyle w:val="PARAGR3"/>
        <w:numPr>
          <w:ilvl w:val="1"/>
          <w:numId w:val="5"/>
        </w:numPr>
        <w:ind w:left="1779"/>
        <w:rPr>
          <w:rFonts w:ascii="Arial" w:hAnsi="Arial" w:cs="Arial"/>
          <w:sz w:val="16"/>
          <w:szCs w:val="16"/>
          <w:rPrChange w:id="1844" w:author="Locke Liu" w:date="2021-05-24T14:45:00Z">
            <w:rPr>
              <w:rFonts w:ascii="Segoe UI" w:hAnsi="Segoe UI" w:cs="Segoe UI"/>
              <w:sz w:val="16"/>
              <w:szCs w:val="12"/>
            </w:rPr>
          </w:rPrChange>
        </w:rPr>
      </w:pPr>
      <w:r w:rsidRPr="00452AD3">
        <w:rPr>
          <w:rFonts w:ascii="Arial" w:hAnsi="Arial" w:cs="Arial"/>
          <w:color w:val="000000"/>
          <w:sz w:val="16"/>
          <w:szCs w:val="16"/>
          <w:rPrChange w:id="1845" w:author="Locke Liu" w:date="2021-05-24T14:45:00Z">
            <w:rPr>
              <w:rFonts w:ascii="Segoe UI" w:hAnsi="Segoe UI" w:cs="Segoe UI"/>
              <w:color w:val="000000"/>
              <w:sz w:val="16"/>
              <w:szCs w:val="16"/>
            </w:rPr>
          </w:rPrChange>
        </w:rPr>
        <w:t>Structured and unstructured data</w:t>
      </w:r>
    </w:p>
    <w:p w14:paraId="6C3C0057" w14:textId="77777777" w:rsidR="00D043F6" w:rsidRPr="00452AD3" w:rsidRDefault="00D043F6" w:rsidP="00C54921">
      <w:pPr>
        <w:pStyle w:val="PARAGR3"/>
        <w:numPr>
          <w:ilvl w:val="1"/>
          <w:numId w:val="5"/>
        </w:numPr>
        <w:ind w:left="1779"/>
        <w:rPr>
          <w:rFonts w:ascii="Arial" w:hAnsi="Arial" w:cs="Arial"/>
          <w:sz w:val="16"/>
          <w:szCs w:val="16"/>
          <w:rPrChange w:id="1846" w:author="Locke Liu" w:date="2021-05-24T14:45:00Z">
            <w:rPr>
              <w:rFonts w:ascii="Segoe UI" w:hAnsi="Segoe UI" w:cs="Segoe UI"/>
              <w:sz w:val="16"/>
              <w:szCs w:val="12"/>
            </w:rPr>
          </w:rPrChange>
        </w:rPr>
      </w:pPr>
      <w:r w:rsidRPr="00452AD3">
        <w:rPr>
          <w:rFonts w:ascii="Arial" w:hAnsi="Arial" w:cs="Arial"/>
          <w:color w:val="000000"/>
          <w:sz w:val="16"/>
          <w:szCs w:val="16"/>
          <w:rPrChange w:id="1847" w:author="Locke Liu" w:date="2021-05-24T14:45:00Z">
            <w:rPr>
              <w:rFonts w:ascii="Segoe UI" w:hAnsi="Segoe UI" w:cs="Segoe UI"/>
              <w:color w:val="000000"/>
              <w:sz w:val="16"/>
              <w:szCs w:val="16"/>
            </w:rPr>
          </w:rPrChange>
        </w:rPr>
        <w:t>Timely and Non-timely data</w:t>
      </w:r>
    </w:p>
    <w:p w14:paraId="54E5ECCF" w14:textId="77777777" w:rsidR="00D043F6" w:rsidRPr="00452AD3" w:rsidRDefault="00D043F6" w:rsidP="00C54921">
      <w:pPr>
        <w:pStyle w:val="PARAGR3"/>
        <w:numPr>
          <w:ilvl w:val="1"/>
          <w:numId w:val="5"/>
        </w:numPr>
        <w:ind w:left="1779"/>
        <w:rPr>
          <w:rFonts w:ascii="Arial" w:hAnsi="Arial" w:cs="Arial"/>
          <w:sz w:val="16"/>
          <w:szCs w:val="16"/>
          <w:rPrChange w:id="1848" w:author="Locke Liu" w:date="2021-05-24T14:45:00Z">
            <w:rPr>
              <w:rFonts w:ascii="Segoe UI" w:hAnsi="Segoe UI" w:cs="Segoe UI"/>
              <w:sz w:val="16"/>
              <w:szCs w:val="12"/>
            </w:rPr>
          </w:rPrChange>
        </w:rPr>
      </w:pPr>
      <w:r w:rsidRPr="00452AD3">
        <w:rPr>
          <w:rFonts w:ascii="Arial" w:hAnsi="Arial" w:cs="Arial"/>
          <w:color w:val="000000"/>
          <w:sz w:val="16"/>
          <w:szCs w:val="16"/>
          <w:rPrChange w:id="1849" w:author="Locke Liu" w:date="2021-05-24T14:45:00Z">
            <w:rPr>
              <w:rFonts w:ascii="Segoe UI" w:hAnsi="Segoe UI" w:cs="Segoe UI"/>
              <w:color w:val="000000"/>
              <w:sz w:val="16"/>
              <w:szCs w:val="16"/>
            </w:rPr>
          </w:rPrChange>
        </w:rPr>
        <w:t xml:space="preserve">Behavior/engagement/event data </w:t>
      </w:r>
    </w:p>
    <w:p w14:paraId="13BAADEC" w14:textId="77777777" w:rsidR="00D043F6" w:rsidRPr="00452AD3" w:rsidRDefault="00D043F6" w:rsidP="00C54921">
      <w:pPr>
        <w:pStyle w:val="PARAGR3"/>
        <w:numPr>
          <w:ilvl w:val="1"/>
          <w:numId w:val="5"/>
        </w:numPr>
        <w:ind w:left="1779"/>
        <w:rPr>
          <w:rFonts w:ascii="Arial" w:hAnsi="Arial" w:cs="Arial"/>
          <w:sz w:val="16"/>
          <w:szCs w:val="16"/>
          <w:rPrChange w:id="1850" w:author="Locke Liu" w:date="2021-05-24T14:45:00Z">
            <w:rPr>
              <w:rFonts w:ascii="Segoe UI" w:hAnsi="Segoe UI" w:cs="Segoe UI"/>
              <w:sz w:val="16"/>
              <w:szCs w:val="12"/>
            </w:rPr>
          </w:rPrChange>
        </w:rPr>
      </w:pPr>
      <w:r w:rsidRPr="00452AD3">
        <w:rPr>
          <w:rFonts w:ascii="Arial" w:hAnsi="Arial" w:cs="Arial"/>
          <w:color w:val="000000"/>
          <w:sz w:val="16"/>
          <w:szCs w:val="16"/>
          <w:rPrChange w:id="1851" w:author="Locke Liu" w:date="2021-05-24T14:45:00Z">
            <w:rPr>
              <w:rFonts w:ascii="Segoe UI" w:hAnsi="Segoe UI" w:cs="Segoe UI"/>
              <w:color w:val="000000"/>
              <w:sz w:val="16"/>
              <w:szCs w:val="16"/>
            </w:rPr>
          </w:rPrChange>
        </w:rPr>
        <w:t>Analysis/dimension data</w:t>
      </w:r>
    </w:p>
    <w:p w14:paraId="7BAEFFB6" w14:textId="77777777" w:rsidR="00D043F6" w:rsidRPr="00452AD3" w:rsidRDefault="00D043F6">
      <w:pPr>
        <w:pStyle w:val="PARAGR3"/>
        <w:ind w:left="0"/>
        <w:rPr>
          <w:rFonts w:ascii="Arial" w:hAnsi="Arial" w:cs="Arial"/>
          <w:sz w:val="16"/>
          <w:szCs w:val="16"/>
          <w:rPrChange w:id="1852" w:author="Locke Liu" w:date="2021-05-24T14:45:00Z">
            <w:rPr>
              <w:rFonts w:ascii="Segoe UI" w:hAnsi="Segoe UI" w:cs="Segoe UI"/>
              <w:sz w:val="16"/>
              <w:szCs w:val="12"/>
            </w:rPr>
          </w:rPrChange>
        </w:rPr>
        <w:pPrChange w:id="1853" w:author="Locke Liu" w:date="2021-05-24T14:36:00Z">
          <w:pPr>
            <w:pStyle w:val="PARAGR3"/>
            <w:ind w:left="720"/>
          </w:pPr>
        </w:pPrChange>
      </w:pPr>
      <w:r w:rsidRPr="00452AD3">
        <w:rPr>
          <w:rFonts w:ascii="Arial" w:hAnsi="Arial" w:cs="Arial"/>
          <w:sz w:val="16"/>
          <w:szCs w:val="16"/>
          <w:rPrChange w:id="1854" w:author="Locke Liu" w:date="2021-05-24T14:45:00Z">
            <w:rPr>
              <w:rFonts w:ascii="Segoe UI" w:hAnsi="Segoe UI" w:cs="Segoe UI"/>
              <w:sz w:val="16"/>
              <w:szCs w:val="12"/>
            </w:rPr>
          </w:rPrChange>
        </w:rPr>
        <w:lastRenderedPageBreak/>
        <w:t xml:space="preserve">The requirement of data processing efficiency has been listed as following:  </w:t>
      </w:r>
    </w:p>
    <w:p w14:paraId="5AAE212E" w14:textId="64991389" w:rsidR="00D043F6" w:rsidRPr="004D620F" w:rsidDel="00337217" w:rsidRDefault="00D043F6" w:rsidP="007806DF">
      <w:pPr>
        <w:ind w:left="360"/>
        <w:rPr>
          <w:del w:id="1855" w:author="Locke Liu" w:date="2021-05-24T14:36:00Z"/>
          <w:rFonts w:ascii="Arial" w:hAnsi="Arial" w:cs="Arial"/>
          <w:color w:val="121B1F" w:themeColor="background1"/>
          <w:sz w:val="18"/>
          <w:szCs w:val="18"/>
          <w:rPrChange w:id="1856" w:author="Locke Liu" w:date="2021-05-24T14:33:00Z">
            <w:rPr>
              <w:del w:id="1857" w:author="Locke Liu" w:date="2021-05-24T14:36:00Z"/>
              <w:color w:val="121B1F" w:themeColor="background1"/>
            </w:rPr>
          </w:rPrChange>
        </w:rPr>
      </w:pPr>
    </w:p>
    <w:tbl>
      <w:tblPr>
        <w:tblW w:w="9805"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858" w:author="Locke Liu" w:date="2021-05-24T14:43:00Z">
          <w:tblPr>
            <w:tblW w:w="9805"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459"/>
        <w:gridCol w:w="2305"/>
        <w:gridCol w:w="1730"/>
        <w:gridCol w:w="4311"/>
        <w:tblGridChange w:id="1859">
          <w:tblGrid>
            <w:gridCol w:w="1459"/>
            <w:gridCol w:w="2305"/>
            <w:gridCol w:w="1730"/>
            <w:gridCol w:w="4311"/>
          </w:tblGrid>
        </w:tblGridChange>
      </w:tblGrid>
      <w:tr w:rsidR="005368D2" w:rsidRPr="004D620F" w14:paraId="2A445A4D" w14:textId="77777777" w:rsidTr="000F5D1C">
        <w:tc>
          <w:tcPr>
            <w:tcW w:w="1459" w:type="dxa"/>
            <w:shd w:val="clear" w:color="auto" w:fill="1F3864"/>
            <w:vAlign w:val="center"/>
            <w:tcPrChange w:id="1860" w:author="Locke Liu" w:date="2021-05-24T14:43:00Z">
              <w:tcPr>
                <w:tcW w:w="1459" w:type="dxa"/>
                <w:shd w:val="clear" w:color="auto" w:fill="1F3864"/>
              </w:tcPr>
            </w:tcPrChange>
          </w:tcPr>
          <w:p w14:paraId="52540135" w14:textId="77777777" w:rsidR="005368D2" w:rsidRPr="00452AD3" w:rsidRDefault="005368D2">
            <w:pPr>
              <w:ind w:left="360"/>
              <w:jc w:val="center"/>
              <w:rPr>
                <w:rFonts w:ascii="Arial" w:hAnsi="Arial" w:cs="Arial"/>
                <w:color w:val="F8FAFB" w:themeColor="text1"/>
                <w:sz w:val="16"/>
                <w:szCs w:val="16"/>
                <w:rPrChange w:id="1861" w:author="Locke Liu" w:date="2021-05-24T14:44:00Z">
                  <w:rPr>
                    <w:rFonts w:ascii="Segoe UI" w:hAnsi="Segoe UI" w:cs="Segoe UI"/>
                    <w:color w:val="F8FAFB" w:themeColor="text1"/>
                    <w:sz w:val="18"/>
                    <w:szCs w:val="18"/>
                  </w:rPr>
                </w:rPrChange>
              </w:rPr>
              <w:pPrChange w:id="1862" w:author="Locke Liu" w:date="2021-05-24T14:43:00Z">
                <w:pPr>
                  <w:ind w:left="360"/>
                </w:pPr>
              </w:pPrChange>
            </w:pPr>
            <w:r w:rsidRPr="00452AD3">
              <w:rPr>
                <w:rFonts w:ascii="Arial" w:hAnsi="Arial" w:cs="Arial"/>
                <w:color w:val="F8FAFB" w:themeColor="text1"/>
                <w:sz w:val="16"/>
                <w:szCs w:val="16"/>
                <w:rPrChange w:id="1863" w:author="Locke Liu" w:date="2021-05-24T14:44:00Z">
                  <w:rPr>
                    <w:rFonts w:ascii="Segoe UI" w:hAnsi="Segoe UI" w:cs="Segoe UI"/>
                    <w:color w:val="F8FAFB" w:themeColor="text1"/>
                    <w:sz w:val="18"/>
                    <w:szCs w:val="18"/>
                  </w:rPr>
                </w:rPrChange>
              </w:rPr>
              <w:t>Data Type</w:t>
            </w:r>
          </w:p>
        </w:tc>
        <w:tc>
          <w:tcPr>
            <w:tcW w:w="2305" w:type="dxa"/>
            <w:shd w:val="clear" w:color="auto" w:fill="1F3864"/>
            <w:vAlign w:val="center"/>
            <w:tcPrChange w:id="1864" w:author="Locke Liu" w:date="2021-05-24T14:43:00Z">
              <w:tcPr>
                <w:tcW w:w="2305" w:type="dxa"/>
                <w:shd w:val="clear" w:color="auto" w:fill="1F3864"/>
              </w:tcPr>
            </w:tcPrChange>
          </w:tcPr>
          <w:p w14:paraId="7BBF2A6A" w14:textId="77777777" w:rsidR="005368D2" w:rsidRPr="00452AD3" w:rsidRDefault="005368D2">
            <w:pPr>
              <w:ind w:left="360"/>
              <w:jc w:val="center"/>
              <w:rPr>
                <w:rFonts w:ascii="Arial" w:hAnsi="Arial" w:cs="Arial"/>
                <w:color w:val="F8FAFB" w:themeColor="text1"/>
                <w:sz w:val="16"/>
                <w:szCs w:val="16"/>
                <w:rPrChange w:id="1865" w:author="Locke Liu" w:date="2021-05-24T14:44:00Z">
                  <w:rPr>
                    <w:rFonts w:ascii="Segoe UI" w:hAnsi="Segoe UI" w:cs="Segoe UI"/>
                    <w:color w:val="F8FAFB" w:themeColor="text1"/>
                    <w:sz w:val="18"/>
                    <w:szCs w:val="18"/>
                  </w:rPr>
                </w:rPrChange>
              </w:rPr>
              <w:pPrChange w:id="1866" w:author="Locke Liu" w:date="2021-05-24T14:43:00Z">
                <w:pPr>
                  <w:ind w:left="360"/>
                </w:pPr>
              </w:pPrChange>
            </w:pPr>
            <w:r w:rsidRPr="00452AD3">
              <w:rPr>
                <w:rFonts w:ascii="Arial" w:hAnsi="Arial" w:cs="Arial"/>
                <w:color w:val="F8FAFB" w:themeColor="text1"/>
                <w:sz w:val="16"/>
                <w:szCs w:val="16"/>
                <w:rPrChange w:id="1867" w:author="Locke Liu" w:date="2021-05-24T14:44:00Z">
                  <w:rPr>
                    <w:rFonts w:ascii="Segoe UI" w:hAnsi="Segoe UI" w:cs="Segoe UI"/>
                    <w:color w:val="F8FAFB" w:themeColor="text1"/>
                    <w:sz w:val="18"/>
                    <w:szCs w:val="18"/>
                  </w:rPr>
                </w:rPrChange>
              </w:rPr>
              <w:t>Data Source</w:t>
            </w:r>
          </w:p>
        </w:tc>
        <w:tc>
          <w:tcPr>
            <w:tcW w:w="1730" w:type="dxa"/>
            <w:shd w:val="clear" w:color="auto" w:fill="1F3864"/>
            <w:vAlign w:val="center"/>
            <w:tcPrChange w:id="1868" w:author="Locke Liu" w:date="2021-05-24T14:43:00Z">
              <w:tcPr>
                <w:tcW w:w="1730" w:type="dxa"/>
                <w:shd w:val="clear" w:color="auto" w:fill="1F3864"/>
              </w:tcPr>
            </w:tcPrChange>
          </w:tcPr>
          <w:p w14:paraId="6FCB0E61" w14:textId="77777777" w:rsidR="005368D2" w:rsidRPr="00452AD3" w:rsidRDefault="005368D2">
            <w:pPr>
              <w:ind w:left="360"/>
              <w:jc w:val="center"/>
              <w:rPr>
                <w:rFonts w:ascii="Arial" w:hAnsi="Arial" w:cs="Arial"/>
                <w:color w:val="F8FAFB" w:themeColor="text1"/>
                <w:sz w:val="16"/>
                <w:szCs w:val="16"/>
                <w:rPrChange w:id="1869" w:author="Locke Liu" w:date="2021-05-24T14:44:00Z">
                  <w:rPr>
                    <w:rFonts w:ascii="Segoe UI" w:hAnsi="Segoe UI" w:cs="Segoe UI"/>
                    <w:color w:val="F8FAFB" w:themeColor="text1"/>
                    <w:sz w:val="18"/>
                    <w:szCs w:val="18"/>
                  </w:rPr>
                </w:rPrChange>
              </w:rPr>
              <w:pPrChange w:id="1870" w:author="Locke Liu" w:date="2021-05-24T14:43:00Z">
                <w:pPr>
                  <w:ind w:left="360"/>
                </w:pPr>
              </w:pPrChange>
            </w:pPr>
            <w:r w:rsidRPr="00452AD3">
              <w:rPr>
                <w:rFonts w:ascii="Arial" w:hAnsi="Arial" w:cs="Arial"/>
                <w:color w:val="F8FAFB" w:themeColor="text1"/>
                <w:sz w:val="16"/>
                <w:szCs w:val="16"/>
                <w:rPrChange w:id="1871" w:author="Locke Liu" w:date="2021-05-24T14:44:00Z">
                  <w:rPr>
                    <w:rFonts w:ascii="Segoe UI" w:hAnsi="Segoe UI" w:cs="Segoe UI"/>
                    <w:color w:val="F8FAFB" w:themeColor="text1"/>
                    <w:sz w:val="18"/>
                    <w:szCs w:val="18"/>
                  </w:rPr>
                </w:rPrChange>
              </w:rPr>
              <w:t>Immediacy</w:t>
            </w:r>
          </w:p>
        </w:tc>
        <w:tc>
          <w:tcPr>
            <w:tcW w:w="4311" w:type="dxa"/>
            <w:shd w:val="clear" w:color="auto" w:fill="1F3864"/>
            <w:vAlign w:val="center"/>
            <w:tcPrChange w:id="1872" w:author="Locke Liu" w:date="2021-05-24T14:43:00Z">
              <w:tcPr>
                <w:tcW w:w="4311" w:type="dxa"/>
                <w:shd w:val="clear" w:color="auto" w:fill="1F3864"/>
              </w:tcPr>
            </w:tcPrChange>
          </w:tcPr>
          <w:p w14:paraId="5BF39267" w14:textId="77777777" w:rsidR="005368D2" w:rsidRPr="00452AD3" w:rsidRDefault="005368D2">
            <w:pPr>
              <w:ind w:left="360"/>
              <w:jc w:val="center"/>
              <w:rPr>
                <w:rFonts w:ascii="Arial" w:hAnsi="Arial" w:cs="Arial"/>
                <w:color w:val="F8FAFB" w:themeColor="text1"/>
                <w:sz w:val="16"/>
                <w:szCs w:val="16"/>
                <w:rPrChange w:id="1873" w:author="Locke Liu" w:date="2021-05-24T14:44:00Z">
                  <w:rPr>
                    <w:rFonts w:ascii="Segoe UI" w:hAnsi="Segoe UI" w:cs="Segoe UI"/>
                    <w:color w:val="F8FAFB" w:themeColor="text1"/>
                    <w:sz w:val="18"/>
                    <w:szCs w:val="18"/>
                  </w:rPr>
                </w:rPrChange>
              </w:rPr>
              <w:pPrChange w:id="1874" w:author="Locke Liu" w:date="2021-05-24T14:43:00Z">
                <w:pPr>
                  <w:ind w:left="360"/>
                </w:pPr>
              </w:pPrChange>
            </w:pPr>
            <w:r w:rsidRPr="00452AD3">
              <w:rPr>
                <w:rFonts w:ascii="Arial" w:hAnsi="Arial" w:cs="Arial"/>
                <w:color w:val="F8FAFB" w:themeColor="text1"/>
                <w:sz w:val="16"/>
                <w:szCs w:val="16"/>
                <w:rPrChange w:id="1875" w:author="Locke Liu" w:date="2021-05-24T14:44:00Z">
                  <w:rPr>
                    <w:rFonts w:ascii="Segoe UI" w:hAnsi="Segoe UI" w:cs="Segoe UI"/>
                    <w:color w:val="F8FAFB" w:themeColor="text1"/>
                    <w:sz w:val="18"/>
                    <w:szCs w:val="18"/>
                  </w:rPr>
                </w:rPrChange>
              </w:rPr>
              <w:t>Requirements</w:t>
            </w:r>
          </w:p>
        </w:tc>
      </w:tr>
      <w:tr w:rsidR="005368D2" w:rsidRPr="004D620F" w14:paraId="5B103814" w14:textId="77777777" w:rsidTr="000F5D1C">
        <w:tc>
          <w:tcPr>
            <w:tcW w:w="1459" w:type="dxa"/>
            <w:vMerge w:val="restart"/>
            <w:shd w:val="clear" w:color="auto" w:fill="auto"/>
            <w:vAlign w:val="center"/>
            <w:tcPrChange w:id="1876" w:author="Locke Liu" w:date="2021-05-24T14:43:00Z">
              <w:tcPr>
                <w:tcW w:w="1459" w:type="dxa"/>
                <w:vMerge w:val="restart"/>
                <w:shd w:val="clear" w:color="auto" w:fill="auto"/>
                <w:vAlign w:val="center"/>
              </w:tcPr>
            </w:tcPrChange>
          </w:tcPr>
          <w:p w14:paraId="1B49107F" w14:textId="77777777" w:rsidR="005368D2" w:rsidRPr="00452AD3" w:rsidRDefault="005368D2">
            <w:pPr>
              <w:jc w:val="center"/>
              <w:rPr>
                <w:rFonts w:ascii="Arial" w:hAnsi="Arial" w:cs="Arial"/>
                <w:color w:val="121B1F" w:themeColor="background1"/>
                <w:sz w:val="16"/>
                <w:szCs w:val="16"/>
                <w:rPrChange w:id="1877" w:author="Locke Liu" w:date="2021-05-24T14:44:00Z">
                  <w:rPr>
                    <w:rFonts w:ascii="Segoe UI" w:hAnsi="Segoe UI" w:cs="Segoe UI"/>
                    <w:color w:val="121B1F" w:themeColor="background1"/>
                    <w:sz w:val="16"/>
                    <w:szCs w:val="16"/>
                  </w:rPr>
                </w:rPrChange>
              </w:rPr>
              <w:pPrChange w:id="1878" w:author="Locke Liu" w:date="2021-05-24T14:43:00Z">
                <w:pPr/>
              </w:pPrChange>
            </w:pPr>
            <w:r w:rsidRPr="00452AD3">
              <w:rPr>
                <w:rFonts w:ascii="Arial" w:hAnsi="Arial" w:cs="Arial"/>
                <w:color w:val="121B1F" w:themeColor="background1"/>
                <w:sz w:val="16"/>
                <w:szCs w:val="16"/>
                <w:rPrChange w:id="1879" w:author="Locke Liu" w:date="2021-05-24T14:44:00Z">
                  <w:rPr>
                    <w:rFonts w:ascii="Segoe UI" w:hAnsi="Segoe UI" w:cs="Segoe UI"/>
                    <w:color w:val="121B1F" w:themeColor="background1"/>
                    <w:sz w:val="16"/>
                    <w:szCs w:val="16"/>
                  </w:rPr>
                </w:rPrChange>
              </w:rPr>
              <w:t>Transactional</w:t>
            </w:r>
          </w:p>
        </w:tc>
        <w:tc>
          <w:tcPr>
            <w:tcW w:w="2305" w:type="dxa"/>
            <w:shd w:val="clear" w:color="auto" w:fill="auto"/>
            <w:vAlign w:val="center"/>
            <w:tcPrChange w:id="1880" w:author="Locke Liu" w:date="2021-05-24T14:43:00Z">
              <w:tcPr>
                <w:tcW w:w="2305" w:type="dxa"/>
                <w:shd w:val="clear" w:color="auto" w:fill="auto"/>
                <w:vAlign w:val="center"/>
              </w:tcPr>
            </w:tcPrChange>
          </w:tcPr>
          <w:p w14:paraId="5D0A876A" w14:textId="77777777" w:rsidR="005368D2" w:rsidRPr="00452AD3" w:rsidRDefault="005368D2">
            <w:pPr>
              <w:jc w:val="center"/>
              <w:rPr>
                <w:rFonts w:ascii="Arial" w:hAnsi="Arial" w:cs="Arial"/>
                <w:color w:val="121B1F" w:themeColor="background1"/>
                <w:sz w:val="16"/>
                <w:szCs w:val="16"/>
                <w:rPrChange w:id="1881" w:author="Locke Liu" w:date="2021-05-24T14:44:00Z">
                  <w:rPr>
                    <w:rFonts w:ascii="Segoe UI" w:hAnsi="Segoe UI" w:cs="Segoe UI"/>
                    <w:color w:val="121B1F" w:themeColor="background1"/>
                    <w:sz w:val="16"/>
                    <w:szCs w:val="16"/>
                  </w:rPr>
                </w:rPrChange>
              </w:rPr>
              <w:pPrChange w:id="1882" w:author="Locke Liu" w:date="2021-05-24T14:43:00Z">
                <w:pPr/>
              </w:pPrChange>
            </w:pPr>
            <w:r w:rsidRPr="00452AD3">
              <w:rPr>
                <w:rFonts w:ascii="Arial" w:hAnsi="Arial" w:cs="Arial"/>
                <w:color w:val="121B1F" w:themeColor="background1"/>
                <w:sz w:val="16"/>
                <w:szCs w:val="16"/>
                <w:rPrChange w:id="1883" w:author="Locke Liu" w:date="2021-05-24T14:44:00Z">
                  <w:rPr>
                    <w:rFonts w:ascii="Segoe UI" w:hAnsi="Segoe UI" w:cs="Segoe UI"/>
                    <w:color w:val="121B1F" w:themeColor="background1"/>
                    <w:sz w:val="16"/>
                    <w:szCs w:val="16"/>
                  </w:rPr>
                </w:rPrChange>
              </w:rPr>
              <w:t>member program/app</w:t>
            </w:r>
          </w:p>
        </w:tc>
        <w:tc>
          <w:tcPr>
            <w:tcW w:w="1730" w:type="dxa"/>
            <w:shd w:val="clear" w:color="auto" w:fill="auto"/>
            <w:vAlign w:val="center"/>
            <w:tcPrChange w:id="1884" w:author="Locke Liu" w:date="2021-05-24T14:43:00Z">
              <w:tcPr>
                <w:tcW w:w="1730" w:type="dxa"/>
                <w:shd w:val="clear" w:color="auto" w:fill="auto"/>
                <w:vAlign w:val="center"/>
              </w:tcPr>
            </w:tcPrChange>
          </w:tcPr>
          <w:p w14:paraId="77F9DEF2" w14:textId="77777777" w:rsidR="005368D2" w:rsidRPr="00452AD3" w:rsidRDefault="005368D2">
            <w:pPr>
              <w:jc w:val="center"/>
              <w:rPr>
                <w:rFonts w:ascii="Arial" w:hAnsi="Arial" w:cs="Arial"/>
                <w:color w:val="121B1F" w:themeColor="background1"/>
                <w:sz w:val="16"/>
                <w:szCs w:val="16"/>
                <w:rPrChange w:id="1885" w:author="Locke Liu" w:date="2021-05-24T14:44:00Z">
                  <w:rPr>
                    <w:rFonts w:ascii="Segoe UI" w:hAnsi="Segoe UI" w:cs="Segoe UI"/>
                    <w:color w:val="121B1F" w:themeColor="background1"/>
                    <w:sz w:val="16"/>
                    <w:szCs w:val="16"/>
                  </w:rPr>
                </w:rPrChange>
              </w:rPr>
              <w:pPrChange w:id="1886" w:author="Locke Liu" w:date="2021-05-24T14:43:00Z">
                <w:pPr/>
              </w:pPrChange>
            </w:pPr>
            <w:r w:rsidRPr="00452AD3">
              <w:rPr>
                <w:rFonts w:ascii="Arial" w:hAnsi="Arial" w:cs="Arial"/>
                <w:color w:val="121B1F" w:themeColor="background1"/>
                <w:sz w:val="16"/>
                <w:szCs w:val="16"/>
                <w:rPrChange w:id="1887" w:author="Locke Liu" w:date="2021-05-24T14:44:00Z">
                  <w:rPr>
                    <w:rFonts w:ascii="Segoe UI" w:hAnsi="Segoe UI" w:cs="Segoe UI"/>
                    <w:color w:val="121B1F" w:themeColor="background1"/>
                    <w:sz w:val="16"/>
                    <w:szCs w:val="16"/>
                  </w:rPr>
                </w:rPrChange>
              </w:rPr>
              <w:t>No Immediacy</w:t>
            </w:r>
          </w:p>
        </w:tc>
        <w:tc>
          <w:tcPr>
            <w:tcW w:w="4311" w:type="dxa"/>
            <w:shd w:val="clear" w:color="auto" w:fill="auto"/>
            <w:vAlign w:val="center"/>
            <w:tcPrChange w:id="1888" w:author="Locke Liu" w:date="2021-05-24T14:43:00Z">
              <w:tcPr>
                <w:tcW w:w="4311" w:type="dxa"/>
                <w:shd w:val="clear" w:color="auto" w:fill="auto"/>
                <w:vAlign w:val="center"/>
              </w:tcPr>
            </w:tcPrChange>
          </w:tcPr>
          <w:p w14:paraId="26E843F6" w14:textId="51FF0975" w:rsidR="005368D2" w:rsidRPr="00452AD3" w:rsidRDefault="005368D2">
            <w:pPr>
              <w:numPr>
                <w:ilvl w:val="0"/>
                <w:numId w:val="6"/>
              </w:numPr>
              <w:tabs>
                <w:tab w:val="clear" w:pos="360"/>
                <w:tab w:val="num" w:pos="235"/>
              </w:tabs>
              <w:rPr>
                <w:rFonts w:ascii="Arial" w:hAnsi="Arial" w:cs="Arial"/>
                <w:color w:val="121B1F" w:themeColor="background1"/>
                <w:sz w:val="16"/>
                <w:szCs w:val="16"/>
                <w:rPrChange w:id="1889" w:author="Locke Liu" w:date="2021-05-24T14:44:00Z">
                  <w:rPr>
                    <w:rFonts w:ascii="Segoe UI" w:hAnsi="Segoe UI" w:cs="Segoe UI"/>
                    <w:color w:val="121B1F" w:themeColor="background1"/>
                    <w:sz w:val="16"/>
                    <w:szCs w:val="16"/>
                  </w:rPr>
                </w:rPrChange>
              </w:rPr>
              <w:pPrChange w:id="1890" w:author="Locke Liu" w:date="2021-05-24T14:43:00Z">
                <w:pPr>
                  <w:numPr>
                    <w:numId w:val="6"/>
                  </w:numPr>
                  <w:tabs>
                    <w:tab w:val="num" w:pos="235"/>
                    <w:tab w:val="num" w:pos="360"/>
                  </w:tabs>
                  <w:ind w:left="360" w:hanging="360"/>
                </w:pPr>
              </w:pPrChange>
            </w:pPr>
            <w:r w:rsidRPr="00452AD3">
              <w:rPr>
                <w:rFonts w:ascii="Arial" w:hAnsi="Arial" w:cs="Arial"/>
                <w:color w:val="121B1F" w:themeColor="background1"/>
                <w:sz w:val="16"/>
                <w:szCs w:val="16"/>
                <w:rPrChange w:id="1891" w:author="Locke Liu" w:date="2021-05-24T14:44:00Z">
                  <w:rPr>
                    <w:rFonts w:ascii="Segoe UI" w:hAnsi="Segoe UI" w:cs="Segoe UI"/>
                    <w:color w:val="121B1F" w:themeColor="background1"/>
                    <w:sz w:val="16"/>
                    <w:szCs w:val="16"/>
                  </w:rPr>
                </w:rPrChange>
              </w:rPr>
              <w:t>Recorded in member center via API</w:t>
            </w:r>
          </w:p>
          <w:p w14:paraId="1A2A1264" w14:textId="37A743FE" w:rsidR="005368D2" w:rsidRPr="00452AD3" w:rsidRDefault="005368D2">
            <w:pPr>
              <w:numPr>
                <w:ilvl w:val="0"/>
                <w:numId w:val="6"/>
              </w:numPr>
              <w:tabs>
                <w:tab w:val="clear" w:pos="360"/>
                <w:tab w:val="num" w:pos="235"/>
              </w:tabs>
              <w:rPr>
                <w:rFonts w:ascii="Arial" w:hAnsi="Arial" w:cs="Arial"/>
                <w:color w:val="121B1F" w:themeColor="background1"/>
                <w:sz w:val="16"/>
                <w:szCs w:val="16"/>
                <w:rPrChange w:id="1892" w:author="Locke Liu" w:date="2021-05-24T14:44:00Z">
                  <w:rPr>
                    <w:rFonts w:ascii="Segoe UI" w:hAnsi="Segoe UI" w:cs="Segoe UI"/>
                    <w:color w:val="121B1F" w:themeColor="background1"/>
                    <w:sz w:val="16"/>
                    <w:szCs w:val="16"/>
                  </w:rPr>
                </w:rPrChange>
              </w:rPr>
              <w:pPrChange w:id="1893" w:author="Locke Liu" w:date="2021-05-24T14:43:00Z">
                <w:pPr>
                  <w:numPr>
                    <w:numId w:val="6"/>
                  </w:numPr>
                  <w:tabs>
                    <w:tab w:val="num" w:pos="235"/>
                    <w:tab w:val="num" w:pos="360"/>
                  </w:tabs>
                  <w:ind w:left="360" w:hanging="360"/>
                </w:pPr>
              </w:pPrChange>
            </w:pPr>
            <w:r w:rsidRPr="00452AD3">
              <w:rPr>
                <w:rFonts w:ascii="Arial" w:hAnsi="Arial" w:cs="Arial"/>
                <w:color w:val="121B1F" w:themeColor="background1"/>
                <w:sz w:val="16"/>
                <w:szCs w:val="16"/>
                <w:rPrChange w:id="1894" w:author="Locke Liu" w:date="2021-05-24T14:44:00Z">
                  <w:rPr>
                    <w:rFonts w:ascii="Segoe UI" w:hAnsi="Segoe UI" w:cs="Segoe UI"/>
                    <w:color w:val="121B1F" w:themeColor="background1"/>
                    <w:sz w:val="16"/>
                    <w:szCs w:val="16"/>
                  </w:rPr>
                </w:rPrChange>
              </w:rPr>
              <w:t>Captured and processed at T+1</w:t>
            </w:r>
          </w:p>
        </w:tc>
      </w:tr>
      <w:tr w:rsidR="005368D2" w:rsidRPr="004D620F" w14:paraId="6088C9CF" w14:textId="77777777" w:rsidTr="000F5D1C">
        <w:trPr>
          <w:trHeight w:val="210"/>
          <w:trPrChange w:id="1895" w:author="Locke Liu" w:date="2021-05-24T14:43:00Z">
            <w:trPr>
              <w:trHeight w:val="210"/>
            </w:trPr>
          </w:trPrChange>
        </w:trPr>
        <w:tc>
          <w:tcPr>
            <w:tcW w:w="1459" w:type="dxa"/>
            <w:vMerge/>
            <w:shd w:val="clear" w:color="auto" w:fill="auto"/>
            <w:vAlign w:val="center"/>
            <w:tcPrChange w:id="1896" w:author="Locke Liu" w:date="2021-05-24T14:43:00Z">
              <w:tcPr>
                <w:tcW w:w="1459" w:type="dxa"/>
                <w:vMerge/>
                <w:shd w:val="clear" w:color="auto" w:fill="auto"/>
              </w:tcPr>
            </w:tcPrChange>
          </w:tcPr>
          <w:p w14:paraId="1844487C" w14:textId="77777777" w:rsidR="005368D2" w:rsidRPr="00452AD3" w:rsidRDefault="005368D2">
            <w:pPr>
              <w:ind w:left="360"/>
              <w:jc w:val="center"/>
              <w:rPr>
                <w:rFonts w:ascii="Arial" w:hAnsi="Arial" w:cs="Arial"/>
                <w:color w:val="121B1F" w:themeColor="background1"/>
                <w:sz w:val="16"/>
                <w:szCs w:val="16"/>
                <w:rPrChange w:id="1897" w:author="Locke Liu" w:date="2021-05-24T14:44:00Z">
                  <w:rPr>
                    <w:rFonts w:ascii="Segoe UI" w:hAnsi="Segoe UI" w:cs="Segoe UI"/>
                    <w:color w:val="121B1F" w:themeColor="background1"/>
                    <w:sz w:val="16"/>
                    <w:szCs w:val="16"/>
                  </w:rPr>
                </w:rPrChange>
              </w:rPr>
              <w:pPrChange w:id="1898" w:author="Locke Liu" w:date="2021-05-24T14:43:00Z">
                <w:pPr>
                  <w:ind w:left="360"/>
                </w:pPr>
              </w:pPrChange>
            </w:pPr>
          </w:p>
        </w:tc>
        <w:tc>
          <w:tcPr>
            <w:tcW w:w="2305" w:type="dxa"/>
            <w:vMerge w:val="restart"/>
            <w:shd w:val="clear" w:color="auto" w:fill="auto"/>
            <w:vAlign w:val="center"/>
            <w:tcPrChange w:id="1899" w:author="Locke Liu" w:date="2021-05-24T14:43:00Z">
              <w:tcPr>
                <w:tcW w:w="2305" w:type="dxa"/>
                <w:vMerge w:val="restart"/>
                <w:shd w:val="clear" w:color="auto" w:fill="auto"/>
                <w:vAlign w:val="center"/>
              </w:tcPr>
            </w:tcPrChange>
          </w:tcPr>
          <w:p w14:paraId="0E9D8222" w14:textId="77777777" w:rsidR="005368D2" w:rsidRPr="00452AD3" w:rsidRDefault="005368D2">
            <w:pPr>
              <w:jc w:val="center"/>
              <w:rPr>
                <w:rFonts w:ascii="Arial" w:hAnsi="Arial" w:cs="Arial"/>
                <w:color w:val="121B1F" w:themeColor="background1"/>
                <w:sz w:val="16"/>
                <w:szCs w:val="16"/>
                <w:rPrChange w:id="1900" w:author="Locke Liu" w:date="2021-05-24T14:44:00Z">
                  <w:rPr>
                    <w:rFonts w:ascii="Segoe UI" w:hAnsi="Segoe UI" w:cs="Segoe UI"/>
                    <w:color w:val="121B1F" w:themeColor="background1"/>
                    <w:sz w:val="16"/>
                    <w:szCs w:val="16"/>
                  </w:rPr>
                </w:rPrChange>
              </w:rPr>
              <w:pPrChange w:id="1901" w:author="Locke Liu" w:date="2021-05-24T14:43:00Z">
                <w:pPr/>
              </w:pPrChange>
            </w:pPr>
            <w:r w:rsidRPr="00452AD3">
              <w:rPr>
                <w:rFonts w:ascii="Arial" w:hAnsi="Arial" w:cs="Arial"/>
                <w:color w:val="121B1F" w:themeColor="background1"/>
                <w:sz w:val="16"/>
                <w:szCs w:val="16"/>
                <w:rPrChange w:id="1902" w:author="Locke Liu" w:date="2021-05-24T14:44:00Z">
                  <w:rPr>
                    <w:rFonts w:ascii="Segoe UI" w:hAnsi="Segoe UI" w:cs="Segoe UI"/>
                    <w:color w:val="121B1F" w:themeColor="background1"/>
                    <w:sz w:val="16"/>
                    <w:szCs w:val="16"/>
                  </w:rPr>
                </w:rPrChange>
              </w:rPr>
              <w:t>3</w:t>
            </w:r>
            <w:r w:rsidRPr="00452AD3">
              <w:rPr>
                <w:rFonts w:ascii="Arial" w:hAnsi="Arial" w:cs="Arial"/>
                <w:color w:val="121B1F" w:themeColor="background1"/>
                <w:sz w:val="16"/>
                <w:szCs w:val="16"/>
                <w:vertAlign w:val="superscript"/>
                <w:rPrChange w:id="1903" w:author="Locke Liu" w:date="2021-05-24T14:44:00Z">
                  <w:rPr>
                    <w:rFonts w:ascii="Segoe UI" w:hAnsi="Segoe UI" w:cs="Segoe UI"/>
                    <w:color w:val="121B1F" w:themeColor="background1"/>
                    <w:sz w:val="16"/>
                    <w:szCs w:val="16"/>
                    <w:vertAlign w:val="superscript"/>
                  </w:rPr>
                </w:rPrChange>
              </w:rPr>
              <w:t>rd</w:t>
            </w:r>
            <w:r w:rsidRPr="00452AD3">
              <w:rPr>
                <w:rFonts w:ascii="Arial" w:hAnsi="Arial" w:cs="Arial"/>
                <w:color w:val="121B1F" w:themeColor="background1"/>
                <w:sz w:val="16"/>
                <w:szCs w:val="16"/>
                <w:rPrChange w:id="1904" w:author="Locke Liu" w:date="2021-05-24T14:44:00Z">
                  <w:rPr>
                    <w:rFonts w:ascii="Segoe UI" w:hAnsi="Segoe UI" w:cs="Segoe UI"/>
                    <w:color w:val="121B1F" w:themeColor="background1"/>
                    <w:sz w:val="16"/>
                    <w:szCs w:val="16"/>
                  </w:rPr>
                </w:rPrChange>
              </w:rPr>
              <w:t xml:space="preserve"> party program/app</w:t>
            </w:r>
          </w:p>
        </w:tc>
        <w:tc>
          <w:tcPr>
            <w:tcW w:w="1730" w:type="dxa"/>
            <w:shd w:val="clear" w:color="auto" w:fill="auto"/>
            <w:vAlign w:val="center"/>
            <w:tcPrChange w:id="1905" w:author="Locke Liu" w:date="2021-05-24T14:43:00Z">
              <w:tcPr>
                <w:tcW w:w="1730" w:type="dxa"/>
                <w:shd w:val="clear" w:color="auto" w:fill="auto"/>
                <w:vAlign w:val="center"/>
              </w:tcPr>
            </w:tcPrChange>
          </w:tcPr>
          <w:p w14:paraId="4B9617F6" w14:textId="77777777" w:rsidR="005368D2" w:rsidRPr="00452AD3" w:rsidRDefault="005368D2">
            <w:pPr>
              <w:jc w:val="center"/>
              <w:rPr>
                <w:rFonts w:ascii="Arial" w:hAnsi="Arial" w:cs="Arial"/>
                <w:color w:val="121B1F" w:themeColor="background1"/>
                <w:sz w:val="16"/>
                <w:szCs w:val="16"/>
                <w:rPrChange w:id="1906" w:author="Locke Liu" w:date="2021-05-24T14:44:00Z">
                  <w:rPr>
                    <w:rFonts w:ascii="Segoe UI" w:hAnsi="Segoe UI" w:cs="Segoe UI"/>
                    <w:color w:val="121B1F" w:themeColor="background1"/>
                    <w:sz w:val="16"/>
                    <w:szCs w:val="16"/>
                  </w:rPr>
                </w:rPrChange>
              </w:rPr>
              <w:pPrChange w:id="1907" w:author="Locke Liu" w:date="2021-05-24T14:43:00Z">
                <w:pPr/>
              </w:pPrChange>
            </w:pPr>
            <w:r w:rsidRPr="00452AD3">
              <w:rPr>
                <w:rFonts w:ascii="Arial" w:hAnsi="Arial" w:cs="Arial"/>
                <w:color w:val="121B1F" w:themeColor="background1"/>
                <w:sz w:val="16"/>
                <w:szCs w:val="16"/>
                <w:rPrChange w:id="1908" w:author="Locke Liu" w:date="2021-05-24T14:44:00Z">
                  <w:rPr>
                    <w:rFonts w:ascii="Segoe UI" w:hAnsi="Segoe UI" w:cs="Segoe UI"/>
                    <w:color w:val="121B1F" w:themeColor="background1"/>
                    <w:sz w:val="16"/>
                    <w:szCs w:val="16"/>
                  </w:rPr>
                </w:rPrChange>
              </w:rPr>
              <w:t>Immediacy</w:t>
            </w:r>
          </w:p>
        </w:tc>
        <w:tc>
          <w:tcPr>
            <w:tcW w:w="4311" w:type="dxa"/>
            <w:shd w:val="clear" w:color="auto" w:fill="auto"/>
            <w:vAlign w:val="center"/>
            <w:tcPrChange w:id="1909" w:author="Locke Liu" w:date="2021-05-24T14:43:00Z">
              <w:tcPr>
                <w:tcW w:w="4311" w:type="dxa"/>
                <w:shd w:val="clear" w:color="auto" w:fill="auto"/>
                <w:vAlign w:val="center"/>
              </w:tcPr>
            </w:tcPrChange>
          </w:tcPr>
          <w:p w14:paraId="58220864" w14:textId="77777777" w:rsidR="005368D2" w:rsidRPr="00452AD3" w:rsidRDefault="005368D2">
            <w:pPr>
              <w:numPr>
                <w:ilvl w:val="0"/>
                <w:numId w:val="7"/>
              </w:numPr>
              <w:tabs>
                <w:tab w:val="clear" w:pos="360"/>
                <w:tab w:val="num" w:pos="235"/>
              </w:tabs>
              <w:rPr>
                <w:rFonts w:ascii="Arial" w:hAnsi="Arial" w:cs="Arial"/>
                <w:color w:val="121B1F" w:themeColor="background1"/>
                <w:sz w:val="16"/>
                <w:szCs w:val="16"/>
                <w:rPrChange w:id="1910" w:author="Locke Liu" w:date="2021-05-24T14:44:00Z">
                  <w:rPr>
                    <w:rFonts w:ascii="Segoe UI" w:hAnsi="Segoe UI" w:cs="Segoe UI"/>
                    <w:color w:val="121B1F" w:themeColor="background1"/>
                    <w:sz w:val="16"/>
                    <w:szCs w:val="16"/>
                  </w:rPr>
                </w:rPrChange>
              </w:rPr>
              <w:pPrChange w:id="1911" w:author="Locke Liu" w:date="2021-05-24T14:43:00Z">
                <w:pPr>
                  <w:numPr>
                    <w:numId w:val="7"/>
                  </w:numPr>
                  <w:tabs>
                    <w:tab w:val="num" w:pos="235"/>
                    <w:tab w:val="num" w:pos="360"/>
                  </w:tabs>
                  <w:ind w:left="360" w:hanging="360"/>
                </w:pPr>
              </w:pPrChange>
            </w:pPr>
            <w:r w:rsidRPr="00452AD3">
              <w:rPr>
                <w:rFonts w:ascii="Arial" w:hAnsi="Arial" w:cs="Arial"/>
                <w:color w:val="121B1F" w:themeColor="background1"/>
                <w:sz w:val="16"/>
                <w:szCs w:val="16"/>
                <w:rPrChange w:id="1912" w:author="Locke Liu" w:date="2021-05-24T14:44:00Z">
                  <w:rPr>
                    <w:rFonts w:ascii="Segoe UI" w:hAnsi="Segoe UI" w:cs="Segoe UI"/>
                    <w:color w:val="121B1F" w:themeColor="background1"/>
                    <w:sz w:val="16"/>
                    <w:szCs w:val="16"/>
                  </w:rPr>
                </w:rPrChange>
              </w:rPr>
              <w:t>Bypass &amp; update in member center via API</w:t>
            </w:r>
          </w:p>
          <w:p w14:paraId="2CA8BDDE" w14:textId="77777777" w:rsidR="005368D2" w:rsidRPr="00452AD3" w:rsidRDefault="005368D2">
            <w:pPr>
              <w:numPr>
                <w:ilvl w:val="0"/>
                <w:numId w:val="7"/>
              </w:numPr>
              <w:tabs>
                <w:tab w:val="clear" w:pos="360"/>
                <w:tab w:val="num" w:pos="235"/>
              </w:tabs>
              <w:rPr>
                <w:rFonts w:ascii="Arial" w:hAnsi="Arial" w:cs="Arial"/>
                <w:color w:val="121B1F" w:themeColor="background1"/>
                <w:sz w:val="16"/>
                <w:szCs w:val="16"/>
                <w:rPrChange w:id="1913" w:author="Locke Liu" w:date="2021-05-24T14:44:00Z">
                  <w:rPr>
                    <w:rFonts w:ascii="Segoe UI" w:hAnsi="Segoe UI" w:cs="Segoe UI"/>
                    <w:color w:val="121B1F" w:themeColor="background1"/>
                    <w:sz w:val="16"/>
                    <w:szCs w:val="16"/>
                  </w:rPr>
                </w:rPrChange>
              </w:rPr>
              <w:pPrChange w:id="1914" w:author="Locke Liu" w:date="2021-05-24T14:43:00Z">
                <w:pPr>
                  <w:numPr>
                    <w:numId w:val="7"/>
                  </w:numPr>
                  <w:tabs>
                    <w:tab w:val="num" w:pos="235"/>
                    <w:tab w:val="num" w:pos="360"/>
                  </w:tabs>
                  <w:ind w:left="360" w:hanging="360"/>
                </w:pPr>
              </w:pPrChange>
            </w:pPr>
            <w:r w:rsidRPr="00452AD3">
              <w:rPr>
                <w:rFonts w:ascii="Arial" w:hAnsi="Arial" w:cs="Arial"/>
                <w:color w:val="121B1F" w:themeColor="background1"/>
                <w:sz w:val="16"/>
                <w:szCs w:val="16"/>
                <w:rPrChange w:id="1915" w:author="Locke Liu" w:date="2021-05-24T14:44:00Z">
                  <w:rPr>
                    <w:rFonts w:ascii="Segoe UI" w:hAnsi="Segoe UI" w:cs="Segoe UI"/>
                    <w:color w:val="121B1F" w:themeColor="background1"/>
                    <w:sz w:val="16"/>
                    <w:szCs w:val="16"/>
                  </w:rPr>
                </w:rPrChange>
              </w:rPr>
              <w:t>Captured and processed at T+1</w:t>
            </w:r>
          </w:p>
        </w:tc>
      </w:tr>
      <w:tr w:rsidR="005368D2" w:rsidRPr="004D620F" w14:paraId="46D489D4" w14:textId="77777777" w:rsidTr="000F5D1C">
        <w:trPr>
          <w:trHeight w:val="210"/>
          <w:trPrChange w:id="1916" w:author="Locke Liu" w:date="2021-05-24T14:43:00Z">
            <w:trPr>
              <w:trHeight w:val="210"/>
            </w:trPr>
          </w:trPrChange>
        </w:trPr>
        <w:tc>
          <w:tcPr>
            <w:tcW w:w="1459" w:type="dxa"/>
            <w:vMerge/>
            <w:shd w:val="clear" w:color="auto" w:fill="auto"/>
            <w:vAlign w:val="center"/>
            <w:tcPrChange w:id="1917" w:author="Locke Liu" w:date="2021-05-24T14:43:00Z">
              <w:tcPr>
                <w:tcW w:w="1459" w:type="dxa"/>
                <w:vMerge/>
                <w:shd w:val="clear" w:color="auto" w:fill="auto"/>
              </w:tcPr>
            </w:tcPrChange>
          </w:tcPr>
          <w:p w14:paraId="7AB2F412" w14:textId="77777777" w:rsidR="005368D2" w:rsidRPr="00452AD3" w:rsidRDefault="005368D2">
            <w:pPr>
              <w:ind w:left="360"/>
              <w:jc w:val="center"/>
              <w:rPr>
                <w:rFonts w:ascii="Arial" w:hAnsi="Arial" w:cs="Arial"/>
                <w:color w:val="121B1F" w:themeColor="background1"/>
                <w:sz w:val="16"/>
                <w:szCs w:val="16"/>
                <w:rPrChange w:id="1918" w:author="Locke Liu" w:date="2021-05-24T14:44:00Z">
                  <w:rPr>
                    <w:rFonts w:ascii="Segoe UI" w:hAnsi="Segoe UI" w:cs="Segoe UI"/>
                    <w:color w:val="121B1F" w:themeColor="background1"/>
                    <w:sz w:val="16"/>
                    <w:szCs w:val="16"/>
                  </w:rPr>
                </w:rPrChange>
              </w:rPr>
              <w:pPrChange w:id="1919" w:author="Locke Liu" w:date="2021-05-24T14:43:00Z">
                <w:pPr>
                  <w:ind w:left="360"/>
                </w:pPr>
              </w:pPrChange>
            </w:pPr>
          </w:p>
        </w:tc>
        <w:tc>
          <w:tcPr>
            <w:tcW w:w="2305" w:type="dxa"/>
            <w:vMerge/>
            <w:shd w:val="clear" w:color="auto" w:fill="auto"/>
            <w:vAlign w:val="center"/>
            <w:tcPrChange w:id="1920" w:author="Locke Liu" w:date="2021-05-24T14:43:00Z">
              <w:tcPr>
                <w:tcW w:w="2305" w:type="dxa"/>
                <w:vMerge/>
                <w:shd w:val="clear" w:color="auto" w:fill="auto"/>
                <w:vAlign w:val="center"/>
              </w:tcPr>
            </w:tcPrChange>
          </w:tcPr>
          <w:p w14:paraId="3E4A49A1" w14:textId="77777777" w:rsidR="005368D2" w:rsidRPr="00452AD3" w:rsidRDefault="005368D2">
            <w:pPr>
              <w:ind w:left="360"/>
              <w:jc w:val="center"/>
              <w:rPr>
                <w:rFonts w:ascii="Arial" w:hAnsi="Arial" w:cs="Arial"/>
                <w:color w:val="121B1F" w:themeColor="background1"/>
                <w:sz w:val="16"/>
                <w:szCs w:val="16"/>
                <w:rPrChange w:id="1921" w:author="Locke Liu" w:date="2021-05-24T14:44:00Z">
                  <w:rPr>
                    <w:rFonts w:ascii="Segoe UI" w:hAnsi="Segoe UI" w:cs="Segoe UI"/>
                    <w:color w:val="121B1F" w:themeColor="background1"/>
                    <w:sz w:val="16"/>
                    <w:szCs w:val="16"/>
                  </w:rPr>
                </w:rPrChange>
              </w:rPr>
              <w:pPrChange w:id="1922" w:author="Locke Liu" w:date="2021-05-24T14:43:00Z">
                <w:pPr>
                  <w:ind w:left="360"/>
                </w:pPr>
              </w:pPrChange>
            </w:pPr>
          </w:p>
        </w:tc>
        <w:tc>
          <w:tcPr>
            <w:tcW w:w="1730" w:type="dxa"/>
            <w:shd w:val="clear" w:color="auto" w:fill="auto"/>
            <w:vAlign w:val="center"/>
            <w:tcPrChange w:id="1923" w:author="Locke Liu" w:date="2021-05-24T14:43:00Z">
              <w:tcPr>
                <w:tcW w:w="1730" w:type="dxa"/>
                <w:shd w:val="clear" w:color="auto" w:fill="auto"/>
                <w:vAlign w:val="center"/>
              </w:tcPr>
            </w:tcPrChange>
          </w:tcPr>
          <w:p w14:paraId="42F77F54" w14:textId="77777777" w:rsidR="005368D2" w:rsidRPr="00452AD3" w:rsidRDefault="005368D2">
            <w:pPr>
              <w:jc w:val="center"/>
              <w:rPr>
                <w:rFonts w:ascii="Arial" w:hAnsi="Arial" w:cs="Arial"/>
                <w:color w:val="121B1F" w:themeColor="background1"/>
                <w:sz w:val="16"/>
                <w:szCs w:val="16"/>
                <w:rPrChange w:id="1924" w:author="Locke Liu" w:date="2021-05-24T14:44:00Z">
                  <w:rPr>
                    <w:rFonts w:ascii="Segoe UI" w:hAnsi="Segoe UI" w:cs="Segoe UI"/>
                    <w:color w:val="121B1F" w:themeColor="background1"/>
                    <w:sz w:val="16"/>
                    <w:szCs w:val="16"/>
                  </w:rPr>
                </w:rPrChange>
              </w:rPr>
              <w:pPrChange w:id="1925" w:author="Locke Liu" w:date="2021-05-24T14:43:00Z">
                <w:pPr/>
              </w:pPrChange>
            </w:pPr>
            <w:r w:rsidRPr="00452AD3">
              <w:rPr>
                <w:rFonts w:ascii="Arial" w:hAnsi="Arial" w:cs="Arial"/>
                <w:color w:val="121B1F" w:themeColor="background1"/>
                <w:sz w:val="16"/>
                <w:szCs w:val="16"/>
                <w:rPrChange w:id="1926" w:author="Locke Liu" w:date="2021-05-24T14:44:00Z">
                  <w:rPr>
                    <w:rFonts w:ascii="Segoe UI" w:hAnsi="Segoe UI" w:cs="Segoe UI"/>
                    <w:color w:val="121B1F" w:themeColor="background1"/>
                    <w:sz w:val="16"/>
                    <w:szCs w:val="16"/>
                  </w:rPr>
                </w:rPrChange>
              </w:rPr>
              <w:t>No Immediacy</w:t>
            </w:r>
          </w:p>
        </w:tc>
        <w:tc>
          <w:tcPr>
            <w:tcW w:w="4311" w:type="dxa"/>
            <w:shd w:val="clear" w:color="auto" w:fill="auto"/>
            <w:vAlign w:val="center"/>
            <w:tcPrChange w:id="1927" w:author="Locke Liu" w:date="2021-05-24T14:43:00Z">
              <w:tcPr>
                <w:tcW w:w="4311" w:type="dxa"/>
                <w:shd w:val="clear" w:color="auto" w:fill="auto"/>
                <w:vAlign w:val="center"/>
              </w:tcPr>
            </w:tcPrChange>
          </w:tcPr>
          <w:p w14:paraId="2BDC8B30" w14:textId="77777777" w:rsidR="005368D2" w:rsidRPr="00452AD3" w:rsidRDefault="005368D2">
            <w:pPr>
              <w:rPr>
                <w:rFonts w:ascii="Arial" w:hAnsi="Arial" w:cs="Arial"/>
                <w:color w:val="121B1F" w:themeColor="background1"/>
                <w:sz w:val="16"/>
                <w:szCs w:val="16"/>
                <w:rPrChange w:id="1928" w:author="Locke Liu" w:date="2021-05-24T14:44:00Z">
                  <w:rPr>
                    <w:rFonts w:ascii="Segoe UI" w:hAnsi="Segoe UI" w:cs="Segoe UI"/>
                    <w:color w:val="121B1F" w:themeColor="background1"/>
                    <w:sz w:val="16"/>
                    <w:szCs w:val="16"/>
                  </w:rPr>
                </w:rPrChange>
              </w:rPr>
            </w:pPr>
            <w:r w:rsidRPr="00452AD3">
              <w:rPr>
                <w:rFonts w:ascii="Arial" w:hAnsi="Arial" w:cs="Arial"/>
                <w:color w:val="121B1F" w:themeColor="background1"/>
                <w:sz w:val="16"/>
                <w:szCs w:val="16"/>
                <w:rPrChange w:id="1929" w:author="Locke Liu" w:date="2021-05-24T14:44:00Z">
                  <w:rPr>
                    <w:rFonts w:ascii="Segoe UI" w:hAnsi="Segoe UI" w:cs="Segoe UI"/>
                    <w:color w:val="121B1F" w:themeColor="background1"/>
                    <w:sz w:val="16"/>
                    <w:szCs w:val="16"/>
                  </w:rPr>
                </w:rPrChange>
              </w:rPr>
              <w:t>data processed at T+1</w:t>
            </w:r>
          </w:p>
        </w:tc>
      </w:tr>
      <w:tr w:rsidR="005368D2" w:rsidRPr="004D620F" w14:paraId="56888B5F" w14:textId="77777777" w:rsidTr="000F5D1C">
        <w:tc>
          <w:tcPr>
            <w:tcW w:w="1459" w:type="dxa"/>
            <w:vMerge w:val="restart"/>
            <w:shd w:val="clear" w:color="auto" w:fill="auto"/>
            <w:vAlign w:val="center"/>
            <w:tcPrChange w:id="1930" w:author="Locke Liu" w:date="2021-05-24T14:43:00Z">
              <w:tcPr>
                <w:tcW w:w="1459" w:type="dxa"/>
                <w:vMerge w:val="restart"/>
                <w:shd w:val="clear" w:color="auto" w:fill="auto"/>
                <w:vAlign w:val="center"/>
              </w:tcPr>
            </w:tcPrChange>
          </w:tcPr>
          <w:p w14:paraId="62B8583D" w14:textId="77777777" w:rsidR="005368D2" w:rsidRPr="00452AD3" w:rsidRDefault="005368D2">
            <w:pPr>
              <w:jc w:val="center"/>
              <w:rPr>
                <w:rFonts w:ascii="Arial" w:hAnsi="Arial" w:cs="Arial"/>
                <w:color w:val="121B1F" w:themeColor="background1"/>
                <w:sz w:val="16"/>
                <w:szCs w:val="16"/>
                <w:rPrChange w:id="1931" w:author="Locke Liu" w:date="2021-05-24T14:44:00Z">
                  <w:rPr>
                    <w:rFonts w:ascii="Segoe UI" w:hAnsi="Segoe UI" w:cs="Segoe UI"/>
                    <w:color w:val="121B1F" w:themeColor="background1"/>
                    <w:sz w:val="16"/>
                    <w:szCs w:val="16"/>
                  </w:rPr>
                </w:rPrChange>
              </w:rPr>
              <w:pPrChange w:id="1932" w:author="Locke Liu" w:date="2021-05-24T14:43:00Z">
                <w:pPr/>
              </w:pPrChange>
            </w:pPr>
            <w:r w:rsidRPr="00452AD3">
              <w:rPr>
                <w:rFonts w:ascii="Arial" w:hAnsi="Arial" w:cs="Arial"/>
                <w:color w:val="121B1F" w:themeColor="background1"/>
                <w:sz w:val="16"/>
                <w:szCs w:val="16"/>
                <w:rPrChange w:id="1933" w:author="Locke Liu" w:date="2021-05-24T14:44:00Z">
                  <w:rPr>
                    <w:rFonts w:ascii="Segoe UI" w:hAnsi="Segoe UI" w:cs="Segoe UI"/>
                    <w:color w:val="121B1F" w:themeColor="background1"/>
                    <w:sz w:val="16"/>
                    <w:szCs w:val="16"/>
                  </w:rPr>
                </w:rPrChange>
              </w:rPr>
              <w:t>Behavior</w:t>
            </w:r>
          </w:p>
        </w:tc>
        <w:tc>
          <w:tcPr>
            <w:tcW w:w="2305" w:type="dxa"/>
            <w:shd w:val="clear" w:color="auto" w:fill="auto"/>
            <w:vAlign w:val="center"/>
            <w:tcPrChange w:id="1934" w:author="Locke Liu" w:date="2021-05-24T14:43:00Z">
              <w:tcPr>
                <w:tcW w:w="2305" w:type="dxa"/>
                <w:shd w:val="clear" w:color="auto" w:fill="auto"/>
                <w:vAlign w:val="center"/>
              </w:tcPr>
            </w:tcPrChange>
          </w:tcPr>
          <w:p w14:paraId="551E0E46" w14:textId="77777777" w:rsidR="005368D2" w:rsidRPr="00452AD3" w:rsidRDefault="005368D2">
            <w:pPr>
              <w:jc w:val="center"/>
              <w:rPr>
                <w:rFonts w:ascii="Arial" w:hAnsi="Arial" w:cs="Arial"/>
                <w:color w:val="121B1F" w:themeColor="background1"/>
                <w:sz w:val="16"/>
                <w:szCs w:val="16"/>
                <w:rPrChange w:id="1935" w:author="Locke Liu" w:date="2021-05-24T14:44:00Z">
                  <w:rPr>
                    <w:rFonts w:ascii="Segoe UI" w:hAnsi="Segoe UI" w:cs="Segoe UI"/>
                    <w:color w:val="121B1F" w:themeColor="background1"/>
                    <w:sz w:val="16"/>
                    <w:szCs w:val="16"/>
                  </w:rPr>
                </w:rPrChange>
              </w:rPr>
              <w:pPrChange w:id="1936" w:author="Locke Liu" w:date="2021-05-24T14:43:00Z">
                <w:pPr/>
              </w:pPrChange>
            </w:pPr>
            <w:r w:rsidRPr="00452AD3">
              <w:rPr>
                <w:rFonts w:ascii="Arial" w:hAnsi="Arial" w:cs="Arial"/>
                <w:color w:val="121B1F" w:themeColor="background1"/>
                <w:sz w:val="16"/>
                <w:szCs w:val="16"/>
                <w:rPrChange w:id="1937" w:author="Locke Liu" w:date="2021-05-24T14:44:00Z">
                  <w:rPr>
                    <w:rFonts w:ascii="Segoe UI" w:hAnsi="Segoe UI" w:cs="Segoe UI"/>
                    <w:color w:val="121B1F" w:themeColor="background1"/>
                    <w:sz w:val="16"/>
                    <w:szCs w:val="16"/>
                  </w:rPr>
                </w:rPrChange>
              </w:rPr>
              <w:t>member program/app</w:t>
            </w:r>
          </w:p>
        </w:tc>
        <w:tc>
          <w:tcPr>
            <w:tcW w:w="1730" w:type="dxa"/>
            <w:shd w:val="clear" w:color="auto" w:fill="auto"/>
            <w:vAlign w:val="center"/>
            <w:tcPrChange w:id="1938" w:author="Locke Liu" w:date="2021-05-24T14:43:00Z">
              <w:tcPr>
                <w:tcW w:w="1730" w:type="dxa"/>
                <w:shd w:val="clear" w:color="auto" w:fill="auto"/>
                <w:vAlign w:val="center"/>
              </w:tcPr>
            </w:tcPrChange>
          </w:tcPr>
          <w:p w14:paraId="7D1685C4" w14:textId="77777777" w:rsidR="005368D2" w:rsidRPr="00452AD3" w:rsidRDefault="005368D2">
            <w:pPr>
              <w:jc w:val="center"/>
              <w:rPr>
                <w:rFonts w:ascii="Arial" w:hAnsi="Arial" w:cs="Arial"/>
                <w:color w:val="121B1F" w:themeColor="background1"/>
                <w:sz w:val="16"/>
                <w:szCs w:val="16"/>
                <w:rPrChange w:id="1939" w:author="Locke Liu" w:date="2021-05-24T14:44:00Z">
                  <w:rPr>
                    <w:rFonts w:ascii="Segoe UI" w:hAnsi="Segoe UI" w:cs="Segoe UI"/>
                    <w:color w:val="121B1F" w:themeColor="background1"/>
                    <w:sz w:val="16"/>
                    <w:szCs w:val="16"/>
                  </w:rPr>
                </w:rPrChange>
              </w:rPr>
              <w:pPrChange w:id="1940" w:author="Locke Liu" w:date="2021-05-24T14:43:00Z">
                <w:pPr/>
              </w:pPrChange>
            </w:pPr>
            <w:r w:rsidRPr="00452AD3">
              <w:rPr>
                <w:rFonts w:ascii="Arial" w:hAnsi="Arial" w:cs="Arial"/>
                <w:color w:val="121B1F" w:themeColor="background1"/>
                <w:sz w:val="16"/>
                <w:szCs w:val="16"/>
                <w:rPrChange w:id="1941" w:author="Locke Liu" w:date="2021-05-24T14:44:00Z">
                  <w:rPr>
                    <w:rFonts w:ascii="Segoe UI" w:hAnsi="Segoe UI" w:cs="Segoe UI"/>
                    <w:color w:val="121B1F" w:themeColor="background1"/>
                    <w:sz w:val="16"/>
                    <w:szCs w:val="16"/>
                  </w:rPr>
                </w:rPrChange>
              </w:rPr>
              <w:t>No Immediacy</w:t>
            </w:r>
          </w:p>
        </w:tc>
        <w:tc>
          <w:tcPr>
            <w:tcW w:w="4311" w:type="dxa"/>
            <w:shd w:val="clear" w:color="auto" w:fill="auto"/>
            <w:vAlign w:val="center"/>
            <w:tcPrChange w:id="1942" w:author="Locke Liu" w:date="2021-05-24T14:43:00Z">
              <w:tcPr>
                <w:tcW w:w="4311" w:type="dxa"/>
                <w:shd w:val="clear" w:color="auto" w:fill="auto"/>
                <w:vAlign w:val="center"/>
              </w:tcPr>
            </w:tcPrChange>
          </w:tcPr>
          <w:p w14:paraId="6416B772" w14:textId="77777777" w:rsidR="005368D2" w:rsidRPr="00452AD3" w:rsidRDefault="005368D2">
            <w:pPr>
              <w:rPr>
                <w:rFonts w:ascii="Arial" w:hAnsi="Arial" w:cs="Arial"/>
                <w:color w:val="121B1F" w:themeColor="background1"/>
                <w:sz w:val="16"/>
                <w:szCs w:val="16"/>
                <w:rPrChange w:id="1943" w:author="Locke Liu" w:date="2021-05-24T14:44:00Z">
                  <w:rPr>
                    <w:rFonts w:ascii="Segoe UI" w:hAnsi="Segoe UI" w:cs="Segoe UI"/>
                    <w:color w:val="121B1F" w:themeColor="background1"/>
                    <w:sz w:val="16"/>
                    <w:szCs w:val="16"/>
                  </w:rPr>
                </w:rPrChange>
              </w:rPr>
            </w:pPr>
            <w:r w:rsidRPr="00452AD3">
              <w:rPr>
                <w:rFonts w:ascii="Arial" w:hAnsi="Arial" w:cs="Arial"/>
                <w:color w:val="121B1F" w:themeColor="background1"/>
                <w:sz w:val="16"/>
                <w:szCs w:val="16"/>
                <w:rPrChange w:id="1944" w:author="Locke Liu" w:date="2021-05-24T14:44:00Z">
                  <w:rPr>
                    <w:rFonts w:ascii="Segoe UI" w:hAnsi="Segoe UI" w:cs="Segoe UI"/>
                    <w:color w:val="121B1F" w:themeColor="background1"/>
                    <w:sz w:val="16"/>
                    <w:szCs w:val="16"/>
                  </w:rPr>
                </w:rPrChange>
              </w:rPr>
              <w:t>data processed at T+1</w:t>
            </w:r>
          </w:p>
        </w:tc>
      </w:tr>
      <w:tr w:rsidR="005368D2" w:rsidRPr="004D620F" w14:paraId="617153A4" w14:textId="77777777" w:rsidTr="000F5D1C">
        <w:tc>
          <w:tcPr>
            <w:tcW w:w="1459" w:type="dxa"/>
            <w:vMerge/>
            <w:shd w:val="clear" w:color="auto" w:fill="auto"/>
            <w:vAlign w:val="center"/>
            <w:tcPrChange w:id="1945" w:author="Locke Liu" w:date="2021-05-24T14:43:00Z">
              <w:tcPr>
                <w:tcW w:w="1459" w:type="dxa"/>
                <w:vMerge/>
                <w:shd w:val="clear" w:color="auto" w:fill="auto"/>
              </w:tcPr>
            </w:tcPrChange>
          </w:tcPr>
          <w:p w14:paraId="4F57981F" w14:textId="77777777" w:rsidR="005368D2" w:rsidRPr="00452AD3" w:rsidRDefault="005368D2">
            <w:pPr>
              <w:ind w:left="360"/>
              <w:jc w:val="center"/>
              <w:rPr>
                <w:rFonts w:ascii="Arial" w:hAnsi="Arial" w:cs="Arial"/>
                <w:color w:val="121B1F" w:themeColor="background1"/>
                <w:sz w:val="16"/>
                <w:szCs w:val="16"/>
                <w:rPrChange w:id="1946" w:author="Locke Liu" w:date="2021-05-24T14:44:00Z">
                  <w:rPr>
                    <w:rFonts w:ascii="Segoe UI" w:hAnsi="Segoe UI" w:cs="Segoe UI"/>
                    <w:color w:val="121B1F" w:themeColor="background1"/>
                    <w:sz w:val="16"/>
                    <w:szCs w:val="16"/>
                  </w:rPr>
                </w:rPrChange>
              </w:rPr>
              <w:pPrChange w:id="1947" w:author="Locke Liu" w:date="2021-05-24T14:43:00Z">
                <w:pPr>
                  <w:ind w:left="360"/>
                </w:pPr>
              </w:pPrChange>
            </w:pPr>
          </w:p>
        </w:tc>
        <w:tc>
          <w:tcPr>
            <w:tcW w:w="2305" w:type="dxa"/>
            <w:shd w:val="clear" w:color="auto" w:fill="auto"/>
            <w:vAlign w:val="center"/>
            <w:tcPrChange w:id="1948" w:author="Locke Liu" w:date="2021-05-24T14:43:00Z">
              <w:tcPr>
                <w:tcW w:w="2305" w:type="dxa"/>
                <w:shd w:val="clear" w:color="auto" w:fill="auto"/>
                <w:vAlign w:val="center"/>
              </w:tcPr>
            </w:tcPrChange>
          </w:tcPr>
          <w:p w14:paraId="6E73CA94" w14:textId="77777777" w:rsidR="005368D2" w:rsidRPr="00452AD3" w:rsidRDefault="005368D2">
            <w:pPr>
              <w:jc w:val="center"/>
              <w:rPr>
                <w:rFonts w:ascii="Arial" w:hAnsi="Arial" w:cs="Arial"/>
                <w:color w:val="121B1F" w:themeColor="background1"/>
                <w:sz w:val="16"/>
                <w:szCs w:val="16"/>
                <w:rPrChange w:id="1949" w:author="Locke Liu" w:date="2021-05-24T14:44:00Z">
                  <w:rPr>
                    <w:rFonts w:ascii="Segoe UI" w:hAnsi="Segoe UI" w:cs="Segoe UI"/>
                    <w:color w:val="121B1F" w:themeColor="background1"/>
                    <w:sz w:val="16"/>
                    <w:szCs w:val="16"/>
                  </w:rPr>
                </w:rPrChange>
              </w:rPr>
              <w:pPrChange w:id="1950" w:author="Locke Liu" w:date="2021-05-24T14:43:00Z">
                <w:pPr/>
              </w:pPrChange>
            </w:pPr>
            <w:r w:rsidRPr="00452AD3">
              <w:rPr>
                <w:rFonts w:ascii="Arial" w:hAnsi="Arial" w:cs="Arial"/>
                <w:color w:val="121B1F" w:themeColor="background1"/>
                <w:sz w:val="16"/>
                <w:szCs w:val="16"/>
                <w:rPrChange w:id="1951" w:author="Locke Liu" w:date="2021-05-24T14:44:00Z">
                  <w:rPr>
                    <w:rFonts w:ascii="Segoe UI" w:hAnsi="Segoe UI" w:cs="Segoe UI"/>
                    <w:color w:val="121B1F" w:themeColor="background1"/>
                    <w:sz w:val="16"/>
                    <w:szCs w:val="16"/>
                  </w:rPr>
                </w:rPrChange>
              </w:rPr>
              <w:t>3</w:t>
            </w:r>
            <w:r w:rsidRPr="00452AD3">
              <w:rPr>
                <w:rFonts w:ascii="Arial" w:hAnsi="Arial" w:cs="Arial"/>
                <w:color w:val="121B1F" w:themeColor="background1"/>
                <w:sz w:val="16"/>
                <w:szCs w:val="16"/>
                <w:vertAlign w:val="superscript"/>
                <w:rPrChange w:id="1952" w:author="Locke Liu" w:date="2021-05-24T14:44:00Z">
                  <w:rPr>
                    <w:rFonts w:ascii="Segoe UI" w:hAnsi="Segoe UI" w:cs="Segoe UI"/>
                    <w:color w:val="121B1F" w:themeColor="background1"/>
                    <w:sz w:val="16"/>
                    <w:szCs w:val="16"/>
                    <w:vertAlign w:val="superscript"/>
                  </w:rPr>
                </w:rPrChange>
              </w:rPr>
              <w:t>rd</w:t>
            </w:r>
            <w:r w:rsidRPr="00452AD3">
              <w:rPr>
                <w:rFonts w:ascii="Arial" w:hAnsi="Arial" w:cs="Arial"/>
                <w:color w:val="121B1F" w:themeColor="background1"/>
                <w:sz w:val="16"/>
                <w:szCs w:val="16"/>
                <w:rPrChange w:id="1953" w:author="Locke Liu" w:date="2021-05-24T14:44:00Z">
                  <w:rPr>
                    <w:rFonts w:ascii="Segoe UI" w:hAnsi="Segoe UI" w:cs="Segoe UI"/>
                    <w:color w:val="121B1F" w:themeColor="background1"/>
                    <w:sz w:val="16"/>
                    <w:szCs w:val="16"/>
                  </w:rPr>
                </w:rPrChange>
              </w:rPr>
              <w:t xml:space="preserve"> party program/app</w:t>
            </w:r>
          </w:p>
        </w:tc>
        <w:tc>
          <w:tcPr>
            <w:tcW w:w="1730" w:type="dxa"/>
            <w:shd w:val="clear" w:color="auto" w:fill="auto"/>
            <w:vAlign w:val="center"/>
            <w:tcPrChange w:id="1954" w:author="Locke Liu" w:date="2021-05-24T14:43:00Z">
              <w:tcPr>
                <w:tcW w:w="1730" w:type="dxa"/>
                <w:shd w:val="clear" w:color="auto" w:fill="auto"/>
                <w:vAlign w:val="center"/>
              </w:tcPr>
            </w:tcPrChange>
          </w:tcPr>
          <w:p w14:paraId="6B2F907D" w14:textId="77777777" w:rsidR="005368D2" w:rsidRPr="00452AD3" w:rsidRDefault="005368D2">
            <w:pPr>
              <w:jc w:val="center"/>
              <w:rPr>
                <w:rFonts w:ascii="Arial" w:hAnsi="Arial" w:cs="Arial"/>
                <w:color w:val="121B1F" w:themeColor="background1"/>
                <w:sz w:val="16"/>
                <w:szCs w:val="16"/>
                <w:rPrChange w:id="1955" w:author="Locke Liu" w:date="2021-05-24T14:44:00Z">
                  <w:rPr>
                    <w:rFonts w:ascii="Segoe UI" w:hAnsi="Segoe UI" w:cs="Segoe UI"/>
                    <w:color w:val="121B1F" w:themeColor="background1"/>
                    <w:sz w:val="16"/>
                    <w:szCs w:val="16"/>
                  </w:rPr>
                </w:rPrChange>
              </w:rPr>
              <w:pPrChange w:id="1956" w:author="Locke Liu" w:date="2021-05-24T14:43:00Z">
                <w:pPr/>
              </w:pPrChange>
            </w:pPr>
            <w:r w:rsidRPr="00452AD3">
              <w:rPr>
                <w:rFonts w:ascii="Arial" w:hAnsi="Arial" w:cs="Arial"/>
                <w:color w:val="121B1F" w:themeColor="background1"/>
                <w:sz w:val="16"/>
                <w:szCs w:val="16"/>
                <w:rPrChange w:id="1957" w:author="Locke Liu" w:date="2021-05-24T14:44:00Z">
                  <w:rPr>
                    <w:rFonts w:ascii="Segoe UI" w:hAnsi="Segoe UI" w:cs="Segoe UI"/>
                    <w:color w:val="121B1F" w:themeColor="background1"/>
                    <w:sz w:val="16"/>
                    <w:szCs w:val="16"/>
                  </w:rPr>
                </w:rPrChange>
              </w:rPr>
              <w:t>No Immediacy</w:t>
            </w:r>
          </w:p>
        </w:tc>
        <w:tc>
          <w:tcPr>
            <w:tcW w:w="4311" w:type="dxa"/>
            <w:shd w:val="clear" w:color="auto" w:fill="auto"/>
            <w:vAlign w:val="center"/>
            <w:tcPrChange w:id="1958" w:author="Locke Liu" w:date="2021-05-24T14:43:00Z">
              <w:tcPr>
                <w:tcW w:w="4311" w:type="dxa"/>
                <w:shd w:val="clear" w:color="auto" w:fill="auto"/>
                <w:vAlign w:val="center"/>
              </w:tcPr>
            </w:tcPrChange>
          </w:tcPr>
          <w:p w14:paraId="1AC70E03" w14:textId="77777777" w:rsidR="005368D2" w:rsidRPr="00452AD3" w:rsidRDefault="005368D2">
            <w:pPr>
              <w:rPr>
                <w:rFonts w:ascii="Arial" w:hAnsi="Arial" w:cs="Arial"/>
                <w:color w:val="121B1F" w:themeColor="background1"/>
                <w:sz w:val="16"/>
                <w:szCs w:val="16"/>
                <w:rPrChange w:id="1959" w:author="Locke Liu" w:date="2021-05-24T14:44:00Z">
                  <w:rPr>
                    <w:rFonts w:ascii="Segoe UI" w:hAnsi="Segoe UI" w:cs="Segoe UI"/>
                    <w:color w:val="121B1F" w:themeColor="background1"/>
                    <w:sz w:val="16"/>
                    <w:szCs w:val="16"/>
                  </w:rPr>
                </w:rPrChange>
              </w:rPr>
            </w:pPr>
            <w:r w:rsidRPr="00452AD3">
              <w:rPr>
                <w:rFonts w:ascii="Arial" w:hAnsi="Arial" w:cs="Arial"/>
                <w:color w:val="121B1F" w:themeColor="background1"/>
                <w:sz w:val="16"/>
                <w:szCs w:val="16"/>
                <w:rPrChange w:id="1960" w:author="Locke Liu" w:date="2021-05-24T14:44:00Z">
                  <w:rPr>
                    <w:rFonts w:ascii="Segoe UI" w:hAnsi="Segoe UI" w:cs="Segoe UI"/>
                    <w:color w:val="121B1F" w:themeColor="background1"/>
                    <w:sz w:val="16"/>
                    <w:szCs w:val="16"/>
                  </w:rPr>
                </w:rPrChange>
              </w:rPr>
              <w:t>data processed at T+1</w:t>
            </w:r>
          </w:p>
        </w:tc>
      </w:tr>
    </w:tbl>
    <w:p w14:paraId="67900F47" w14:textId="1B25590B" w:rsidR="00D043F6" w:rsidRPr="004D620F" w:rsidDel="00772203" w:rsidRDefault="00D043F6" w:rsidP="007806DF">
      <w:pPr>
        <w:ind w:left="360"/>
        <w:rPr>
          <w:del w:id="1961" w:author="Locke Liu" w:date="2021-05-24T14:33:00Z"/>
          <w:rFonts w:ascii="Arial" w:hAnsi="Arial" w:cs="Arial"/>
          <w:color w:val="121B1F" w:themeColor="background1"/>
          <w:rPrChange w:id="1962" w:author="Locke Liu" w:date="2021-05-24T14:33:00Z">
            <w:rPr>
              <w:del w:id="1963" w:author="Locke Liu" w:date="2021-05-24T14:33:00Z"/>
              <w:color w:val="121B1F" w:themeColor="background1"/>
            </w:rPr>
          </w:rPrChange>
        </w:rPr>
      </w:pPr>
      <w:bookmarkStart w:id="1964" w:name="_Toc72767167"/>
      <w:bookmarkEnd w:id="1964"/>
    </w:p>
    <w:p w14:paraId="4DD72C97" w14:textId="58219386" w:rsidR="00D043F6" w:rsidRPr="004D620F" w:rsidDel="00772203" w:rsidRDefault="00D043F6" w:rsidP="007806DF">
      <w:pPr>
        <w:ind w:left="360"/>
        <w:rPr>
          <w:del w:id="1965" w:author="Locke Liu" w:date="2021-05-24T14:33:00Z"/>
          <w:rFonts w:ascii="Arial" w:hAnsi="Arial" w:cs="Arial"/>
          <w:color w:val="121B1F" w:themeColor="background1"/>
          <w:rPrChange w:id="1966" w:author="Locke Liu" w:date="2021-05-24T14:33:00Z">
            <w:rPr>
              <w:del w:id="1967" w:author="Locke Liu" w:date="2021-05-24T14:33:00Z"/>
              <w:color w:val="121B1F" w:themeColor="background1"/>
            </w:rPr>
          </w:rPrChange>
        </w:rPr>
      </w:pPr>
      <w:bookmarkStart w:id="1968" w:name="_Toc72767168"/>
      <w:bookmarkEnd w:id="1968"/>
    </w:p>
    <w:p w14:paraId="5320A425" w14:textId="4F4F7F6E" w:rsidR="00071716" w:rsidRPr="004D620F" w:rsidRDefault="00071716" w:rsidP="00071716">
      <w:pPr>
        <w:pStyle w:val="Heading2"/>
        <w:keepNext/>
        <w:numPr>
          <w:ilvl w:val="1"/>
          <w:numId w:val="4"/>
        </w:numPr>
        <w:ind w:left="978" w:hanging="708"/>
        <w:rPr>
          <w:rFonts w:ascii="Arial" w:hAnsi="Arial"/>
          <w:rPrChange w:id="1969" w:author="Locke Liu" w:date="2021-05-24T14:33:00Z">
            <w:rPr/>
          </w:rPrChange>
        </w:rPr>
      </w:pPr>
      <w:bookmarkStart w:id="1970" w:name="_Toc72767169"/>
      <w:r w:rsidRPr="004D620F">
        <w:rPr>
          <w:rFonts w:ascii="Arial" w:hAnsi="Arial"/>
          <w:rPrChange w:id="1971" w:author="Locke Liu" w:date="2021-05-24T14:33:00Z">
            <w:rPr/>
          </w:rPrChange>
        </w:rPr>
        <w:t>Constrains</w:t>
      </w:r>
      <w:bookmarkEnd w:id="1970"/>
      <w:r w:rsidRPr="004D620F">
        <w:rPr>
          <w:rFonts w:ascii="Arial" w:hAnsi="Arial"/>
          <w:rPrChange w:id="1972" w:author="Locke Liu" w:date="2021-05-24T14:33:00Z">
            <w:rPr/>
          </w:rPrChange>
        </w:rPr>
        <w:t xml:space="preserve"> </w:t>
      </w:r>
    </w:p>
    <w:p w14:paraId="3D2F3FF1" w14:textId="5C5988BB" w:rsidR="00E66F7F" w:rsidRPr="00745BBC" w:rsidRDefault="00772203" w:rsidP="007806DF">
      <w:pPr>
        <w:ind w:left="360"/>
        <w:rPr>
          <w:rFonts w:ascii="Arial" w:hAnsi="Arial" w:cs="Arial"/>
          <w:color w:val="121B1F" w:themeColor="background1"/>
          <w:sz w:val="18"/>
          <w:szCs w:val="18"/>
          <w:rPrChange w:id="1973" w:author="Locke Liu" w:date="2021-05-24T14:43:00Z">
            <w:rPr>
              <w:color w:val="121B1F" w:themeColor="background1"/>
            </w:rPr>
          </w:rPrChange>
        </w:rPr>
      </w:pPr>
      <w:ins w:id="1974" w:author="Locke Liu" w:date="2021-05-24T14:33:00Z">
        <w:r w:rsidRPr="00745BBC">
          <w:rPr>
            <w:rFonts w:ascii="Arial" w:hAnsi="Arial" w:cs="Arial"/>
            <w:color w:val="121B1F" w:themeColor="background1"/>
            <w:sz w:val="18"/>
            <w:szCs w:val="18"/>
            <w:rPrChange w:id="1975" w:author="Locke Liu" w:date="2021-05-24T14:43:00Z">
              <w:rPr>
                <w:color w:val="121B1F" w:themeColor="background1"/>
              </w:rPr>
            </w:rPrChange>
          </w:rPr>
          <w:t>N/A</w:t>
        </w:r>
      </w:ins>
    </w:p>
    <w:p w14:paraId="7BF61171" w14:textId="7AEA7920" w:rsidR="00D31D75" w:rsidRPr="004D620F" w:rsidRDefault="00D31D75" w:rsidP="00DF6898">
      <w:pPr>
        <w:pStyle w:val="Heading2"/>
        <w:keepNext/>
        <w:numPr>
          <w:ilvl w:val="1"/>
          <w:numId w:val="4"/>
        </w:numPr>
        <w:ind w:left="978" w:hanging="708"/>
        <w:rPr>
          <w:rFonts w:ascii="Arial" w:hAnsi="Arial"/>
          <w:rPrChange w:id="1976" w:author="Locke Liu" w:date="2021-05-24T14:33:00Z">
            <w:rPr/>
          </w:rPrChange>
        </w:rPr>
      </w:pPr>
      <w:bookmarkStart w:id="1977" w:name="_Toc72767170"/>
      <w:bookmarkStart w:id="1978" w:name="_Hlk71807312"/>
      <w:r w:rsidRPr="004D620F">
        <w:rPr>
          <w:rFonts w:ascii="Arial" w:hAnsi="Arial"/>
          <w:rPrChange w:id="1979" w:author="Locke Liu" w:date="2021-05-24T14:33:00Z">
            <w:rPr/>
          </w:rPrChange>
        </w:rPr>
        <w:t>Non-Functional requirement</w:t>
      </w:r>
      <w:bookmarkEnd w:id="1977"/>
    </w:p>
    <w:p w14:paraId="79F3EE2B" w14:textId="377BEDDE" w:rsidR="00AA6AF7" w:rsidRPr="004D620F" w:rsidRDefault="00AA6AF7" w:rsidP="00DF6898">
      <w:pPr>
        <w:pStyle w:val="Heading2"/>
        <w:keepNext/>
        <w:numPr>
          <w:ilvl w:val="2"/>
          <w:numId w:val="4"/>
        </w:numPr>
        <w:rPr>
          <w:rFonts w:ascii="Arial" w:hAnsi="Arial"/>
          <w:rPrChange w:id="1980" w:author="Locke Liu" w:date="2021-05-24T14:33:00Z">
            <w:rPr/>
          </w:rPrChange>
        </w:rPr>
      </w:pPr>
      <w:bookmarkStart w:id="1981" w:name="_Toc72767171"/>
      <w:r w:rsidRPr="004D620F">
        <w:rPr>
          <w:rFonts w:ascii="Arial" w:hAnsi="Arial"/>
          <w:rPrChange w:id="1982" w:author="Locke Liu" w:date="2021-05-24T14:33:00Z">
            <w:rPr/>
          </w:rPrChange>
        </w:rPr>
        <w:t>Auditability</w:t>
      </w:r>
      <w:bookmarkEnd w:id="1981"/>
    </w:p>
    <w:tbl>
      <w:tblPr>
        <w:tblW w:w="5000" w:type="pct"/>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1743"/>
        <w:gridCol w:w="1921"/>
        <w:gridCol w:w="6589"/>
      </w:tblGrid>
      <w:tr w:rsidR="0022195C" w:rsidRPr="004D620F" w14:paraId="40FB4E71" w14:textId="77777777" w:rsidTr="00C641BF">
        <w:trPr>
          <w:cantSplit/>
          <w:trHeight w:val="437"/>
          <w:tblHeader/>
        </w:trPr>
        <w:tc>
          <w:tcPr>
            <w:tcW w:w="850" w:type="pct"/>
            <w:tcBorders>
              <w:top w:val="single" w:sz="4" w:space="0" w:color="auto"/>
              <w:left w:val="single" w:sz="4" w:space="0" w:color="auto"/>
              <w:bottom w:val="single" w:sz="4" w:space="0" w:color="auto"/>
              <w:right w:val="single" w:sz="4" w:space="0" w:color="auto"/>
            </w:tcBorders>
            <w:shd w:val="clear" w:color="auto" w:fill="C0C0C0"/>
            <w:vAlign w:val="center"/>
          </w:tcPr>
          <w:p w14:paraId="4BDFA187" w14:textId="77777777" w:rsidR="0022195C" w:rsidRPr="004D620F" w:rsidRDefault="0022195C" w:rsidP="0022195C">
            <w:pPr>
              <w:rPr>
                <w:rFonts w:ascii="Arial" w:hAnsi="Arial" w:cs="Arial"/>
                <w:b/>
                <w:color w:val="auto"/>
                <w:sz w:val="16"/>
                <w:szCs w:val="16"/>
                <w:rPrChange w:id="1983" w:author="Locke Liu" w:date="2021-05-24T14:33:00Z">
                  <w:rPr>
                    <w:rFonts w:ascii="Segoe UI" w:hAnsi="Segoe UI" w:cs="Segoe UI"/>
                    <w:b/>
                    <w:color w:val="auto"/>
                    <w:sz w:val="16"/>
                    <w:szCs w:val="16"/>
                  </w:rPr>
                </w:rPrChange>
              </w:rPr>
            </w:pPr>
            <w:r w:rsidRPr="004D620F">
              <w:rPr>
                <w:rFonts w:ascii="Arial" w:hAnsi="Arial" w:cs="Arial"/>
                <w:b/>
                <w:color w:val="auto"/>
                <w:sz w:val="16"/>
                <w:szCs w:val="16"/>
                <w:rPrChange w:id="1984" w:author="Locke Liu" w:date="2021-05-24T14:33:00Z">
                  <w:rPr>
                    <w:rFonts w:ascii="Segoe UI" w:hAnsi="Segoe UI" w:cs="Segoe UI"/>
                    <w:b/>
                    <w:color w:val="auto"/>
                    <w:sz w:val="16"/>
                    <w:szCs w:val="16"/>
                  </w:rPr>
                </w:rPrChange>
              </w:rPr>
              <w:t>#</w:t>
            </w:r>
          </w:p>
        </w:tc>
        <w:tc>
          <w:tcPr>
            <w:tcW w:w="937" w:type="pct"/>
            <w:tcBorders>
              <w:top w:val="single" w:sz="4" w:space="0" w:color="auto"/>
              <w:left w:val="single" w:sz="4" w:space="0" w:color="auto"/>
              <w:bottom w:val="single" w:sz="4" w:space="0" w:color="auto"/>
              <w:right w:val="single" w:sz="4" w:space="0" w:color="auto"/>
            </w:tcBorders>
            <w:shd w:val="clear" w:color="auto" w:fill="C0C0C0"/>
            <w:vAlign w:val="center"/>
          </w:tcPr>
          <w:p w14:paraId="5D4488E4" w14:textId="77777777" w:rsidR="0022195C" w:rsidRPr="004D620F" w:rsidRDefault="0022195C" w:rsidP="0022195C">
            <w:pPr>
              <w:rPr>
                <w:rFonts w:ascii="Arial" w:hAnsi="Arial" w:cs="Arial"/>
                <w:b/>
                <w:color w:val="auto"/>
                <w:sz w:val="16"/>
                <w:szCs w:val="16"/>
                <w:rPrChange w:id="1985" w:author="Locke Liu" w:date="2021-05-24T14:33:00Z">
                  <w:rPr>
                    <w:rFonts w:ascii="Segoe UI" w:hAnsi="Segoe UI" w:cs="Segoe UI"/>
                    <w:b/>
                    <w:color w:val="auto"/>
                    <w:sz w:val="16"/>
                    <w:szCs w:val="16"/>
                  </w:rPr>
                </w:rPrChange>
              </w:rPr>
            </w:pPr>
            <w:r w:rsidRPr="004D620F">
              <w:rPr>
                <w:rFonts w:ascii="Arial" w:hAnsi="Arial" w:cs="Arial"/>
                <w:b/>
                <w:color w:val="auto"/>
                <w:sz w:val="16"/>
                <w:szCs w:val="16"/>
                <w:rPrChange w:id="1986" w:author="Locke Liu" w:date="2021-05-24T14:33:00Z">
                  <w:rPr>
                    <w:rFonts w:ascii="Segoe UI" w:hAnsi="Segoe UI" w:cs="Segoe UI"/>
                    <w:b/>
                    <w:color w:val="auto"/>
                    <w:sz w:val="16"/>
                    <w:szCs w:val="16"/>
                  </w:rPr>
                </w:rPrChange>
              </w:rPr>
              <w:t>Requirement</w:t>
            </w:r>
          </w:p>
        </w:tc>
        <w:tc>
          <w:tcPr>
            <w:tcW w:w="3213" w:type="pct"/>
            <w:tcBorders>
              <w:top w:val="single" w:sz="4" w:space="0" w:color="auto"/>
              <w:left w:val="single" w:sz="4" w:space="0" w:color="auto"/>
              <w:bottom w:val="single" w:sz="4" w:space="0" w:color="auto"/>
              <w:right w:val="single" w:sz="4" w:space="0" w:color="auto"/>
            </w:tcBorders>
            <w:shd w:val="clear" w:color="auto" w:fill="C0C0C0"/>
            <w:vAlign w:val="center"/>
          </w:tcPr>
          <w:p w14:paraId="29446C4B" w14:textId="77777777" w:rsidR="0022195C" w:rsidRPr="004D620F" w:rsidRDefault="0022195C" w:rsidP="0022195C">
            <w:pPr>
              <w:rPr>
                <w:rFonts w:ascii="Arial" w:hAnsi="Arial" w:cs="Arial"/>
                <w:b/>
                <w:color w:val="auto"/>
                <w:sz w:val="16"/>
                <w:szCs w:val="16"/>
                <w:rPrChange w:id="1987" w:author="Locke Liu" w:date="2021-05-24T14:33:00Z">
                  <w:rPr>
                    <w:rFonts w:ascii="Segoe UI" w:hAnsi="Segoe UI" w:cs="Segoe UI"/>
                    <w:b/>
                    <w:color w:val="auto"/>
                    <w:sz w:val="16"/>
                    <w:szCs w:val="16"/>
                  </w:rPr>
                </w:rPrChange>
              </w:rPr>
            </w:pPr>
            <w:r w:rsidRPr="004D620F">
              <w:rPr>
                <w:rFonts w:ascii="Arial" w:hAnsi="Arial" w:cs="Arial"/>
                <w:b/>
                <w:color w:val="auto"/>
                <w:sz w:val="16"/>
                <w:szCs w:val="16"/>
                <w:rPrChange w:id="1988" w:author="Locke Liu" w:date="2021-05-24T14:33:00Z">
                  <w:rPr>
                    <w:rFonts w:ascii="Segoe UI" w:hAnsi="Segoe UI" w:cs="Segoe UI"/>
                    <w:b/>
                    <w:color w:val="auto"/>
                    <w:sz w:val="16"/>
                    <w:szCs w:val="16"/>
                  </w:rPr>
                </w:rPrChange>
              </w:rPr>
              <w:t>Details</w:t>
            </w:r>
          </w:p>
        </w:tc>
      </w:tr>
      <w:tr w:rsidR="0022195C" w:rsidRPr="004D620F" w14:paraId="2EBCD4C8" w14:textId="77777777" w:rsidTr="00C641BF">
        <w:trPr>
          <w:cantSplit/>
        </w:trPr>
        <w:tc>
          <w:tcPr>
            <w:tcW w:w="850" w:type="pct"/>
            <w:tcBorders>
              <w:top w:val="single" w:sz="4" w:space="0" w:color="auto"/>
            </w:tcBorders>
            <w:vAlign w:val="center"/>
          </w:tcPr>
          <w:p w14:paraId="03FD0CB0" w14:textId="77777777" w:rsidR="0022195C" w:rsidRPr="004D620F" w:rsidRDefault="0022195C" w:rsidP="0022195C">
            <w:pPr>
              <w:rPr>
                <w:rFonts w:ascii="Arial" w:hAnsi="Arial" w:cs="Arial"/>
                <w:color w:val="121B1F" w:themeColor="background1"/>
                <w:sz w:val="16"/>
                <w:szCs w:val="16"/>
                <w:cs/>
                <w:lang w:val="fr-FR" w:bidi="th-TH"/>
                <w:rPrChange w:id="1989" w:author="Locke Liu" w:date="2021-05-24T14:33:00Z">
                  <w:rPr>
                    <w:rFonts w:ascii="Segoe UI" w:hAnsi="Segoe UI" w:cs="Segoe UI"/>
                    <w:color w:val="121B1F" w:themeColor="background1"/>
                    <w:sz w:val="16"/>
                    <w:szCs w:val="16"/>
                    <w:cs/>
                    <w:lang w:val="fr-FR" w:bidi="th-TH"/>
                  </w:rPr>
                </w:rPrChange>
              </w:rPr>
            </w:pPr>
            <w:r w:rsidRPr="004D620F">
              <w:rPr>
                <w:rFonts w:ascii="Arial" w:hAnsi="Arial" w:cs="Arial"/>
                <w:color w:val="121B1F" w:themeColor="background1"/>
                <w:sz w:val="16"/>
                <w:szCs w:val="16"/>
                <w:lang w:val="fr-FR"/>
                <w:rPrChange w:id="1990" w:author="Locke Liu" w:date="2021-05-24T14:33:00Z">
                  <w:rPr>
                    <w:rFonts w:ascii="Segoe UI" w:hAnsi="Segoe UI" w:cs="Segoe UI"/>
                    <w:color w:val="121B1F" w:themeColor="background1"/>
                    <w:sz w:val="16"/>
                    <w:szCs w:val="16"/>
                    <w:lang w:val="fr-FR"/>
                  </w:rPr>
                </w:rPrChange>
              </w:rPr>
              <w:t>NF01</w:t>
            </w:r>
          </w:p>
        </w:tc>
        <w:tc>
          <w:tcPr>
            <w:tcW w:w="937" w:type="pct"/>
            <w:tcBorders>
              <w:top w:val="single" w:sz="4" w:space="0" w:color="auto"/>
            </w:tcBorders>
            <w:vAlign w:val="center"/>
          </w:tcPr>
          <w:p w14:paraId="1DDC61EE" w14:textId="77777777" w:rsidR="0022195C" w:rsidRPr="004D620F" w:rsidRDefault="0022195C" w:rsidP="0022195C">
            <w:pPr>
              <w:rPr>
                <w:rFonts w:ascii="Arial" w:hAnsi="Arial" w:cs="Arial"/>
                <w:color w:val="121B1F" w:themeColor="background1"/>
                <w:sz w:val="16"/>
                <w:szCs w:val="16"/>
                <w:lang w:val="fr-FR"/>
                <w:rPrChange w:id="1991" w:author="Locke Liu" w:date="2021-05-24T14:33:00Z">
                  <w:rPr>
                    <w:rFonts w:ascii="Segoe UI" w:hAnsi="Segoe UI" w:cs="Segoe UI"/>
                    <w:color w:val="121B1F" w:themeColor="background1"/>
                    <w:sz w:val="16"/>
                    <w:szCs w:val="16"/>
                    <w:lang w:val="fr-FR"/>
                  </w:rPr>
                </w:rPrChange>
              </w:rPr>
            </w:pPr>
            <w:r w:rsidRPr="004D620F">
              <w:rPr>
                <w:rFonts w:ascii="Arial" w:hAnsi="Arial" w:cs="Arial"/>
                <w:color w:val="121B1F" w:themeColor="background1"/>
                <w:sz w:val="16"/>
                <w:szCs w:val="16"/>
                <w:lang w:val="fr-FR"/>
                <w:rPrChange w:id="1992" w:author="Locke Liu" w:date="2021-05-24T14:33:00Z">
                  <w:rPr>
                    <w:rFonts w:ascii="Segoe UI" w:hAnsi="Segoe UI" w:cs="Segoe UI"/>
                    <w:color w:val="121B1F" w:themeColor="background1"/>
                    <w:sz w:val="16"/>
                    <w:szCs w:val="16"/>
                    <w:lang w:val="fr-FR"/>
                  </w:rPr>
                </w:rPrChange>
              </w:rPr>
              <w:t>Archive</w:t>
            </w:r>
          </w:p>
        </w:tc>
        <w:tc>
          <w:tcPr>
            <w:tcW w:w="3213" w:type="pct"/>
            <w:tcBorders>
              <w:top w:val="single" w:sz="4" w:space="0" w:color="auto"/>
            </w:tcBorders>
            <w:vAlign w:val="center"/>
          </w:tcPr>
          <w:p w14:paraId="2AA59E76" w14:textId="0E32E97E" w:rsidR="0022195C" w:rsidRPr="004D620F" w:rsidRDefault="00D65C75" w:rsidP="0022195C">
            <w:pPr>
              <w:rPr>
                <w:rFonts w:ascii="Arial" w:hAnsi="Arial" w:cs="Arial"/>
                <w:color w:val="121B1F" w:themeColor="background1"/>
                <w:sz w:val="16"/>
                <w:szCs w:val="16"/>
                <w:lang w:val="en-GB"/>
                <w:rPrChange w:id="1993" w:author="Locke Liu" w:date="2021-05-24T14:33:00Z">
                  <w:rPr>
                    <w:rFonts w:ascii="Segoe UI" w:hAnsi="Segoe UI" w:cs="Segoe UI"/>
                    <w:color w:val="121B1F" w:themeColor="background1"/>
                    <w:sz w:val="16"/>
                    <w:szCs w:val="16"/>
                    <w:lang w:val="en-GB"/>
                  </w:rPr>
                </w:rPrChange>
              </w:rPr>
            </w:pPr>
            <w:r w:rsidRPr="004D620F">
              <w:rPr>
                <w:rFonts w:ascii="Arial" w:hAnsi="Arial" w:cs="Arial"/>
                <w:color w:val="121B1F" w:themeColor="background1"/>
                <w:sz w:val="16"/>
                <w:szCs w:val="16"/>
                <w:lang w:val="en-GB"/>
                <w:rPrChange w:id="1994" w:author="Locke Liu" w:date="2021-05-24T14:33:00Z">
                  <w:rPr>
                    <w:rFonts w:ascii="Segoe UI" w:hAnsi="Segoe UI" w:cs="Segoe UI"/>
                    <w:color w:val="121B1F" w:themeColor="background1"/>
                    <w:sz w:val="16"/>
                    <w:szCs w:val="16"/>
                    <w:lang w:val="en-GB"/>
                  </w:rPr>
                </w:rPrChange>
              </w:rPr>
              <w:t>Data lake storage will be kept permanently (let’s assume 99 years)</w:t>
            </w:r>
          </w:p>
        </w:tc>
      </w:tr>
      <w:tr w:rsidR="0022195C" w:rsidRPr="004D620F" w14:paraId="005AEDCD" w14:textId="77777777" w:rsidTr="00C641BF">
        <w:trPr>
          <w:cantSplit/>
        </w:trPr>
        <w:tc>
          <w:tcPr>
            <w:tcW w:w="850" w:type="pct"/>
            <w:vAlign w:val="center"/>
          </w:tcPr>
          <w:p w14:paraId="1D3BD42D" w14:textId="77777777" w:rsidR="0022195C" w:rsidRPr="004D620F" w:rsidRDefault="0022195C" w:rsidP="0022195C">
            <w:pPr>
              <w:rPr>
                <w:rFonts w:ascii="Arial" w:hAnsi="Arial" w:cs="Arial"/>
                <w:color w:val="121B1F" w:themeColor="background1"/>
                <w:sz w:val="16"/>
                <w:szCs w:val="16"/>
                <w:lang w:val="fr-FR"/>
                <w:rPrChange w:id="1995" w:author="Locke Liu" w:date="2021-05-24T14:33:00Z">
                  <w:rPr>
                    <w:rFonts w:ascii="Segoe UI" w:hAnsi="Segoe UI" w:cs="Segoe UI"/>
                    <w:color w:val="121B1F" w:themeColor="background1"/>
                    <w:sz w:val="16"/>
                    <w:szCs w:val="16"/>
                    <w:lang w:val="fr-FR"/>
                  </w:rPr>
                </w:rPrChange>
              </w:rPr>
            </w:pPr>
            <w:r w:rsidRPr="004D620F">
              <w:rPr>
                <w:rFonts w:ascii="Arial" w:hAnsi="Arial" w:cs="Arial"/>
                <w:color w:val="121B1F" w:themeColor="background1"/>
                <w:sz w:val="16"/>
                <w:szCs w:val="16"/>
                <w:lang w:val="fr-FR"/>
                <w:rPrChange w:id="1996" w:author="Locke Liu" w:date="2021-05-24T14:33:00Z">
                  <w:rPr>
                    <w:rFonts w:ascii="Segoe UI" w:hAnsi="Segoe UI" w:cs="Segoe UI"/>
                    <w:color w:val="121B1F" w:themeColor="background1"/>
                    <w:sz w:val="16"/>
                    <w:szCs w:val="16"/>
                    <w:lang w:val="fr-FR"/>
                  </w:rPr>
                </w:rPrChange>
              </w:rPr>
              <w:t>NF02</w:t>
            </w:r>
          </w:p>
        </w:tc>
        <w:tc>
          <w:tcPr>
            <w:tcW w:w="937" w:type="pct"/>
            <w:vAlign w:val="center"/>
          </w:tcPr>
          <w:p w14:paraId="1B477BD2" w14:textId="77777777" w:rsidR="0022195C" w:rsidRPr="004D620F" w:rsidRDefault="0022195C" w:rsidP="0022195C">
            <w:pPr>
              <w:rPr>
                <w:rFonts w:ascii="Arial" w:hAnsi="Arial" w:cs="Arial"/>
                <w:color w:val="121B1F" w:themeColor="background1"/>
                <w:sz w:val="16"/>
                <w:szCs w:val="16"/>
                <w:lang w:val="fr-FR"/>
                <w:rPrChange w:id="1997" w:author="Locke Liu" w:date="2021-05-24T14:33:00Z">
                  <w:rPr>
                    <w:rFonts w:ascii="Segoe UI" w:hAnsi="Segoe UI" w:cs="Segoe UI"/>
                    <w:color w:val="121B1F" w:themeColor="background1"/>
                    <w:sz w:val="16"/>
                    <w:szCs w:val="16"/>
                    <w:lang w:val="fr-FR"/>
                  </w:rPr>
                </w:rPrChange>
              </w:rPr>
            </w:pPr>
            <w:r w:rsidRPr="004D620F">
              <w:rPr>
                <w:rFonts w:ascii="Arial" w:hAnsi="Arial" w:cs="Arial"/>
                <w:color w:val="121B1F" w:themeColor="background1"/>
                <w:sz w:val="16"/>
                <w:szCs w:val="16"/>
                <w:rPrChange w:id="1998" w:author="Locke Liu" w:date="2021-05-24T14:33:00Z">
                  <w:rPr>
                    <w:rFonts w:ascii="Segoe UI" w:hAnsi="Segoe UI" w:cs="Segoe UI"/>
                    <w:color w:val="121B1F" w:themeColor="background1"/>
                    <w:sz w:val="16"/>
                    <w:szCs w:val="16"/>
                  </w:rPr>
                </w:rPrChange>
              </w:rPr>
              <w:t>Auditability</w:t>
            </w:r>
          </w:p>
        </w:tc>
        <w:tc>
          <w:tcPr>
            <w:tcW w:w="3213" w:type="pct"/>
            <w:vAlign w:val="center"/>
          </w:tcPr>
          <w:p w14:paraId="2065E6FB" w14:textId="77777777" w:rsidR="0022195C" w:rsidRPr="004D620F" w:rsidRDefault="0022195C" w:rsidP="0022195C">
            <w:pPr>
              <w:spacing w:before="60"/>
              <w:rPr>
                <w:rFonts w:ascii="Arial" w:hAnsi="Arial" w:cs="Arial"/>
                <w:color w:val="121B1F" w:themeColor="background1"/>
                <w:sz w:val="16"/>
                <w:szCs w:val="16"/>
                <w:rPrChange w:id="199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00" w:author="Locke Liu" w:date="2021-05-24T14:33:00Z">
                  <w:rPr>
                    <w:rFonts w:ascii="Segoe UI" w:hAnsi="Segoe UI" w:cs="Segoe UI"/>
                    <w:color w:val="121B1F" w:themeColor="background1"/>
                    <w:sz w:val="16"/>
                    <w:szCs w:val="16"/>
                  </w:rPr>
                </w:rPrChange>
              </w:rPr>
              <w:t>System should provide auditability on every master data, Parameter setup change for the past 6 months</w:t>
            </w:r>
          </w:p>
        </w:tc>
      </w:tr>
      <w:tr w:rsidR="00D65C75" w:rsidRPr="004D620F" w14:paraId="38CBED61" w14:textId="77777777" w:rsidTr="00C641BF">
        <w:trPr>
          <w:cantSplit/>
        </w:trPr>
        <w:tc>
          <w:tcPr>
            <w:tcW w:w="850" w:type="pct"/>
            <w:vAlign w:val="center"/>
          </w:tcPr>
          <w:p w14:paraId="3B6170F1" w14:textId="77777777" w:rsidR="00D65C75" w:rsidRPr="004D620F" w:rsidRDefault="00D65C75" w:rsidP="00D65C75">
            <w:pPr>
              <w:rPr>
                <w:rFonts w:ascii="Arial" w:hAnsi="Arial" w:cs="Arial"/>
                <w:color w:val="121B1F" w:themeColor="background1"/>
                <w:sz w:val="16"/>
                <w:szCs w:val="16"/>
                <w:lang w:val="fr-FR"/>
                <w:rPrChange w:id="2001" w:author="Locke Liu" w:date="2021-05-24T14:33:00Z">
                  <w:rPr>
                    <w:rFonts w:ascii="Segoe UI" w:hAnsi="Segoe UI" w:cs="Segoe UI"/>
                    <w:color w:val="121B1F" w:themeColor="background1"/>
                    <w:sz w:val="16"/>
                    <w:szCs w:val="16"/>
                    <w:lang w:val="fr-FR"/>
                  </w:rPr>
                </w:rPrChange>
              </w:rPr>
            </w:pPr>
            <w:r w:rsidRPr="004D620F">
              <w:rPr>
                <w:rFonts w:ascii="Arial" w:hAnsi="Arial" w:cs="Arial"/>
                <w:color w:val="121B1F" w:themeColor="background1"/>
                <w:sz w:val="16"/>
                <w:szCs w:val="16"/>
                <w:lang w:val="fr-FR"/>
                <w:rPrChange w:id="2002" w:author="Locke Liu" w:date="2021-05-24T14:33:00Z">
                  <w:rPr>
                    <w:rFonts w:ascii="Segoe UI" w:hAnsi="Segoe UI" w:cs="Segoe UI"/>
                    <w:color w:val="121B1F" w:themeColor="background1"/>
                    <w:sz w:val="16"/>
                    <w:szCs w:val="16"/>
                    <w:lang w:val="fr-FR"/>
                  </w:rPr>
                </w:rPrChange>
              </w:rPr>
              <w:t>NF03</w:t>
            </w:r>
          </w:p>
        </w:tc>
        <w:tc>
          <w:tcPr>
            <w:tcW w:w="937" w:type="pct"/>
            <w:vAlign w:val="center"/>
          </w:tcPr>
          <w:p w14:paraId="2436B27C" w14:textId="77777777" w:rsidR="00D65C75" w:rsidRPr="004D620F" w:rsidRDefault="00D65C75" w:rsidP="00D65C75">
            <w:pPr>
              <w:rPr>
                <w:rFonts w:ascii="Arial" w:hAnsi="Arial" w:cs="Arial"/>
                <w:color w:val="121B1F" w:themeColor="background1"/>
                <w:sz w:val="16"/>
                <w:szCs w:val="16"/>
                <w:lang w:val="fr-FR"/>
                <w:rPrChange w:id="2003" w:author="Locke Liu" w:date="2021-05-24T14:33:00Z">
                  <w:rPr>
                    <w:rFonts w:ascii="Segoe UI" w:hAnsi="Segoe UI" w:cs="Segoe UI"/>
                    <w:color w:val="121B1F" w:themeColor="background1"/>
                    <w:sz w:val="16"/>
                    <w:szCs w:val="16"/>
                    <w:lang w:val="fr-FR"/>
                  </w:rPr>
                </w:rPrChange>
              </w:rPr>
            </w:pPr>
            <w:r w:rsidRPr="004D620F">
              <w:rPr>
                <w:rFonts w:ascii="Arial" w:hAnsi="Arial" w:cs="Arial"/>
                <w:color w:val="121B1F" w:themeColor="background1"/>
                <w:sz w:val="16"/>
                <w:szCs w:val="16"/>
                <w:lang w:val="fr-FR"/>
                <w:rPrChange w:id="2004" w:author="Locke Liu" w:date="2021-05-24T14:33:00Z">
                  <w:rPr>
                    <w:rFonts w:ascii="Segoe UI" w:hAnsi="Segoe UI" w:cs="Segoe UI"/>
                    <w:color w:val="121B1F" w:themeColor="background1"/>
                    <w:sz w:val="16"/>
                    <w:szCs w:val="16"/>
                    <w:lang w:val="fr-FR"/>
                  </w:rPr>
                </w:rPrChange>
              </w:rPr>
              <w:t>Data Retention</w:t>
            </w:r>
          </w:p>
        </w:tc>
        <w:tc>
          <w:tcPr>
            <w:tcW w:w="3213" w:type="pct"/>
            <w:vAlign w:val="center"/>
          </w:tcPr>
          <w:p w14:paraId="6169F43F" w14:textId="0D131A50" w:rsidR="00D65C75" w:rsidRPr="004D620F" w:rsidRDefault="00D65C75" w:rsidP="00D65C75">
            <w:pPr>
              <w:rPr>
                <w:rFonts w:ascii="Arial" w:hAnsi="Arial" w:cs="Arial"/>
                <w:color w:val="121B1F" w:themeColor="background1"/>
                <w:sz w:val="16"/>
                <w:szCs w:val="16"/>
                <w:lang w:val="fr-FR"/>
                <w:rPrChange w:id="2005" w:author="Locke Liu" w:date="2021-05-24T14:33:00Z">
                  <w:rPr>
                    <w:rFonts w:ascii="Segoe UI" w:hAnsi="Segoe UI" w:cs="Segoe UI"/>
                    <w:color w:val="121B1F" w:themeColor="background1"/>
                    <w:sz w:val="16"/>
                    <w:szCs w:val="16"/>
                    <w:lang w:val="fr-FR"/>
                  </w:rPr>
                </w:rPrChange>
              </w:rPr>
            </w:pPr>
            <w:r w:rsidRPr="004D620F">
              <w:rPr>
                <w:rFonts w:ascii="Arial" w:hAnsi="Arial" w:cs="Arial"/>
                <w:color w:val="121B1F" w:themeColor="background1"/>
                <w:sz w:val="16"/>
                <w:szCs w:val="16"/>
                <w:lang w:val="en-GB"/>
                <w:rPrChange w:id="2006" w:author="Locke Liu" w:date="2021-05-24T14:33:00Z">
                  <w:rPr>
                    <w:rFonts w:ascii="Segoe UI" w:hAnsi="Segoe UI" w:cs="Segoe UI"/>
                    <w:color w:val="121B1F" w:themeColor="background1"/>
                    <w:sz w:val="16"/>
                    <w:szCs w:val="16"/>
                    <w:lang w:val="en-GB"/>
                  </w:rPr>
                </w:rPrChange>
              </w:rPr>
              <w:t>Data lake storage will be kept permanently (let’s assume 99 years)</w:t>
            </w:r>
          </w:p>
        </w:tc>
      </w:tr>
    </w:tbl>
    <w:p w14:paraId="1D7BC07B" w14:textId="77777777" w:rsidR="00057922" w:rsidRPr="004D620F" w:rsidRDefault="00057922" w:rsidP="00AA6AF7">
      <w:pPr>
        <w:rPr>
          <w:rFonts w:ascii="Arial" w:hAnsi="Arial" w:cs="Arial"/>
          <w:sz w:val="18"/>
          <w:szCs w:val="18"/>
          <w:rPrChange w:id="2007" w:author="Locke Liu" w:date="2021-05-24T14:33:00Z">
            <w:rPr>
              <w:sz w:val="18"/>
              <w:szCs w:val="18"/>
            </w:rPr>
          </w:rPrChange>
        </w:rPr>
      </w:pPr>
    </w:p>
    <w:p w14:paraId="3C13FE46" w14:textId="19EF4193" w:rsidR="00691772" w:rsidRPr="004D620F" w:rsidRDefault="00691772" w:rsidP="00DF6898">
      <w:pPr>
        <w:pStyle w:val="Heading2"/>
        <w:keepNext/>
        <w:numPr>
          <w:ilvl w:val="2"/>
          <w:numId w:val="4"/>
        </w:numPr>
        <w:rPr>
          <w:rFonts w:ascii="Arial" w:hAnsi="Arial"/>
          <w:rPrChange w:id="2008" w:author="Locke Liu" w:date="2021-05-24T14:33:00Z">
            <w:rPr/>
          </w:rPrChange>
        </w:rPr>
      </w:pPr>
      <w:bookmarkStart w:id="2009" w:name="_Toc72767172"/>
      <w:r w:rsidRPr="004D620F">
        <w:rPr>
          <w:rFonts w:ascii="Arial" w:hAnsi="Arial"/>
          <w:rPrChange w:id="2010" w:author="Locke Liu" w:date="2021-05-24T14:33:00Z">
            <w:rPr/>
          </w:rPrChange>
        </w:rPr>
        <w:t>Availability</w:t>
      </w:r>
      <w:bookmarkEnd w:id="2009"/>
    </w:p>
    <w:p w14:paraId="5C0280F7" w14:textId="4CF6D7AE" w:rsidR="00691772" w:rsidRPr="004D620F" w:rsidRDefault="00691772" w:rsidP="00AA6AF7">
      <w:pPr>
        <w:rPr>
          <w:rFonts w:ascii="Arial" w:hAnsi="Arial" w:cs="Arial"/>
          <w:lang w:val="en-GB"/>
          <w:rPrChange w:id="2011" w:author="Locke Liu" w:date="2021-05-24T14:33:00Z">
            <w:rPr>
              <w:lang w:val="en-GB"/>
            </w:rPr>
          </w:rPrChange>
        </w:rPr>
      </w:pPr>
    </w:p>
    <w:tbl>
      <w:tblPr>
        <w:tblW w:w="5000" w:type="pct"/>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1743"/>
        <w:gridCol w:w="1921"/>
        <w:gridCol w:w="6589"/>
      </w:tblGrid>
      <w:tr w:rsidR="0022195C" w:rsidRPr="004D620F" w14:paraId="03BF70A7" w14:textId="77777777" w:rsidTr="0022195C">
        <w:trPr>
          <w:cantSplit/>
          <w:trHeight w:val="437"/>
          <w:tblHeader/>
        </w:trPr>
        <w:tc>
          <w:tcPr>
            <w:tcW w:w="850" w:type="pct"/>
            <w:tcBorders>
              <w:top w:val="single" w:sz="4" w:space="0" w:color="auto"/>
              <w:left w:val="single" w:sz="4" w:space="0" w:color="auto"/>
              <w:bottom w:val="single" w:sz="4" w:space="0" w:color="auto"/>
              <w:right w:val="single" w:sz="4" w:space="0" w:color="auto"/>
            </w:tcBorders>
            <w:shd w:val="clear" w:color="auto" w:fill="C0C0C0"/>
            <w:vAlign w:val="center"/>
          </w:tcPr>
          <w:p w14:paraId="4500635A" w14:textId="77777777" w:rsidR="0022195C" w:rsidRPr="004D620F" w:rsidRDefault="0022195C" w:rsidP="0022195C">
            <w:pPr>
              <w:rPr>
                <w:rFonts w:ascii="Arial" w:hAnsi="Arial" w:cs="Arial"/>
                <w:b/>
                <w:color w:val="auto"/>
                <w:sz w:val="16"/>
                <w:szCs w:val="16"/>
                <w:rPrChange w:id="2012" w:author="Locke Liu" w:date="2021-05-24T14:33:00Z">
                  <w:rPr>
                    <w:rFonts w:ascii="Segoe UI" w:hAnsi="Segoe UI" w:cs="Segoe UI"/>
                    <w:b/>
                    <w:color w:val="auto"/>
                    <w:sz w:val="16"/>
                    <w:szCs w:val="16"/>
                  </w:rPr>
                </w:rPrChange>
              </w:rPr>
            </w:pPr>
            <w:r w:rsidRPr="004D620F">
              <w:rPr>
                <w:rFonts w:ascii="Arial" w:hAnsi="Arial" w:cs="Arial"/>
                <w:b/>
                <w:color w:val="auto"/>
                <w:sz w:val="16"/>
                <w:szCs w:val="16"/>
                <w:rPrChange w:id="2013" w:author="Locke Liu" w:date="2021-05-24T14:33:00Z">
                  <w:rPr>
                    <w:rFonts w:ascii="Segoe UI" w:hAnsi="Segoe UI" w:cs="Segoe UI"/>
                    <w:b/>
                    <w:color w:val="auto"/>
                    <w:sz w:val="16"/>
                    <w:szCs w:val="16"/>
                  </w:rPr>
                </w:rPrChange>
              </w:rPr>
              <w:t>#</w:t>
            </w:r>
          </w:p>
        </w:tc>
        <w:tc>
          <w:tcPr>
            <w:tcW w:w="937" w:type="pct"/>
            <w:tcBorders>
              <w:top w:val="single" w:sz="4" w:space="0" w:color="auto"/>
              <w:left w:val="single" w:sz="4" w:space="0" w:color="auto"/>
              <w:bottom w:val="single" w:sz="4" w:space="0" w:color="auto"/>
              <w:right w:val="single" w:sz="4" w:space="0" w:color="auto"/>
            </w:tcBorders>
            <w:shd w:val="clear" w:color="auto" w:fill="C0C0C0"/>
            <w:vAlign w:val="center"/>
          </w:tcPr>
          <w:p w14:paraId="3AF05B19" w14:textId="77777777" w:rsidR="0022195C" w:rsidRPr="004D620F" w:rsidRDefault="0022195C" w:rsidP="0022195C">
            <w:pPr>
              <w:rPr>
                <w:rFonts w:ascii="Arial" w:hAnsi="Arial" w:cs="Arial"/>
                <w:b/>
                <w:color w:val="auto"/>
                <w:sz w:val="16"/>
                <w:szCs w:val="16"/>
                <w:rPrChange w:id="2014" w:author="Locke Liu" w:date="2021-05-24T14:33:00Z">
                  <w:rPr>
                    <w:rFonts w:ascii="Segoe UI" w:hAnsi="Segoe UI" w:cs="Segoe UI"/>
                    <w:b/>
                    <w:color w:val="auto"/>
                    <w:sz w:val="16"/>
                    <w:szCs w:val="16"/>
                  </w:rPr>
                </w:rPrChange>
              </w:rPr>
            </w:pPr>
            <w:r w:rsidRPr="004D620F">
              <w:rPr>
                <w:rFonts w:ascii="Arial" w:hAnsi="Arial" w:cs="Arial"/>
                <w:b/>
                <w:color w:val="auto"/>
                <w:sz w:val="16"/>
                <w:szCs w:val="16"/>
                <w:rPrChange w:id="2015" w:author="Locke Liu" w:date="2021-05-24T14:33:00Z">
                  <w:rPr>
                    <w:rFonts w:ascii="Segoe UI" w:hAnsi="Segoe UI" w:cs="Segoe UI"/>
                    <w:b/>
                    <w:color w:val="auto"/>
                    <w:sz w:val="16"/>
                    <w:szCs w:val="16"/>
                  </w:rPr>
                </w:rPrChange>
              </w:rPr>
              <w:t>Requirement</w:t>
            </w:r>
          </w:p>
        </w:tc>
        <w:tc>
          <w:tcPr>
            <w:tcW w:w="3213" w:type="pct"/>
            <w:tcBorders>
              <w:top w:val="single" w:sz="4" w:space="0" w:color="auto"/>
              <w:left w:val="single" w:sz="4" w:space="0" w:color="auto"/>
              <w:bottom w:val="single" w:sz="4" w:space="0" w:color="auto"/>
              <w:right w:val="single" w:sz="4" w:space="0" w:color="auto"/>
            </w:tcBorders>
            <w:shd w:val="clear" w:color="auto" w:fill="C0C0C0"/>
            <w:vAlign w:val="center"/>
          </w:tcPr>
          <w:p w14:paraId="31E39B09" w14:textId="77777777" w:rsidR="0022195C" w:rsidRPr="004D620F" w:rsidRDefault="0022195C" w:rsidP="0022195C">
            <w:pPr>
              <w:rPr>
                <w:rFonts w:ascii="Arial" w:hAnsi="Arial" w:cs="Arial"/>
                <w:b/>
                <w:color w:val="auto"/>
                <w:sz w:val="16"/>
                <w:szCs w:val="16"/>
                <w:rPrChange w:id="2016" w:author="Locke Liu" w:date="2021-05-24T14:33:00Z">
                  <w:rPr>
                    <w:rFonts w:ascii="Segoe UI" w:hAnsi="Segoe UI" w:cs="Segoe UI"/>
                    <w:b/>
                    <w:color w:val="auto"/>
                    <w:sz w:val="16"/>
                    <w:szCs w:val="16"/>
                  </w:rPr>
                </w:rPrChange>
              </w:rPr>
            </w:pPr>
            <w:r w:rsidRPr="004D620F">
              <w:rPr>
                <w:rFonts w:ascii="Arial" w:hAnsi="Arial" w:cs="Arial"/>
                <w:b/>
                <w:color w:val="auto"/>
                <w:sz w:val="16"/>
                <w:szCs w:val="16"/>
                <w:rPrChange w:id="2017" w:author="Locke Liu" w:date="2021-05-24T14:33:00Z">
                  <w:rPr>
                    <w:rFonts w:ascii="Segoe UI" w:hAnsi="Segoe UI" w:cs="Segoe UI"/>
                    <w:b/>
                    <w:color w:val="auto"/>
                    <w:sz w:val="16"/>
                    <w:szCs w:val="16"/>
                  </w:rPr>
                </w:rPrChange>
              </w:rPr>
              <w:t>Details</w:t>
            </w:r>
          </w:p>
        </w:tc>
      </w:tr>
      <w:tr w:rsidR="0022195C" w:rsidRPr="004D620F" w14:paraId="1F2BF399" w14:textId="77777777" w:rsidTr="004A4150">
        <w:trPr>
          <w:cantSplit/>
        </w:trPr>
        <w:tc>
          <w:tcPr>
            <w:tcW w:w="850" w:type="pct"/>
            <w:tcBorders>
              <w:top w:val="single" w:sz="4" w:space="0" w:color="auto"/>
            </w:tcBorders>
            <w:vAlign w:val="center"/>
          </w:tcPr>
          <w:p w14:paraId="62517BFA" w14:textId="77777777" w:rsidR="0022195C" w:rsidRPr="004D620F" w:rsidRDefault="0022195C" w:rsidP="0022195C">
            <w:pPr>
              <w:rPr>
                <w:rFonts w:ascii="Arial" w:hAnsi="Arial" w:cs="Arial"/>
                <w:color w:val="121B1F" w:themeColor="background1"/>
                <w:sz w:val="16"/>
                <w:szCs w:val="16"/>
                <w:cs/>
                <w:lang w:bidi="th-TH"/>
                <w:rPrChange w:id="2018" w:author="Locke Liu" w:date="2021-05-24T14:33:00Z">
                  <w:rPr>
                    <w:rFonts w:ascii="Segoe UI" w:hAnsi="Segoe UI" w:cs="Segoe UI"/>
                    <w:color w:val="121B1F" w:themeColor="background1"/>
                    <w:sz w:val="16"/>
                    <w:szCs w:val="16"/>
                    <w:cs/>
                    <w:lang w:bidi="th-TH"/>
                  </w:rPr>
                </w:rPrChange>
              </w:rPr>
            </w:pPr>
            <w:r w:rsidRPr="004D620F">
              <w:rPr>
                <w:rFonts w:ascii="Arial" w:hAnsi="Arial" w:cs="Arial"/>
                <w:color w:val="121B1F" w:themeColor="background1"/>
                <w:sz w:val="16"/>
                <w:szCs w:val="16"/>
                <w:rPrChange w:id="2019" w:author="Locke Liu" w:date="2021-05-24T14:33:00Z">
                  <w:rPr>
                    <w:rFonts w:ascii="Segoe UI" w:hAnsi="Segoe UI" w:cs="Segoe UI"/>
                    <w:color w:val="121B1F" w:themeColor="background1"/>
                    <w:sz w:val="16"/>
                    <w:szCs w:val="16"/>
                  </w:rPr>
                </w:rPrChange>
              </w:rPr>
              <w:t>NF04</w:t>
            </w:r>
          </w:p>
        </w:tc>
        <w:tc>
          <w:tcPr>
            <w:tcW w:w="937" w:type="pct"/>
            <w:tcBorders>
              <w:top w:val="single" w:sz="4" w:space="0" w:color="auto"/>
            </w:tcBorders>
            <w:vAlign w:val="center"/>
          </w:tcPr>
          <w:p w14:paraId="6B0E0055" w14:textId="77777777" w:rsidR="0022195C" w:rsidRPr="004D620F" w:rsidRDefault="0022195C" w:rsidP="0022195C">
            <w:pPr>
              <w:rPr>
                <w:rFonts w:ascii="Arial" w:hAnsi="Arial" w:cs="Arial"/>
                <w:color w:val="121B1F" w:themeColor="background1"/>
                <w:sz w:val="16"/>
                <w:szCs w:val="16"/>
                <w:rPrChange w:id="202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21" w:author="Locke Liu" w:date="2021-05-24T14:33:00Z">
                  <w:rPr>
                    <w:rFonts w:ascii="Segoe UI" w:hAnsi="Segoe UI" w:cs="Segoe UI"/>
                    <w:color w:val="121B1F" w:themeColor="background1"/>
                    <w:sz w:val="16"/>
                    <w:szCs w:val="16"/>
                  </w:rPr>
                </w:rPrChange>
              </w:rPr>
              <w:t>Availability (expected hours of operation)</w:t>
            </w:r>
          </w:p>
        </w:tc>
        <w:tc>
          <w:tcPr>
            <w:tcW w:w="3213" w:type="pct"/>
            <w:tcBorders>
              <w:top w:val="single" w:sz="4" w:space="0" w:color="auto"/>
            </w:tcBorders>
            <w:vAlign w:val="center"/>
          </w:tcPr>
          <w:p w14:paraId="132FA6E8" w14:textId="6125DCE8" w:rsidR="0022195C" w:rsidRPr="004D620F" w:rsidDel="000A49FD" w:rsidRDefault="0022195C" w:rsidP="0022195C">
            <w:pPr>
              <w:spacing w:before="60"/>
              <w:rPr>
                <w:del w:id="2022" w:author="Locke Liu" w:date="2021-05-24T14:45:00Z"/>
                <w:rFonts w:ascii="Arial" w:hAnsi="Arial" w:cs="Arial"/>
                <w:color w:val="121B1F" w:themeColor="background1"/>
                <w:sz w:val="16"/>
                <w:szCs w:val="16"/>
                <w:rPrChange w:id="2023" w:author="Locke Liu" w:date="2021-05-24T14:33:00Z">
                  <w:rPr>
                    <w:del w:id="2024" w:author="Locke Liu" w:date="2021-05-24T14:45:00Z"/>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25" w:author="Locke Liu" w:date="2021-05-24T14:33:00Z">
                  <w:rPr>
                    <w:rFonts w:ascii="Segoe UI" w:hAnsi="Segoe UI" w:cs="Segoe UI"/>
                    <w:color w:val="121B1F" w:themeColor="background1"/>
                    <w:sz w:val="16"/>
                    <w:szCs w:val="16"/>
                  </w:rPr>
                </w:rPrChange>
              </w:rPr>
              <w:t>7 days a week, (</w:t>
            </w:r>
            <w:r w:rsidR="00D65C75" w:rsidRPr="004D620F">
              <w:rPr>
                <w:rFonts w:ascii="Arial" w:hAnsi="Arial" w:cs="Arial"/>
                <w:color w:val="121B1F" w:themeColor="background1"/>
                <w:sz w:val="16"/>
                <w:szCs w:val="16"/>
                <w:rPrChange w:id="2026" w:author="Locke Liu" w:date="2021-05-24T14:33:00Z">
                  <w:rPr>
                    <w:rFonts w:ascii="Segoe UI" w:hAnsi="Segoe UI" w:cs="Segoe UI"/>
                    <w:color w:val="121B1F" w:themeColor="background1"/>
                    <w:sz w:val="16"/>
                    <w:szCs w:val="16"/>
                  </w:rPr>
                </w:rPrChange>
              </w:rPr>
              <w:t>1</w:t>
            </w:r>
            <w:r w:rsidRPr="004D620F">
              <w:rPr>
                <w:rFonts w:ascii="Arial" w:hAnsi="Arial" w:cs="Arial"/>
                <w:color w:val="121B1F" w:themeColor="background1"/>
                <w:sz w:val="16"/>
                <w:szCs w:val="16"/>
                <w:rPrChange w:id="2027" w:author="Locke Liu" w:date="2021-05-24T14:33:00Z">
                  <w:rPr>
                    <w:rFonts w:ascii="Segoe UI" w:hAnsi="Segoe UI" w:cs="Segoe UI"/>
                    <w:color w:val="121B1F" w:themeColor="background1"/>
                    <w:sz w:val="16"/>
                    <w:szCs w:val="16"/>
                  </w:rPr>
                </w:rPrChange>
              </w:rPr>
              <w:t>:00-21:00 for transactional)</w:t>
            </w:r>
          </w:p>
          <w:p w14:paraId="2622C6A8" w14:textId="77777777" w:rsidR="0022195C" w:rsidRPr="004D620F" w:rsidRDefault="0022195C" w:rsidP="0022195C">
            <w:pPr>
              <w:spacing w:before="60"/>
              <w:rPr>
                <w:rFonts w:ascii="Arial" w:eastAsia="PMingLiU" w:hAnsi="Arial" w:cs="Arial"/>
                <w:color w:val="121B1F" w:themeColor="background1"/>
                <w:sz w:val="16"/>
                <w:szCs w:val="16"/>
                <w:lang w:eastAsia="zh-TW"/>
                <w:rPrChange w:id="2028" w:author="Locke Liu" w:date="2021-05-24T14:33:00Z">
                  <w:rPr>
                    <w:rFonts w:ascii="Segoe UI" w:eastAsia="PMingLiU" w:hAnsi="Segoe UI" w:cs="Segoe UI"/>
                    <w:color w:val="121B1F" w:themeColor="background1"/>
                    <w:sz w:val="16"/>
                    <w:szCs w:val="16"/>
                    <w:lang w:eastAsia="zh-TW"/>
                  </w:rPr>
                </w:rPrChange>
              </w:rPr>
            </w:pPr>
          </w:p>
        </w:tc>
      </w:tr>
      <w:tr w:rsidR="0022195C" w:rsidRPr="004D620F" w14:paraId="456EA48F" w14:textId="77777777" w:rsidTr="004A4150">
        <w:trPr>
          <w:cantSplit/>
        </w:trPr>
        <w:tc>
          <w:tcPr>
            <w:tcW w:w="850" w:type="pct"/>
            <w:vAlign w:val="center"/>
          </w:tcPr>
          <w:p w14:paraId="742D02E1" w14:textId="77777777" w:rsidR="0022195C" w:rsidRPr="004D620F" w:rsidRDefault="0022195C" w:rsidP="0022195C">
            <w:pPr>
              <w:rPr>
                <w:rFonts w:ascii="Arial" w:hAnsi="Arial" w:cs="Arial"/>
                <w:color w:val="121B1F" w:themeColor="background1"/>
                <w:sz w:val="16"/>
                <w:szCs w:val="16"/>
                <w:rPrChange w:id="202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30" w:author="Locke Liu" w:date="2021-05-24T14:33:00Z">
                  <w:rPr>
                    <w:rFonts w:ascii="Segoe UI" w:hAnsi="Segoe UI" w:cs="Segoe UI"/>
                    <w:color w:val="121B1F" w:themeColor="background1"/>
                    <w:sz w:val="16"/>
                    <w:szCs w:val="16"/>
                  </w:rPr>
                </w:rPrChange>
              </w:rPr>
              <w:t>NF05</w:t>
            </w:r>
          </w:p>
        </w:tc>
        <w:tc>
          <w:tcPr>
            <w:tcW w:w="937" w:type="pct"/>
            <w:vAlign w:val="center"/>
          </w:tcPr>
          <w:p w14:paraId="7DD46AD2" w14:textId="77777777" w:rsidR="0022195C" w:rsidRPr="004D620F" w:rsidRDefault="0022195C" w:rsidP="0022195C">
            <w:pPr>
              <w:rPr>
                <w:rFonts w:ascii="Arial" w:hAnsi="Arial" w:cs="Arial"/>
                <w:color w:val="121B1F" w:themeColor="background1"/>
                <w:sz w:val="16"/>
                <w:szCs w:val="16"/>
                <w:rPrChange w:id="203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32" w:author="Locke Liu" w:date="2021-05-24T14:33:00Z">
                  <w:rPr>
                    <w:rFonts w:ascii="Segoe UI" w:hAnsi="Segoe UI" w:cs="Segoe UI"/>
                    <w:color w:val="121B1F" w:themeColor="background1"/>
                    <w:sz w:val="16"/>
                    <w:szCs w:val="16"/>
                  </w:rPr>
                </w:rPrChange>
              </w:rPr>
              <w:t>Maximum tolerable duration of unavailability</w:t>
            </w:r>
          </w:p>
        </w:tc>
        <w:tc>
          <w:tcPr>
            <w:tcW w:w="3213" w:type="pct"/>
            <w:vAlign w:val="center"/>
          </w:tcPr>
          <w:p w14:paraId="5912E882" w14:textId="2376D682" w:rsidR="0022195C" w:rsidRPr="004D620F" w:rsidRDefault="0022195C" w:rsidP="0022195C">
            <w:pPr>
              <w:spacing w:before="60"/>
              <w:rPr>
                <w:rFonts w:ascii="Arial" w:hAnsi="Arial" w:cs="Arial"/>
                <w:color w:val="121B1F" w:themeColor="background1"/>
                <w:sz w:val="16"/>
                <w:szCs w:val="16"/>
                <w:rPrChange w:id="203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34" w:author="Locke Liu" w:date="2021-05-24T14:33:00Z">
                  <w:rPr>
                    <w:rFonts w:ascii="Segoe UI" w:hAnsi="Segoe UI" w:cs="Segoe UI"/>
                    <w:color w:val="121B1F" w:themeColor="background1"/>
                    <w:sz w:val="16"/>
                    <w:szCs w:val="16"/>
                  </w:rPr>
                </w:rPrChange>
              </w:rPr>
              <w:t xml:space="preserve">Less than </w:t>
            </w:r>
            <w:r w:rsidR="00D65C75" w:rsidRPr="004D620F">
              <w:rPr>
                <w:rFonts w:ascii="Arial" w:hAnsi="Arial" w:cs="Arial"/>
                <w:color w:val="121B1F" w:themeColor="background1"/>
                <w:sz w:val="16"/>
                <w:szCs w:val="16"/>
                <w:rPrChange w:id="2035" w:author="Locke Liu" w:date="2021-05-24T14:33:00Z">
                  <w:rPr>
                    <w:rFonts w:ascii="Segoe UI" w:hAnsi="Segoe UI" w:cs="Segoe UI"/>
                    <w:color w:val="121B1F" w:themeColor="background1"/>
                    <w:sz w:val="16"/>
                    <w:szCs w:val="16"/>
                  </w:rPr>
                </w:rPrChange>
              </w:rPr>
              <w:t>4</w:t>
            </w:r>
            <w:r w:rsidRPr="004D620F">
              <w:rPr>
                <w:rFonts w:ascii="Arial" w:hAnsi="Arial" w:cs="Arial"/>
                <w:color w:val="121B1F" w:themeColor="background1"/>
                <w:sz w:val="16"/>
                <w:szCs w:val="16"/>
                <w:rPrChange w:id="2036" w:author="Locke Liu" w:date="2021-05-24T14:33:00Z">
                  <w:rPr>
                    <w:rFonts w:ascii="Segoe UI" w:hAnsi="Segoe UI" w:cs="Segoe UI"/>
                    <w:color w:val="121B1F" w:themeColor="background1"/>
                    <w:sz w:val="16"/>
                    <w:szCs w:val="16"/>
                  </w:rPr>
                </w:rPrChange>
              </w:rPr>
              <w:t xml:space="preserve"> hours of unavailability</w:t>
            </w:r>
            <w:r w:rsidR="004429E7" w:rsidRPr="004D620F">
              <w:rPr>
                <w:rFonts w:ascii="Arial" w:hAnsi="Arial" w:cs="Arial"/>
                <w:color w:val="121B1F" w:themeColor="background1"/>
                <w:sz w:val="16"/>
                <w:szCs w:val="16"/>
                <w:rPrChange w:id="2037" w:author="Locke Liu" w:date="2021-05-24T14:33:00Z">
                  <w:rPr>
                    <w:rFonts w:ascii="Segoe UI" w:hAnsi="Segoe UI" w:cs="Segoe UI"/>
                    <w:color w:val="121B1F" w:themeColor="background1"/>
                    <w:sz w:val="16"/>
                    <w:szCs w:val="16"/>
                  </w:rPr>
                </w:rPrChange>
              </w:rPr>
              <w:t xml:space="preserve"> per month</w:t>
            </w:r>
          </w:p>
        </w:tc>
      </w:tr>
      <w:tr w:rsidR="0022195C" w:rsidRPr="004D620F" w14:paraId="2A48817A" w14:textId="77777777" w:rsidTr="004A4150">
        <w:trPr>
          <w:cantSplit/>
        </w:trPr>
        <w:tc>
          <w:tcPr>
            <w:tcW w:w="850" w:type="pct"/>
            <w:vAlign w:val="center"/>
          </w:tcPr>
          <w:p w14:paraId="40ABD9EA" w14:textId="77777777" w:rsidR="0022195C" w:rsidRPr="004D620F" w:rsidRDefault="0022195C" w:rsidP="0022195C">
            <w:pPr>
              <w:rPr>
                <w:rFonts w:ascii="Arial" w:hAnsi="Arial" w:cs="Arial"/>
                <w:color w:val="121B1F" w:themeColor="background1"/>
                <w:sz w:val="16"/>
                <w:szCs w:val="16"/>
                <w:rPrChange w:id="203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39" w:author="Locke Liu" w:date="2021-05-24T14:33:00Z">
                  <w:rPr>
                    <w:rFonts w:ascii="Segoe UI" w:hAnsi="Segoe UI" w:cs="Segoe UI"/>
                    <w:color w:val="121B1F" w:themeColor="background1"/>
                    <w:sz w:val="16"/>
                    <w:szCs w:val="16"/>
                  </w:rPr>
                </w:rPrChange>
              </w:rPr>
              <w:t>NF06</w:t>
            </w:r>
          </w:p>
        </w:tc>
        <w:tc>
          <w:tcPr>
            <w:tcW w:w="937" w:type="pct"/>
            <w:vAlign w:val="center"/>
          </w:tcPr>
          <w:p w14:paraId="1BD3C94A" w14:textId="77777777" w:rsidR="0022195C" w:rsidRPr="004D620F" w:rsidRDefault="0022195C" w:rsidP="0022195C">
            <w:pPr>
              <w:rPr>
                <w:rFonts w:ascii="Arial" w:hAnsi="Arial" w:cs="Arial"/>
                <w:color w:val="121B1F" w:themeColor="background1"/>
                <w:sz w:val="16"/>
                <w:szCs w:val="16"/>
                <w:rPrChange w:id="204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41" w:author="Locke Liu" w:date="2021-05-24T14:33:00Z">
                  <w:rPr>
                    <w:rFonts w:ascii="Segoe UI" w:hAnsi="Segoe UI" w:cs="Segoe UI"/>
                    <w:color w:val="121B1F" w:themeColor="background1"/>
                    <w:sz w:val="16"/>
                    <w:szCs w:val="16"/>
                  </w:rPr>
                </w:rPrChange>
              </w:rPr>
              <w:t>Patch capability</w:t>
            </w:r>
          </w:p>
        </w:tc>
        <w:tc>
          <w:tcPr>
            <w:tcW w:w="3213" w:type="pct"/>
            <w:vAlign w:val="center"/>
          </w:tcPr>
          <w:p w14:paraId="26DDE936" w14:textId="7AB4482C" w:rsidR="0022195C" w:rsidRPr="004D620F" w:rsidRDefault="00A14161">
            <w:pPr>
              <w:spacing w:before="60"/>
              <w:jc w:val="both"/>
              <w:rPr>
                <w:rFonts w:ascii="Arial" w:hAnsi="Arial" w:cs="Arial"/>
                <w:color w:val="121B1F" w:themeColor="background1"/>
                <w:sz w:val="16"/>
                <w:szCs w:val="16"/>
                <w:rPrChange w:id="2042" w:author="Locke Liu" w:date="2021-05-24T14:33:00Z">
                  <w:rPr>
                    <w:rFonts w:ascii="Segoe UI" w:hAnsi="Segoe UI" w:cs="Segoe UI"/>
                    <w:color w:val="121B1F" w:themeColor="background1"/>
                    <w:sz w:val="16"/>
                    <w:szCs w:val="16"/>
                  </w:rPr>
                </w:rPrChange>
              </w:rPr>
              <w:pPrChange w:id="2043" w:author="Locke Liu" w:date="2021-05-24T14:46:00Z">
                <w:pPr>
                  <w:spacing w:before="60"/>
                </w:pPr>
              </w:pPrChange>
            </w:pPr>
            <w:r w:rsidRPr="004D620F">
              <w:rPr>
                <w:rFonts w:ascii="Arial" w:hAnsi="Arial" w:cs="Arial"/>
                <w:color w:val="121B1F" w:themeColor="background1"/>
                <w:sz w:val="16"/>
                <w:szCs w:val="16"/>
                <w:rPrChange w:id="2044" w:author="Locke Liu" w:date="2021-05-24T14:33:00Z">
                  <w:rPr>
                    <w:rFonts w:ascii="Segoe UI" w:hAnsi="Segoe UI" w:cs="Segoe UI"/>
                    <w:color w:val="121B1F" w:themeColor="background1"/>
                    <w:sz w:val="16"/>
                    <w:szCs w:val="16"/>
                  </w:rPr>
                </w:rPrChange>
              </w:rPr>
              <w:t>In terms of PaaS components, Follow Azure PaaS standard patch approach, IaaS VM such as self-hosted integration runtime. Microsoft monthly released patches need to be applied based on Michelin security requirement</w:t>
            </w:r>
          </w:p>
        </w:tc>
      </w:tr>
      <w:tr w:rsidR="0022195C" w:rsidRPr="004D620F" w14:paraId="1B54A7E7" w14:textId="77777777" w:rsidTr="004A4150">
        <w:trPr>
          <w:cantSplit/>
        </w:trPr>
        <w:tc>
          <w:tcPr>
            <w:tcW w:w="850" w:type="pct"/>
            <w:vAlign w:val="center"/>
          </w:tcPr>
          <w:p w14:paraId="3A9BFC63" w14:textId="77777777" w:rsidR="0022195C" w:rsidRPr="004D620F" w:rsidRDefault="0022195C" w:rsidP="0022195C">
            <w:pPr>
              <w:rPr>
                <w:rFonts w:ascii="Arial" w:hAnsi="Arial" w:cs="Arial"/>
                <w:color w:val="121B1F" w:themeColor="background1"/>
                <w:sz w:val="16"/>
                <w:szCs w:val="16"/>
                <w:rPrChange w:id="204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46" w:author="Locke Liu" w:date="2021-05-24T14:33:00Z">
                  <w:rPr>
                    <w:rFonts w:ascii="Segoe UI" w:hAnsi="Segoe UI" w:cs="Segoe UI"/>
                    <w:color w:val="121B1F" w:themeColor="background1"/>
                    <w:sz w:val="16"/>
                    <w:szCs w:val="16"/>
                  </w:rPr>
                </w:rPrChange>
              </w:rPr>
              <w:t>NF07</w:t>
            </w:r>
          </w:p>
        </w:tc>
        <w:tc>
          <w:tcPr>
            <w:tcW w:w="937" w:type="pct"/>
            <w:vAlign w:val="center"/>
          </w:tcPr>
          <w:p w14:paraId="0D2E3E5B" w14:textId="77777777" w:rsidR="0022195C" w:rsidRPr="004D620F" w:rsidRDefault="0022195C" w:rsidP="0022195C">
            <w:pPr>
              <w:rPr>
                <w:rFonts w:ascii="Arial" w:hAnsi="Arial" w:cs="Arial"/>
                <w:color w:val="121B1F" w:themeColor="background1"/>
                <w:sz w:val="16"/>
                <w:szCs w:val="16"/>
                <w:rPrChange w:id="204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48" w:author="Locke Liu" w:date="2021-05-24T14:33:00Z">
                  <w:rPr>
                    <w:rFonts w:ascii="Segoe UI" w:hAnsi="Segoe UI" w:cs="Segoe UI"/>
                    <w:color w:val="121B1F" w:themeColor="background1"/>
                    <w:sz w:val="16"/>
                    <w:szCs w:val="16"/>
                  </w:rPr>
                </w:rPrChange>
              </w:rPr>
              <w:t>Planned outages</w:t>
            </w:r>
          </w:p>
        </w:tc>
        <w:tc>
          <w:tcPr>
            <w:tcW w:w="3213" w:type="pct"/>
            <w:vAlign w:val="center"/>
          </w:tcPr>
          <w:p w14:paraId="421ADB1C" w14:textId="04DC852C" w:rsidR="0022195C" w:rsidRPr="004D620F" w:rsidRDefault="00A14161" w:rsidP="0022195C">
            <w:pPr>
              <w:spacing w:before="60"/>
              <w:rPr>
                <w:rFonts w:ascii="Arial" w:hAnsi="Arial" w:cs="Arial"/>
                <w:color w:val="121B1F" w:themeColor="background1"/>
                <w:sz w:val="16"/>
                <w:szCs w:val="16"/>
                <w:rPrChange w:id="204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50" w:author="Locke Liu" w:date="2021-05-24T14:33:00Z">
                  <w:rPr>
                    <w:rFonts w:ascii="Segoe UI" w:hAnsi="Segoe UI" w:cs="Segoe UI"/>
                    <w:color w:val="121B1F" w:themeColor="background1"/>
                    <w:sz w:val="16"/>
                    <w:szCs w:val="16"/>
                  </w:rPr>
                </w:rPrChange>
              </w:rPr>
              <w:t>Monthly patch downtime for IaaS components</w:t>
            </w:r>
          </w:p>
        </w:tc>
      </w:tr>
      <w:tr w:rsidR="0022195C" w:rsidRPr="004D620F" w14:paraId="18B5C49E" w14:textId="77777777" w:rsidTr="004A4150">
        <w:trPr>
          <w:cantSplit/>
        </w:trPr>
        <w:tc>
          <w:tcPr>
            <w:tcW w:w="850" w:type="pct"/>
            <w:vAlign w:val="center"/>
          </w:tcPr>
          <w:p w14:paraId="19B9FD85" w14:textId="77777777" w:rsidR="0022195C" w:rsidRPr="004D620F" w:rsidRDefault="0022195C" w:rsidP="0022195C">
            <w:pPr>
              <w:rPr>
                <w:rFonts w:ascii="Arial" w:hAnsi="Arial" w:cs="Arial"/>
                <w:color w:val="121B1F" w:themeColor="background1"/>
                <w:sz w:val="16"/>
                <w:szCs w:val="16"/>
                <w:rPrChange w:id="205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52" w:author="Locke Liu" w:date="2021-05-24T14:33:00Z">
                  <w:rPr>
                    <w:rFonts w:ascii="Segoe UI" w:hAnsi="Segoe UI" w:cs="Segoe UI"/>
                    <w:color w:val="121B1F" w:themeColor="background1"/>
                    <w:sz w:val="16"/>
                    <w:szCs w:val="16"/>
                  </w:rPr>
                </w:rPrChange>
              </w:rPr>
              <w:t>NF08</w:t>
            </w:r>
          </w:p>
        </w:tc>
        <w:tc>
          <w:tcPr>
            <w:tcW w:w="937" w:type="pct"/>
            <w:vAlign w:val="center"/>
          </w:tcPr>
          <w:p w14:paraId="0F3F9E6D" w14:textId="77777777" w:rsidR="0022195C" w:rsidRPr="004D620F" w:rsidRDefault="0022195C" w:rsidP="0022195C">
            <w:pPr>
              <w:rPr>
                <w:rFonts w:ascii="Arial" w:hAnsi="Arial" w:cs="Arial"/>
                <w:color w:val="121B1F" w:themeColor="background1"/>
                <w:sz w:val="16"/>
                <w:szCs w:val="16"/>
                <w:rPrChange w:id="205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54" w:author="Locke Liu" w:date="2021-05-24T14:33:00Z">
                  <w:rPr>
                    <w:rFonts w:ascii="Segoe UI" w:hAnsi="Segoe UI" w:cs="Segoe UI"/>
                    <w:color w:val="121B1F" w:themeColor="background1"/>
                    <w:sz w:val="16"/>
                    <w:szCs w:val="16"/>
                  </w:rPr>
                </w:rPrChange>
              </w:rPr>
              <w:t>Reliability</w:t>
            </w:r>
          </w:p>
        </w:tc>
        <w:tc>
          <w:tcPr>
            <w:tcW w:w="3213" w:type="pct"/>
            <w:vAlign w:val="center"/>
          </w:tcPr>
          <w:p w14:paraId="16AD7D8A" w14:textId="77777777" w:rsidR="0022195C" w:rsidRPr="004D620F" w:rsidRDefault="0022195C" w:rsidP="0022195C">
            <w:pPr>
              <w:spacing w:before="60"/>
              <w:rPr>
                <w:rFonts w:ascii="Arial" w:hAnsi="Arial" w:cs="Arial"/>
                <w:color w:val="121B1F" w:themeColor="background1"/>
                <w:sz w:val="16"/>
                <w:szCs w:val="16"/>
                <w:highlight w:val="yellow"/>
                <w:rPrChange w:id="2055" w:author="Locke Liu" w:date="2021-05-24T14:33:00Z">
                  <w:rPr>
                    <w:rFonts w:ascii="Segoe UI" w:hAnsi="Segoe UI" w:cs="Segoe UI"/>
                    <w:color w:val="121B1F" w:themeColor="background1"/>
                    <w:sz w:val="16"/>
                    <w:szCs w:val="16"/>
                    <w:highlight w:val="yellow"/>
                  </w:rPr>
                </w:rPrChange>
              </w:rPr>
            </w:pPr>
            <w:r w:rsidRPr="004D620F">
              <w:rPr>
                <w:rFonts w:ascii="Arial" w:hAnsi="Arial" w:cs="Arial"/>
                <w:color w:val="121B1F" w:themeColor="background1"/>
                <w:sz w:val="16"/>
                <w:szCs w:val="16"/>
                <w:rPrChange w:id="2056" w:author="Locke Liu" w:date="2021-05-24T14:33:00Z">
                  <w:rPr>
                    <w:rFonts w:ascii="Segoe UI" w:hAnsi="Segoe UI" w:cs="Segoe UI"/>
                    <w:color w:val="121B1F" w:themeColor="background1"/>
                    <w:sz w:val="16"/>
                    <w:szCs w:val="16"/>
                  </w:rPr>
                </w:rPrChange>
              </w:rPr>
              <w:t>N/A</w:t>
            </w:r>
          </w:p>
        </w:tc>
      </w:tr>
      <w:tr w:rsidR="0022195C" w:rsidRPr="004D620F" w14:paraId="20802E8A" w14:textId="77777777" w:rsidTr="004A4150">
        <w:trPr>
          <w:cantSplit/>
        </w:trPr>
        <w:tc>
          <w:tcPr>
            <w:tcW w:w="850" w:type="pct"/>
            <w:vAlign w:val="center"/>
          </w:tcPr>
          <w:p w14:paraId="10449EB1" w14:textId="77777777" w:rsidR="0022195C" w:rsidRPr="004D620F" w:rsidRDefault="0022195C" w:rsidP="0022195C">
            <w:pPr>
              <w:rPr>
                <w:rFonts w:ascii="Arial" w:hAnsi="Arial" w:cs="Arial"/>
                <w:color w:val="121B1F" w:themeColor="background1"/>
                <w:sz w:val="16"/>
                <w:szCs w:val="16"/>
                <w:rPrChange w:id="205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58" w:author="Locke Liu" w:date="2021-05-24T14:33:00Z">
                  <w:rPr>
                    <w:rFonts w:ascii="Segoe UI" w:hAnsi="Segoe UI" w:cs="Segoe UI"/>
                    <w:color w:val="121B1F" w:themeColor="background1"/>
                    <w:sz w:val="16"/>
                    <w:szCs w:val="16"/>
                  </w:rPr>
                </w:rPrChange>
              </w:rPr>
              <w:t>NF09</w:t>
            </w:r>
          </w:p>
        </w:tc>
        <w:tc>
          <w:tcPr>
            <w:tcW w:w="937" w:type="pct"/>
            <w:vAlign w:val="center"/>
          </w:tcPr>
          <w:p w14:paraId="3388B61B" w14:textId="77777777" w:rsidR="0022195C" w:rsidRPr="004D620F" w:rsidRDefault="0022195C" w:rsidP="0022195C">
            <w:pPr>
              <w:rPr>
                <w:rFonts w:ascii="Arial" w:hAnsi="Arial" w:cs="Arial"/>
                <w:color w:val="121B1F" w:themeColor="background1"/>
                <w:sz w:val="16"/>
                <w:szCs w:val="16"/>
                <w:rPrChange w:id="205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60" w:author="Locke Liu" w:date="2021-05-24T14:33:00Z">
                  <w:rPr>
                    <w:rFonts w:ascii="Segoe UI" w:hAnsi="Segoe UI" w:cs="Segoe UI"/>
                    <w:color w:val="121B1F" w:themeColor="background1"/>
                    <w:sz w:val="16"/>
                    <w:szCs w:val="16"/>
                  </w:rPr>
                </w:rPrChange>
              </w:rPr>
              <w:t>Unplanned outages</w:t>
            </w:r>
          </w:p>
        </w:tc>
        <w:tc>
          <w:tcPr>
            <w:tcW w:w="3213" w:type="pct"/>
            <w:vAlign w:val="center"/>
          </w:tcPr>
          <w:p w14:paraId="1EBF006E" w14:textId="7A08863F" w:rsidR="0022195C" w:rsidRPr="004D620F" w:rsidRDefault="0022195C" w:rsidP="0022195C">
            <w:pPr>
              <w:spacing w:before="60"/>
              <w:rPr>
                <w:rFonts w:ascii="Arial" w:hAnsi="Arial" w:cs="Arial"/>
                <w:color w:val="121B1F" w:themeColor="background1"/>
                <w:sz w:val="16"/>
                <w:szCs w:val="16"/>
                <w:highlight w:val="yellow"/>
                <w:lang w:bidi="th-TH"/>
                <w:rPrChange w:id="2061" w:author="Locke Liu" w:date="2021-05-24T14:33:00Z">
                  <w:rPr>
                    <w:rFonts w:ascii="Segoe UI" w:hAnsi="Segoe UI" w:cs="Segoe UI"/>
                    <w:color w:val="121B1F" w:themeColor="background1"/>
                    <w:sz w:val="16"/>
                    <w:szCs w:val="16"/>
                    <w:highlight w:val="yellow"/>
                    <w:lang w:bidi="th-TH"/>
                  </w:rPr>
                </w:rPrChange>
              </w:rPr>
            </w:pPr>
            <w:r w:rsidRPr="004D620F">
              <w:rPr>
                <w:rFonts w:ascii="Arial" w:hAnsi="Arial" w:cs="Arial"/>
                <w:color w:val="121B1F" w:themeColor="background1"/>
                <w:sz w:val="16"/>
                <w:szCs w:val="16"/>
                <w:rPrChange w:id="2062" w:author="Locke Liu" w:date="2021-05-24T14:33:00Z">
                  <w:rPr>
                    <w:rFonts w:ascii="Segoe UI" w:hAnsi="Segoe UI" w:cs="Segoe UI"/>
                    <w:color w:val="121B1F" w:themeColor="background1"/>
                    <w:sz w:val="16"/>
                    <w:szCs w:val="16"/>
                  </w:rPr>
                </w:rPrChange>
              </w:rPr>
              <w:t xml:space="preserve">Not more than </w:t>
            </w:r>
            <w:r w:rsidR="00A14161" w:rsidRPr="004D620F">
              <w:rPr>
                <w:rFonts w:ascii="Arial" w:hAnsi="Arial" w:cs="Arial"/>
                <w:color w:val="121B1F" w:themeColor="background1"/>
                <w:sz w:val="16"/>
                <w:szCs w:val="16"/>
                <w:rPrChange w:id="2063" w:author="Locke Liu" w:date="2021-05-24T14:33:00Z">
                  <w:rPr>
                    <w:rFonts w:ascii="Segoe UI" w:hAnsi="Segoe UI" w:cs="Segoe UI"/>
                    <w:color w:val="121B1F" w:themeColor="background1"/>
                    <w:sz w:val="16"/>
                    <w:szCs w:val="16"/>
                  </w:rPr>
                </w:rPrChange>
              </w:rPr>
              <w:t>1</w:t>
            </w:r>
            <w:r w:rsidRPr="004D620F">
              <w:rPr>
                <w:rFonts w:ascii="Arial" w:hAnsi="Arial" w:cs="Arial"/>
                <w:color w:val="121B1F" w:themeColor="background1"/>
                <w:sz w:val="16"/>
                <w:szCs w:val="16"/>
                <w:rPrChange w:id="2064" w:author="Locke Liu" w:date="2021-05-24T14:33:00Z">
                  <w:rPr>
                    <w:rFonts w:ascii="Segoe UI" w:hAnsi="Segoe UI" w:cs="Segoe UI"/>
                    <w:color w:val="121B1F" w:themeColor="background1"/>
                    <w:sz w:val="16"/>
                    <w:szCs w:val="16"/>
                  </w:rPr>
                </w:rPrChange>
              </w:rPr>
              <w:t xml:space="preserve"> times per month</w:t>
            </w:r>
          </w:p>
        </w:tc>
      </w:tr>
    </w:tbl>
    <w:p w14:paraId="3B802F30" w14:textId="77777777" w:rsidR="00AA6AF7" w:rsidRPr="004D620F" w:rsidRDefault="00AA6AF7" w:rsidP="00AA6AF7">
      <w:pPr>
        <w:rPr>
          <w:rFonts w:ascii="Arial" w:hAnsi="Arial" w:cs="Arial"/>
          <w:rPrChange w:id="2065" w:author="Locke Liu" w:date="2021-05-24T14:33:00Z">
            <w:rPr/>
          </w:rPrChange>
        </w:rPr>
      </w:pPr>
    </w:p>
    <w:p w14:paraId="34511221" w14:textId="77777777" w:rsidR="00141650" w:rsidRPr="004D620F" w:rsidRDefault="00141650" w:rsidP="00691772">
      <w:pPr>
        <w:rPr>
          <w:rFonts w:ascii="Arial" w:hAnsi="Arial" w:cs="Arial"/>
          <w:rPrChange w:id="2066" w:author="Locke Liu" w:date="2021-05-24T14:33:00Z">
            <w:rPr/>
          </w:rPrChange>
        </w:rPr>
      </w:pPr>
    </w:p>
    <w:p w14:paraId="41AD5114" w14:textId="722FA0CA" w:rsidR="00691772" w:rsidRPr="004D620F" w:rsidRDefault="00141650" w:rsidP="00DF6898">
      <w:pPr>
        <w:pStyle w:val="Heading2"/>
        <w:keepNext/>
        <w:numPr>
          <w:ilvl w:val="2"/>
          <w:numId w:val="4"/>
        </w:numPr>
        <w:rPr>
          <w:rFonts w:ascii="Arial" w:hAnsi="Arial"/>
          <w:rPrChange w:id="2067" w:author="Locke Liu" w:date="2021-05-24T14:33:00Z">
            <w:rPr/>
          </w:rPrChange>
        </w:rPr>
      </w:pPr>
      <w:bookmarkStart w:id="2068" w:name="_Toc72767173"/>
      <w:r w:rsidRPr="004D620F">
        <w:rPr>
          <w:rFonts w:ascii="Arial" w:hAnsi="Arial"/>
          <w:rPrChange w:id="2069" w:author="Locke Liu" w:date="2021-05-24T14:33:00Z">
            <w:rPr/>
          </w:rPrChange>
        </w:rPr>
        <w:t>Confidentiality</w:t>
      </w:r>
      <w:bookmarkEnd w:id="2068"/>
    </w:p>
    <w:tbl>
      <w:tblPr>
        <w:tblW w:w="5000" w:type="pct"/>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1743"/>
        <w:gridCol w:w="1921"/>
        <w:gridCol w:w="6589"/>
      </w:tblGrid>
      <w:tr w:rsidR="0022195C" w:rsidRPr="004D620F" w14:paraId="1DEE7EB6" w14:textId="77777777" w:rsidTr="0022195C">
        <w:trPr>
          <w:cantSplit/>
          <w:trHeight w:val="437"/>
          <w:tblHeader/>
        </w:trPr>
        <w:tc>
          <w:tcPr>
            <w:tcW w:w="850" w:type="pct"/>
            <w:tcBorders>
              <w:top w:val="single" w:sz="4" w:space="0" w:color="auto"/>
              <w:left w:val="single" w:sz="4" w:space="0" w:color="auto"/>
              <w:bottom w:val="single" w:sz="4" w:space="0" w:color="auto"/>
              <w:right w:val="single" w:sz="4" w:space="0" w:color="auto"/>
            </w:tcBorders>
            <w:shd w:val="clear" w:color="auto" w:fill="C0C0C0"/>
            <w:vAlign w:val="center"/>
          </w:tcPr>
          <w:p w14:paraId="32B77ADA" w14:textId="0DCD88A4" w:rsidR="0022195C" w:rsidRPr="004D620F" w:rsidRDefault="004A4150" w:rsidP="0022195C">
            <w:pPr>
              <w:rPr>
                <w:rFonts w:ascii="Arial" w:hAnsi="Arial" w:cs="Arial"/>
                <w:b/>
                <w:color w:val="auto"/>
                <w:sz w:val="16"/>
                <w:szCs w:val="16"/>
                <w:rPrChange w:id="2070" w:author="Locke Liu" w:date="2021-05-24T14:33:00Z">
                  <w:rPr>
                    <w:rFonts w:ascii="Segoe UI" w:hAnsi="Segoe UI" w:cs="Segoe UI"/>
                    <w:b/>
                    <w:color w:val="auto"/>
                    <w:sz w:val="16"/>
                    <w:szCs w:val="16"/>
                  </w:rPr>
                </w:rPrChange>
              </w:rPr>
            </w:pPr>
            <w:r w:rsidRPr="004D620F">
              <w:rPr>
                <w:rFonts w:ascii="Arial" w:hAnsi="Arial" w:cs="Arial"/>
                <w:b/>
                <w:color w:val="auto"/>
                <w:sz w:val="16"/>
                <w:szCs w:val="16"/>
                <w:rPrChange w:id="2071" w:author="Locke Liu" w:date="2021-05-24T14:33:00Z">
                  <w:rPr>
                    <w:rFonts w:ascii="Segoe UI" w:hAnsi="Segoe UI" w:cs="Segoe UI"/>
                    <w:b/>
                    <w:color w:val="auto"/>
                    <w:sz w:val="16"/>
                    <w:szCs w:val="16"/>
                  </w:rPr>
                </w:rPrChange>
              </w:rPr>
              <w:t>#</w:t>
            </w:r>
          </w:p>
        </w:tc>
        <w:tc>
          <w:tcPr>
            <w:tcW w:w="937" w:type="pct"/>
            <w:tcBorders>
              <w:top w:val="single" w:sz="4" w:space="0" w:color="auto"/>
              <w:left w:val="single" w:sz="4" w:space="0" w:color="auto"/>
              <w:bottom w:val="single" w:sz="4" w:space="0" w:color="auto"/>
              <w:right w:val="single" w:sz="4" w:space="0" w:color="auto"/>
            </w:tcBorders>
            <w:shd w:val="clear" w:color="auto" w:fill="C0C0C0"/>
            <w:vAlign w:val="center"/>
          </w:tcPr>
          <w:p w14:paraId="43F0BF35" w14:textId="77777777" w:rsidR="0022195C" w:rsidRPr="004D620F" w:rsidRDefault="0022195C" w:rsidP="0022195C">
            <w:pPr>
              <w:rPr>
                <w:rFonts w:ascii="Arial" w:hAnsi="Arial" w:cs="Arial"/>
                <w:b/>
                <w:color w:val="auto"/>
                <w:sz w:val="16"/>
                <w:szCs w:val="16"/>
                <w:rPrChange w:id="2072" w:author="Locke Liu" w:date="2021-05-24T14:33:00Z">
                  <w:rPr>
                    <w:rFonts w:ascii="Segoe UI" w:hAnsi="Segoe UI" w:cs="Segoe UI"/>
                    <w:b/>
                    <w:color w:val="auto"/>
                    <w:sz w:val="16"/>
                    <w:szCs w:val="16"/>
                  </w:rPr>
                </w:rPrChange>
              </w:rPr>
            </w:pPr>
            <w:r w:rsidRPr="004D620F">
              <w:rPr>
                <w:rFonts w:ascii="Arial" w:hAnsi="Arial" w:cs="Arial"/>
                <w:b/>
                <w:color w:val="auto"/>
                <w:sz w:val="16"/>
                <w:szCs w:val="16"/>
                <w:rPrChange w:id="2073" w:author="Locke Liu" w:date="2021-05-24T14:33:00Z">
                  <w:rPr>
                    <w:rFonts w:ascii="Segoe UI" w:hAnsi="Segoe UI" w:cs="Segoe UI"/>
                    <w:b/>
                    <w:color w:val="auto"/>
                    <w:sz w:val="16"/>
                    <w:szCs w:val="16"/>
                  </w:rPr>
                </w:rPrChange>
              </w:rPr>
              <w:t>Requirement</w:t>
            </w:r>
          </w:p>
        </w:tc>
        <w:tc>
          <w:tcPr>
            <w:tcW w:w="3213" w:type="pct"/>
            <w:tcBorders>
              <w:top w:val="single" w:sz="4" w:space="0" w:color="auto"/>
              <w:left w:val="single" w:sz="4" w:space="0" w:color="auto"/>
              <w:bottom w:val="single" w:sz="4" w:space="0" w:color="auto"/>
              <w:right w:val="single" w:sz="4" w:space="0" w:color="auto"/>
            </w:tcBorders>
            <w:shd w:val="clear" w:color="auto" w:fill="C0C0C0"/>
            <w:vAlign w:val="center"/>
          </w:tcPr>
          <w:p w14:paraId="05E42F12" w14:textId="77777777" w:rsidR="0022195C" w:rsidRPr="004D620F" w:rsidRDefault="0022195C" w:rsidP="0022195C">
            <w:pPr>
              <w:rPr>
                <w:rFonts w:ascii="Arial" w:hAnsi="Arial" w:cs="Arial"/>
                <w:b/>
                <w:color w:val="auto"/>
                <w:sz w:val="16"/>
                <w:szCs w:val="16"/>
                <w:rPrChange w:id="2074" w:author="Locke Liu" w:date="2021-05-24T14:33:00Z">
                  <w:rPr>
                    <w:rFonts w:ascii="Segoe UI" w:hAnsi="Segoe UI" w:cs="Segoe UI"/>
                    <w:b/>
                    <w:color w:val="auto"/>
                    <w:sz w:val="16"/>
                    <w:szCs w:val="16"/>
                  </w:rPr>
                </w:rPrChange>
              </w:rPr>
            </w:pPr>
            <w:r w:rsidRPr="004D620F">
              <w:rPr>
                <w:rFonts w:ascii="Arial" w:hAnsi="Arial" w:cs="Arial"/>
                <w:b/>
                <w:color w:val="auto"/>
                <w:sz w:val="16"/>
                <w:szCs w:val="16"/>
                <w:rPrChange w:id="2075" w:author="Locke Liu" w:date="2021-05-24T14:33:00Z">
                  <w:rPr>
                    <w:rFonts w:ascii="Segoe UI" w:hAnsi="Segoe UI" w:cs="Segoe UI"/>
                    <w:b/>
                    <w:color w:val="auto"/>
                    <w:sz w:val="16"/>
                    <w:szCs w:val="16"/>
                  </w:rPr>
                </w:rPrChange>
              </w:rPr>
              <w:t>Details</w:t>
            </w:r>
          </w:p>
        </w:tc>
      </w:tr>
      <w:tr w:rsidR="0022195C" w:rsidRPr="004D620F" w14:paraId="7CF5A701" w14:textId="77777777" w:rsidTr="004A4150">
        <w:trPr>
          <w:cantSplit/>
        </w:trPr>
        <w:tc>
          <w:tcPr>
            <w:tcW w:w="850" w:type="pct"/>
            <w:tcBorders>
              <w:top w:val="single" w:sz="4" w:space="0" w:color="auto"/>
              <w:bottom w:val="single" w:sz="4" w:space="0" w:color="auto"/>
            </w:tcBorders>
            <w:vAlign w:val="center"/>
          </w:tcPr>
          <w:p w14:paraId="617FD64B" w14:textId="77777777" w:rsidR="0022195C" w:rsidRPr="004D620F" w:rsidRDefault="0022195C" w:rsidP="0022195C">
            <w:pPr>
              <w:rPr>
                <w:rFonts w:ascii="Arial" w:hAnsi="Arial" w:cs="Arial"/>
                <w:color w:val="121B1F" w:themeColor="background1"/>
                <w:sz w:val="16"/>
                <w:szCs w:val="16"/>
                <w:cs/>
                <w:lang w:bidi="th-TH"/>
                <w:rPrChange w:id="2076" w:author="Locke Liu" w:date="2021-05-24T14:33:00Z">
                  <w:rPr>
                    <w:rFonts w:ascii="Segoe UI" w:hAnsi="Segoe UI" w:cs="Segoe UI"/>
                    <w:color w:val="121B1F" w:themeColor="background1"/>
                    <w:sz w:val="16"/>
                    <w:szCs w:val="16"/>
                    <w:cs/>
                    <w:lang w:bidi="th-TH"/>
                  </w:rPr>
                </w:rPrChange>
              </w:rPr>
            </w:pPr>
            <w:r w:rsidRPr="004D620F">
              <w:rPr>
                <w:rFonts w:ascii="Arial" w:hAnsi="Arial" w:cs="Arial"/>
                <w:color w:val="121B1F" w:themeColor="background1"/>
                <w:sz w:val="16"/>
                <w:szCs w:val="16"/>
                <w:rPrChange w:id="2077" w:author="Locke Liu" w:date="2021-05-24T14:33:00Z">
                  <w:rPr>
                    <w:rFonts w:ascii="Segoe UI" w:hAnsi="Segoe UI" w:cs="Segoe UI"/>
                    <w:color w:val="121B1F" w:themeColor="background1"/>
                    <w:sz w:val="16"/>
                    <w:szCs w:val="16"/>
                  </w:rPr>
                </w:rPrChange>
              </w:rPr>
              <w:t>NF10</w:t>
            </w:r>
          </w:p>
        </w:tc>
        <w:tc>
          <w:tcPr>
            <w:tcW w:w="937" w:type="pct"/>
            <w:tcBorders>
              <w:top w:val="single" w:sz="4" w:space="0" w:color="auto"/>
              <w:bottom w:val="single" w:sz="4" w:space="0" w:color="auto"/>
            </w:tcBorders>
            <w:vAlign w:val="center"/>
          </w:tcPr>
          <w:p w14:paraId="004CF4B6" w14:textId="77777777" w:rsidR="0022195C" w:rsidRPr="004D620F" w:rsidRDefault="0022195C" w:rsidP="0022195C">
            <w:pPr>
              <w:rPr>
                <w:rFonts w:ascii="Arial" w:hAnsi="Arial" w:cs="Arial"/>
                <w:color w:val="121B1F" w:themeColor="background1"/>
                <w:sz w:val="16"/>
                <w:szCs w:val="16"/>
                <w:rPrChange w:id="207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79" w:author="Locke Liu" w:date="2021-05-24T14:33:00Z">
                  <w:rPr>
                    <w:rFonts w:ascii="Segoe UI" w:hAnsi="Segoe UI" w:cs="Segoe UI"/>
                    <w:color w:val="121B1F" w:themeColor="background1"/>
                    <w:sz w:val="16"/>
                    <w:szCs w:val="16"/>
                  </w:rPr>
                </w:rPrChange>
              </w:rPr>
              <w:t>Authentication</w:t>
            </w:r>
          </w:p>
        </w:tc>
        <w:tc>
          <w:tcPr>
            <w:tcW w:w="3213" w:type="pct"/>
            <w:tcBorders>
              <w:top w:val="single" w:sz="4" w:space="0" w:color="auto"/>
              <w:bottom w:val="single" w:sz="4" w:space="0" w:color="auto"/>
            </w:tcBorders>
            <w:vAlign w:val="center"/>
          </w:tcPr>
          <w:p w14:paraId="23548817" w14:textId="25D5C5EA" w:rsidR="0022195C" w:rsidRPr="004D620F" w:rsidRDefault="00A14161" w:rsidP="0022195C">
            <w:pPr>
              <w:spacing w:before="60"/>
              <w:rPr>
                <w:rFonts w:ascii="Arial" w:hAnsi="Arial" w:cs="Arial"/>
                <w:color w:val="121B1F" w:themeColor="background1"/>
                <w:sz w:val="16"/>
                <w:szCs w:val="16"/>
                <w:rPrChange w:id="208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lang w:eastAsia="zh-CN"/>
                <w:rPrChange w:id="2081" w:author="Locke Liu" w:date="2021-05-24T14:33:00Z">
                  <w:rPr>
                    <w:rFonts w:ascii="Segoe UI" w:hAnsi="Segoe UI" w:cs="Segoe UI"/>
                    <w:color w:val="121B1F" w:themeColor="background1"/>
                    <w:sz w:val="16"/>
                    <w:szCs w:val="16"/>
                    <w:lang w:eastAsia="zh-CN"/>
                  </w:rPr>
                </w:rPrChange>
              </w:rPr>
              <w:t>RBAC model for different roles for authentication</w:t>
            </w:r>
            <w:r w:rsidR="0022195C" w:rsidRPr="004D620F">
              <w:rPr>
                <w:rFonts w:ascii="Arial" w:hAnsi="Arial" w:cs="Arial"/>
                <w:color w:val="121B1F" w:themeColor="background1"/>
                <w:sz w:val="16"/>
                <w:szCs w:val="16"/>
                <w:rPrChange w:id="2082" w:author="Locke Liu" w:date="2021-05-24T14:33:00Z">
                  <w:rPr>
                    <w:rFonts w:ascii="Segoe UI" w:hAnsi="Segoe UI" w:cs="Segoe UI"/>
                    <w:color w:val="121B1F" w:themeColor="background1"/>
                    <w:sz w:val="16"/>
                    <w:szCs w:val="16"/>
                  </w:rPr>
                </w:rPrChange>
              </w:rPr>
              <w:t xml:space="preserve"> </w:t>
            </w:r>
          </w:p>
        </w:tc>
      </w:tr>
      <w:tr w:rsidR="0022195C" w:rsidRPr="004D620F" w14:paraId="16E4533C" w14:textId="77777777" w:rsidTr="004A4150">
        <w:trPr>
          <w:cantSplit/>
        </w:trPr>
        <w:tc>
          <w:tcPr>
            <w:tcW w:w="850" w:type="pct"/>
            <w:tcBorders>
              <w:top w:val="single" w:sz="4" w:space="0" w:color="auto"/>
              <w:bottom w:val="single" w:sz="4" w:space="0" w:color="auto"/>
            </w:tcBorders>
            <w:vAlign w:val="center"/>
          </w:tcPr>
          <w:p w14:paraId="7714D8FB" w14:textId="77777777" w:rsidR="0022195C" w:rsidRPr="004D620F" w:rsidRDefault="0022195C" w:rsidP="0022195C">
            <w:pPr>
              <w:rPr>
                <w:rFonts w:ascii="Arial" w:hAnsi="Arial" w:cs="Arial"/>
                <w:color w:val="121B1F" w:themeColor="background1"/>
                <w:sz w:val="16"/>
                <w:szCs w:val="16"/>
                <w:rPrChange w:id="208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84" w:author="Locke Liu" w:date="2021-05-24T14:33:00Z">
                  <w:rPr>
                    <w:rFonts w:ascii="Segoe UI" w:hAnsi="Segoe UI" w:cs="Segoe UI"/>
                    <w:color w:val="121B1F" w:themeColor="background1"/>
                    <w:sz w:val="16"/>
                    <w:szCs w:val="16"/>
                  </w:rPr>
                </w:rPrChange>
              </w:rPr>
              <w:t>NF11</w:t>
            </w:r>
          </w:p>
        </w:tc>
        <w:tc>
          <w:tcPr>
            <w:tcW w:w="937" w:type="pct"/>
            <w:tcBorders>
              <w:top w:val="single" w:sz="4" w:space="0" w:color="auto"/>
              <w:bottom w:val="single" w:sz="4" w:space="0" w:color="auto"/>
            </w:tcBorders>
            <w:vAlign w:val="center"/>
          </w:tcPr>
          <w:p w14:paraId="75D50CB1" w14:textId="77777777" w:rsidR="0022195C" w:rsidRPr="004D620F" w:rsidRDefault="0022195C" w:rsidP="0022195C">
            <w:pPr>
              <w:rPr>
                <w:rFonts w:ascii="Arial" w:hAnsi="Arial" w:cs="Arial"/>
                <w:color w:val="121B1F" w:themeColor="background1"/>
                <w:sz w:val="16"/>
                <w:szCs w:val="16"/>
                <w:rPrChange w:id="208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86" w:author="Locke Liu" w:date="2021-05-24T14:33:00Z">
                  <w:rPr>
                    <w:rFonts w:ascii="Segoe UI" w:hAnsi="Segoe UI" w:cs="Segoe UI"/>
                    <w:color w:val="121B1F" w:themeColor="background1"/>
                    <w:sz w:val="16"/>
                    <w:szCs w:val="16"/>
                  </w:rPr>
                </w:rPrChange>
              </w:rPr>
              <w:t>Authorization</w:t>
            </w:r>
          </w:p>
        </w:tc>
        <w:tc>
          <w:tcPr>
            <w:tcW w:w="3213" w:type="pct"/>
            <w:tcBorders>
              <w:top w:val="single" w:sz="4" w:space="0" w:color="auto"/>
              <w:bottom w:val="single" w:sz="4" w:space="0" w:color="auto"/>
            </w:tcBorders>
            <w:vAlign w:val="center"/>
          </w:tcPr>
          <w:p w14:paraId="0954D7B8" w14:textId="343F7FBD" w:rsidR="0022195C" w:rsidRPr="004D620F" w:rsidRDefault="0022195C">
            <w:pPr>
              <w:spacing w:before="60"/>
              <w:jc w:val="both"/>
              <w:rPr>
                <w:rFonts w:ascii="Arial" w:hAnsi="Arial" w:cs="Arial"/>
                <w:color w:val="121B1F" w:themeColor="background1"/>
                <w:sz w:val="16"/>
                <w:szCs w:val="16"/>
                <w:rPrChange w:id="2087" w:author="Locke Liu" w:date="2021-05-24T14:33:00Z">
                  <w:rPr>
                    <w:rFonts w:ascii="Segoe UI" w:hAnsi="Segoe UI" w:cs="Segoe UI"/>
                    <w:color w:val="121B1F" w:themeColor="background1"/>
                    <w:sz w:val="16"/>
                    <w:szCs w:val="16"/>
                  </w:rPr>
                </w:rPrChange>
              </w:rPr>
              <w:pPrChange w:id="2088" w:author="Locke Liu" w:date="2021-05-24T14:46:00Z">
                <w:pPr>
                  <w:spacing w:before="60"/>
                </w:pPr>
              </w:pPrChange>
            </w:pPr>
            <w:r w:rsidRPr="004D620F">
              <w:rPr>
                <w:rFonts w:ascii="Arial" w:hAnsi="Arial" w:cs="Arial"/>
                <w:color w:val="121B1F" w:themeColor="background1"/>
                <w:sz w:val="16"/>
                <w:szCs w:val="16"/>
                <w:rPrChange w:id="2089" w:author="Locke Liu" w:date="2021-05-24T14:33:00Z">
                  <w:rPr>
                    <w:rFonts w:ascii="Segoe UI" w:hAnsi="Segoe UI" w:cs="Segoe UI"/>
                    <w:color w:val="121B1F" w:themeColor="background1"/>
                    <w:sz w:val="16"/>
                    <w:szCs w:val="16"/>
                  </w:rPr>
                </w:rPrChange>
              </w:rPr>
              <w:t xml:space="preserve">System should have the function that allows system administrator to grant an authorization to </w:t>
            </w:r>
            <w:r w:rsidR="00A14161" w:rsidRPr="004D620F">
              <w:rPr>
                <w:rFonts w:ascii="Arial" w:hAnsi="Arial" w:cs="Arial"/>
                <w:color w:val="121B1F" w:themeColor="background1"/>
                <w:sz w:val="16"/>
                <w:szCs w:val="16"/>
                <w:rPrChange w:id="2090" w:author="Locke Liu" w:date="2021-05-24T14:33:00Z">
                  <w:rPr>
                    <w:rFonts w:ascii="Segoe UI" w:hAnsi="Segoe UI" w:cs="Segoe UI"/>
                    <w:color w:val="121B1F" w:themeColor="background1"/>
                    <w:sz w:val="16"/>
                    <w:szCs w:val="16"/>
                  </w:rPr>
                </w:rPrChange>
              </w:rPr>
              <w:t>different users</w:t>
            </w:r>
            <w:del w:id="2091" w:author="Locke Liu" w:date="2021-05-24T14:46:00Z">
              <w:r w:rsidR="00A14161" w:rsidRPr="004D620F" w:rsidDel="00772862">
                <w:rPr>
                  <w:rFonts w:ascii="Arial" w:hAnsi="Arial" w:cs="Arial"/>
                  <w:color w:val="121B1F" w:themeColor="background1"/>
                  <w:sz w:val="16"/>
                  <w:szCs w:val="16"/>
                  <w:rPrChange w:id="2092" w:author="Locke Liu" w:date="2021-05-24T14:33:00Z">
                    <w:rPr>
                      <w:rFonts w:ascii="Segoe UI" w:hAnsi="Segoe UI" w:cs="Segoe UI"/>
                      <w:color w:val="121B1F" w:themeColor="background1"/>
                      <w:sz w:val="16"/>
                      <w:szCs w:val="16"/>
                    </w:rPr>
                  </w:rPrChange>
                </w:rPr>
                <w:delText xml:space="preserve"> </w:delText>
              </w:r>
            </w:del>
          </w:p>
        </w:tc>
      </w:tr>
      <w:tr w:rsidR="0022195C" w:rsidRPr="004D620F" w14:paraId="59119745" w14:textId="77777777" w:rsidTr="004A4150">
        <w:trPr>
          <w:cantSplit/>
        </w:trPr>
        <w:tc>
          <w:tcPr>
            <w:tcW w:w="850" w:type="pct"/>
            <w:tcBorders>
              <w:top w:val="single" w:sz="4" w:space="0" w:color="auto"/>
            </w:tcBorders>
            <w:vAlign w:val="center"/>
          </w:tcPr>
          <w:p w14:paraId="5059F0C6" w14:textId="77777777" w:rsidR="0022195C" w:rsidRPr="004D620F" w:rsidRDefault="0022195C" w:rsidP="0022195C">
            <w:pPr>
              <w:rPr>
                <w:rFonts w:ascii="Arial" w:hAnsi="Arial" w:cs="Arial"/>
                <w:color w:val="121B1F" w:themeColor="background1"/>
                <w:sz w:val="16"/>
                <w:szCs w:val="16"/>
                <w:rPrChange w:id="209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94" w:author="Locke Liu" w:date="2021-05-24T14:33:00Z">
                  <w:rPr>
                    <w:rFonts w:ascii="Segoe UI" w:hAnsi="Segoe UI" w:cs="Segoe UI"/>
                    <w:color w:val="121B1F" w:themeColor="background1"/>
                    <w:sz w:val="16"/>
                    <w:szCs w:val="16"/>
                  </w:rPr>
                </w:rPrChange>
              </w:rPr>
              <w:t>NF12</w:t>
            </w:r>
          </w:p>
        </w:tc>
        <w:tc>
          <w:tcPr>
            <w:tcW w:w="937" w:type="pct"/>
            <w:tcBorders>
              <w:top w:val="single" w:sz="4" w:space="0" w:color="auto"/>
            </w:tcBorders>
            <w:vAlign w:val="center"/>
          </w:tcPr>
          <w:p w14:paraId="2576BCD0" w14:textId="77777777" w:rsidR="0022195C" w:rsidRPr="004D620F" w:rsidRDefault="0022195C" w:rsidP="0022195C">
            <w:pPr>
              <w:rPr>
                <w:rFonts w:ascii="Arial" w:hAnsi="Arial" w:cs="Arial"/>
                <w:color w:val="121B1F" w:themeColor="background1"/>
                <w:sz w:val="16"/>
                <w:szCs w:val="16"/>
                <w:rPrChange w:id="209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096" w:author="Locke Liu" w:date="2021-05-24T14:33:00Z">
                  <w:rPr>
                    <w:rFonts w:ascii="Segoe UI" w:hAnsi="Segoe UI" w:cs="Segoe UI"/>
                    <w:color w:val="121B1F" w:themeColor="background1"/>
                    <w:sz w:val="16"/>
                    <w:szCs w:val="16"/>
                  </w:rPr>
                </w:rPrChange>
              </w:rPr>
              <w:t>Confidentiality</w:t>
            </w:r>
          </w:p>
        </w:tc>
        <w:tc>
          <w:tcPr>
            <w:tcW w:w="3213" w:type="pct"/>
            <w:tcBorders>
              <w:top w:val="single" w:sz="4" w:space="0" w:color="auto"/>
            </w:tcBorders>
            <w:vAlign w:val="center"/>
          </w:tcPr>
          <w:p w14:paraId="57364C15" w14:textId="0D0CCC11" w:rsidR="0022195C" w:rsidRPr="004D620F" w:rsidRDefault="00A14161" w:rsidP="0022195C">
            <w:pPr>
              <w:spacing w:before="60"/>
              <w:rPr>
                <w:rFonts w:ascii="Arial" w:hAnsi="Arial" w:cs="Arial"/>
                <w:color w:val="121B1F" w:themeColor="background1"/>
                <w:sz w:val="16"/>
                <w:szCs w:val="16"/>
                <w:rPrChange w:id="2097" w:author="Locke Liu" w:date="2021-05-24T14:33:00Z">
                  <w:rPr>
                    <w:rFonts w:ascii="Segoe UI" w:hAnsi="Segoe UI" w:cs="Segoe UI"/>
                    <w:color w:val="121B1F" w:themeColor="background1"/>
                    <w:sz w:val="16"/>
                    <w:szCs w:val="16"/>
                  </w:rPr>
                </w:rPrChange>
              </w:rPr>
            </w:pPr>
            <w:commentRangeStart w:id="2098"/>
            <w:r w:rsidRPr="004D620F">
              <w:rPr>
                <w:rFonts w:ascii="Arial" w:hAnsi="Arial" w:cs="Arial"/>
                <w:color w:val="121B1F" w:themeColor="background1"/>
                <w:sz w:val="16"/>
                <w:szCs w:val="16"/>
                <w:rPrChange w:id="2099" w:author="Locke Liu" w:date="2021-05-24T14:33:00Z">
                  <w:rPr>
                    <w:rFonts w:ascii="Segoe UI" w:hAnsi="Segoe UI" w:cs="Segoe UI"/>
                    <w:color w:val="121B1F" w:themeColor="background1"/>
                    <w:sz w:val="16"/>
                    <w:szCs w:val="16"/>
                  </w:rPr>
                </w:rPrChange>
              </w:rPr>
              <w:t>D2</w:t>
            </w:r>
            <w:commentRangeEnd w:id="2098"/>
            <w:r w:rsidR="001476CE">
              <w:rPr>
                <w:rStyle w:val="CommentReference"/>
              </w:rPr>
              <w:commentReference w:id="2098"/>
            </w:r>
            <w:r w:rsidRPr="004D620F">
              <w:rPr>
                <w:rFonts w:ascii="Arial" w:hAnsi="Arial" w:cs="Arial"/>
                <w:color w:val="121B1F" w:themeColor="background1"/>
                <w:sz w:val="16"/>
                <w:szCs w:val="16"/>
                <w:rPrChange w:id="2100" w:author="Locke Liu" w:date="2021-05-24T14:33:00Z">
                  <w:rPr>
                    <w:rFonts w:ascii="Segoe UI" w:hAnsi="Segoe UI" w:cs="Segoe UI"/>
                    <w:color w:val="121B1F" w:themeColor="background1"/>
                    <w:sz w:val="16"/>
                    <w:szCs w:val="16"/>
                  </w:rPr>
                </w:rPrChange>
              </w:rPr>
              <w:t xml:space="preserve"> and D3 data </w:t>
            </w:r>
          </w:p>
        </w:tc>
      </w:tr>
    </w:tbl>
    <w:p w14:paraId="0C940408" w14:textId="77777777" w:rsidR="00057922" w:rsidRPr="004D620F" w:rsidRDefault="00057922" w:rsidP="00691772">
      <w:pPr>
        <w:rPr>
          <w:rFonts w:ascii="Arial" w:hAnsi="Arial" w:cs="Arial"/>
          <w:rPrChange w:id="2101" w:author="Locke Liu" w:date="2021-05-24T14:33:00Z">
            <w:rPr/>
          </w:rPrChange>
        </w:rPr>
      </w:pPr>
    </w:p>
    <w:p w14:paraId="124FD28E" w14:textId="083272BD" w:rsidR="00691772" w:rsidRPr="004D620F" w:rsidRDefault="00AA6AF7" w:rsidP="00DF6898">
      <w:pPr>
        <w:pStyle w:val="Heading2"/>
        <w:keepNext/>
        <w:numPr>
          <w:ilvl w:val="2"/>
          <w:numId w:val="4"/>
        </w:numPr>
        <w:rPr>
          <w:rFonts w:ascii="Arial" w:hAnsi="Arial"/>
          <w:rPrChange w:id="2102" w:author="Locke Liu" w:date="2021-05-24T14:33:00Z">
            <w:rPr/>
          </w:rPrChange>
        </w:rPr>
      </w:pPr>
      <w:bookmarkStart w:id="2103" w:name="_Toc72767174"/>
      <w:r w:rsidRPr="004D620F">
        <w:rPr>
          <w:rFonts w:ascii="Arial" w:hAnsi="Arial"/>
          <w:rPrChange w:id="2104" w:author="Locke Liu" w:date="2021-05-24T14:33:00Z">
            <w:rPr/>
          </w:rPrChange>
        </w:rPr>
        <w:t>Continuity</w:t>
      </w:r>
      <w:bookmarkEnd w:id="2103"/>
    </w:p>
    <w:p w14:paraId="3813CD27" w14:textId="0F1B1E69" w:rsidR="00691772" w:rsidRPr="004D620F" w:rsidRDefault="00691772" w:rsidP="00691772">
      <w:pPr>
        <w:rPr>
          <w:rFonts w:ascii="Arial" w:hAnsi="Arial" w:cs="Arial"/>
          <w:rPrChange w:id="2105" w:author="Locke Liu" w:date="2021-05-24T14:33:00Z">
            <w:rPr/>
          </w:rPrChange>
        </w:rPr>
      </w:pPr>
    </w:p>
    <w:tbl>
      <w:tblPr>
        <w:tblW w:w="5000" w:type="pct"/>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1743"/>
        <w:gridCol w:w="1921"/>
        <w:gridCol w:w="6589"/>
      </w:tblGrid>
      <w:tr w:rsidR="00140E7B" w:rsidRPr="004D620F" w14:paraId="6B2A1783" w14:textId="77777777" w:rsidTr="00140E7B">
        <w:trPr>
          <w:cantSplit/>
          <w:trHeight w:val="437"/>
          <w:tblHeader/>
        </w:trPr>
        <w:tc>
          <w:tcPr>
            <w:tcW w:w="850" w:type="pct"/>
            <w:tcBorders>
              <w:top w:val="single" w:sz="4" w:space="0" w:color="auto"/>
              <w:left w:val="single" w:sz="4" w:space="0" w:color="auto"/>
              <w:bottom w:val="single" w:sz="4" w:space="0" w:color="auto"/>
              <w:right w:val="single" w:sz="4" w:space="0" w:color="auto"/>
            </w:tcBorders>
            <w:shd w:val="clear" w:color="auto" w:fill="C0C0C0"/>
            <w:vAlign w:val="center"/>
          </w:tcPr>
          <w:p w14:paraId="544926E0" w14:textId="77777777" w:rsidR="00140E7B" w:rsidRPr="004D620F" w:rsidRDefault="00140E7B" w:rsidP="00140E7B">
            <w:pPr>
              <w:rPr>
                <w:rFonts w:ascii="Arial" w:hAnsi="Arial" w:cs="Arial"/>
                <w:b/>
                <w:color w:val="auto"/>
                <w:sz w:val="18"/>
                <w:szCs w:val="18"/>
                <w:rPrChange w:id="2106" w:author="Locke Liu" w:date="2021-05-24T14:33:00Z">
                  <w:rPr>
                    <w:rFonts w:cs="Calibri"/>
                    <w:b/>
                    <w:color w:val="auto"/>
                    <w:sz w:val="18"/>
                    <w:szCs w:val="18"/>
                  </w:rPr>
                </w:rPrChange>
              </w:rPr>
            </w:pPr>
            <w:r w:rsidRPr="004D620F">
              <w:rPr>
                <w:rFonts w:ascii="Arial" w:hAnsi="Arial" w:cs="Arial"/>
                <w:b/>
                <w:color w:val="auto"/>
                <w:sz w:val="18"/>
                <w:szCs w:val="18"/>
                <w:rPrChange w:id="2107" w:author="Locke Liu" w:date="2021-05-24T14:33:00Z">
                  <w:rPr>
                    <w:rFonts w:cs="Calibri"/>
                    <w:b/>
                    <w:color w:val="auto"/>
                    <w:sz w:val="18"/>
                    <w:szCs w:val="18"/>
                  </w:rPr>
                </w:rPrChange>
              </w:rPr>
              <w:t>#</w:t>
            </w:r>
          </w:p>
        </w:tc>
        <w:tc>
          <w:tcPr>
            <w:tcW w:w="937" w:type="pct"/>
            <w:tcBorders>
              <w:top w:val="single" w:sz="4" w:space="0" w:color="auto"/>
              <w:left w:val="single" w:sz="4" w:space="0" w:color="auto"/>
              <w:bottom w:val="single" w:sz="4" w:space="0" w:color="auto"/>
              <w:right w:val="single" w:sz="4" w:space="0" w:color="auto"/>
            </w:tcBorders>
            <w:shd w:val="clear" w:color="auto" w:fill="C0C0C0"/>
            <w:vAlign w:val="center"/>
          </w:tcPr>
          <w:p w14:paraId="1565432F" w14:textId="77777777" w:rsidR="00140E7B" w:rsidRPr="004D620F" w:rsidRDefault="00140E7B" w:rsidP="00140E7B">
            <w:pPr>
              <w:rPr>
                <w:rFonts w:ascii="Arial" w:hAnsi="Arial" w:cs="Arial"/>
                <w:b/>
                <w:color w:val="auto"/>
                <w:sz w:val="18"/>
                <w:szCs w:val="18"/>
                <w:rPrChange w:id="2108" w:author="Locke Liu" w:date="2021-05-24T14:33:00Z">
                  <w:rPr>
                    <w:rFonts w:cs="Calibri"/>
                    <w:b/>
                    <w:color w:val="auto"/>
                    <w:sz w:val="18"/>
                    <w:szCs w:val="18"/>
                  </w:rPr>
                </w:rPrChange>
              </w:rPr>
            </w:pPr>
            <w:r w:rsidRPr="004D620F">
              <w:rPr>
                <w:rFonts w:ascii="Arial" w:hAnsi="Arial" w:cs="Arial"/>
                <w:b/>
                <w:color w:val="auto"/>
                <w:sz w:val="18"/>
                <w:szCs w:val="18"/>
                <w:rPrChange w:id="2109" w:author="Locke Liu" w:date="2021-05-24T14:33:00Z">
                  <w:rPr>
                    <w:rFonts w:cs="Calibri"/>
                    <w:b/>
                    <w:color w:val="auto"/>
                    <w:sz w:val="18"/>
                    <w:szCs w:val="18"/>
                  </w:rPr>
                </w:rPrChange>
              </w:rPr>
              <w:t>Requirement</w:t>
            </w:r>
          </w:p>
        </w:tc>
        <w:tc>
          <w:tcPr>
            <w:tcW w:w="3213" w:type="pct"/>
            <w:tcBorders>
              <w:top w:val="single" w:sz="4" w:space="0" w:color="auto"/>
              <w:left w:val="single" w:sz="4" w:space="0" w:color="auto"/>
              <w:bottom w:val="single" w:sz="4" w:space="0" w:color="auto"/>
              <w:right w:val="single" w:sz="4" w:space="0" w:color="auto"/>
            </w:tcBorders>
            <w:shd w:val="clear" w:color="auto" w:fill="C0C0C0"/>
            <w:vAlign w:val="center"/>
          </w:tcPr>
          <w:p w14:paraId="68CF1373" w14:textId="77777777" w:rsidR="00140E7B" w:rsidRPr="004D620F" w:rsidRDefault="00140E7B" w:rsidP="00140E7B">
            <w:pPr>
              <w:rPr>
                <w:rFonts w:ascii="Arial" w:hAnsi="Arial" w:cs="Arial"/>
                <w:b/>
                <w:color w:val="auto"/>
                <w:sz w:val="18"/>
                <w:szCs w:val="18"/>
                <w:rPrChange w:id="2110" w:author="Locke Liu" w:date="2021-05-24T14:33:00Z">
                  <w:rPr>
                    <w:rFonts w:cs="Calibri"/>
                    <w:b/>
                    <w:color w:val="auto"/>
                    <w:sz w:val="18"/>
                    <w:szCs w:val="18"/>
                  </w:rPr>
                </w:rPrChange>
              </w:rPr>
            </w:pPr>
            <w:r w:rsidRPr="004D620F">
              <w:rPr>
                <w:rFonts w:ascii="Arial" w:hAnsi="Arial" w:cs="Arial"/>
                <w:b/>
                <w:color w:val="auto"/>
                <w:sz w:val="18"/>
                <w:szCs w:val="18"/>
                <w:rPrChange w:id="2111" w:author="Locke Liu" w:date="2021-05-24T14:33:00Z">
                  <w:rPr>
                    <w:rFonts w:cs="Calibri"/>
                    <w:b/>
                    <w:color w:val="auto"/>
                    <w:sz w:val="18"/>
                    <w:szCs w:val="18"/>
                  </w:rPr>
                </w:rPrChange>
              </w:rPr>
              <w:t>Details</w:t>
            </w:r>
          </w:p>
        </w:tc>
      </w:tr>
      <w:tr w:rsidR="00140E7B" w:rsidRPr="004D620F" w14:paraId="44D6FEF8" w14:textId="77777777" w:rsidTr="00140E7B">
        <w:trPr>
          <w:cantSplit/>
        </w:trPr>
        <w:tc>
          <w:tcPr>
            <w:tcW w:w="850" w:type="pct"/>
            <w:tcBorders>
              <w:top w:val="single" w:sz="4" w:space="0" w:color="auto"/>
              <w:bottom w:val="single" w:sz="4" w:space="0" w:color="auto"/>
            </w:tcBorders>
          </w:tcPr>
          <w:p w14:paraId="48D4FCA4" w14:textId="77777777" w:rsidR="00140E7B" w:rsidRPr="004D620F" w:rsidRDefault="00140E7B" w:rsidP="00140E7B">
            <w:pPr>
              <w:rPr>
                <w:rFonts w:ascii="Arial" w:hAnsi="Arial" w:cs="Arial"/>
                <w:color w:val="121B1F" w:themeColor="background1"/>
                <w:sz w:val="16"/>
                <w:szCs w:val="16"/>
                <w:cs/>
                <w:lang w:val="fr-FR" w:bidi="th-TH"/>
                <w:rPrChange w:id="2112" w:author="Locke Liu" w:date="2021-05-24T14:33:00Z">
                  <w:rPr>
                    <w:rFonts w:cs="Calibri"/>
                    <w:color w:val="121B1F" w:themeColor="background1"/>
                    <w:sz w:val="16"/>
                    <w:szCs w:val="16"/>
                    <w:cs/>
                    <w:lang w:val="fr-FR" w:bidi="th-TH"/>
                  </w:rPr>
                </w:rPrChange>
              </w:rPr>
            </w:pPr>
            <w:r w:rsidRPr="004D620F">
              <w:rPr>
                <w:rFonts w:ascii="Arial" w:hAnsi="Arial" w:cs="Arial"/>
                <w:color w:val="121B1F" w:themeColor="background1"/>
                <w:sz w:val="16"/>
                <w:szCs w:val="16"/>
                <w:lang w:val="fr-FR"/>
                <w:rPrChange w:id="2113" w:author="Locke Liu" w:date="2021-05-24T14:33:00Z">
                  <w:rPr>
                    <w:rFonts w:cs="Calibri"/>
                    <w:color w:val="121B1F" w:themeColor="background1"/>
                    <w:sz w:val="16"/>
                    <w:szCs w:val="16"/>
                    <w:lang w:val="fr-FR"/>
                  </w:rPr>
                </w:rPrChange>
              </w:rPr>
              <w:t>NF13</w:t>
            </w:r>
          </w:p>
        </w:tc>
        <w:tc>
          <w:tcPr>
            <w:tcW w:w="937" w:type="pct"/>
            <w:tcBorders>
              <w:top w:val="single" w:sz="4" w:space="0" w:color="auto"/>
              <w:bottom w:val="single" w:sz="4" w:space="0" w:color="auto"/>
            </w:tcBorders>
          </w:tcPr>
          <w:p w14:paraId="2DED09C1" w14:textId="77777777" w:rsidR="00140E7B" w:rsidRPr="004D620F" w:rsidRDefault="00140E7B" w:rsidP="00140E7B">
            <w:pPr>
              <w:rPr>
                <w:rFonts w:ascii="Arial" w:hAnsi="Arial" w:cs="Arial"/>
                <w:color w:val="auto"/>
                <w:sz w:val="16"/>
                <w:szCs w:val="16"/>
                <w:lang w:val="fr-FR"/>
                <w:rPrChange w:id="2114" w:author="Locke Liu" w:date="2021-05-24T14:33:00Z">
                  <w:rPr>
                    <w:rFonts w:cs="Calibri"/>
                    <w:color w:val="auto"/>
                    <w:sz w:val="16"/>
                    <w:szCs w:val="16"/>
                    <w:lang w:val="fr-FR"/>
                  </w:rPr>
                </w:rPrChange>
              </w:rPr>
            </w:pPr>
            <w:r w:rsidRPr="004D620F">
              <w:rPr>
                <w:rFonts w:ascii="Arial" w:hAnsi="Arial" w:cs="Arial"/>
                <w:color w:val="auto"/>
                <w:sz w:val="16"/>
                <w:szCs w:val="16"/>
                <w:lang w:val="fr-FR"/>
                <w:rPrChange w:id="2115" w:author="Locke Liu" w:date="2021-05-24T14:33:00Z">
                  <w:rPr>
                    <w:rFonts w:cs="Calibri"/>
                    <w:color w:val="auto"/>
                    <w:sz w:val="16"/>
                    <w:szCs w:val="16"/>
                    <w:lang w:val="fr-FR"/>
                  </w:rPr>
                </w:rPrChange>
              </w:rPr>
              <w:t>Backup</w:t>
            </w:r>
          </w:p>
        </w:tc>
        <w:tc>
          <w:tcPr>
            <w:tcW w:w="3213" w:type="pct"/>
            <w:tcBorders>
              <w:top w:val="single" w:sz="4" w:space="0" w:color="auto"/>
              <w:bottom w:val="single" w:sz="4" w:space="0" w:color="auto"/>
            </w:tcBorders>
          </w:tcPr>
          <w:p w14:paraId="6ED38D0C" w14:textId="2B2A6953" w:rsidR="00140E7B" w:rsidRPr="004D620F" w:rsidRDefault="00A14161" w:rsidP="00A801FD">
            <w:pPr>
              <w:spacing w:before="60"/>
              <w:rPr>
                <w:rFonts w:ascii="Arial" w:hAnsi="Arial" w:cs="Arial"/>
                <w:color w:val="000000"/>
                <w:sz w:val="16"/>
                <w:szCs w:val="16"/>
                <w:rPrChange w:id="2116" w:author="Locke Liu" w:date="2021-05-24T14:33:00Z">
                  <w:rPr>
                    <w:rFonts w:cs="Calibri"/>
                    <w:color w:val="000000"/>
                    <w:sz w:val="16"/>
                    <w:szCs w:val="16"/>
                  </w:rPr>
                </w:rPrChange>
              </w:rPr>
            </w:pPr>
            <w:r w:rsidRPr="004D620F">
              <w:rPr>
                <w:rFonts w:ascii="Arial" w:hAnsi="Arial" w:cs="Arial"/>
                <w:color w:val="000000"/>
                <w:sz w:val="16"/>
                <w:szCs w:val="16"/>
                <w:rPrChange w:id="2117" w:author="Locke Liu" w:date="2021-05-24T14:33:00Z">
                  <w:rPr>
                    <w:rFonts w:cs="Calibri"/>
                    <w:color w:val="000000"/>
                    <w:sz w:val="16"/>
                    <w:szCs w:val="16"/>
                  </w:rPr>
                </w:rPrChange>
              </w:rPr>
              <w:t>Capability for data version and able to restore data in blob storage</w:t>
            </w:r>
            <w:r w:rsidR="007E6EEC" w:rsidRPr="004D620F">
              <w:rPr>
                <w:rFonts w:ascii="Arial" w:hAnsi="Arial" w:cs="Arial"/>
                <w:color w:val="000000"/>
                <w:sz w:val="16"/>
                <w:szCs w:val="16"/>
                <w:rPrChange w:id="2118" w:author="Locke Liu" w:date="2021-05-24T14:33:00Z">
                  <w:rPr>
                    <w:rFonts w:cs="Calibri"/>
                    <w:color w:val="000000"/>
                    <w:sz w:val="16"/>
                    <w:szCs w:val="16"/>
                  </w:rPr>
                </w:rPrChange>
              </w:rPr>
              <w:t xml:space="preserve"> in the last 7 days</w:t>
            </w:r>
          </w:p>
        </w:tc>
      </w:tr>
      <w:tr w:rsidR="00140E7B" w:rsidRPr="004D620F" w14:paraId="0D1F10FF" w14:textId="77777777" w:rsidTr="00140E7B">
        <w:trPr>
          <w:cantSplit/>
        </w:trPr>
        <w:tc>
          <w:tcPr>
            <w:tcW w:w="850" w:type="pct"/>
            <w:tcBorders>
              <w:top w:val="single" w:sz="4" w:space="0" w:color="auto"/>
              <w:bottom w:val="single" w:sz="4" w:space="0" w:color="auto"/>
            </w:tcBorders>
          </w:tcPr>
          <w:p w14:paraId="07004272" w14:textId="77777777" w:rsidR="00140E7B" w:rsidRPr="004D620F" w:rsidRDefault="00140E7B" w:rsidP="00140E7B">
            <w:pPr>
              <w:rPr>
                <w:rFonts w:ascii="Arial" w:hAnsi="Arial" w:cs="Arial"/>
                <w:color w:val="121B1F" w:themeColor="background1"/>
                <w:sz w:val="16"/>
                <w:szCs w:val="16"/>
                <w:lang w:val="en-GB"/>
                <w:rPrChange w:id="2119" w:author="Locke Liu" w:date="2021-05-24T14:33:00Z">
                  <w:rPr>
                    <w:rFonts w:cs="Calibri"/>
                    <w:color w:val="121B1F" w:themeColor="background1"/>
                    <w:sz w:val="16"/>
                    <w:szCs w:val="16"/>
                    <w:lang w:val="en-GB"/>
                  </w:rPr>
                </w:rPrChange>
              </w:rPr>
            </w:pPr>
            <w:r w:rsidRPr="004D620F">
              <w:rPr>
                <w:rFonts w:ascii="Arial" w:hAnsi="Arial" w:cs="Arial"/>
                <w:color w:val="121B1F" w:themeColor="background1"/>
                <w:sz w:val="16"/>
                <w:szCs w:val="16"/>
                <w:lang w:val="en-GB"/>
                <w:rPrChange w:id="2120" w:author="Locke Liu" w:date="2021-05-24T14:33:00Z">
                  <w:rPr>
                    <w:rFonts w:cs="Calibri"/>
                    <w:color w:val="121B1F" w:themeColor="background1"/>
                    <w:sz w:val="16"/>
                    <w:szCs w:val="16"/>
                    <w:lang w:val="en-GB"/>
                  </w:rPr>
                </w:rPrChange>
              </w:rPr>
              <w:t>NF14</w:t>
            </w:r>
          </w:p>
        </w:tc>
        <w:tc>
          <w:tcPr>
            <w:tcW w:w="937" w:type="pct"/>
            <w:tcBorders>
              <w:top w:val="single" w:sz="4" w:space="0" w:color="auto"/>
              <w:bottom w:val="single" w:sz="4" w:space="0" w:color="auto"/>
            </w:tcBorders>
          </w:tcPr>
          <w:p w14:paraId="3001B46E" w14:textId="5F029192" w:rsidR="00140E7B" w:rsidRPr="004D620F" w:rsidRDefault="00140E7B" w:rsidP="00140E7B">
            <w:pPr>
              <w:rPr>
                <w:rFonts w:ascii="Arial" w:hAnsi="Arial" w:cs="Arial"/>
                <w:color w:val="auto"/>
                <w:sz w:val="16"/>
                <w:szCs w:val="16"/>
                <w:lang w:val="fr-FR"/>
                <w:rPrChange w:id="2121" w:author="Locke Liu" w:date="2021-05-24T14:33:00Z">
                  <w:rPr>
                    <w:rFonts w:cs="Calibri"/>
                    <w:color w:val="auto"/>
                    <w:sz w:val="16"/>
                    <w:szCs w:val="16"/>
                    <w:lang w:val="fr-FR"/>
                  </w:rPr>
                </w:rPrChange>
              </w:rPr>
            </w:pPr>
            <w:r w:rsidRPr="004D620F">
              <w:rPr>
                <w:rFonts w:ascii="Arial" w:hAnsi="Arial" w:cs="Arial"/>
                <w:color w:val="auto"/>
                <w:sz w:val="16"/>
                <w:szCs w:val="16"/>
                <w:lang w:val="fr-FR"/>
                <w:rPrChange w:id="2122" w:author="Locke Liu" w:date="2021-05-24T14:33:00Z">
                  <w:rPr>
                    <w:rFonts w:cs="Calibri"/>
                    <w:color w:val="auto"/>
                    <w:sz w:val="16"/>
                    <w:szCs w:val="16"/>
                    <w:lang w:val="fr-FR"/>
                  </w:rPr>
                </w:rPrChange>
              </w:rPr>
              <w:t>Restore (RTO)</w:t>
            </w:r>
            <w:r w:rsidR="007E6EEC" w:rsidRPr="004D620F">
              <w:rPr>
                <w:rFonts w:ascii="Arial" w:hAnsi="Arial" w:cs="Arial"/>
                <w:color w:val="auto"/>
                <w:sz w:val="16"/>
                <w:szCs w:val="16"/>
                <w:lang w:val="fr-FR"/>
                <w:rPrChange w:id="2123" w:author="Locke Liu" w:date="2021-05-24T14:33:00Z">
                  <w:rPr>
                    <w:rFonts w:cs="Calibri"/>
                    <w:color w:val="auto"/>
                    <w:sz w:val="16"/>
                    <w:szCs w:val="16"/>
                    <w:lang w:val="fr-FR"/>
                  </w:rPr>
                </w:rPrChange>
              </w:rPr>
              <w:t>, RPO</w:t>
            </w:r>
          </w:p>
        </w:tc>
        <w:tc>
          <w:tcPr>
            <w:tcW w:w="3213" w:type="pct"/>
            <w:tcBorders>
              <w:top w:val="single" w:sz="4" w:space="0" w:color="auto"/>
              <w:bottom w:val="single" w:sz="4" w:space="0" w:color="auto"/>
            </w:tcBorders>
          </w:tcPr>
          <w:p w14:paraId="4C73AF76" w14:textId="4C6F838D" w:rsidR="00140E7B" w:rsidRPr="004D620F" w:rsidRDefault="007E6EEC" w:rsidP="00140E7B">
            <w:pPr>
              <w:spacing w:before="60"/>
              <w:rPr>
                <w:rFonts w:ascii="Arial" w:hAnsi="Arial" w:cs="Arial"/>
                <w:color w:val="000000"/>
                <w:sz w:val="16"/>
                <w:szCs w:val="16"/>
                <w:rPrChange w:id="2124" w:author="Locke Liu" w:date="2021-05-24T14:33:00Z">
                  <w:rPr>
                    <w:rFonts w:cs="Calibri"/>
                    <w:color w:val="000000"/>
                    <w:sz w:val="16"/>
                    <w:szCs w:val="16"/>
                  </w:rPr>
                </w:rPrChange>
              </w:rPr>
            </w:pPr>
            <w:r w:rsidRPr="004D620F">
              <w:rPr>
                <w:rFonts w:ascii="Arial" w:hAnsi="Arial" w:cs="Arial"/>
                <w:color w:val="000000"/>
                <w:sz w:val="16"/>
                <w:szCs w:val="16"/>
                <w:rPrChange w:id="2125" w:author="Locke Liu" w:date="2021-05-24T14:33:00Z">
                  <w:rPr>
                    <w:rFonts w:cs="Calibri"/>
                    <w:color w:val="000000"/>
                    <w:sz w:val="16"/>
                    <w:szCs w:val="16"/>
                  </w:rPr>
                </w:rPrChange>
              </w:rPr>
              <w:t>24</w:t>
            </w:r>
            <w:r w:rsidR="00140E7B" w:rsidRPr="004D620F">
              <w:rPr>
                <w:rFonts w:ascii="Arial" w:hAnsi="Arial" w:cs="Arial"/>
                <w:color w:val="000000"/>
                <w:sz w:val="16"/>
                <w:szCs w:val="16"/>
                <w:rPrChange w:id="2126" w:author="Locke Liu" w:date="2021-05-24T14:33:00Z">
                  <w:rPr>
                    <w:rFonts w:cs="Calibri"/>
                    <w:color w:val="000000"/>
                    <w:sz w:val="16"/>
                    <w:szCs w:val="16"/>
                  </w:rPr>
                </w:rPrChange>
              </w:rPr>
              <w:t xml:space="preserve"> hours</w:t>
            </w:r>
            <w:r w:rsidRPr="004D620F">
              <w:rPr>
                <w:rFonts w:ascii="Arial" w:hAnsi="Arial" w:cs="Arial"/>
                <w:color w:val="000000"/>
                <w:sz w:val="16"/>
                <w:szCs w:val="16"/>
                <w:rPrChange w:id="2127" w:author="Locke Liu" w:date="2021-05-24T14:33:00Z">
                  <w:rPr>
                    <w:rFonts w:cs="Calibri"/>
                    <w:color w:val="000000"/>
                    <w:sz w:val="16"/>
                    <w:szCs w:val="16"/>
                  </w:rPr>
                </w:rPrChange>
              </w:rPr>
              <w:t xml:space="preserve"> for </w:t>
            </w:r>
            <w:r w:rsidRPr="004D620F">
              <w:rPr>
                <w:rFonts w:ascii="Arial" w:hAnsi="Arial" w:cs="Arial"/>
                <w:color w:val="000000"/>
                <w:sz w:val="16"/>
                <w:szCs w:val="16"/>
                <w:lang w:eastAsia="zh-CN"/>
                <w:rPrChange w:id="2128" w:author="Locke Liu" w:date="2021-05-24T14:33:00Z">
                  <w:rPr>
                    <w:rFonts w:cs="Calibri"/>
                    <w:color w:val="000000"/>
                    <w:sz w:val="16"/>
                    <w:szCs w:val="16"/>
                    <w:lang w:eastAsia="zh-CN"/>
                  </w:rPr>
                </w:rPrChange>
              </w:rPr>
              <w:t>RTO, and 24 hours for RPO</w:t>
            </w:r>
          </w:p>
        </w:tc>
      </w:tr>
      <w:tr w:rsidR="00140E7B" w:rsidRPr="004D620F" w14:paraId="702D3271" w14:textId="77777777" w:rsidTr="00140E7B">
        <w:trPr>
          <w:cantSplit/>
        </w:trPr>
        <w:tc>
          <w:tcPr>
            <w:tcW w:w="850" w:type="pct"/>
            <w:tcBorders>
              <w:top w:val="single" w:sz="4" w:space="0" w:color="auto"/>
              <w:bottom w:val="single" w:sz="4" w:space="0" w:color="auto"/>
            </w:tcBorders>
          </w:tcPr>
          <w:p w14:paraId="7BDBB2EB" w14:textId="77777777" w:rsidR="00140E7B" w:rsidRPr="004D620F" w:rsidRDefault="00140E7B" w:rsidP="00140E7B">
            <w:pPr>
              <w:rPr>
                <w:rFonts w:ascii="Arial" w:hAnsi="Arial" w:cs="Arial"/>
                <w:color w:val="0000FF"/>
                <w:sz w:val="18"/>
                <w:szCs w:val="18"/>
                <w:lang w:val="en-GB"/>
                <w:rPrChange w:id="2129" w:author="Locke Liu" w:date="2021-05-24T14:33:00Z">
                  <w:rPr>
                    <w:rFonts w:cs="Calibri"/>
                    <w:color w:val="0000FF"/>
                    <w:sz w:val="18"/>
                    <w:szCs w:val="18"/>
                    <w:lang w:val="en-GB"/>
                  </w:rPr>
                </w:rPrChange>
              </w:rPr>
            </w:pPr>
          </w:p>
        </w:tc>
        <w:tc>
          <w:tcPr>
            <w:tcW w:w="937" w:type="pct"/>
            <w:tcBorders>
              <w:top w:val="single" w:sz="4" w:space="0" w:color="auto"/>
              <w:bottom w:val="single" w:sz="4" w:space="0" w:color="auto"/>
            </w:tcBorders>
          </w:tcPr>
          <w:p w14:paraId="366BC8A0" w14:textId="011C5C28" w:rsidR="00140E7B" w:rsidRPr="004D620F" w:rsidRDefault="00140E7B" w:rsidP="00140E7B">
            <w:pPr>
              <w:rPr>
                <w:rFonts w:ascii="Arial" w:hAnsi="Arial" w:cs="Arial"/>
                <w:color w:val="auto"/>
                <w:sz w:val="18"/>
                <w:szCs w:val="18"/>
                <w:lang w:val="fr-FR"/>
                <w:rPrChange w:id="2130" w:author="Locke Liu" w:date="2021-05-24T14:33:00Z">
                  <w:rPr>
                    <w:rFonts w:cs="Calibri"/>
                    <w:color w:val="auto"/>
                    <w:sz w:val="18"/>
                    <w:szCs w:val="18"/>
                    <w:lang w:val="fr-FR"/>
                  </w:rPr>
                </w:rPrChange>
              </w:rPr>
            </w:pPr>
          </w:p>
        </w:tc>
        <w:tc>
          <w:tcPr>
            <w:tcW w:w="3213" w:type="pct"/>
            <w:tcBorders>
              <w:top w:val="single" w:sz="4" w:space="0" w:color="auto"/>
              <w:bottom w:val="single" w:sz="4" w:space="0" w:color="auto"/>
            </w:tcBorders>
          </w:tcPr>
          <w:p w14:paraId="5FFC614A" w14:textId="6D169641" w:rsidR="00140E7B" w:rsidRPr="004D620F" w:rsidRDefault="00140E7B" w:rsidP="00140E7B">
            <w:pPr>
              <w:spacing w:before="60"/>
              <w:rPr>
                <w:rFonts w:ascii="Arial" w:hAnsi="Arial" w:cs="Arial"/>
                <w:color w:val="000000"/>
                <w:sz w:val="18"/>
                <w:szCs w:val="18"/>
                <w:rPrChange w:id="2131" w:author="Locke Liu" w:date="2021-05-24T14:33:00Z">
                  <w:rPr>
                    <w:rFonts w:cs="Calibri"/>
                    <w:color w:val="000000"/>
                    <w:sz w:val="18"/>
                    <w:szCs w:val="18"/>
                  </w:rPr>
                </w:rPrChange>
              </w:rPr>
            </w:pPr>
          </w:p>
        </w:tc>
      </w:tr>
    </w:tbl>
    <w:p w14:paraId="1E6A50C1" w14:textId="4BC90049" w:rsidR="00057922" w:rsidRPr="004D620F" w:rsidRDefault="00057922" w:rsidP="00691772">
      <w:pPr>
        <w:rPr>
          <w:rFonts w:ascii="Arial" w:hAnsi="Arial" w:cs="Arial"/>
          <w:rPrChange w:id="2132" w:author="Locke Liu" w:date="2021-05-24T14:33:00Z">
            <w:rPr/>
          </w:rPrChange>
        </w:rPr>
      </w:pPr>
    </w:p>
    <w:p w14:paraId="791CCACE" w14:textId="77777777" w:rsidR="00057922" w:rsidRPr="004D620F" w:rsidRDefault="00057922" w:rsidP="00691772">
      <w:pPr>
        <w:rPr>
          <w:rFonts w:ascii="Arial" w:hAnsi="Arial" w:cs="Arial"/>
          <w:rPrChange w:id="2133" w:author="Locke Liu" w:date="2021-05-24T14:33:00Z">
            <w:rPr/>
          </w:rPrChange>
        </w:rPr>
      </w:pPr>
    </w:p>
    <w:p w14:paraId="42D062CF" w14:textId="6B3D8FAB" w:rsidR="00005D3C" w:rsidRPr="004D620F" w:rsidRDefault="00AA6AF7" w:rsidP="00DF6898">
      <w:pPr>
        <w:pStyle w:val="Heading2"/>
        <w:keepNext/>
        <w:numPr>
          <w:ilvl w:val="2"/>
          <w:numId w:val="4"/>
        </w:numPr>
        <w:rPr>
          <w:rFonts w:ascii="Arial" w:hAnsi="Arial"/>
          <w:rPrChange w:id="2134" w:author="Locke Liu" w:date="2021-05-24T14:33:00Z">
            <w:rPr/>
          </w:rPrChange>
        </w:rPr>
      </w:pPr>
      <w:bookmarkStart w:id="2135" w:name="_Toc72767175"/>
      <w:r w:rsidRPr="004D620F">
        <w:rPr>
          <w:rFonts w:ascii="Arial" w:hAnsi="Arial"/>
          <w:rPrChange w:id="2136" w:author="Locke Liu" w:date="2021-05-24T14:33:00Z">
            <w:rPr/>
          </w:rPrChange>
        </w:rPr>
        <w:t>Integrity</w:t>
      </w:r>
      <w:bookmarkEnd w:id="2135"/>
    </w:p>
    <w:tbl>
      <w:tblPr>
        <w:tblW w:w="5000" w:type="pct"/>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1743"/>
        <w:gridCol w:w="1921"/>
        <w:gridCol w:w="6589"/>
      </w:tblGrid>
      <w:tr w:rsidR="00C24328" w:rsidRPr="004D620F" w14:paraId="5FD5F353" w14:textId="77777777" w:rsidTr="00C24328">
        <w:trPr>
          <w:cantSplit/>
          <w:trHeight w:val="437"/>
          <w:tblHeader/>
        </w:trPr>
        <w:tc>
          <w:tcPr>
            <w:tcW w:w="850" w:type="pct"/>
            <w:tcBorders>
              <w:top w:val="single" w:sz="4" w:space="0" w:color="auto"/>
              <w:left w:val="single" w:sz="4" w:space="0" w:color="auto"/>
              <w:bottom w:val="single" w:sz="4" w:space="0" w:color="auto"/>
              <w:right w:val="single" w:sz="4" w:space="0" w:color="auto"/>
            </w:tcBorders>
            <w:shd w:val="clear" w:color="auto" w:fill="C0C0C0"/>
            <w:vAlign w:val="center"/>
          </w:tcPr>
          <w:p w14:paraId="49EBAC39" w14:textId="77777777" w:rsidR="00C24328" w:rsidRPr="004D620F" w:rsidRDefault="00C24328" w:rsidP="00880DEA">
            <w:pPr>
              <w:rPr>
                <w:rFonts w:ascii="Arial" w:hAnsi="Arial" w:cs="Arial"/>
                <w:b/>
                <w:sz w:val="18"/>
                <w:szCs w:val="18"/>
                <w:rPrChange w:id="2137" w:author="Locke Liu" w:date="2021-05-24T14:33:00Z">
                  <w:rPr>
                    <w:rFonts w:cs="Arial"/>
                    <w:b/>
                    <w:sz w:val="18"/>
                    <w:szCs w:val="18"/>
                  </w:rPr>
                </w:rPrChange>
              </w:rPr>
            </w:pPr>
            <w:r w:rsidRPr="004D620F">
              <w:rPr>
                <w:rFonts w:ascii="Arial" w:hAnsi="Arial" w:cs="Arial"/>
                <w:b/>
                <w:sz w:val="18"/>
                <w:szCs w:val="18"/>
                <w:rPrChange w:id="2138" w:author="Locke Liu" w:date="2021-05-24T14:33:00Z">
                  <w:rPr>
                    <w:rFonts w:cs="Arial"/>
                    <w:b/>
                    <w:sz w:val="18"/>
                    <w:szCs w:val="18"/>
                  </w:rPr>
                </w:rPrChange>
              </w:rPr>
              <w:t>#</w:t>
            </w:r>
          </w:p>
        </w:tc>
        <w:tc>
          <w:tcPr>
            <w:tcW w:w="937" w:type="pct"/>
            <w:tcBorders>
              <w:top w:val="single" w:sz="4" w:space="0" w:color="auto"/>
              <w:left w:val="single" w:sz="4" w:space="0" w:color="auto"/>
              <w:bottom w:val="single" w:sz="4" w:space="0" w:color="auto"/>
              <w:right w:val="single" w:sz="4" w:space="0" w:color="auto"/>
            </w:tcBorders>
            <w:shd w:val="clear" w:color="auto" w:fill="C0C0C0"/>
            <w:vAlign w:val="center"/>
          </w:tcPr>
          <w:p w14:paraId="713ADAB3" w14:textId="77777777" w:rsidR="00C24328" w:rsidRPr="004D620F" w:rsidRDefault="00C24328" w:rsidP="00880DEA">
            <w:pPr>
              <w:rPr>
                <w:rFonts w:ascii="Arial" w:hAnsi="Arial" w:cs="Arial"/>
                <w:b/>
                <w:sz w:val="18"/>
                <w:szCs w:val="18"/>
                <w:rPrChange w:id="2139" w:author="Locke Liu" w:date="2021-05-24T14:33:00Z">
                  <w:rPr>
                    <w:rFonts w:cs="Arial"/>
                    <w:b/>
                    <w:sz w:val="18"/>
                    <w:szCs w:val="18"/>
                  </w:rPr>
                </w:rPrChange>
              </w:rPr>
            </w:pPr>
            <w:r w:rsidRPr="004D620F">
              <w:rPr>
                <w:rFonts w:ascii="Arial" w:hAnsi="Arial" w:cs="Arial"/>
                <w:b/>
                <w:sz w:val="18"/>
                <w:szCs w:val="18"/>
                <w:rPrChange w:id="2140" w:author="Locke Liu" w:date="2021-05-24T14:33:00Z">
                  <w:rPr>
                    <w:rFonts w:cs="Arial"/>
                    <w:b/>
                    <w:sz w:val="18"/>
                    <w:szCs w:val="18"/>
                  </w:rPr>
                </w:rPrChange>
              </w:rPr>
              <w:t>Requirement</w:t>
            </w:r>
          </w:p>
        </w:tc>
        <w:tc>
          <w:tcPr>
            <w:tcW w:w="3213" w:type="pct"/>
            <w:tcBorders>
              <w:top w:val="single" w:sz="4" w:space="0" w:color="auto"/>
              <w:left w:val="single" w:sz="4" w:space="0" w:color="auto"/>
              <w:bottom w:val="single" w:sz="4" w:space="0" w:color="auto"/>
              <w:right w:val="single" w:sz="4" w:space="0" w:color="auto"/>
            </w:tcBorders>
            <w:shd w:val="clear" w:color="auto" w:fill="C0C0C0"/>
            <w:vAlign w:val="center"/>
          </w:tcPr>
          <w:p w14:paraId="79E4F69E" w14:textId="77777777" w:rsidR="00C24328" w:rsidRPr="004D620F" w:rsidRDefault="00C24328" w:rsidP="00880DEA">
            <w:pPr>
              <w:rPr>
                <w:rFonts w:ascii="Arial" w:hAnsi="Arial" w:cs="Arial"/>
                <w:b/>
                <w:sz w:val="18"/>
                <w:szCs w:val="18"/>
                <w:rPrChange w:id="2141" w:author="Locke Liu" w:date="2021-05-24T14:33:00Z">
                  <w:rPr>
                    <w:rFonts w:cs="Arial"/>
                    <w:b/>
                    <w:sz w:val="18"/>
                    <w:szCs w:val="18"/>
                  </w:rPr>
                </w:rPrChange>
              </w:rPr>
            </w:pPr>
            <w:r w:rsidRPr="004D620F">
              <w:rPr>
                <w:rFonts w:ascii="Arial" w:hAnsi="Arial" w:cs="Arial"/>
                <w:b/>
                <w:sz w:val="18"/>
                <w:szCs w:val="18"/>
                <w:rPrChange w:id="2142" w:author="Locke Liu" w:date="2021-05-24T14:33:00Z">
                  <w:rPr>
                    <w:rFonts w:cs="Arial"/>
                    <w:b/>
                    <w:sz w:val="18"/>
                    <w:szCs w:val="18"/>
                  </w:rPr>
                </w:rPrChange>
              </w:rPr>
              <w:t>Details</w:t>
            </w:r>
          </w:p>
        </w:tc>
      </w:tr>
      <w:tr w:rsidR="00C24328" w:rsidRPr="004D620F" w14:paraId="324C5B26" w14:textId="77777777" w:rsidTr="004A4150">
        <w:trPr>
          <w:cantSplit/>
        </w:trPr>
        <w:tc>
          <w:tcPr>
            <w:tcW w:w="850" w:type="pct"/>
            <w:tcBorders>
              <w:top w:val="single" w:sz="4" w:space="0" w:color="auto"/>
              <w:bottom w:val="single" w:sz="4" w:space="0" w:color="auto"/>
            </w:tcBorders>
            <w:vAlign w:val="center"/>
          </w:tcPr>
          <w:p w14:paraId="2DE48E98" w14:textId="77777777" w:rsidR="00C24328" w:rsidRPr="004D620F" w:rsidRDefault="00C24328" w:rsidP="00880DEA">
            <w:pPr>
              <w:rPr>
                <w:rFonts w:ascii="Arial" w:hAnsi="Arial" w:cs="Arial"/>
                <w:color w:val="121B1F" w:themeColor="background1"/>
                <w:sz w:val="16"/>
                <w:szCs w:val="16"/>
                <w:cs/>
                <w:lang w:bidi="th-TH"/>
                <w:rPrChange w:id="2143" w:author="Locke Liu" w:date="2021-05-24T14:33:00Z">
                  <w:rPr>
                    <w:rFonts w:cs="Cordia New"/>
                    <w:color w:val="121B1F" w:themeColor="background1"/>
                    <w:sz w:val="16"/>
                    <w:szCs w:val="16"/>
                    <w:cs/>
                    <w:lang w:bidi="th-TH"/>
                  </w:rPr>
                </w:rPrChange>
              </w:rPr>
            </w:pPr>
            <w:r w:rsidRPr="004D620F">
              <w:rPr>
                <w:rFonts w:ascii="Arial" w:hAnsi="Arial" w:cs="Arial"/>
                <w:color w:val="121B1F" w:themeColor="background1"/>
                <w:sz w:val="16"/>
                <w:szCs w:val="16"/>
                <w:rPrChange w:id="2144" w:author="Locke Liu" w:date="2021-05-24T14:33:00Z">
                  <w:rPr>
                    <w:color w:val="121B1F" w:themeColor="background1"/>
                    <w:sz w:val="16"/>
                    <w:szCs w:val="16"/>
                  </w:rPr>
                </w:rPrChange>
              </w:rPr>
              <w:t>NF15</w:t>
            </w:r>
          </w:p>
        </w:tc>
        <w:tc>
          <w:tcPr>
            <w:tcW w:w="937" w:type="pct"/>
            <w:tcBorders>
              <w:top w:val="single" w:sz="4" w:space="0" w:color="auto"/>
              <w:bottom w:val="single" w:sz="4" w:space="0" w:color="auto"/>
            </w:tcBorders>
            <w:vAlign w:val="center"/>
          </w:tcPr>
          <w:p w14:paraId="343F3616" w14:textId="77777777" w:rsidR="00C24328" w:rsidRPr="004D620F" w:rsidRDefault="00C24328" w:rsidP="00880DEA">
            <w:pPr>
              <w:rPr>
                <w:rFonts w:ascii="Arial" w:hAnsi="Arial" w:cs="Arial"/>
                <w:color w:val="121B1F" w:themeColor="background1"/>
                <w:sz w:val="16"/>
                <w:szCs w:val="16"/>
                <w:rPrChange w:id="2145" w:author="Locke Liu" w:date="2021-05-24T14:33:00Z">
                  <w:rPr>
                    <w:color w:val="121B1F" w:themeColor="background1"/>
                    <w:sz w:val="16"/>
                    <w:szCs w:val="16"/>
                  </w:rPr>
                </w:rPrChange>
              </w:rPr>
            </w:pPr>
            <w:r w:rsidRPr="004D620F">
              <w:rPr>
                <w:rFonts w:ascii="Arial" w:hAnsi="Arial" w:cs="Arial"/>
                <w:color w:val="121B1F" w:themeColor="background1"/>
                <w:sz w:val="16"/>
                <w:szCs w:val="16"/>
                <w:rPrChange w:id="2146" w:author="Locke Liu" w:date="2021-05-24T14:33:00Z">
                  <w:rPr>
                    <w:color w:val="121B1F" w:themeColor="background1"/>
                    <w:sz w:val="16"/>
                    <w:szCs w:val="16"/>
                  </w:rPr>
                </w:rPrChange>
              </w:rPr>
              <w:t>Integrity</w:t>
            </w:r>
          </w:p>
        </w:tc>
        <w:tc>
          <w:tcPr>
            <w:tcW w:w="3213" w:type="pct"/>
            <w:tcBorders>
              <w:top w:val="single" w:sz="4" w:space="0" w:color="auto"/>
              <w:bottom w:val="single" w:sz="4" w:space="0" w:color="auto"/>
            </w:tcBorders>
            <w:vAlign w:val="center"/>
          </w:tcPr>
          <w:p w14:paraId="28E9F442" w14:textId="168F3A3F" w:rsidR="00C24328" w:rsidRPr="004D620F" w:rsidRDefault="00C24328" w:rsidP="007E6EEC">
            <w:pPr>
              <w:spacing w:before="60"/>
              <w:rPr>
                <w:rFonts w:ascii="Arial" w:hAnsi="Arial" w:cs="Arial"/>
                <w:color w:val="121B1F" w:themeColor="background1"/>
                <w:sz w:val="16"/>
                <w:szCs w:val="16"/>
                <w:rPrChange w:id="2147" w:author="Locke Liu" w:date="2021-05-24T14:33:00Z">
                  <w:rPr>
                    <w:color w:val="121B1F" w:themeColor="background1"/>
                    <w:sz w:val="16"/>
                    <w:szCs w:val="16"/>
                  </w:rPr>
                </w:rPrChange>
              </w:rPr>
            </w:pPr>
            <w:r w:rsidRPr="004D620F">
              <w:rPr>
                <w:rFonts w:ascii="Arial" w:hAnsi="Arial" w:cs="Arial"/>
                <w:color w:val="121B1F" w:themeColor="background1"/>
                <w:sz w:val="16"/>
                <w:szCs w:val="16"/>
                <w:rPrChange w:id="2148" w:author="Locke Liu" w:date="2021-05-24T14:33:00Z">
                  <w:rPr>
                    <w:color w:val="121B1F" w:themeColor="background1"/>
                    <w:sz w:val="16"/>
                    <w:szCs w:val="16"/>
                  </w:rPr>
                </w:rPrChange>
              </w:rPr>
              <w:t>100% complete on data transfer</w:t>
            </w:r>
          </w:p>
        </w:tc>
      </w:tr>
    </w:tbl>
    <w:p w14:paraId="33BD88C2" w14:textId="77777777" w:rsidR="00141650" w:rsidRPr="004D620F" w:rsidRDefault="00141650" w:rsidP="00141650">
      <w:pPr>
        <w:rPr>
          <w:rFonts w:ascii="Arial" w:hAnsi="Arial" w:cs="Arial"/>
          <w:rPrChange w:id="2149" w:author="Locke Liu" w:date="2021-05-24T14:33:00Z">
            <w:rPr/>
          </w:rPrChange>
        </w:rPr>
      </w:pPr>
    </w:p>
    <w:p w14:paraId="6A8BD1A3" w14:textId="77777777" w:rsidR="00141650" w:rsidRPr="004D620F" w:rsidRDefault="00141650" w:rsidP="00DF6898">
      <w:pPr>
        <w:pStyle w:val="Heading2"/>
        <w:keepNext/>
        <w:numPr>
          <w:ilvl w:val="2"/>
          <w:numId w:val="4"/>
        </w:numPr>
        <w:rPr>
          <w:rFonts w:ascii="Arial" w:hAnsi="Arial"/>
          <w:rPrChange w:id="2150" w:author="Locke Liu" w:date="2021-05-24T14:33:00Z">
            <w:rPr/>
          </w:rPrChange>
        </w:rPr>
      </w:pPr>
      <w:bookmarkStart w:id="2151" w:name="_Toc72767176"/>
      <w:r w:rsidRPr="004D620F">
        <w:rPr>
          <w:rFonts w:ascii="Arial" w:hAnsi="Arial"/>
          <w:rPrChange w:id="2152" w:author="Locke Liu" w:date="2021-05-24T14:33:00Z">
            <w:rPr/>
          </w:rPrChange>
        </w:rPr>
        <w:t>Performance</w:t>
      </w:r>
      <w:bookmarkEnd w:id="2151"/>
    </w:p>
    <w:p w14:paraId="10F6510E" w14:textId="77777777" w:rsidR="00141650" w:rsidRPr="004D620F" w:rsidRDefault="00141650" w:rsidP="00141650">
      <w:pPr>
        <w:rPr>
          <w:rFonts w:ascii="Arial" w:hAnsi="Arial" w:cs="Arial"/>
          <w:rPrChange w:id="2153" w:author="Locke Liu" w:date="2021-05-24T14:33:00Z">
            <w:rPr/>
          </w:rPrChange>
        </w:rPr>
      </w:pPr>
    </w:p>
    <w:tbl>
      <w:tblPr>
        <w:tblW w:w="5000" w:type="pct"/>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730"/>
        <w:gridCol w:w="1405"/>
        <w:gridCol w:w="8118"/>
      </w:tblGrid>
      <w:tr w:rsidR="00C24328" w:rsidRPr="004D620F" w14:paraId="2A373BAA" w14:textId="77777777" w:rsidTr="00C24328">
        <w:trPr>
          <w:cantSplit/>
          <w:trHeight w:val="440"/>
          <w:tblHeader/>
        </w:trPr>
        <w:tc>
          <w:tcPr>
            <w:tcW w:w="356" w:type="pct"/>
            <w:tcBorders>
              <w:top w:val="single" w:sz="4" w:space="0" w:color="auto"/>
              <w:left w:val="single" w:sz="4" w:space="0" w:color="auto"/>
              <w:bottom w:val="single" w:sz="4" w:space="0" w:color="auto"/>
              <w:right w:val="single" w:sz="4" w:space="0" w:color="auto"/>
            </w:tcBorders>
            <w:shd w:val="clear" w:color="auto" w:fill="C0C0C0"/>
            <w:vAlign w:val="center"/>
          </w:tcPr>
          <w:p w14:paraId="5379893D" w14:textId="77777777" w:rsidR="00C24328" w:rsidRPr="004D620F" w:rsidRDefault="00C24328" w:rsidP="00C24328">
            <w:pPr>
              <w:rPr>
                <w:rFonts w:ascii="Arial" w:hAnsi="Arial" w:cs="Arial"/>
                <w:b/>
                <w:sz w:val="18"/>
                <w:szCs w:val="18"/>
                <w:rPrChange w:id="2154" w:author="Locke Liu" w:date="2021-05-24T14:33:00Z">
                  <w:rPr>
                    <w:rFonts w:ascii="Segoe UI" w:hAnsi="Segoe UI" w:cs="Segoe UI"/>
                    <w:b/>
                    <w:sz w:val="18"/>
                    <w:szCs w:val="18"/>
                  </w:rPr>
                </w:rPrChange>
              </w:rPr>
            </w:pPr>
            <w:r w:rsidRPr="004D620F">
              <w:rPr>
                <w:rFonts w:ascii="Arial" w:hAnsi="Arial" w:cs="Arial"/>
                <w:b/>
                <w:sz w:val="18"/>
                <w:szCs w:val="18"/>
                <w:rPrChange w:id="2155" w:author="Locke Liu" w:date="2021-05-24T14:33:00Z">
                  <w:rPr>
                    <w:rFonts w:ascii="Segoe UI" w:hAnsi="Segoe UI" w:cs="Segoe UI"/>
                    <w:b/>
                    <w:sz w:val="18"/>
                    <w:szCs w:val="18"/>
                  </w:rPr>
                </w:rPrChange>
              </w:rPr>
              <w:t>#</w:t>
            </w:r>
          </w:p>
        </w:tc>
        <w:tc>
          <w:tcPr>
            <w:tcW w:w="685" w:type="pct"/>
            <w:tcBorders>
              <w:top w:val="single" w:sz="4" w:space="0" w:color="auto"/>
              <w:left w:val="single" w:sz="4" w:space="0" w:color="auto"/>
              <w:bottom w:val="single" w:sz="4" w:space="0" w:color="auto"/>
              <w:right w:val="single" w:sz="4" w:space="0" w:color="auto"/>
            </w:tcBorders>
            <w:shd w:val="clear" w:color="auto" w:fill="C0C0C0"/>
            <w:vAlign w:val="center"/>
          </w:tcPr>
          <w:p w14:paraId="7892D7C0" w14:textId="77777777" w:rsidR="00C24328" w:rsidRPr="004D620F" w:rsidRDefault="00C24328" w:rsidP="00C24328">
            <w:pPr>
              <w:rPr>
                <w:rFonts w:ascii="Arial" w:hAnsi="Arial" w:cs="Arial"/>
                <w:b/>
                <w:sz w:val="18"/>
                <w:szCs w:val="18"/>
                <w:rPrChange w:id="2156" w:author="Locke Liu" w:date="2021-05-24T14:33:00Z">
                  <w:rPr>
                    <w:rFonts w:ascii="Segoe UI" w:hAnsi="Segoe UI" w:cs="Segoe UI"/>
                    <w:b/>
                    <w:sz w:val="18"/>
                    <w:szCs w:val="18"/>
                  </w:rPr>
                </w:rPrChange>
              </w:rPr>
            </w:pPr>
            <w:r w:rsidRPr="004D620F">
              <w:rPr>
                <w:rFonts w:ascii="Arial" w:hAnsi="Arial" w:cs="Arial"/>
                <w:b/>
                <w:sz w:val="18"/>
                <w:szCs w:val="18"/>
                <w:rPrChange w:id="2157" w:author="Locke Liu" w:date="2021-05-24T14:33:00Z">
                  <w:rPr>
                    <w:rFonts w:ascii="Segoe UI" w:hAnsi="Segoe UI" w:cs="Segoe UI"/>
                    <w:b/>
                    <w:sz w:val="18"/>
                    <w:szCs w:val="18"/>
                  </w:rPr>
                </w:rPrChange>
              </w:rPr>
              <w:t>Requirement</w:t>
            </w:r>
          </w:p>
        </w:tc>
        <w:tc>
          <w:tcPr>
            <w:tcW w:w="3958" w:type="pct"/>
            <w:tcBorders>
              <w:top w:val="single" w:sz="4" w:space="0" w:color="auto"/>
              <w:left w:val="single" w:sz="4" w:space="0" w:color="auto"/>
              <w:bottom w:val="single" w:sz="4" w:space="0" w:color="auto"/>
              <w:right w:val="single" w:sz="4" w:space="0" w:color="auto"/>
            </w:tcBorders>
            <w:shd w:val="clear" w:color="auto" w:fill="C0C0C0"/>
            <w:vAlign w:val="center"/>
          </w:tcPr>
          <w:p w14:paraId="346BE4DA" w14:textId="77777777" w:rsidR="00C24328" w:rsidRPr="004D620F" w:rsidRDefault="00C24328" w:rsidP="00C24328">
            <w:pPr>
              <w:rPr>
                <w:rFonts w:ascii="Arial" w:hAnsi="Arial" w:cs="Arial"/>
                <w:b/>
                <w:sz w:val="18"/>
                <w:szCs w:val="18"/>
                <w:rPrChange w:id="2158" w:author="Locke Liu" w:date="2021-05-24T14:33:00Z">
                  <w:rPr>
                    <w:rFonts w:ascii="Segoe UI" w:hAnsi="Segoe UI" w:cs="Segoe UI"/>
                    <w:b/>
                    <w:sz w:val="18"/>
                    <w:szCs w:val="18"/>
                  </w:rPr>
                </w:rPrChange>
              </w:rPr>
            </w:pPr>
            <w:r w:rsidRPr="004D620F">
              <w:rPr>
                <w:rFonts w:ascii="Arial" w:hAnsi="Arial" w:cs="Arial"/>
                <w:b/>
                <w:sz w:val="18"/>
                <w:szCs w:val="18"/>
                <w:rPrChange w:id="2159" w:author="Locke Liu" w:date="2021-05-24T14:33:00Z">
                  <w:rPr>
                    <w:rFonts w:ascii="Segoe UI" w:hAnsi="Segoe UI" w:cs="Segoe UI"/>
                    <w:b/>
                    <w:sz w:val="18"/>
                    <w:szCs w:val="18"/>
                  </w:rPr>
                </w:rPrChange>
              </w:rPr>
              <w:t>Details</w:t>
            </w:r>
          </w:p>
        </w:tc>
      </w:tr>
      <w:tr w:rsidR="00C24328" w:rsidRPr="004D620F" w14:paraId="08838B04" w14:textId="77777777" w:rsidTr="004A4150">
        <w:trPr>
          <w:cantSplit/>
          <w:trHeight w:val="539"/>
        </w:trPr>
        <w:tc>
          <w:tcPr>
            <w:tcW w:w="356" w:type="pct"/>
            <w:tcBorders>
              <w:top w:val="single" w:sz="4" w:space="0" w:color="auto"/>
              <w:bottom w:val="single" w:sz="4" w:space="0" w:color="auto"/>
            </w:tcBorders>
            <w:vAlign w:val="center"/>
          </w:tcPr>
          <w:p w14:paraId="23F8B2A4" w14:textId="77777777" w:rsidR="00C24328" w:rsidRPr="004D620F" w:rsidRDefault="00C24328" w:rsidP="00C24328">
            <w:pPr>
              <w:rPr>
                <w:rFonts w:ascii="Arial" w:hAnsi="Arial" w:cs="Arial"/>
                <w:color w:val="121B1F" w:themeColor="background1"/>
                <w:sz w:val="16"/>
                <w:szCs w:val="16"/>
                <w:cs/>
                <w:lang w:bidi="th-TH"/>
                <w:rPrChange w:id="2160" w:author="Locke Liu" w:date="2021-05-24T14:33:00Z">
                  <w:rPr>
                    <w:rFonts w:ascii="Segoe UI" w:hAnsi="Segoe UI" w:cs="Segoe UI"/>
                    <w:color w:val="121B1F" w:themeColor="background1"/>
                    <w:sz w:val="16"/>
                    <w:szCs w:val="16"/>
                    <w:cs/>
                    <w:lang w:bidi="th-TH"/>
                  </w:rPr>
                </w:rPrChange>
              </w:rPr>
            </w:pPr>
            <w:r w:rsidRPr="004D620F">
              <w:rPr>
                <w:rFonts w:ascii="Arial" w:hAnsi="Arial" w:cs="Arial"/>
                <w:color w:val="121B1F" w:themeColor="background1"/>
                <w:sz w:val="16"/>
                <w:szCs w:val="16"/>
                <w:rPrChange w:id="2161" w:author="Locke Liu" w:date="2021-05-24T14:33:00Z">
                  <w:rPr>
                    <w:rFonts w:ascii="Segoe UI" w:hAnsi="Segoe UI" w:cs="Segoe UI"/>
                    <w:color w:val="121B1F" w:themeColor="background1"/>
                    <w:sz w:val="16"/>
                    <w:szCs w:val="16"/>
                  </w:rPr>
                </w:rPrChange>
              </w:rPr>
              <w:t>NF16</w:t>
            </w:r>
          </w:p>
        </w:tc>
        <w:tc>
          <w:tcPr>
            <w:tcW w:w="685" w:type="pct"/>
            <w:tcBorders>
              <w:top w:val="single" w:sz="4" w:space="0" w:color="auto"/>
              <w:bottom w:val="single" w:sz="4" w:space="0" w:color="auto"/>
            </w:tcBorders>
            <w:vAlign w:val="center"/>
          </w:tcPr>
          <w:p w14:paraId="16E9F4CE" w14:textId="77777777" w:rsidR="00C24328" w:rsidRPr="004D620F" w:rsidRDefault="00C24328" w:rsidP="00C24328">
            <w:pPr>
              <w:rPr>
                <w:rFonts w:ascii="Arial" w:hAnsi="Arial" w:cs="Arial"/>
                <w:color w:val="121B1F" w:themeColor="background1"/>
                <w:sz w:val="16"/>
                <w:szCs w:val="16"/>
                <w:rPrChange w:id="216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63" w:author="Locke Liu" w:date="2021-05-24T14:33:00Z">
                  <w:rPr>
                    <w:rFonts w:ascii="Segoe UI" w:hAnsi="Segoe UI" w:cs="Segoe UI"/>
                    <w:color w:val="121B1F" w:themeColor="background1"/>
                    <w:sz w:val="16"/>
                    <w:szCs w:val="16"/>
                  </w:rPr>
                </w:rPrChange>
              </w:rPr>
              <w:t>Critical performance</w:t>
            </w:r>
          </w:p>
        </w:tc>
        <w:tc>
          <w:tcPr>
            <w:tcW w:w="3958" w:type="pct"/>
            <w:tcBorders>
              <w:top w:val="single" w:sz="4" w:space="0" w:color="auto"/>
              <w:bottom w:val="single" w:sz="4" w:space="0" w:color="auto"/>
            </w:tcBorders>
            <w:vAlign w:val="center"/>
          </w:tcPr>
          <w:p w14:paraId="33ACD566" w14:textId="23DF530A" w:rsidR="00C24328" w:rsidRPr="004D620F" w:rsidRDefault="007E6EEC" w:rsidP="007E6EEC">
            <w:pPr>
              <w:rPr>
                <w:rFonts w:ascii="Arial" w:hAnsi="Arial" w:cs="Arial"/>
                <w:color w:val="121B1F" w:themeColor="background1"/>
                <w:sz w:val="16"/>
                <w:szCs w:val="16"/>
                <w:rPrChange w:id="216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65" w:author="Locke Liu" w:date="2021-05-24T14:33:00Z">
                  <w:rPr>
                    <w:rFonts w:ascii="Segoe UI" w:hAnsi="Segoe UI" w:cs="Segoe UI"/>
                    <w:color w:val="121B1F" w:themeColor="background1"/>
                    <w:sz w:val="16"/>
                    <w:szCs w:val="16"/>
                  </w:rPr>
                </w:rPrChange>
              </w:rPr>
              <w:t>To be defined</w:t>
            </w:r>
          </w:p>
        </w:tc>
      </w:tr>
      <w:tr w:rsidR="00C24328" w:rsidRPr="004D620F" w14:paraId="0A32CD12" w14:textId="77777777" w:rsidTr="004A4150">
        <w:trPr>
          <w:cantSplit/>
          <w:trHeight w:val="453"/>
        </w:trPr>
        <w:tc>
          <w:tcPr>
            <w:tcW w:w="356" w:type="pct"/>
            <w:tcBorders>
              <w:top w:val="single" w:sz="4" w:space="0" w:color="auto"/>
              <w:bottom w:val="single" w:sz="4" w:space="0" w:color="auto"/>
            </w:tcBorders>
            <w:vAlign w:val="center"/>
          </w:tcPr>
          <w:p w14:paraId="3978CD94" w14:textId="77777777" w:rsidR="00C24328" w:rsidRPr="004D620F" w:rsidRDefault="00C24328" w:rsidP="00C24328">
            <w:pPr>
              <w:rPr>
                <w:rFonts w:ascii="Arial" w:hAnsi="Arial" w:cs="Arial"/>
                <w:color w:val="121B1F" w:themeColor="background1"/>
                <w:sz w:val="16"/>
                <w:szCs w:val="16"/>
                <w:rPrChange w:id="216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67" w:author="Locke Liu" w:date="2021-05-24T14:33:00Z">
                  <w:rPr>
                    <w:rFonts w:ascii="Segoe UI" w:hAnsi="Segoe UI" w:cs="Segoe UI"/>
                    <w:color w:val="121B1F" w:themeColor="background1"/>
                    <w:sz w:val="16"/>
                    <w:szCs w:val="16"/>
                  </w:rPr>
                </w:rPrChange>
              </w:rPr>
              <w:t>NF17</w:t>
            </w:r>
          </w:p>
        </w:tc>
        <w:tc>
          <w:tcPr>
            <w:tcW w:w="685" w:type="pct"/>
            <w:tcBorders>
              <w:top w:val="single" w:sz="4" w:space="0" w:color="auto"/>
              <w:bottom w:val="single" w:sz="4" w:space="0" w:color="auto"/>
            </w:tcBorders>
            <w:vAlign w:val="center"/>
          </w:tcPr>
          <w:p w14:paraId="6A737849" w14:textId="77777777" w:rsidR="00C24328" w:rsidRPr="004D620F" w:rsidRDefault="00C24328" w:rsidP="00C24328">
            <w:pPr>
              <w:rPr>
                <w:rFonts w:ascii="Arial" w:hAnsi="Arial" w:cs="Arial"/>
                <w:color w:val="121B1F" w:themeColor="background1"/>
                <w:sz w:val="16"/>
                <w:szCs w:val="16"/>
                <w:rPrChange w:id="216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69" w:author="Locke Liu" w:date="2021-05-24T14:33:00Z">
                  <w:rPr>
                    <w:rFonts w:ascii="Segoe UI" w:hAnsi="Segoe UI" w:cs="Segoe UI"/>
                    <w:color w:val="121B1F" w:themeColor="background1"/>
                    <w:sz w:val="16"/>
                    <w:szCs w:val="16"/>
                  </w:rPr>
                </w:rPrChange>
              </w:rPr>
              <w:t>Maximum total number of users</w:t>
            </w:r>
          </w:p>
        </w:tc>
        <w:tc>
          <w:tcPr>
            <w:tcW w:w="3958" w:type="pct"/>
            <w:vMerge w:val="restart"/>
            <w:tcBorders>
              <w:top w:val="single" w:sz="4" w:space="0" w:color="auto"/>
            </w:tcBorders>
            <w:vAlign w:val="center"/>
          </w:tcPr>
          <w:tbl>
            <w:tblPr>
              <w:tblW w:w="5000" w:type="pct"/>
              <w:tblLook w:val="04A0" w:firstRow="1" w:lastRow="0" w:firstColumn="1" w:lastColumn="0" w:noHBand="0" w:noVBand="1"/>
            </w:tblPr>
            <w:tblGrid>
              <w:gridCol w:w="801"/>
              <w:gridCol w:w="2159"/>
              <w:gridCol w:w="1312"/>
              <w:gridCol w:w="259"/>
              <w:gridCol w:w="2053"/>
              <w:gridCol w:w="1308"/>
            </w:tblGrid>
            <w:tr w:rsidR="00C24328" w:rsidRPr="004D620F" w14:paraId="389C1753" w14:textId="77777777" w:rsidTr="00C24328">
              <w:trPr>
                <w:trHeight w:val="309"/>
              </w:trPr>
              <w:tc>
                <w:tcPr>
                  <w:tcW w:w="50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DA7A55" w14:textId="77777777" w:rsidR="00C24328" w:rsidRPr="004D620F" w:rsidRDefault="00C24328" w:rsidP="00C24328">
                  <w:pPr>
                    <w:rPr>
                      <w:rFonts w:ascii="Arial" w:hAnsi="Arial" w:cs="Arial"/>
                      <w:color w:val="121B1F" w:themeColor="background1"/>
                      <w:sz w:val="16"/>
                      <w:szCs w:val="16"/>
                      <w:rPrChange w:id="217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71" w:author="Locke Liu" w:date="2021-05-24T14:33:00Z">
                        <w:rPr>
                          <w:rFonts w:ascii="Segoe UI" w:hAnsi="Segoe UI" w:cs="Segoe UI"/>
                          <w:color w:val="121B1F" w:themeColor="background1"/>
                          <w:sz w:val="16"/>
                          <w:szCs w:val="16"/>
                        </w:rPr>
                      </w:rPrChange>
                    </w:rPr>
                    <w:t> </w:t>
                  </w:r>
                </w:p>
              </w:tc>
              <w:tc>
                <w:tcPr>
                  <w:tcW w:w="1367" w:type="pct"/>
                  <w:tcBorders>
                    <w:top w:val="single" w:sz="4" w:space="0" w:color="auto"/>
                    <w:left w:val="nil"/>
                    <w:bottom w:val="single" w:sz="4" w:space="0" w:color="auto"/>
                    <w:right w:val="single" w:sz="4" w:space="0" w:color="auto"/>
                  </w:tcBorders>
                  <w:shd w:val="clear" w:color="auto" w:fill="auto"/>
                  <w:noWrap/>
                  <w:vAlign w:val="center"/>
                  <w:hideMark/>
                </w:tcPr>
                <w:p w14:paraId="5A940BB5" w14:textId="77777777" w:rsidR="00C24328" w:rsidRPr="004D620F" w:rsidRDefault="00C24328" w:rsidP="00C24328">
                  <w:pPr>
                    <w:rPr>
                      <w:rFonts w:ascii="Arial" w:hAnsi="Arial" w:cs="Arial"/>
                      <w:color w:val="121B1F" w:themeColor="background1"/>
                      <w:sz w:val="16"/>
                      <w:szCs w:val="16"/>
                      <w:rPrChange w:id="217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73" w:author="Locke Liu" w:date="2021-05-24T14:33:00Z">
                        <w:rPr>
                          <w:rFonts w:ascii="Segoe UI" w:hAnsi="Segoe UI" w:cs="Segoe UI"/>
                          <w:color w:val="121B1F" w:themeColor="background1"/>
                          <w:sz w:val="16"/>
                          <w:szCs w:val="16"/>
                        </w:rPr>
                      </w:rPrChange>
                    </w:rPr>
                    <w:t>Year</w:t>
                  </w:r>
                </w:p>
              </w:tc>
              <w:tc>
                <w:tcPr>
                  <w:tcW w:w="831" w:type="pct"/>
                  <w:tcBorders>
                    <w:top w:val="single" w:sz="4" w:space="0" w:color="auto"/>
                    <w:left w:val="nil"/>
                    <w:bottom w:val="single" w:sz="4" w:space="0" w:color="auto"/>
                    <w:right w:val="nil"/>
                  </w:tcBorders>
                  <w:vAlign w:val="center"/>
                </w:tcPr>
                <w:p w14:paraId="7C921044" w14:textId="77777777" w:rsidR="00C24328" w:rsidRPr="004D620F" w:rsidRDefault="00C24328" w:rsidP="00C24328">
                  <w:pPr>
                    <w:rPr>
                      <w:rFonts w:ascii="Arial" w:hAnsi="Arial" w:cs="Arial"/>
                      <w:color w:val="121B1F" w:themeColor="background1"/>
                      <w:sz w:val="16"/>
                      <w:szCs w:val="16"/>
                      <w:rPrChange w:id="217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75" w:author="Locke Liu" w:date="2021-05-24T14:33:00Z">
                        <w:rPr>
                          <w:rFonts w:ascii="Segoe UI" w:hAnsi="Segoe UI" w:cs="Segoe UI"/>
                          <w:color w:val="121B1F" w:themeColor="background1"/>
                          <w:sz w:val="16"/>
                          <w:szCs w:val="16"/>
                        </w:rPr>
                      </w:rPrChange>
                    </w:rPr>
                    <w:t>2021</w:t>
                  </w:r>
                </w:p>
              </w:tc>
              <w:tc>
                <w:tcPr>
                  <w:tcW w:w="164" w:type="pct"/>
                  <w:tcBorders>
                    <w:top w:val="single" w:sz="4" w:space="0" w:color="auto"/>
                    <w:left w:val="nil"/>
                    <w:bottom w:val="single" w:sz="4" w:space="0" w:color="auto"/>
                    <w:right w:val="single" w:sz="4" w:space="0" w:color="auto"/>
                  </w:tcBorders>
                  <w:shd w:val="clear" w:color="auto" w:fill="auto"/>
                  <w:noWrap/>
                  <w:vAlign w:val="center"/>
                </w:tcPr>
                <w:p w14:paraId="0A870807" w14:textId="77777777" w:rsidR="00C24328" w:rsidRPr="004D620F" w:rsidRDefault="00C24328" w:rsidP="00C24328">
                  <w:pPr>
                    <w:rPr>
                      <w:rFonts w:ascii="Arial" w:hAnsi="Arial" w:cs="Arial"/>
                      <w:color w:val="121B1F" w:themeColor="background1"/>
                      <w:sz w:val="16"/>
                      <w:szCs w:val="16"/>
                      <w:rPrChange w:id="2176" w:author="Locke Liu" w:date="2021-05-24T14:33:00Z">
                        <w:rPr>
                          <w:rFonts w:ascii="Segoe UI" w:hAnsi="Segoe UI" w:cs="Segoe UI"/>
                          <w:color w:val="121B1F" w:themeColor="background1"/>
                          <w:sz w:val="16"/>
                          <w:szCs w:val="16"/>
                        </w:rPr>
                      </w:rPrChange>
                    </w:rPr>
                  </w:pPr>
                </w:p>
              </w:tc>
              <w:tc>
                <w:tcPr>
                  <w:tcW w:w="1301" w:type="pct"/>
                  <w:tcBorders>
                    <w:top w:val="single" w:sz="4" w:space="0" w:color="auto"/>
                    <w:left w:val="nil"/>
                    <w:bottom w:val="single" w:sz="4" w:space="0" w:color="auto"/>
                    <w:right w:val="single" w:sz="4" w:space="0" w:color="auto"/>
                  </w:tcBorders>
                  <w:shd w:val="clear" w:color="auto" w:fill="auto"/>
                  <w:noWrap/>
                  <w:vAlign w:val="center"/>
                </w:tcPr>
                <w:p w14:paraId="794BA9D0" w14:textId="77777777" w:rsidR="00C24328" w:rsidRPr="004D620F" w:rsidRDefault="00C24328" w:rsidP="00C24328">
                  <w:pPr>
                    <w:rPr>
                      <w:rFonts w:ascii="Arial" w:hAnsi="Arial" w:cs="Arial"/>
                      <w:color w:val="121B1F" w:themeColor="background1"/>
                      <w:sz w:val="16"/>
                      <w:szCs w:val="16"/>
                      <w:rPrChange w:id="217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78" w:author="Locke Liu" w:date="2021-05-24T14:33:00Z">
                        <w:rPr>
                          <w:rFonts w:ascii="Segoe UI" w:hAnsi="Segoe UI" w:cs="Segoe UI"/>
                          <w:color w:val="121B1F" w:themeColor="background1"/>
                          <w:sz w:val="16"/>
                          <w:szCs w:val="16"/>
                        </w:rPr>
                      </w:rPrChange>
                    </w:rPr>
                    <w:t>2022</w:t>
                  </w:r>
                </w:p>
              </w:tc>
              <w:tc>
                <w:tcPr>
                  <w:tcW w:w="829" w:type="pct"/>
                  <w:tcBorders>
                    <w:top w:val="single" w:sz="4" w:space="0" w:color="auto"/>
                    <w:left w:val="nil"/>
                    <w:bottom w:val="single" w:sz="4" w:space="0" w:color="auto"/>
                    <w:right w:val="single" w:sz="4" w:space="0" w:color="auto"/>
                  </w:tcBorders>
                  <w:shd w:val="clear" w:color="auto" w:fill="auto"/>
                  <w:noWrap/>
                  <w:vAlign w:val="center"/>
                </w:tcPr>
                <w:p w14:paraId="66BE9662" w14:textId="77777777" w:rsidR="00C24328" w:rsidRPr="004D620F" w:rsidRDefault="00C24328" w:rsidP="00C24328">
                  <w:pPr>
                    <w:rPr>
                      <w:rFonts w:ascii="Arial" w:hAnsi="Arial" w:cs="Arial"/>
                      <w:color w:val="121B1F" w:themeColor="background1"/>
                      <w:sz w:val="16"/>
                      <w:szCs w:val="16"/>
                      <w:rPrChange w:id="217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80" w:author="Locke Liu" w:date="2021-05-24T14:33:00Z">
                        <w:rPr>
                          <w:rFonts w:ascii="Segoe UI" w:hAnsi="Segoe UI" w:cs="Segoe UI"/>
                          <w:color w:val="121B1F" w:themeColor="background1"/>
                          <w:sz w:val="16"/>
                          <w:szCs w:val="16"/>
                        </w:rPr>
                      </w:rPrChange>
                    </w:rPr>
                    <w:t>2023</w:t>
                  </w:r>
                </w:p>
              </w:tc>
            </w:tr>
            <w:tr w:rsidR="00C24328" w:rsidRPr="004D620F" w14:paraId="21ABC38B" w14:textId="77777777" w:rsidTr="00C24328">
              <w:trPr>
                <w:trHeight w:val="309"/>
              </w:trPr>
              <w:tc>
                <w:tcPr>
                  <w:tcW w:w="50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737B04E" w14:textId="77777777" w:rsidR="00C24328" w:rsidRPr="004D620F" w:rsidRDefault="00C24328" w:rsidP="00C24328">
                  <w:pPr>
                    <w:rPr>
                      <w:rFonts w:ascii="Arial" w:hAnsi="Arial" w:cs="Arial"/>
                      <w:color w:val="121B1F" w:themeColor="background1"/>
                      <w:sz w:val="16"/>
                      <w:szCs w:val="16"/>
                      <w:rPrChange w:id="218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82" w:author="Locke Liu" w:date="2021-05-24T14:33:00Z">
                        <w:rPr>
                          <w:rFonts w:ascii="Segoe UI" w:hAnsi="Segoe UI" w:cs="Segoe UI"/>
                          <w:color w:val="121B1F" w:themeColor="background1"/>
                          <w:sz w:val="16"/>
                          <w:szCs w:val="16"/>
                        </w:rPr>
                      </w:rPrChange>
                    </w:rPr>
                    <w:t>Users</w:t>
                  </w:r>
                </w:p>
              </w:tc>
              <w:tc>
                <w:tcPr>
                  <w:tcW w:w="1367" w:type="pct"/>
                  <w:tcBorders>
                    <w:top w:val="nil"/>
                    <w:left w:val="nil"/>
                    <w:bottom w:val="single" w:sz="4" w:space="0" w:color="auto"/>
                    <w:right w:val="single" w:sz="4" w:space="0" w:color="auto"/>
                  </w:tcBorders>
                  <w:shd w:val="clear" w:color="auto" w:fill="auto"/>
                  <w:noWrap/>
                  <w:vAlign w:val="center"/>
                  <w:hideMark/>
                </w:tcPr>
                <w:p w14:paraId="0E73826C" w14:textId="77777777" w:rsidR="00C24328" w:rsidRPr="004D620F" w:rsidRDefault="00C24328" w:rsidP="00C24328">
                  <w:pPr>
                    <w:rPr>
                      <w:rFonts w:ascii="Arial" w:hAnsi="Arial" w:cs="Arial"/>
                      <w:color w:val="121B1F" w:themeColor="background1"/>
                      <w:sz w:val="16"/>
                      <w:szCs w:val="16"/>
                      <w:rPrChange w:id="218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84" w:author="Locke Liu" w:date="2021-05-24T14:33:00Z">
                        <w:rPr>
                          <w:rFonts w:ascii="Segoe UI" w:hAnsi="Segoe UI" w:cs="Segoe UI"/>
                          <w:color w:val="121B1F" w:themeColor="background1"/>
                          <w:sz w:val="16"/>
                          <w:szCs w:val="16"/>
                        </w:rPr>
                      </w:rPrChange>
                    </w:rPr>
                    <w:t># of users</w:t>
                  </w:r>
                </w:p>
              </w:tc>
              <w:tc>
                <w:tcPr>
                  <w:tcW w:w="831" w:type="pct"/>
                  <w:tcBorders>
                    <w:top w:val="nil"/>
                    <w:left w:val="nil"/>
                    <w:bottom w:val="single" w:sz="4" w:space="0" w:color="auto"/>
                    <w:right w:val="nil"/>
                  </w:tcBorders>
                  <w:vAlign w:val="center"/>
                </w:tcPr>
                <w:p w14:paraId="005F13CC" w14:textId="79F0D018" w:rsidR="00C24328" w:rsidRPr="004D620F" w:rsidRDefault="007E6EEC" w:rsidP="00C24328">
                  <w:pPr>
                    <w:rPr>
                      <w:rFonts w:ascii="Arial" w:hAnsi="Arial" w:cs="Arial"/>
                      <w:bCs/>
                      <w:color w:val="121B1F" w:themeColor="background1"/>
                      <w:sz w:val="16"/>
                      <w:szCs w:val="16"/>
                      <w:rPrChange w:id="2185"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186" w:author="Locke Liu" w:date="2021-05-24T14:33:00Z">
                        <w:rPr>
                          <w:rFonts w:ascii="Segoe UI" w:hAnsi="Segoe UI" w:cs="Segoe UI"/>
                          <w:bCs/>
                          <w:color w:val="121B1F" w:themeColor="background1"/>
                          <w:sz w:val="16"/>
                          <w:szCs w:val="16"/>
                        </w:rPr>
                      </w:rPrChange>
                    </w:rPr>
                    <w:t>50</w:t>
                  </w:r>
                </w:p>
              </w:tc>
              <w:tc>
                <w:tcPr>
                  <w:tcW w:w="164" w:type="pct"/>
                  <w:tcBorders>
                    <w:top w:val="nil"/>
                    <w:left w:val="nil"/>
                    <w:bottom w:val="single" w:sz="4" w:space="0" w:color="auto"/>
                    <w:right w:val="single" w:sz="4" w:space="0" w:color="auto"/>
                  </w:tcBorders>
                  <w:shd w:val="clear" w:color="auto" w:fill="auto"/>
                  <w:noWrap/>
                  <w:vAlign w:val="center"/>
                </w:tcPr>
                <w:p w14:paraId="5A87332D" w14:textId="77777777" w:rsidR="00C24328" w:rsidRPr="004D620F" w:rsidRDefault="00C24328" w:rsidP="00C24328">
                  <w:pPr>
                    <w:rPr>
                      <w:rFonts w:ascii="Arial" w:hAnsi="Arial" w:cs="Arial"/>
                      <w:bCs/>
                      <w:color w:val="121B1F" w:themeColor="background1"/>
                      <w:sz w:val="16"/>
                      <w:szCs w:val="16"/>
                      <w:rPrChange w:id="2187" w:author="Locke Liu" w:date="2021-05-24T14:33:00Z">
                        <w:rPr>
                          <w:rFonts w:ascii="Segoe UI" w:hAnsi="Segoe UI" w:cs="Segoe UI"/>
                          <w:bCs/>
                          <w:color w:val="121B1F" w:themeColor="background1"/>
                          <w:sz w:val="16"/>
                          <w:szCs w:val="16"/>
                        </w:rPr>
                      </w:rPrChange>
                    </w:rPr>
                  </w:pPr>
                </w:p>
              </w:tc>
              <w:tc>
                <w:tcPr>
                  <w:tcW w:w="1301" w:type="pct"/>
                  <w:tcBorders>
                    <w:top w:val="nil"/>
                    <w:left w:val="nil"/>
                    <w:bottom w:val="single" w:sz="4" w:space="0" w:color="auto"/>
                    <w:right w:val="single" w:sz="4" w:space="0" w:color="auto"/>
                  </w:tcBorders>
                  <w:shd w:val="clear" w:color="auto" w:fill="auto"/>
                  <w:noWrap/>
                  <w:vAlign w:val="center"/>
                </w:tcPr>
                <w:p w14:paraId="0FC33CCA" w14:textId="77777777" w:rsidR="00C24328" w:rsidRPr="004D620F" w:rsidRDefault="00C24328" w:rsidP="00C24328">
                  <w:pPr>
                    <w:rPr>
                      <w:rFonts w:ascii="Arial" w:hAnsi="Arial" w:cs="Arial"/>
                      <w:bCs/>
                      <w:color w:val="121B1F" w:themeColor="background1"/>
                      <w:sz w:val="16"/>
                      <w:szCs w:val="16"/>
                      <w:rPrChange w:id="2188"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189" w:author="Locke Liu" w:date="2021-05-24T14:33:00Z">
                        <w:rPr>
                          <w:rFonts w:ascii="Segoe UI" w:hAnsi="Segoe UI" w:cs="Segoe UI"/>
                          <w:bCs/>
                          <w:color w:val="121B1F" w:themeColor="background1"/>
                          <w:sz w:val="16"/>
                          <w:szCs w:val="16"/>
                        </w:rPr>
                      </w:rPrChange>
                    </w:rPr>
                    <w:t>100</w:t>
                  </w:r>
                </w:p>
              </w:tc>
              <w:tc>
                <w:tcPr>
                  <w:tcW w:w="829" w:type="pct"/>
                  <w:tcBorders>
                    <w:top w:val="nil"/>
                    <w:left w:val="nil"/>
                    <w:bottom w:val="single" w:sz="4" w:space="0" w:color="auto"/>
                    <w:right w:val="single" w:sz="4" w:space="0" w:color="auto"/>
                  </w:tcBorders>
                  <w:shd w:val="clear" w:color="auto" w:fill="auto"/>
                  <w:noWrap/>
                  <w:vAlign w:val="center"/>
                </w:tcPr>
                <w:p w14:paraId="4FFFC169" w14:textId="77777777" w:rsidR="00C24328" w:rsidRPr="004D620F" w:rsidRDefault="00C24328" w:rsidP="00C24328">
                  <w:pPr>
                    <w:rPr>
                      <w:rFonts w:ascii="Arial" w:hAnsi="Arial" w:cs="Arial"/>
                      <w:bCs/>
                      <w:color w:val="121B1F" w:themeColor="background1"/>
                      <w:sz w:val="16"/>
                      <w:szCs w:val="16"/>
                      <w:rPrChange w:id="2190" w:author="Locke Liu" w:date="2021-05-24T14:33:00Z">
                        <w:rPr>
                          <w:rFonts w:ascii="Segoe UI" w:hAnsi="Segoe UI" w:cs="Segoe UI"/>
                          <w:bCs/>
                          <w:color w:val="121B1F" w:themeColor="background1"/>
                          <w:sz w:val="16"/>
                          <w:szCs w:val="16"/>
                        </w:rPr>
                      </w:rPrChange>
                    </w:rPr>
                  </w:pPr>
                  <w:commentRangeStart w:id="2191"/>
                  <w:r w:rsidRPr="004D620F">
                    <w:rPr>
                      <w:rFonts w:ascii="Arial" w:hAnsi="Arial" w:cs="Arial"/>
                      <w:bCs/>
                      <w:color w:val="121B1F" w:themeColor="background1"/>
                      <w:sz w:val="16"/>
                      <w:szCs w:val="16"/>
                      <w:rPrChange w:id="2192" w:author="Locke Liu" w:date="2021-05-24T14:33:00Z">
                        <w:rPr>
                          <w:rFonts w:ascii="Segoe UI" w:hAnsi="Segoe UI" w:cs="Segoe UI"/>
                          <w:bCs/>
                          <w:color w:val="121B1F" w:themeColor="background1"/>
                          <w:sz w:val="16"/>
                          <w:szCs w:val="16"/>
                        </w:rPr>
                      </w:rPrChange>
                    </w:rPr>
                    <w:t>100</w:t>
                  </w:r>
                  <w:commentRangeEnd w:id="2191"/>
                  <w:r w:rsidR="009869DE">
                    <w:rPr>
                      <w:rStyle w:val="CommentReference"/>
                    </w:rPr>
                    <w:commentReference w:id="2191"/>
                  </w:r>
                </w:p>
              </w:tc>
            </w:tr>
            <w:tr w:rsidR="00C24328" w:rsidRPr="004D620F" w14:paraId="3FC9E815" w14:textId="77777777" w:rsidTr="00C24328">
              <w:trPr>
                <w:trHeight w:val="309"/>
              </w:trPr>
              <w:tc>
                <w:tcPr>
                  <w:tcW w:w="507" w:type="pct"/>
                  <w:vMerge/>
                  <w:tcBorders>
                    <w:top w:val="nil"/>
                    <w:left w:val="single" w:sz="4" w:space="0" w:color="auto"/>
                    <w:bottom w:val="single" w:sz="4" w:space="0" w:color="auto"/>
                    <w:right w:val="single" w:sz="4" w:space="0" w:color="auto"/>
                  </w:tcBorders>
                  <w:vAlign w:val="center"/>
                </w:tcPr>
                <w:p w14:paraId="557982A3" w14:textId="77777777" w:rsidR="00C24328" w:rsidRPr="004D620F" w:rsidRDefault="00C24328" w:rsidP="00C24328">
                  <w:pPr>
                    <w:rPr>
                      <w:rFonts w:ascii="Arial" w:hAnsi="Arial" w:cs="Arial"/>
                      <w:color w:val="121B1F" w:themeColor="background1"/>
                      <w:sz w:val="16"/>
                      <w:szCs w:val="16"/>
                      <w:rPrChange w:id="2193" w:author="Locke Liu" w:date="2021-05-24T14:33:00Z">
                        <w:rPr>
                          <w:rFonts w:ascii="Segoe UI" w:hAnsi="Segoe UI" w:cs="Segoe UI"/>
                          <w:color w:val="121B1F" w:themeColor="background1"/>
                          <w:sz w:val="16"/>
                          <w:szCs w:val="16"/>
                        </w:rPr>
                      </w:rPrChange>
                    </w:rPr>
                  </w:pPr>
                </w:p>
              </w:tc>
              <w:tc>
                <w:tcPr>
                  <w:tcW w:w="1367" w:type="pct"/>
                  <w:tcBorders>
                    <w:top w:val="nil"/>
                    <w:left w:val="nil"/>
                    <w:bottom w:val="single" w:sz="4" w:space="0" w:color="auto"/>
                    <w:right w:val="single" w:sz="4" w:space="0" w:color="auto"/>
                  </w:tcBorders>
                  <w:shd w:val="clear" w:color="auto" w:fill="auto"/>
                  <w:noWrap/>
                  <w:vAlign w:val="center"/>
                </w:tcPr>
                <w:p w14:paraId="31958A92" w14:textId="77777777" w:rsidR="00C24328" w:rsidRPr="004D620F" w:rsidRDefault="00C24328" w:rsidP="00C24328">
                  <w:pPr>
                    <w:rPr>
                      <w:rFonts w:ascii="Arial" w:hAnsi="Arial" w:cs="Arial"/>
                      <w:color w:val="121B1F" w:themeColor="background1"/>
                      <w:sz w:val="16"/>
                      <w:szCs w:val="16"/>
                      <w:rPrChange w:id="219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95" w:author="Locke Liu" w:date="2021-05-24T14:33:00Z">
                        <w:rPr>
                          <w:rFonts w:ascii="Segoe UI" w:hAnsi="Segoe UI" w:cs="Segoe UI"/>
                          <w:color w:val="121B1F" w:themeColor="background1"/>
                          <w:sz w:val="16"/>
                          <w:szCs w:val="16"/>
                        </w:rPr>
                      </w:rPrChange>
                    </w:rPr>
                    <w:t>Year</w:t>
                  </w:r>
                </w:p>
              </w:tc>
              <w:tc>
                <w:tcPr>
                  <w:tcW w:w="831" w:type="pct"/>
                  <w:tcBorders>
                    <w:top w:val="nil"/>
                    <w:left w:val="nil"/>
                    <w:bottom w:val="single" w:sz="4" w:space="0" w:color="auto"/>
                    <w:right w:val="nil"/>
                  </w:tcBorders>
                  <w:vAlign w:val="center"/>
                </w:tcPr>
                <w:p w14:paraId="50F1D755" w14:textId="77777777" w:rsidR="00C24328" w:rsidRPr="004D620F" w:rsidRDefault="00C24328" w:rsidP="00C24328">
                  <w:pPr>
                    <w:rPr>
                      <w:rFonts w:ascii="Arial" w:hAnsi="Arial" w:cs="Arial"/>
                      <w:color w:val="121B1F" w:themeColor="background1"/>
                      <w:sz w:val="16"/>
                      <w:szCs w:val="16"/>
                      <w:rPrChange w:id="219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197" w:author="Locke Liu" w:date="2021-05-24T14:33:00Z">
                        <w:rPr>
                          <w:rFonts w:ascii="Segoe UI" w:hAnsi="Segoe UI" w:cs="Segoe UI"/>
                          <w:color w:val="121B1F" w:themeColor="background1"/>
                          <w:sz w:val="16"/>
                          <w:szCs w:val="16"/>
                        </w:rPr>
                      </w:rPrChange>
                    </w:rPr>
                    <w:t>2020</w:t>
                  </w:r>
                </w:p>
              </w:tc>
              <w:tc>
                <w:tcPr>
                  <w:tcW w:w="164" w:type="pct"/>
                  <w:tcBorders>
                    <w:top w:val="nil"/>
                    <w:left w:val="nil"/>
                    <w:bottom w:val="single" w:sz="4" w:space="0" w:color="auto"/>
                    <w:right w:val="single" w:sz="4" w:space="0" w:color="auto"/>
                  </w:tcBorders>
                  <w:shd w:val="clear" w:color="auto" w:fill="auto"/>
                  <w:noWrap/>
                  <w:vAlign w:val="center"/>
                </w:tcPr>
                <w:p w14:paraId="68DEBEFA" w14:textId="77777777" w:rsidR="00C24328" w:rsidRPr="004D620F" w:rsidRDefault="00C24328" w:rsidP="00C24328">
                  <w:pPr>
                    <w:rPr>
                      <w:rFonts w:ascii="Arial" w:hAnsi="Arial" w:cs="Arial"/>
                      <w:color w:val="121B1F" w:themeColor="background1"/>
                      <w:sz w:val="16"/>
                      <w:szCs w:val="16"/>
                      <w:rPrChange w:id="2198" w:author="Locke Liu" w:date="2021-05-24T14:33:00Z">
                        <w:rPr>
                          <w:rFonts w:ascii="Segoe UI" w:hAnsi="Segoe UI" w:cs="Segoe UI"/>
                          <w:color w:val="121B1F" w:themeColor="background1"/>
                          <w:sz w:val="16"/>
                          <w:szCs w:val="16"/>
                        </w:rPr>
                      </w:rPrChange>
                    </w:rPr>
                  </w:pPr>
                </w:p>
              </w:tc>
              <w:tc>
                <w:tcPr>
                  <w:tcW w:w="1301" w:type="pct"/>
                  <w:tcBorders>
                    <w:top w:val="nil"/>
                    <w:left w:val="nil"/>
                    <w:bottom w:val="single" w:sz="4" w:space="0" w:color="auto"/>
                    <w:right w:val="single" w:sz="4" w:space="0" w:color="auto"/>
                  </w:tcBorders>
                  <w:shd w:val="clear" w:color="auto" w:fill="auto"/>
                  <w:noWrap/>
                  <w:vAlign w:val="center"/>
                </w:tcPr>
                <w:p w14:paraId="44517AA0" w14:textId="77777777" w:rsidR="00C24328" w:rsidRPr="004D620F" w:rsidRDefault="00C24328" w:rsidP="00C24328">
                  <w:pPr>
                    <w:rPr>
                      <w:rFonts w:ascii="Arial" w:hAnsi="Arial" w:cs="Arial"/>
                      <w:color w:val="121B1F" w:themeColor="background1"/>
                      <w:sz w:val="16"/>
                      <w:szCs w:val="16"/>
                      <w:rPrChange w:id="219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00" w:author="Locke Liu" w:date="2021-05-24T14:33:00Z">
                        <w:rPr>
                          <w:rFonts w:ascii="Segoe UI" w:hAnsi="Segoe UI" w:cs="Segoe UI"/>
                          <w:color w:val="121B1F" w:themeColor="background1"/>
                          <w:sz w:val="16"/>
                          <w:szCs w:val="16"/>
                        </w:rPr>
                      </w:rPrChange>
                    </w:rPr>
                    <w:t>2022</w:t>
                  </w:r>
                </w:p>
              </w:tc>
              <w:tc>
                <w:tcPr>
                  <w:tcW w:w="829" w:type="pct"/>
                  <w:tcBorders>
                    <w:top w:val="nil"/>
                    <w:left w:val="nil"/>
                    <w:bottom w:val="single" w:sz="4" w:space="0" w:color="auto"/>
                    <w:right w:val="single" w:sz="4" w:space="0" w:color="auto"/>
                  </w:tcBorders>
                  <w:shd w:val="clear" w:color="auto" w:fill="auto"/>
                  <w:noWrap/>
                  <w:vAlign w:val="center"/>
                </w:tcPr>
                <w:p w14:paraId="04DA24FE" w14:textId="77777777" w:rsidR="00C24328" w:rsidRPr="004D620F" w:rsidRDefault="00C24328" w:rsidP="00C24328">
                  <w:pPr>
                    <w:rPr>
                      <w:rFonts w:ascii="Arial" w:hAnsi="Arial" w:cs="Arial"/>
                      <w:color w:val="121B1F" w:themeColor="background1"/>
                      <w:sz w:val="16"/>
                      <w:szCs w:val="16"/>
                      <w:rPrChange w:id="220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02" w:author="Locke Liu" w:date="2021-05-24T14:33:00Z">
                        <w:rPr>
                          <w:rFonts w:ascii="Segoe UI" w:hAnsi="Segoe UI" w:cs="Segoe UI"/>
                          <w:color w:val="121B1F" w:themeColor="background1"/>
                          <w:sz w:val="16"/>
                          <w:szCs w:val="16"/>
                        </w:rPr>
                      </w:rPrChange>
                    </w:rPr>
                    <w:t>2023</w:t>
                  </w:r>
                </w:p>
              </w:tc>
            </w:tr>
            <w:tr w:rsidR="00C24328" w:rsidRPr="004D620F" w14:paraId="6A6C6164" w14:textId="77777777" w:rsidTr="00C24328">
              <w:trPr>
                <w:trHeight w:val="309"/>
              </w:trPr>
              <w:tc>
                <w:tcPr>
                  <w:tcW w:w="507" w:type="pct"/>
                  <w:vMerge/>
                  <w:tcBorders>
                    <w:top w:val="nil"/>
                    <w:left w:val="single" w:sz="4" w:space="0" w:color="auto"/>
                    <w:bottom w:val="single" w:sz="4" w:space="0" w:color="auto"/>
                    <w:right w:val="single" w:sz="4" w:space="0" w:color="auto"/>
                  </w:tcBorders>
                  <w:vAlign w:val="center"/>
                  <w:hideMark/>
                </w:tcPr>
                <w:p w14:paraId="3FD9563B" w14:textId="77777777" w:rsidR="00C24328" w:rsidRPr="004D620F" w:rsidRDefault="00C24328" w:rsidP="00C24328">
                  <w:pPr>
                    <w:rPr>
                      <w:rFonts w:ascii="Arial" w:hAnsi="Arial" w:cs="Arial"/>
                      <w:color w:val="121B1F" w:themeColor="background1"/>
                      <w:sz w:val="16"/>
                      <w:szCs w:val="16"/>
                      <w:rPrChange w:id="2203" w:author="Locke Liu" w:date="2021-05-24T14:33:00Z">
                        <w:rPr>
                          <w:rFonts w:ascii="Segoe UI" w:hAnsi="Segoe UI" w:cs="Segoe UI"/>
                          <w:color w:val="121B1F" w:themeColor="background1"/>
                          <w:sz w:val="16"/>
                          <w:szCs w:val="16"/>
                        </w:rPr>
                      </w:rPrChange>
                    </w:rPr>
                  </w:pPr>
                </w:p>
              </w:tc>
              <w:tc>
                <w:tcPr>
                  <w:tcW w:w="1367" w:type="pct"/>
                  <w:tcBorders>
                    <w:top w:val="nil"/>
                    <w:left w:val="nil"/>
                    <w:bottom w:val="single" w:sz="4" w:space="0" w:color="auto"/>
                    <w:right w:val="single" w:sz="4" w:space="0" w:color="auto"/>
                  </w:tcBorders>
                  <w:shd w:val="clear" w:color="auto" w:fill="auto"/>
                  <w:noWrap/>
                  <w:vAlign w:val="center"/>
                  <w:hideMark/>
                </w:tcPr>
                <w:p w14:paraId="0FCDDECB" w14:textId="7E3369EA" w:rsidR="00C24328" w:rsidRPr="004D620F" w:rsidRDefault="00C24328" w:rsidP="00C24328">
                  <w:pPr>
                    <w:rPr>
                      <w:rFonts w:ascii="Arial" w:hAnsi="Arial" w:cs="Arial"/>
                      <w:color w:val="121B1F" w:themeColor="background1"/>
                      <w:sz w:val="16"/>
                      <w:szCs w:val="16"/>
                      <w:rPrChange w:id="2204" w:author="Locke Liu" w:date="2021-05-24T14:33:00Z">
                        <w:rPr>
                          <w:rFonts w:ascii="Segoe UI" w:hAnsi="Segoe UI" w:cs="Segoe UI"/>
                          <w:color w:val="121B1F" w:themeColor="background1"/>
                          <w:sz w:val="16"/>
                          <w:szCs w:val="16"/>
                        </w:rPr>
                      </w:rPrChange>
                    </w:rPr>
                  </w:pPr>
                  <w:r w:rsidRPr="004D620F">
                    <w:rPr>
                      <w:rFonts w:ascii="Arial" w:hAnsi="Arial" w:cs="Arial"/>
                      <w:bCs/>
                      <w:color w:val="121B1F" w:themeColor="background1"/>
                      <w:sz w:val="16"/>
                      <w:szCs w:val="16"/>
                      <w:rPrChange w:id="2205" w:author="Locke Liu" w:date="2021-05-24T14:33:00Z">
                        <w:rPr>
                          <w:rFonts w:ascii="Segoe UI" w:hAnsi="Segoe UI" w:cs="Segoe UI"/>
                          <w:bCs/>
                          <w:color w:val="121B1F" w:themeColor="background1"/>
                          <w:sz w:val="16"/>
                          <w:szCs w:val="16"/>
                        </w:rPr>
                      </w:rPrChange>
                    </w:rPr>
                    <w:t xml:space="preserve"># of concurrent users </w:t>
                  </w:r>
                </w:p>
              </w:tc>
              <w:tc>
                <w:tcPr>
                  <w:tcW w:w="831" w:type="pct"/>
                  <w:tcBorders>
                    <w:top w:val="nil"/>
                    <w:left w:val="nil"/>
                    <w:bottom w:val="single" w:sz="4" w:space="0" w:color="auto"/>
                    <w:right w:val="nil"/>
                  </w:tcBorders>
                  <w:vAlign w:val="center"/>
                </w:tcPr>
                <w:p w14:paraId="67E8BE8D" w14:textId="696F53B8" w:rsidR="00C24328" w:rsidRPr="004D620F" w:rsidRDefault="007E6EEC" w:rsidP="00C24328">
                  <w:pPr>
                    <w:rPr>
                      <w:rFonts w:ascii="Arial" w:hAnsi="Arial" w:cs="Arial"/>
                      <w:color w:val="121B1F" w:themeColor="background1"/>
                      <w:sz w:val="16"/>
                      <w:szCs w:val="16"/>
                      <w:rPrChange w:id="220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07" w:author="Locke Liu" w:date="2021-05-24T14:33:00Z">
                        <w:rPr>
                          <w:rFonts w:ascii="Segoe UI" w:hAnsi="Segoe UI" w:cs="Segoe UI"/>
                          <w:color w:val="121B1F" w:themeColor="background1"/>
                          <w:sz w:val="16"/>
                          <w:szCs w:val="16"/>
                        </w:rPr>
                      </w:rPrChange>
                    </w:rPr>
                    <w:t>10</w:t>
                  </w:r>
                </w:p>
              </w:tc>
              <w:tc>
                <w:tcPr>
                  <w:tcW w:w="164" w:type="pct"/>
                  <w:tcBorders>
                    <w:top w:val="nil"/>
                    <w:left w:val="nil"/>
                    <w:bottom w:val="single" w:sz="4" w:space="0" w:color="auto"/>
                    <w:right w:val="single" w:sz="4" w:space="0" w:color="auto"/>
                  </w:tcBorders>
                  <w:shd w:val="clear" w:color="auto" w:fill="auto"/>
                  <w:noWrap/>
                  <w:vAlign w:val="center"/>
                </w:tcPr>
                <w:p w14:paraId="66E318E3" w14:textId="77777777" w:rsidR="00C24328" w:rsidRPr="004D620F" w:rsidRDefault="00C24328" w:rsidP="00C24328">
                  <w:pPr>
                    <w:rPr>
                      <w:rFonts w:ascii="Arial" w:hAnsi="Arial" w:cs="Arial"/>
                      <w:color w:val="121B1F" w:themeColor="background1"/>
                      <w:sz w:val="16"/>
                      <w:szCs w:val="16"/>
                      <w:rPrChange w:id="2208" w:author="Locke Liu" w:date="2021-05-24T14:33:00Z">
                        <w:rPr>
                          <w:rFonts w:ascii="Segoe UI" w:hAnsi="Segoe UI" w:cs="Segoe UI"/>
                          <w:color w:val="121B1F" w:themeColor="background1"/>
                          <w:sz w:val="16"/>
                          <w:szCs w:val="16"/>
                        </w:rPr>
                      </w:rPrChange>
                    </w:rPr>
                  </w:pPr>
                </w:p>
              </w:tc>
              <w:tc>
                <w:tcPr>
                  <w:tcW w:w="1301" w:type="pct"/>
                  <w:tcBorders>
                    <w:top w:val="nil"/>
                    <w:left w:val="nil"/>
                    <w:bottom w:val="single" w:sz="4" w:space="0" w:color="auto"/>
                    <w:right w:val="single" w:sz="4" w:space="0" w:color="auto"/>
                  </w:tcBorders>
                  <w:shd w:val="clear" w:color="auto" w:fill="auto"/>
                  <w:noWrap/>
                  <w:vAlign w:val="center"/>
                </w:tcPr>
                <w:p w14:paraId="313EAB5C" w14:textId="39552C6E" w:rsidR="00C24328" w:rsidRPr="004D620F" w:rsidRDefault="00C641BF" w:rsidP="00C24328">
                  <w:pPr>
                    <w:rPr>
                      <w:rFonts w:ascii="Arial" w:hAnsi="Arial" w:cs="Arial"/>
                      <w:color w:val="121B1F" w:themeColor="background1"/>
                      <w:sz w:val="16"/>
                      <w:szCs w:val="16"/>
                      <w:rPrChange w:id="2209" w:author="Locke Liu" w:date="2021-05-24T14:33:00Z">
                        <w:rPr>
                          <w:rFonts w:ascii="Segoe UI" w:hAnsi="Segoe UI" w:cs="Segoe UI"/>
                          <w:color w:val="121B1F" w:themeColor="background1"/>
                          <w:sz w:val="16"/>
                          <w:szCs w:val="16"/>
                        </w:rPr>
                      </w:rPrChange>
                    </w:rPr>
                  </w:pPr>
                  <w:r w:rsidRPr="004D620F">
                    <w:rPr>
                      <w:rFonts w:ascii="Arial" w:hAnsi="Arial" w:cs="Arial"/>
                      <w:bCs/>
                      <w:color w:val="121B1F" w:themeColor="background1"/>
                      <w:sz w:val="16"/>
                      <w:szCs w:val="16"/>
                      <w:rPrChange w:id="2210" w:author="Locke Liu" w:date="2021-05-24T14:33:00Z">
                        <w:rPr>
                          <w:rFonts w:ascii="Segoe UI" w:hAnsi="Segoe UI" w:cs="Segoe UI"/>
                          <w:bCs/>
                          <w:color w:val="121B1F" w:themeColor="background1"/>
                          <w:sz w:val="16"/>
                          <w:szCs w:val="16"/>
                        </w:rPr>
                      </w:rPrChange>
                    </w:rPr>
                    <w:t>15</w:t>
                  </w:r>
                </w:p>
              </w:tc>
              <w:tc>
                <w:tcPr>
                  <w:tcW w:w="829" w:type="pct"/>
                  <w:tcBorders>
                    <w:top w:val="nil"/>
                    <w:left w:val="nil"/>
                    <w:bottom w:val="single" w:sz="4" w:space="0" w:color="auto"/>
                    <w:right w:val="single" w:sz="4" w:space="0" w:color="auto"/>
                  </w:tcBorders>
                  <w:shd w:val="clear" w:color="auto" w:fill="auto"/>
                  <w:noWrap/>
                  <w:vAlign w:val="center"/>
                </w:tcPr>
                <w:p w14:paraId="4C40BBAB" w14:textId="7164E354" w:rsidR="00C24328" w:rsidRPr="004D620F" w:rsidRDefault="00C641BF" w:rsidP="00C24328">
                  <w:pPr>
                    <w:rPr>
                      <w:rFonts w:ascii="Arial" w:hAnsi="Arial" w:cs="Arial"/>
                      <w:color w:val="121B1F" w:themeColor="background1"/>
                      <w:sz w:val="16"/>
                      <w:szCs w:val="16"/>
                      <w:rPrChange w:id="2211" w:author="Locke Liu" w:date="2021-05-24T14:33:00Z">
                        <w:rPr>
                          <w:rFonts w:ascii="Segoe UI" w:hAnsi="Segoe UI" w:cs="Segoe UI"/>
                          <w:color w:val="121B1F" w:themeColor="background1"/>
                          <w:sz w:val="16"/>
                          <w:szCs w:val="16"/>
                        </w:rPr>
                      </w:rPrChange>
                    </w:rPr>
                  </w:pPr>
                  <w:r w:rsidRPr="004D620F">
                    <w:rPr>
                      <w:rFonts w:ascii="Arial" w:hAnsi="Arial" w:cs="Arial"/>
                      <w:bCs/>
                      <w:color w:val="121B1F" w:themeColor="background1"/>
                      <w:sz w:val="16"/>
                      <w:szCs w:val="16"/>
                      <w:rPrChange w:id="2212" w:author="Locke Liu" w:date="2021-05-24T14:33:00Z">
                        <w:rPr>
                          <w:rFonts w:ascii="Segoe UI" w:hAnsi="Segoe UI" w:cs="Segoe UI"/>
                          <w:bCs/>
                          <w:color w:val="121B1F" w:themeColor="background1"/>
                          <w:sz w:val="16"/>
                          <w:szCs w:val="16"/>
                        </w:rPr>
                      </w:rPrChange>
                    </w:rPr>
                    <w:t>20</w:t>
                  </w:r>
                </w:p>
              </w:tc>
            </w:tr>
          </w:tbl>
          <w:p w14:paraId="5AE1241A" w14:textId="77777777" w:rsidR="00C24328" w:rsidRPr="004D620F" w:rsidRDefault="00C24328" w:rsidP="00C24328">
            <w:pPr>
              <w:rPr>
                <w:rFonts w:ascii="Arial" w:hAnsi="Arial" w:cs="Arial"/>
                <w:color w:val="121B1F" w:themeColor="background1"/>
                <w:sz w:val="16"/>
                <w:szCs w:val="16"/>
                <w:rPrChange w:id="2213" w:author="Locke Liu" w:date="2021-05-24T14:33:00Z">
                  <w:rPr>
                    <w:rFonts w:ascii="Segoe UI" w:hAnsi="Segoe UI" w:cs="Segoe UI"/>
                    <w:color w:val="121B1F" w:themeColor="background1"/>
                    <w:sz w:val="16"/>
                    <w:szCs w:val="16"/>
                  </w:rPr>
                </w:rPrChange>
              </w:rPr>
            </w:pPr>
          </w:p>
        </w:tc>
      </w:tr>
      <w:tr w:rsidR="00C24328" w:rsidRPr="004D620F" w14:paraId="264F58AC" w14:textId="77777777" w:rsidTr="004A4150">
        <w:trPr>
          <w:cantSplit/>
          <w:trHeight w:val="1227"/>
        </w:trPr>
        <w:tc>
          <w:tcPr>
            <w:tcW w:w="356" w:type="pct"/>
            <w:tcBorders>
              <w:top w:val="single" w:sz="4" w:space="0" w:color="auto"/>
              <w:bottom w:val="single" w:sz="4" w:space="0" w:color="auto"/>
            </w:tcBorders>
            <w:vAlign w:val="center"/>
          </w:tcPr>
          <w:p w14:paraId="59F1D3ED" w14:textId="77777777" w:rsidR="00C24328" w:rsidRPr="004D620F" w:rsidRDefault="00C24328" w:rsidP="00C24328">
            <w:pPr>
              <w:rPr>
                <w:rFonts w:ascii="Arial" w:hAnsi="Arial" w:cs="Arial"/>
                <w:color w:val="121B1F" w:themeColor="background1"/>
                <w:sz w:val="16"/>
                <w:szCs w:val="16"/>
                <w:rPrChange w:id="221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15" w:author="Locke Liu" w:date="2021-05-24T14:33:00Z">
                  <w:rPr>
                    <w:rFonts w:ascii="Segoe UI" w:hAnsi="Segoe UI" w:cs="Segoe UI"/>
                    <w:color w:val="121B1F" w:themeColor="background1"/>
                    <w:sz w:val="16"/>
                    <w:szCs w:val="16"/>
                  </w:rPr>
                </w:rPrChange>
              </w:rPr>
              <w:t>NF18</w:t>
            </w:r>
          </w:p>
        </w:tc>
        <w:tc>
          <w:tcPr>
            <w:tcW w:w="685" w:type="pct"/>
            <w:tcBorders>
              <w:top w:val="single" w:sz="4" w:space="0" w:color="auto"/>
              <w:bottom w:val="single" w:sz="4" w:space="0" w:color="auto"/>
            </w:tcBorders>
            <w:vAlign w:val="center"/>
          </w:tcPr>
          <w:p w14:paraId="2D5C0144" w14:textId="77777777" w:rsidR="00C24328" w:rsidRPr="004D620F" w:rsidRDefault="00C24328" w:rsidP="00C24328">
            <w:pPr>
              <w:rPr>
                <w:rFonts w:ascii="Arial" w:hAnsi="Arial" w:cs="Arial"/>
                <w:color w:val="121B1F" w:themeColor="background1"/>
                <w:sz w:val="16"/>
                <w:szCs w:val="16"/>
                <w:rPrChange w:id="221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17" w:author="Locke Liu" w:date="2021-05-24T14:33:00Z">
                  <w:rPr>
                    <w:rFonts w:ascii="Segoe UI" w:hAnsi="Segoe UI" w:cs="Segoe UI"/>
                    <w:color w:val="121B1F" w:themeColor="background1"/>
                    <w:sz w:val="16"/>
                    <w:szCs w:val="16"/>
                  </w:rPr>
                </w:rPrChange>
              </w:rPr>
              <w:t>Number of concurrent users</w:t>
            </w:r>
          </w:p>
        </w:tc>
        <w:tc>
          <w:tcPr>
            <w:tcW w:w="3958" w:type="pct"/>
            <w:vMerge/>
            <w:tcBorders>
              <w:bottom w:val="single" w:sz="4" w:space="0" w:color="auto"/>
            </w:tcBorders>
            <w:vAlign w:val="center"/>
          </w:tcPr>
          <w:p w14:paraId="3DA96332" w14:textId="77777777" w:rsidR="00C24328" w:rsidRPr="004D620F" w:rsidRDefault="00C24328" w:rsidP="00C24328">
            <w:pPr>
              <w:rPr>
                <w:rFonts w:ascii="Arial" w:hAnsi="Arial" w:cs="Arial"/>
                <w:color w:val="121B1F" w:themeColor="background1"/>
                <w:sz w:val="16"/>
                <w:szCs w:val="16"/>
                <w:rPrChange w:id="2218" w:author="Locke Liu" w:date="2021-05-24T14:33:00Z">
                  <w:rPr>
                    <w:rFonts w:ascii="Segoe UI" w:hAnsi="Segoe UI" w:cs="Segoe UI"/>
                    <w:color w:val="121B1F" w:themeColor="background1"/>
                    <w:sz w:val="16"/>
                    <w:szCs w:val="16"/>
                  </w:rPr>
                </w:rPrChange>
              </w:rPr>
            </w:pPr>
          </w:p>
        </w:tc>
      </w:tr>
      <w:tr w:rsidR="00C24328" w:rsidRPr="004D620F" w14:paraId="1F89BC31" w14:textId="77777777" w:rsidTr="004A4150">
        <w:trPr>
          <w:cantSplit/>
          <w:trHeight w:val="800"/>
        </w:trPr>
        <w:tc>
          <w:tcPr>
            <w:tcW w:w="356" w:type="pct"/>
            <w:tcBorders>
              <w:top w:val="single" w:sz="4" w:space="0" w:color="auto"/>
              <w:bottom w:val="single" w:sz="4" w:space="0" w:color="auto"/>
            </w:tcBorders>
            <w:vAlign w:val="center"/>
          </w:tcPr>
          <w:p w14:paraId="4D097A5A" w14:textId="77777777" w:rsidR="00C24328" w:rsidRPr="004D620F" w:rsidRDefault="00C24328" w:rsidP="00C24328">
            <w:pPr>
              <w:rPr>
                <w:rFonts w:ascii="Arial" w:hAnsi="Arial" w:cs="Arial"/>
                <w:color w:val="121B1F" w:themeColor="background1"/>
                <w:sz w:val="16"/>
                <w:szCs w:val="16"/>
                <w:rPrChange w:id="221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20" w:author="Locke Liu" w:date="2021-05-24T14:33:00Z">
                  <w:rPr>
                    <w:rFonts w:ascii="Segoe UI" w:hAnsi="Segoe UI" w:cs="Segoe UI"/>
                    <w:color w:val="121B1F" w:themeColor="background1"/>
                    <w:sz w:val="16"/>
                    <w:szCs w:val="16"/>
                  </w:rPr>
                </w:rPrChange>
              </w:rPr>
              <w:t>NF19</w:t>
            </w:r>
          </w:p>
        </w:tc>
        <w:tc>
          <w:tcPr>
            <w:tcW w:w="685" w:type="pct"/>
            <w:tcBorders>
              <w:top w:val="single" w:sz="4" w:space="0" w:color="auto"/>
              <w:bottom w:val="single" w:sz="4" w:space="0" w:color="auto"/>
            </w:tcBorders>
            <w:vAlign w:val="center"/>
          </w:tcPr>
          <w:p w14:paraId="7FA7AD8D" w14:textId="77777777" w:rsidR="00C24328" w:rsidRPr="004D620F" w:rsidRDefault="00C24328" w:rsidP="00C24328">
            <w:pPr>
              <w:rPr>
                <w:rFonts w:ascii="Arial" w:hAnsi="Arial" w:cs="Arial"/>
                <w:color w:val="121B1F" w:themeColor="background1"/>
                <w:sz w:val="16"/>
                <w:szCs w:val="16"/>
                <w:rPrChange w:id="222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22" w:author="Locke Liu" w:date="2021-05-24T14:33:00Z">
                  <w:rPr>
                    <w:rFonts w:ascii="Segoe UI" w:hAnsi="Segoe UI" w:cs="Segoe UI"/>
                    <w:color w:val="121B1F" w:themeColor="background1"/>
                    <w:sz w:val="16"/>
                    <w:szCs w:val="16"/>
                  </w:rPr>
                </w:rPrChange>
              </w:rPr>
              <w:t>Response time</w:t>
            </w:r>
          </w:p>
        </w:tc>
        <w:tc>
          <w:tcPr>
            <w:tcW w:w="3958" w:type="pct"/>
            <w:tcBorders>
              <w:top w:val="single" w:sz="4" w:space="0" w:color="auto"/>
              <w:bottom w:val="single" w:sz="4" w:space="0" w:color="auto"/>
            </w:tcBorders>
            <w:vAlign w:val="center"/>
          </w:tcPr>
          <w:p w14:paraId="5EB9F8C6" w14:textId="7A4ED481" w:rsidR="00C24328" w:rsidRPr="004D620F" w:rsidRDefault="007E6EEC" w:rsidP="00C24328">
            <w:pPr>
              <w:rPr>
                <w:rFonts w:ascii="Arial" w:hAnsi="Arial" w:cs="Arial"/>
                <w:color w:val="121B1F" w:themeColor="background1"/>
                <w:sz w:val="16"/>
                <w:szCs w:val="16"/>
                <w:rPrChange w:id="2223" w:author="Locke Liu" w:date="2021-05-24T14:33:00Z">
                  <w:rPr>
                    <w:rFonts w:ascii="Segoe UI" w:hAnsi="Segoe UI" w:cs="Segoe UI"/>
                    <w:color w:val="121B1F" w:themeColor="background1"/>
                    <w:sz w:val="16"/>
                    <w:szCs w:val="16"/>
                  </w:rPr>
                </w:rPrChange>
              </w:rPr>
            </w:pPr>
            <w:commentRangeStart w:id="2224"/>
            <w:r w:rsidRPr="004D620F">
              <w:rPr>
                <w:rFonts w:ascii="Arial" w:hAnsi="Arial" w:cs="Arial"/>
                <w:color w:val="121B1F" w:themeColor="background1"/>
                <w:sz w:val="16"/>
                <w:szCs w:val="16"/>
                <w:rPrChange w:id="2225" w:author="Locke Liu" w:date="2021-05-24T14:33:00Z">
                  <w:rPr>
                    <w:rFonts w:ascii="Segoe UI" w:hAnsi="Segoe UI" w:cs="Segoe UI"/>
                    <w:color w:val="121B1F" w:themeColor="background1"/>
                    <w:sz w:val="16"/>
                    <w:szCs w:val="16"/>
                  </w:rPr>
                </w:rPrChange>
              </w:rPr>
              <w:t>tbd</w:t>
            </w:r>
            <w:commentRangeEnd w:id="2224"/>
            <w:r w:rsidR="002856C3">
              <w:rPr>
                <w:rStyle w:val="CommentReference"/>
              </w:rPr>
              <w:commentReference w:id="2224"/>
            </w:r>
          </w:p>
        </w:tc>
      </w:tr>
    </w:tbl>
    <w:p w14:paraId="023EFD1F" w14:textId="77777777" w:rsidR="00141650" w:rsidRPr="004D620F" w:rsidRDefault="00141650" w:rsidP="00DA1CF2">
      <w:pPr>
        <w:rPr>
          <w:rFonts w:ascii="Arial" w:hAnsi="Arial" w:cs="Arial"/>
          <w:rPrChange w:id="2226" w:author="Locke Liu" w:date="2021-05-24T14:33:00Z">
            <w:rPr/>
          </w:rPrChange>
        </w:rPr>
      </w:pPr>
    </w:p>
    <w:p w14:paraId="19C6136A" w14:textId="5C3BEEA4" w:rsidR="00141650" w:rsidRPr="004D620F" w:rsidRDefault="00141650" w:rsidP="00DF6898">
      <w:pPr>
        <w:pStyle w:val="Heading2"/>
        <w:keepNext/>
        <w:numPr>
          <w:ilvl w:val="2"/>
          <w:numId w:val="4"/>
        </w:numPr>
        <w:rPr>
          <w:rFonts w:ascii="Arial" w:hAnsi="Arial"/>
          <w:rPrChange w:id="2227" w:author="Locke Liu" w:date="2021-05-24T14:33:00Z">
            <w:rPr/>
          </w:rPrChange>
        </w:rPr>
      </w:pPr>
      <w:bookmarkStart w:id="2228" w:name="_Toc72767177"/>
      <w:r w:rsidRPr="004D620F">
        <w:rPr>
          <w:rFonts w:ascii="Arial" w:hAnsi="Arial"/>
          <w:rPrChange w:id="2229" w:author="Locke Liu" w:date="2021-05-24T14:33:00Z">
            <w:rPr/>
          </w:rPrChange>
        </w:rPr>
        <w:t>Supportability</w:t>
      </w:r>
      <w:bookmarkEnd w:id="2228"/>
      <w:r w:rsidRPr="004D620F">
        <w:rPr>
          <w:rFonts w:ascii="Arial" w:hAnsi="Arial"/>
          <w:rPrChange w:id="2230" w:author="Locke Liu" w:date="2021-05-24T14:33:00Z">
            <w:rPr/>
          </w:rPrChange>
        </w:rPr>
        <w:tab/>
      </w:r>
    </w:p>
    <w:p w14:paraId="42383615" w14:textId="0BF9B0AC" w:rsidR="00141650" w:rsidRPr="004D620F" w:rsidRDefault="00141650" w:rsidP="00141650">
      <w:pPr>
        <w:rPr>
          <w:rFonts w:ascii="Arial" w:hAnsi="Arial" w:cs="Arial"/>
          <w:lang w:val="en-GB"/>
          <w:rPrChange w:id="2231" w:author="Locke Liu" w:date="2021-05-24T14:33:00Z">
            <w:rPr>
              <w:lang w:val="en-GB"/>
            </w:rPr>
          </w:rPrChange>
        </w:rPr>
      </w:pPr>
    </w:p>
    <w:tbl>
      <w:tblPr>
        <w:tblW w:w="5000" w:type="pct"/>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1743"/>
        <w:gridCol w:w="1921"/>
        <w:gridCol w:w="6589"/>
      </w:tblGrid>
      <w:tr w:rsidR="00C24328" w:rsidRPr="004D620F" w14:paraId="7ED531B8" w14:textId="77777777" w:rsidTr="00C24328">
        <w:trPr>
          <w:cantSplit/>
          <w:trHeight w:val="437"/>
          <w:tblHeader/>
        </w:trPr>
        <w:tc>
          <w:tcPr>
            <w:tcW w:w="850" w:type="pct"/>
            <w:tcBorders>
              <w:top w:val="single" w:sz="4" w:space="0" w:color="auto"/>
              <w:left w:val="single" w:sz="4" w:space="0" w:color="auto"/>
              <w:bottom w:val="single" w:sz="4" w:space="0" w:color="auto"/>
              <w:right w:val="single" w:sz="4" w:space="0" w:color="auto"/>
            </w:tcBorders>
            <w:shd w:val="clear" w:color="auto" w:fill="C0C0C0"/>
            <w:vAlign w:val="center"/>
          </w:tcPr>
          <w:p w14:paraId="6212F97B" w14:textId="77777777" w:rsidR="00C24328" w:rsidRPr="004D620F" w:rsidRDefault="00C24328" w:rsidP="00C24328">
            <w:pPr>
              <w:rPr>
                <w:rFonts w:ascii="Arial" w:hAnsi="Arial" w:cs="Arial"/>
                <w:b/>
                <w:sz w:val="18"/>
                <w:szCs w:val="18"/>
                <w:rPrChange w:id="2232" w:author="Locke Liu" w:date="2021-05-24T14:33:00Z">
                  <w:rPr>
                    <w:rFonts w:ascii="Segoe UI" w:hAnsi="Segoe UI" w:cs="Segoe UI"/>
                    <w:b/>
                    <w:sz w:val="18"/>
                    <w:szCs w:val="18"/>
                  </w:rPr>
                </w:rPrChange>
              </w:rPr>
            </w:pPr>
            <w:r w:rsidRPr="004D620F">
              <w:rPr>
                <w:rFonts w:ascii="Arial" w:hAnsi="Arial" w:cs="Arial"/>
                <w:b/>
                <w:sz w:val="18"/>
                <w:szCs w:val="18"/>
                <w:rPrChange w:id="2233" w:author="Locke Liu" w:date="2021-05-24T14:33:00Z">
                  <w:rPr>
                    <w:rFonts w:ascii="Segoe UI" w:hAnsi="Segoe UI" w:cs="Segoe UI"/>
                    <w:b/>
                    <w:sz w:val="18"/>
                    <w:szCs w:val="18"/>
                  </w:rPr>
                </w:rPrChange>
              </w:rPr>
              <w:t>#</w:t>
            </w:r>
          </w:p>
        </w:tc>
        <w:tc>
          <w:tcPr>
            <w:tcW w:w="937" w:type="pct"/>
            <w:tcBorders>
              <w:top w:val="single" w:sz="4" w:space="0" w:color="auto"/>
              <w:left w:val="single" w:sz="4" w:space="0" w:color="auto"/>
              <w:bottom w:val="single" w:sz="4" w:space="0" w:color="auto"/>
              <w:right w:val="single" w:sz="4" w:space="0" w:color="auto"/>
            </w:tcBorders>
            <w:shd w:val="clear" w:color="auto" w:fill="C0C0C0"/>
            <w:vAlign w:val="center"/>
          </w:tcPr>
          <w:p w14:paraId="0CF9D880" w14:textId="77777777" w:rsidR="00C24328" w:rsidRPr="004D620F" w:rsidRDefault="00C24328" w:rsidP="00C24328">
            <w:pPr>
              <w:rPr>
                <w:rFonts w:ascii="Arial" w:hAnsi="Arial" w:cs="Arial"/>
                <w:b/>
                <w:sz w:val="18"/>
                <w:szCs w:val="18"/>
                <w:rPrChange w:id="2234" w:author="Locke Liu" w:date="2021-05-24T14:33:00Z">
                  <w:rPr>
                    <w:rFonts w:ascii="Segoe UI" w:hAnsi="Segoe UI" w:cs="Segoe UI"/>
                    <w:b/>
                    <w:sz w:val="18"/>
                    <w:szCs w:val="18"/>
                  </w:rPr>
                </w:rPrChange>
              </w:rPr>
            </w:pPr>
            <w:r w:rsidRPr="004D620F">
              <w:rPr>
                <w:rFonts w:ascii="Arial" w:hAnsi="Arial" w:cs="Arial"/>
                <w:b/>
                <w:sz w:val="18"/>
                <w:szCs w:val="18"/>
                <w:rPrChange w:id="2235" w:author="Locke Liu" w:date="2021-05-24T14:33:00Z">
                  <w:rPr>
                    <w:rFonts w:ascii="Segoe UI" w:hAnsi="Segoe UI" w:cs="Segoe UI"/>
                    <w:b/>
                    <w:sz w:val="18"/>
                    <w:szCs w:val="18"/>
                  </w:rPr>
                </w:rPrChange>
              </w:rPr>
              <w:t>Requirement</w:t>
            </w:r>
          </w:p>
        </w:tc>
        <w:tc>
          <w:tcPr>
            <w:tcW w:w="3213" w:type="pct"/>
            <w:tcBorders>
              <w:top w:val="single" w:sz="4" w:space="0" w:color="auto"/>
              <w:left w:val="single" w:sz="4" w:space="0" w:color="auto"/>
              <w:bottom w:val="single" w:sz="4" w:space="0" w:color="auto"/>
              <w:right w:val="single" w:sz="4" w:space="0" w:color="auto"/>
            </w:tcBorders>
            <w:shd w:val="clear" w:color="auto" w:fill="C0C0C0"/>
            <w:vAlign w:val="center"/>
          </w:tcPr>
          <w:p w14:paraId="67F360CB" w14:textId="77777777" w:rsidR="00C24328" w:rsidRPr="004D620F" w:rsidRDefault="00C24328" w:rsidP="00C24328">
            <w:pPr>
              <w:rPr>
                <w:rFonts w:ascii="Arial" w:hAnsi="Arial" w:cs="Arial"/>
                <w:b/>
                <w:sz w:val="18"/>
                <w:szCs w:val="18"/>
                <w:rPrChange w:id="2236" w:author="Locke Liu" w:date="2021-05-24T14:33:00Z">
                  <w:rPr>
                    <w:rFonts w:ascii="Segoe UI" w:hAnsi="Segoe UI" w:cs="Segoe UI"/>
                    <w:b/>
                    <w:sz w:val="18"/>
                    <w:szCs w:val="18"/>
                  </w:rPr>
                </w:rPrChange>
              </w:rPr>
            </w:pPr>
            <w:r w:rsidRPr="004D620F">
              <w:rPr>
                <w:rFonts w:ascii="Arial" w:hAnsi="Arial" w:cs="Arial"/>
                <w:b/>
                <w:sz w:val="18"/>
                <w:szCs w:val="18"/>
                <w:rPrChange w:id="2237" w:author="Locke Liu" w:date="2021-05-24T14:33:00Z">
                  <w:rPr>
                    <w:rFonts w:ascii="Segoe UI" w:hAnsi="Segoe UI" w:cs="Segoe UI"/>
                    <w:b/>
                    <w:sz w:val="18"/>
                    <w:szCs w:val="18"/>
                  </w:rPr>
                </w:rPrChange>
              </w:rPr>
              <w:t>Details</w:t>
            </w:r>
          </w:p>
        </w:tc>
      </w:tr>
      <w:tr w:rsidR="00C24328" w:rsidRPr="004D620F" w14:paraId="42F43FCA" w14:textId="77777777" w:rsidTr="004A4150">
        <w:trPr>
          <w:cantSplit/>
        </w:trPr>
        <w:tc>
          <w:tcPr>
            <w:tcW w:w="850" w:type="pct"/>
            <w:tcBorders>
              <w:top w:val="single" w:sz="4" w:space="0" w:color="auto"/>
              <w:bottom w:val="single" w:sz="4" w:space="0" w:color="auto"/>
            </w:tcBorders>
            <w:vAlign w:val="center"/>
          </w:tcPr>
          <w:p w14:paraId="53E16836" w14:textId="77777777" w:rsidR="00C24328" w:rsidRPr="004D620F" w:rsidRDefault="00C24328" w:rsidP="00C24328">
            <w:pPr>
              <w:rPr>
                <w:rFonts w:ascii="Arial" w:hAnsi="Arial" w:cs="Arial"/>
                <w:color w:val="121B1F" w:themeColor="background1"/>
                <w:sz w:val="16"/>
                <w:szCs w:val="16"/>
                <w:cs/>
                <w:lang w:bidi="th-TH"/>
                <w:rPrChange w:id="2238" w:author="Locke Liu" w:date="2021-05-24T14:33:00Z">
                  <w:rPr>
                    <w:rFonts w:ascii="Segoe UI" w:hAnsi="Segoe UI" w:cs="Segoe UI"/>
                    <w:color w:val="121B1F" w:themeColor="background1"/>
                    <w:sz w:val="16"/>
                    <w:szCs w:val="16"/>
                    <w:cs/>
                    <w:lang w:bidi="th-TH"/>
                  </w:rPr>
                </w:rPrChange>
              </w:rPr>
            </w:pPr>
            <w:r w:rsidRPr="004D620F">
              <w:rPr>
                <w:rFonts w:ascii="Arial" w:hAnsi="Arial" w:cs="Arial"/>
                <w:color w:val="121B1F" w:themeColor="background1"/>
                <w:sz w:val="16"/>
                <w:szCs w:val="16"/>
                <w:rPrChange w:id="2239" w:author="Locke Liu" w:date="2021-05-24T14:33:00Z">
                  <w:rPr>
                    <w:rFonts w:ascii="Segoe UI" w:hAnsi="Segoe UI" w:cs="Segoe UI"/>
                    <w:color w:val="121B1F" w:themeColor="background1"/>
                    <w:sz w:val="16"/>
                    <w:szCs w:val="16"/>
                  </w:rPr>
                </w:rPrChange>
              </w:rPr>
              <w:t>NF20</w:t>
            </w:r>
          </w:p>
        </w:tc>
        <w:tc>
          <w:tcPr>
            <w:tcW w:w="937" w:type="pct"/>
            <w:tcBorders>
              <w:top w:val="single" w:sz="4" w:space="0" w:color="auto"/>
              <w:bottom w:val="single" w:sz="4" w:space="0" w:color="auto"/>
            </w:tcBorders>
            <w:vAlign w:val="center"/>
          </w:tcPr>
          <w:p w14:paraId="0967CFF0" w14:textId="77777777" w:rsidR="00C24328" w:rsidRPr="004D620F" w:rsidRDefault="00C24328" w:rsidP="00C24328">
            <w:pPr>
              <w:rPr>
                <w:rFonts w:ascii="Arial" w:hAnsi="Arial" w:cs="Arial"/>
                <w:color w:val="121B1F" w:themeColor="background1"/>
                <w:sz w:val="16"/>
                <w:szCs w:val="16"/>
                <w:rPrChange w:id="224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41" w:author="Locke Liu" w:date="2021-05-24T14:33:00Z">
                  <w:rPr>
                    <w:rFonts w:ascii="Segoe UI" w:hAnsi="Segoe UI" w:cs="Segoe UI"/>
                    <w:color w:val="121B1F" w:themeColor="background1"/>
                    <w:sz w:val="16"/>
                    <w:szCs w:val="16"/>
                  </w:rPr>
                </w:rPrChange>
              </w:rPr>
              <w:t>Functional support</w:t>
            </w:r>
          </w:p>
        </w:tc>
        <w:tc>
          <w:tcPr>
            <w:tcW w:w="3213" w:type="pct"/>
            <w:tcBorders>
              <w:top w:val="single" w:sz="4" w:space="0" w:color="auto"/>
              <w:bottom w:val="single" w:sz="4" w:space="0" w:color="auto"/>
            </w:tcBorders>
            <w:vAlign w:val="center"/>
          </w:tcPr>
          <w:p w14:paraId="6EA0E860" w14:textId="400B536E" w:rsidR="00C24328" w:rsidRPr="004D620F" w:rsidRDefault="00C24328" w:rsidP="00C24328">
            <w:pPr>
              <w:rPr>
                <w:rFonts w:ascii="Arial" w:hAnsi="Arial" w:cs="Arial"/>
                <w:color w:val="121B1F" w:themeColor="background1"/>
                <w:sz w:val="16"/>
                <w:szCs w:val="16"/>
                <w:rPrChange w:id="224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43" w:author="Locke Liu" w:date="2021-05-24T14:33:00Z">
                  <w:rPr>
                    <w:rFonts w:ascii="Segoe UI" w:hAnsi="Segoe UI" w:cs="Segoe UI"/>
                    <w:color w:val="121B1F" w:themeColor="background1"/>
                    <w:sz w:val="16"/>
                    <w:szCs w:val="16"/>
                  </w:rPr>
                </w:rPrChange>
              </w:rPr>
              <w:t>Daily from 8:00-</w:t>
            </w:r>
            <w:r w:rsidR="007E6EEC" w:rsidRPr="004D620F">
              <w:rPr>
                <w:rFonts w:ascii="Arial" w:hAnsi="Arial" w:cs="Arial"/>
                <w:color w:val="121B1F" w:themeColor="background1"/>
                <w:sz w:val="16"/>
                <w:szCs w:val="16"/>
                <w:rPrChange w:id="2244" w:author="Locke Liu" w:date="2021-05-24T14:33:00Z">
                  <w:rPr>
                    <w:rFonts w:ascii="Segoe UI" w:hAnsi="Segoe UI" w:cs="Segoe UI"/>
                    <w:color w:val="121B1F" w:themeColor="background1"/>
                    <w:sz w:val="16"/>
                    <w:szCs w:val="16"/>
                  </w:rPr>
                </w:rPrChange>
              </w:rPr>
              <w:t>18</w:t>
            </w:r>
            <w:r w:rsidRPr="004D620F">
              <w:rPr>
                <w:rFonts w:ascii="Arial" w:hAnsi="Arial" w:cs="Arial"/>
                <w:color w:val="121B1F" w:themeColor="background1"/>
                <w:sz w:val="16"/>
                <w:szCs w:val="16"/>
                <w:rPrChange w:id="2245" w:author="Locke Liu" w:date="2021-05-24T14:33:00Z">
                  <w:rPr>
                    <w:rFonts w:ascii="Segoe UI" w:hAnsi="Segoe UI" w:cs="Segoe UI"/>
                    <w:color w:val="121B1F" w:themeColor="background1"/>
                    <w:sz w:val="16"/>
                    <w:szCs w:val="16"/>
                  </w:rPr>
                </w:rPrChange>
              </w:rPr>
              <w:t>:00 GMT +8</w:t>
            </w:r>
          </w:p>
          <w:p w14:paraId="2DFFA1F0" w14:textId="77777777" w:rsidR="00C24328" w:rsidRPr="004D620F" w:rsidRDefault="00C24328" w:rsidP="00C24328">
            <w:pPr>
              <w:rPr>
                <w:rFonts w:ascii="Arial" w:hAnsi="Arial" w:cs="Arial"/>
                <w:color w:val="121B1F" w:themeColor="background1"/>
                <w:sz w:val="16"/>
                <w:szCs w:val="16"/>
                <w:rPrChange w:id="224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47" w:author="Locke Liu" w:date="2021-05-24T14:33:00Z">
                  <w:rPr>
                    <w:rFonts w:ascii="Segoe UI" w:hAnsi="Segoe UI" w:cs="Segoe UI"/>
                    <w:color w:val="121B1F" w:themeColor="background1"/>
                    <w:sz w:val="16"/>
                    <w:szCs w:val="16"/>
                  </w:rPr>
                </w:rPrChange>
              </w:rPr>
              <w:t>To provide application functional support</w:t>
            </w:r>
          </w:p>
        </w:tc>
      </w:tr>
      <w:tr w:rsidR="00C24328" w:rsidRPr="004D620F" w14:paraId="7950B994" w14:textId="77777777" w:rsidTr="004A4150">
        <w:trPr>
          <w:cantSplit/>
        </w:trPr>
        <w:tc>
          <w:tcPr>
            <w:tcW w:w="850" w:type="pct"/>
            <w:tcBorders>
              <w:top w:val="single" w:sz="4" w:space="0" w:color="auto"/>
              <w:bottom w:val="single" w:sz="4" w:space="0" w:color="auto"/>
            </w:tcBorders>
            <w:vAlign w:val="center"/>
          </w:tcPr>
          <w:p w14:paraId="2F400CCA" w14:textId="77777777" w:rsidR="00C24328" w:rsidRPr="004D620F" w:rsidRDefault="00C24328" w:rsidP="00C24328">
            <w:pPr>
              <w:rPr>
                <w:rFonts w:ascii="Arial" w:hAnsi="Arial" w:cs="Arial"/>
                <w:color w:val="121B1F" w:themeColor="background1"/>
                <w:sz w:val="16"/>
                <w:szCs w:val="16"/>
                <w:rPrChange w:id="224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49" w:author="Locke Liu" w:date="2021-05-24T14:33:00Z">
                  <w:rPr>
                    <w:rFonts w:ascii="Segoe UI" w:hAnsi="Segoe UI" w:cs="Segoe UI"/>
                    <w:color w:val="121B1F" w:themeColor="background1"/>
                    <w:sz w:val="16"/>
                    <w:szCs w:val="16"/>
                  </w:rPr>
                </w:rPrChange>
              </w:rPr>
              <w:t>NF21</w:t>
            </w:r>
          </w:p>
        </w:tc>
        <w:tc>
          <w:tcPr>
            <w:tcW w:w="937" w:type="pct"/>
            <w:tcBorders>
              <w:top w:val="single" w:sz="4" w:space="0" w:color="auto"/>
              <w:bottom w:val="single" w:sz="4" w:space="0" w:color="auto"/>
            </w:tcBorders>
            <w:vAlign w:val="center"/>
          </w:tcPr>
          <w:p w14:paraId="47376425" w14:textId="77777777" w:rsidR="00C24328" w:rsidRPr="004D620F" w:rsidRDefault="00C24328" w:rsidP="00C24328">
            <w:pPr>
              <w:rPr>
                <w:rFonts w:ascii="Arial" w:hAnsi="Arial" w:cs="Arial"/>
                <w:color w:val="121B1F" w:themeColor="background1"/>
                <w:sz w:val="16"/>
                <w:szCs w:val="16"/>
                <w:rPrChange w:id="225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51" w:author="Locke Liu" w:date="2021-05-24T14:33:00Z">
                  <w:rPr>
                    <w:rFonts w:ascii="Segoe UI" w:hAnsi="Segoe UI" w:cs="Segoe UI"/>
                    <w:color w:val="121B1F" w:themeColor="background1"/>
                    <w:sz w:val="16"/>
                    <w:szCs w:val="16"/>
                  </w:rPr>
                </w:rPrChange>
              </w:rPr>
              <w:t>Monitoring</w:t>
            </w:r>
          </w:p>
        </w:tc>
        <w:tc>
          <w:tcPr>
            <w:tcW w:w="3213" w:type="pct"/>
            <w:tcBorders>
              <w:top w:val="single" w:sz="4" w:space="0" w:color="auto"/>
              <w:bottom w:val="single" w:sz="4" w:space="0" w:color="auto"/>
            </w:tcBorders>
            <w:vAlign w:val="center"/>
          </w:tcPr>
          <w:p w14:paraId="3309B336" w14:textId="77777777" w:rsidR="00C24328" w:rsidRPr="004D620F" w:rsidRDefault="00C24328" w:rsidP="00C24328">
            <w:pPr>
              <w:rPr>
                <w:rFonts w:ascii="Arial" w:hAnsi="Arial" w:cs="Arial"/>
                <w:color w:val="121B1F" w:themeColor="background1"/>
                <w:sz w:val="16"/>
                <w:szCs w:val="16"/>
                <w:rPrChange w:id="225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53" w:author="Locke Liu" w:date="2021-05-24T14:33:00Z">
                  <w:rPr>
                    <w:rFonts w:ascii="Segoe UI" w:hAnsi="Segoe UI" w:cs="Segoe UI"/>
                    <w:color w:val="121B1F" w:themeColor="background1"/>
                    <w:sz w:val="16"/>
                    <w:szCs w:val="16"/>
                  </w:rPr>
                </w:rPrChange>
              </w:rPr>
              <w:t>Daily routine monitoring on application, network, interface, batch job.</w:t>
            </w:r>
          </w:p>
          <w:p w14:paraId="162CFB4E" w14:textId="6A1DB43D" w:rsidR="00C24328" w:rsidRPr="004D620F" w:rsidRDefault="00C24328" w:rsidP="00C24328">
            <w:pPr>
              <w:rPr>
                <w:rFonts w:ascii="Arial" w:hAnsi="Arial" w:cs="Arial"/>
                <w:color w:val="121B1F" w:themeColor="background1"/>
                <w:sz w:val="16"/>
                <w:szCs w:val="16"/>
                <w:rPrChange w:id="225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55" w:author="Locke Liu" w:date="2021-05-24T14:33:00Z">
                  <w:rPr>
                    <w:rFonts w:ascii="Segoe UI" w:hAnsi="Segoe UI" w:cs="Segoe UI"/>
                    <w:color w:val="121B1F" w:themeColor="background1"/>
                    <w:sz w:val="16"/>
                    <w:szCs w:val="16"/>
                  </w:rPr>
                </w:rPrChange>
              </w:rPr>
              <w:t>Alert report for exceptional transaction, block, … etc</w:t>
            </w:r>
            <w:ins w:id="2256" w:author="Locke Liu" w:date="2021-05-24T14:50:00Z">
              <w:r w:rsidR="00D836B1">
                <w:rPr>
                  <w:rFonts w:ascii="Arial" w:hAnsi="Arial" w:cs="Arial"/>
                  <w:color w:val="121B1F" w:themeColor="background1"/>
                  <w:sz w:val="16"/>
                  <w:szCs w:val="16"/>
                </w:rPr>
                <w:t>..</w:t>
              </w:r>
            </w:ins>
          </w:p>
          <w:p w14:paraId="56B1AD43" w14:textId="77777777" w:rsidR="00C24328" w:rsidRPr="004D620F" w:rsidRDefault="00C24328" w:rsidP="00C24328">
            <w:pPr>
              <w:rPr>
                <w:rFonts w:ascii="Arial" w:hAnsi="Arial" w:cs="Arial"/>
                <w:color w:val="121B1F" w:themeColor="background1"/>
                <w:sz w:val="16"/>
                <w:szCs w:val="16"/>
                <w:rPrChange w:id="225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58" w:author="Locke Liu" w:date="2021-05-24T14:33:00Z">
                  <w:rPr>
                    <w:rFonts w:ascii="Segoe UI" w:hAnsi="Segoe UI" w:cs="Segoe UI"/>
                    <w:color w:val="121B1F" w:themeColor="background1"/>
                    <w:sz w:val="16"/>
                    <w:szCs w:val="16"/>
                  </w:rPr>
                </w:rPrChange>
              </w:rPr>
              <w:t>It should be included in support model for especially for role and responsibilities.</w:t>
            </w:r>
          </w:p>
        </w:tc>
      </w:tr>
      <w:tr w:rsidR="00C24328" w:rsidRPr="004D620F" w14:paraId="2EB8F57D" w14:textId="77777777" w:rsidTr="004A4150">
        <w:trPr>
          <w:cantSplit/>
        </w:trPr>
        <w:tc>
          <w:tcPr>
            <w:tcW w:w="850" w:type="pct"/>
            <w:tcBorders>
              <w:top w:val="single" w:sz="4" w:space="0" w:color="auto"/>
              <w:bottom w:val="single" w:sz="4" w:space="0" w:color="auto"/>
            </w:tcBorders>
            <w:vAlign w:val="center"/>
          </w:tcPr>
          <w:p w14:paraId="28EC6598" w14:textId="77777777" w:rsidR="00C24328" w:rsidRPr="004D620F" w:rsidRDefault="00C24328" w:rsidP="00C24328">
            <w:pPr>
              <w:rPr>
                <w:rFonts w:ascii="Arial" w:hAnsi="Arial" w:cs="Arial"/>
                <w:color w:val="121B1F" w:themeColor="background1"/>
                <w:sz w:val="16"/>
                <w:szCs w:val="16"/>
                <w:rPrChange w:id="225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60" w:author="Locke Liu" w:date="2021-05-24T14:33:00Z">
                  <w:rPr>
                    <w:rFonts w:ascii="Segoe UI" w:hAnsi="Segoe UI" w:cs="Segoe UI"/>
                    <w:color w:val="121B1F" w:themeColor="background1"/>
                    <w:sz w:val="16"/>
                    <w:szCs w:val="16"/>
                  </w:rPr>
                </w:rPrChange>
              </w:rPr>
              <w:t>NF22</w:t>
            </w:r>
          </w:p>
        </w:tc>
        <w:tc>
          <w:tcPr>
            <w:tcW w:w="937" w:type="pct"/>
            <w:tcBorders>
              <w:top w:val="single" w:sz="4" w:space="0" w:color="auto"/>
              <w:bottom w:val="single" w:sz="4" w:space="0" w:color="auto"/>
            </w:tcBorders>
            <w:vAlign w:val="center"/>
          </w:tcPr>
          <w:p w14:paraId="10023164" w14:textId="77777777" w:rsidR="00C24328" w:rsidRPr="004D620F" w:rsidRDefault="00C24328" w:rsidP="00C24328">
            <w:pPr>
              <w:rPr>
                <w:rFonts w:ascii="Arial" w:hAnsi="Arial" w:cs="Arial"/>
                <w:color w:val="121B1F" w:themeColor="background1"/>
                <w:sz w:val="16"/>
                <w:szCs w:val="16"/>
                <w:rPrChange w:id="226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62" w:author="Locke Liu" w:date="2021-05-24T14:33:00Z">
                  <w:rPr>
                    <w:rFonts w:ascii="Segoe UI" w:hAnsi="Segoe UI" w:cs="Segoe UI"/>
                    <w:color w:val="121B1F" w:themeColor="background1"/>
                    <w:sz w:val="16"/>
                    <w:szCs w:val="16"/>
                  </w:rPr>
                </w:rPrChange>
              </w:rPr>
              <w:t>Technical support</w:t>
            </w:r>
          </w:p>
        </w:tc>
        <w:tc>
          <w:tcPr>
            <w:tcW w:w="3213" w:type="pct"/>
            <w:tcBorders>
              <w:top w:val="single" w:sz="4" w:space="0" w:color="auto"/>
              <w:bottom w:val="single" w:sz="4" w:space="0" w:color="auto"/>
            </w:tcBorders>
            <w:vAlign w:val="center"/>
          </w:tcPr>
          <w:p w14:paraId="3F2D9382" w14:textId="43E54297" w:rsidR="00C24328" w:rsidRPr="004D620F" w:rsidRDefault="00C24328" w:rsidP="00C24328">
            <w:pPr>
              <w:rPr>
                <w:rFonts w:ascii="Arial" w:hAnsi="Arial" w:cs="Arial"/>
                <w:color w:val="121B1F" w:themeColor="background1"/>
                <w:sz w:val="16"/>
                <w:szCs w:val="16"/>
                <w:rPrChange w:id="226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64" w:author="Locke Liu" w:date="2021-05-24T14:33:00Z">
                  <w:rPr>
                    <w:rFonts w:ascii="Segoe UI" w:hAnsi="Segoe UI" w:cs="Segoe UI"/>
                    <w:color w:val="121B1F" w:themeColor="background1"/>
                    <w:sz w:val="16"/>
                    <w:szCs w:val="16"/>
                  </w:rPr>
                </w:rPrChange>
              </w:rPr>
              <w:t>Daily from 8:00-</w:t>
            </w:r>
            <w:r w:rsidR="007E6EEC" w:rsidRPr="004D620F">
              <w:rPr>
                <w:rFonts w:ascii="Arial" w:hAnsi="Arial" w:cs="Arial"/>
                <w:color w:val="121B1F" w:themeColor="background1"/>
                <w:sz w:val="16"/>
                <w:szCs w:val="16"/>
                <w:rPrChange w:id="2265" w:author="Locke Liu" w:date="2021-05-24T14:33:00Z">
                  <w:rPr>
                    <w:rFonts w:ascii="Segoe UI" w:hAnsi="Segoe UI" w:cs="Segoe UI"/>
                    <w:color w:val="121B1F" w:themeColor="background1"/>
                    <w:sz w:val="16"/>
                    <w:szCs w:val="16"/>
                  </w:rPr>
                </w:rPrChange>
              </w:rPr>
              <w:t>18</w:t>
            </w:r>
            <w:r w:rsidRPr="004D620F">
              <w:rPr>
                <w:rFonts w:ascii="Arial" w:hAnsi="Arial" w:cs="Arial"/>
                <w:color w:val="121B1F" w:themeColor="background1"/>
                <w:sz w:val="16"/>
                <w:szCs w:val="16"/>
                <w:rPrChange w:id="2266" w:author="Locke Liu" w:date="2021-05-24T14:33:00Z">
                  <w:rPr>
                    <w:rFonts w:ascii="Segoe UI" w:hAnsi="Segoe UI" w:cs="Segoe UI"/>
                    <w:color w:val="121B1F" w:themeColor="background1"/>
                    <w:sz w:val="16"/>
                    <w:szCs w:val="16"/>
                  </w:rPr>
                </w:rPrChange>
              </w:rPr>
              <w:t>:00 GMT +8 (Depend on support study)</w:t>
            </w:r>
          </w:p>
          <w:p w14:paraId="5280B552" w14:textId="77777777" w:rsidR="00C24328" w:rsidRPr="004D620F" w:rsidRDefault="00C24328" w:rsidP="00C24328">
            <w:pPr>
              <w:rPr>
                <w:rFonts w:ascii="Arial" w:hAnsi="Arial" w:cs="Arial"/>
                <w:color w:val="121B1F" w:themeColor="background1"/>
                <w:sz w:val="16"/>
                <w:szCs w:val="16"/>
                <w:rPrChange w:id="226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68" w:author="Locke Liu" w:date="2021-05-24T14:33:00Z">
                  <w:rPr>
                    <w:rFonts w:ascii="Segoe UI" w:hAnsi="Segoe UI" w:cs="Segoe UI"/>
                    <w:color w:val="121B1F" w:themeColor="background1"/>
                    <w:sz w:val="16"/>
                    <w:szCs w:val="16"/>
                  </w:rPr>
                </w:rPrChange>
              </w:rPr>
              <w:t>To provide application technical support</w:t>
            </w:r>
          </w:p>
        </w:tc>
      </w:tr>
      <w:tr w:rsidR="00C24328" w:rsidRPr="004D620F" w14:paraId="79410729" w14:textId="77777777" w:rsidTr="004A4150">
        <w:trPr>
          <w:cantSplit/>
        </w:trPr>
        <w:tc>
          <w:tcPr>
            <w:tcW w:w="850" w:type="pct"/>
            <w:tcBorders>
              <w:top w:val="single" w:sz="4" w:space="0" w:color="auto"/>
              <w:bottom w:val="single" w:sz="4" w:space="0" w:color="auto"/>
            </w:tcBorders>
            <w:vAlign w:val="center"/>
          </w:tcPr>
          <w:p w14:paraId="08AE8911" w14:textId="77777777" w:rsidR="00C24328" w:rsidRPr="004D620F" w:rsidRDefault="00C24328" w:rsidP="00C24328">
            <w:pPr>
              <w:rPr>
                <w:rFonts w:ascii="Arial" w:hAnsi="Arial" w:cs="Arial"/>
                <w:color w:val="121B1F" w:themeColor="background1"/>
                <w:sz w:val="16"/>
                <w:szCs w:val="16"/>
                <w:rPrChange w:id="226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70" w:author="Locke Liu" w:date="2021-05-24T14:33:00Z">
                  <w:rPr>
                    <w:rFonts w:ascii="Segoe UI" w:hAnsi="Segoe UI" w:cs="Segoe UI"/>
                    <w:color w:val="121B1F" w:themeColor="background1"/>
                    <w:sz w:val="16"/>
                    <w:szCs w:val="16"/>
                  </w:rPr>
                </w:rPrChange>
              </w:rPr>
              <w:t>NF23</w:t>
            </w:r>
          </w:p>
        </w:tc>
        <w:tc>
          <w:tcPr>
            <w:tcW w:w="937" w:type="pct"/>
            <w:tcBorders>
              <w:top w:val="single" w:sz="4" w:space="0" w:color="auto"/>
              <w:bottom w:val="single" w:sz="4" w:space="0" w:color="auto"/>
            </w:tcBorders>
            <w:vAlign w:val="center"/>
          </w:tcPr>
          <w:p w14:paraId="2ACCFDAF" w14:textId="77777777" w:rsidR="00C24328" w:rsidRPr="004D620F" w:rsidRDefault="00C24328" w:rsidP="00C24328">
            <w:pPr>
              <w:rPr>
                <w:rFonts w:ascii="Arial" w:hAnsi="Arial" w:cs="Arial"/>
                <w:color w:val="121B1F" w:themeColor="background1"/>
                <w:sz w:val="16"/>
                <w:szCs w:val="16"/>
                <w:rPrChange w:id="227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72" w:author="Locke Liu" w:date="2021-05-24T14:33:00Z">
                  <w:rPr>
                    <w:rFonts w:ascii="Segoe UI" w:hAnsi="Segoe UI" w:cs="Segoe UI"/>
                    <w:color w:val="121B1F" w:themeColor="background1"/>
                    <w:sz w:val="16"/>
                    <w:szCs w:val="16"/>
                  </w:rPr>
                </w:rPrChange>
              </w:rPr>
              <w:t>Training</w:t>
            </w:r>
          </w:p>
        </w:tc>
        <w:tc>
          <w:tcPr>
            <w:tcW w:w="3213" w:type="pct"/>
            <w:tcBorders>
              <w:top w:val="single" w:sz="4" w:space="0" w:color="auto"/>
              <w:bottom w:val="single" w:sz="4" w:space="0" w:color="auto"/>
            </w:tcBorders>
            <w:vAlign w:val="center"/>
          </w:tcPr>
          <w:p w14:paraId="152CF85F" w14:textId="152B4C9C" w:rsidR="00C24328" w:rsidRPr="004D620F" w:rsidRDefault="00C24328" w:rsidP="00C24328">
            <w:pPr>
              <w:rPr>
                <w:rFonts w:ascii="Arial" w:hAnsi="Arial" w:cs="Arial"/>
                <w:color w:val="121B1F" w:themeColor="background1"/>
                <w:sz w:val="16"/>
                <w:szCs w:val="16"/>
                <w:rPrChange w:id="227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274" w:author="Locke Liu" w:date="2021-05-24T14:33:00Z">
                  <w:rPr>
                    <w:rFonts w:ascii="Segoe UI" w:hAnsi="Segoe UI" w:cs="Segoe UI"/>
                    <w:color w:val="121B1F" w:themeColor="background1"/>
                    <w:sz w:val="16"/>
                    <w:szCs w:val="16"/>
                  </w:rPr>
                </w:rPrChange>
              </w:rPr>
              <w:t xml:space="preserve"> </w:t>
            </w:r>
            <w:r w:rsidR="007E6EEC" w:rsidRPr="004D620F">
              <w:rPr>
                <w:rFonts w:ascii="Arial" w:hAnsi="Arial" w:cs="Arial"/>
                <w:color w:val="121B1F" w:themeColor="background1"/>
                <w:sz w:val="16"/>
                <w:szCs w:val="16"/>
                <w:rPrChange w:id="2275" w:author="Locke Liu" w:date="2021-05-24T14:33:00Z">
                  <w:rPr>
                    <w:rFonts w:ascii="Segoe UI" w:hAnsi="Segoe UI" w:cs="Segoe UI"/>
                    <w:color w:val="121B1F" w:themeColor="background1"/>
                    <w:sz w:val="16"/>
                    <w:szCs w:val="16"/>
                  </w:rPr>
                </w:rPrChange>
              </w:rPr>
              <w:t>N/A</w:t>
            </w:r>
          </w:p>
        </w:tc>
      </w:tr>
    </w:tbl>
    <w:p w14:paraId="7E03207E" w14:textId="77777777" w:rsidR="00141650" w:rsidRPr="004D620F" w:rsidRDefault="00141650" w:rsidP="00141650">
      <w:pPr>
        <w:rPr>
          <w:rFonts w:ascii="Arial" w:hAnsi="Arial" w:cs="Arial"/>
          <w:rPrChange w:id="2276" w:author="Locke Liu" w:date="2021-05-24T14:33:00Z">
            <w:rPr/>
          </w:rPrChange>
        </w:rPr>
      </w:pPr>
    </w:p>
    <w:p w14:paraId="4FCCC6A9" w14:textId="3C71B911" w:rsidR="00AB71EB" w:rsidRPr="004D620F" w:rsidRDefault="00141650" w:rsidP="00DF6898">
      <w:pPr>
        <w:pStyle w:val="Heading2"/>
        <w:keepNext/>
        <w:numPr>
          <w:ilvl w:val="2"/>
          <w:numId w:val="4"/>
        </w:numPr>
        <w:rPr>
          <w:rFonts w:ascii="Arial" w:hAnsi="Arial"/>
          <w:rPrChange w:id="2277" w:author="Locke Liu" w:date="2021-05-24T14:33:00Z">
            <w:rPr/>
          </w:rPrChange>
        </w:rPr>
      </w:pPr>
      <w:bookmarkStart w:id="2278" w:name="_Toc72767178"/>
      <w:r w:rsidRPr="004D620F">
        <w:rPr>
          <w:rFonts w:ascii="Arial" w:hAnsi="Arial"/>
          <w:rPrChange w:id="2279" w:author="Locke Liu" w:date="2021-05-24T14:33:00Z">
            <w:rPr/>
          </w:rPrChange>
        </w:rPr>
        <w:t>Usability requirements:</w:t>
      </w:r>
      <w:bookmarkEnd w:id="2278"/>
    </w:p>
    <w:tbl>
      <w:tblPr>
        <w:tblW w:w="5000" w:type="pct"/>
        <w:tblBorders>
          <w:top w:val="single" w:sz="4" w:space="0" w:color="666699"/>
          <w:left w:val="single" w:sz="4" w:space="0" w:color="666699"/>
          <w:bottom w:val="single" w:sz="4" w:space="0" w:color="666699"/>
          <w:right w:val="single" w:sz="4" w:space="0" w:color="666699"/>
          <w:insideH w:val="single" w:sz="4" w:space="0" w:color="666699"/>
          <w:insideV w:val="single" w:sz="4" w:space="0" w:color="666699"/>
        </w:tblBorders>
        <w:tblLook w:val="01E0" w:firstRow="1" w:lastRow="1" w:firstColumn="1" w:lastColumn="1" w:noHBand="0" w:noVBand="0"/>
      </w:tblPr>
      <w:tblGrid>
        <w:gridCol w:w="1743"/>
        <w:gridCol w:w="1921"/>
        <w:gridCol w:w="6589"/>
      </w:tblGrid>
      <w:tr w:rsidR="0017792A" w:rsidRPr="004D620F" w14:paraId="31B5F4EC" w14:textId="77777777" w:rsidTr="0017792A">
        <w:trPr>
          <w:cantSplit/>
          <w:trHeight w:val="437"/>
          <w:tblHeader/>
        </w:trPr>
        <w:tc>
          <w:tcPr>
            <w:tcW w:w="850" w:type="pct"/>
            <w:tcBorders>
              <w:top w:val="single" w:sz="4" w:space="0" w:color="auto"/>
              <w:left w:val="single" w:sz="4" w:space="0" w:color="auto"/>
              <w:bottom w:val="single" w:sz="4" w:space="0" w:color="auto"/>
              <w:right w:val="single" w:sz="4" w:space="0" w:color="auto"/>
            </w:tcBorders>
            <w:shd w:val="clear" w:color="auto" w:fill="C0C0C0"/>
            <w:vAlign w:val="center"/>
          </w:tcPr>
          <w:p w14:paraId="2DBA5B35" w14:textId="77777777" w:rsidR="0017792A" w:rsidRPr="004D620F" w:rsidRDefault="0017792A" w:rsidP="0017792A">
            <w:pPr>
              <w:rPr>
                <w:rFonts w:ascii="Arial" w:hAnsi="Arial" w:cs="Arial"/>
                <w:b/>
                <w:sz w:val="18"/>
                <w:szCs w:val="18"/>
                <w:rPrChange w:id="2280" w:author="Locke Liu" w:date="2021-05-24T14:33:00Z">
                  <w:rPr>
                    <w:rFonts w:ascii="Segoe UI" w:hAnsi="Segoe UI" w:cs="Segoe UI"/>
                    <w:b/>
                    <w:sz w:val="18"/>
                    <w:szCs w:val="18"/>
                  </w:rPr>
                </w:rPrChange>
              </w:rPr>
            </w:pPr>
            <w:r w:rsidRPr="004D620F">
              <w:rPr>
                <w:rFonts w:ascii="Arial" w:hAnsi="Arial" w:cs="Arial"/>
                <w:b/>
                <w:sz w:val="18"/>
                <w:szCs w:val="18"/>
                <w:rPrChange w:id="2281" w:author="Locke Liu" w:date="2021-05-24T14:33:00Z">
                  <w:rPr>
                    <w:rFonts w:ascii="Segoe UI" w:hAnsi="Segoe UI" w:cs="Segoe UI"/>
                    <w:b/>
                    <w:sz w:val="18"/>
                    <w:szCs w:val="18"/>
                  </w:rPr>
                </w:rPrChange>
              </w:rPr>
              <w:t>#</w:t>
            </w:r>
          </w:p>
        </w:tc>
        <w:tc>
          <w:tcPr>
            <w:tcW w:w="937" w:type="pct"/>
            <w:tcBorders>
              <w:top w:val="single" w:sz="4" w:space="0" w:color="auto"/>
              <w:left w:val="single" w:sz="4" w:space="0" w:color="auto"/>
              <w:bottom w:val="single" w:sz="4" w:space="0" w:color="auto"/>
              <w:right w:val="single" w:sz="4" w:space="0" w:color="auto"/>
            </w:tcBorders>
            <w:shd w:val="clear" w:color="auto" w:fill="C0C0C0"/>
            <w:vAlign w:val="center"/>
          </w:tcPr>
          <w:p w14:paraId="6149D944" w14:textId="77777777" w:rsidR="0017792A" w:rsidRPr="004D620F" w:rsidRDefault="0017792A" w:rsidP="0017792A">
            <w:pPr>
              <w:rPr>
                <w:rFonts w:ascii="Arial" w:hAnsi="Arial" w:cs="Arial"/>
                <w:b/>
                <w:sz w:val="18"/>
                <w:szCs w:val="18"/>
                <w:rPrChange w:id="2282" w:author="Locke Liu" w:date="2021-05-24T14:33:00Z">
                  <w:rPr>
                    <w:rFonts w:ascii="Segoe UI" w:hAnsi="Segoe UI" w:cs="Segoe UI"/>
                    <w:b/>
                    <w:sz w:val="18"/>
                    <w:szCs w:val="18"/>
                  </w:rPr>
                </w:rPrChange>
              </w:rPr>
            </w:pPr>
            <w:r w:rsidRPr="004D620F">
              <w:rPr>
                <w:rFonts w:ascii="Arial" w:hAnsi="Arial" w:cs="Arial"/>
                <w:b/>
                <w:sz w:val="18"/>
                <w:szCs w:val="18"/>
                <w:rPrChange w:id="2283" w:author="Locke Liu" w:date="2021-05-24T14:33:00Z">
                  <w:rPr>
                    <w:rFonts w:ascii="Segoe UI" w:hAnsi="Segoe UI" w:cs="Segoe UI"/>
                    <w:b/>
                    <w:sz w:val="18"/>
                    <w:szCs w:val="18"/>
                  </w:rPr>
                </w:rPrChange>
              </w:rPr>
              <w:t>Requirement</w:t>
            </w:r>
          </w:p>
        </w:tc>
        <w:tc>
          <w:tcPr>
            <w:tcW w:w="3213" w:type="pct"/>
            <w:tcBorders>
              <w:top w:val="single" w:sz="4" w:space="0" w:color="auto"/>
              <w:left w:val="single" w:sz="4" w:space="0" w:color="auto"/>
              <w:bottom w:val="single" w:sz="4" w:space="0" w:color="auto"/>
              <w:right w:val="single" w:sz="4" w:space="0" w:color="auto"/>
            </w:tcBorders>
            <w:shd w:val="clear" w:color="auto" w:fill="C0C0C0"/>
            <w:vAlign w:val="center"/>
          </w:tcPr>
          <w:p w14:paraId="6920FDD0" w14:textId="77777777" w:rsidR="0017792A" w:rsidRPr="004D620F" w:rsidRDefault="0017792A" w:rsidP="0017792A">
            <w:pPr>
              <w:rPr>
                <w:rFonts w:ascii="Arial" w:hAnsi="Arial" w:cs="Arial"/>
                <w:b/>
                <w:sz w:val="18"/>
                <w:szCs w:val="18"/>
                <w:rPrChange w:id="2284" w:author="Locke Liu" w:date="2021-05-24T14:33:00Z">
                  <w:rPr>
                    <w:rFonts w:ascii="Segoe UI" w:hAnsi="Segoe UI" w:cs="Segoe UI"/>
                    <w:b/>
                    <w:sz w:val="18"/>
                    <w:szCs w:val="18"/>
                  </w:rPr>
                </w:rPrChange>
              </w:rPr>
            </w:pPr>
            <w:r w:rsidRPr="004D620F">
              <w:rPr>
                <w:rFonts w:ascii="Arial" w:hAnsi="Arial" w:cs="Arial"/>
                <w:b/>
                <w:sz w:val="18"/>
                <w:szCs w:val="18"/>
                <w:rPrChange w:id="2285" w:author="Locke Liu" w:date="2021-05-24T14:33:00Z">
                  <w:rPr>
                    <w:rFonts w:ascii="Segoe UI" w:hAnsi="Segoe UI" w:cs="Segoe UI"/>
                    <w:b/>
                    <w:sz w:val="18"/>
                    <w:szCs w:val="18"/>
                  </w:rPr>
                </w:rPrChange>
              </w:rPr>
              <w:t>Details</w:t>
            </w:r>
          </w:p>
        </w:tc>
      </w:tr>
      <w:tr w:rsidR="004A4150" w:rsidRPr="004D620F" w14:paraId="51D092E4" w14:textId="77777777" w:rsidTr="004A4150">
        <w:trPr>
          <w:cantSplit/>
        </w:trPr>
        <w:tc>
          <w:tcPr>
            <w:tcW w:w="850" w:type="pct"/>
            <w:tcBorders>
              <w:top w:val="single" w:sz="4" w:space="0" w:color="auto"/>
              <w:bottom w:val="single" w:sz="4" w:space="0" w:color="auto"/>
            </w:tcBorders>
            <w:vAlign w:val="center"/>
          </w:tcPr>
          <w:p w14:paraId="2C81CBD7" w14:textId="77777777" w:rsidR="0017792A" w:rsidRPr="004D620F" w:rsidRDefault="0017792A" w:rsidP="0017792A">
            <w:pPr>
              <w:rPr>
                <w:rFonts w:ascii="Arial" w:hAnsi="Arial" w:cs="Arial"/>
                <w:bCs/>
                <w:color w:val="121B1F" w:themeColor="background1"/>
                <w:sz w:val="16"/>
                <w:szCs w:val="16"/>
                <w:cs/>
                <w:lang w:bidi="th-TH"/>
                <w:rPrChange w:id="2286" w:author="Locke Liu" w:date="2021-05-24T14:33:00Z">
                  <w:rPr>
                    <w:rFonts w:ascii="Segoe UI" w:hAnsi="Segoe UI" w:cs="Segoe UI"/>
                    <w:bCs/>
                    <w:color w:val="121B1F" w:themeColor="background1"/>
                    <w:sz w:val="16"/>
                    <w:szCs w:val="16"/>
                    <w:cs/>
                    <w:lang w:bidi="th-TH"/>
                  </w:rPr>
                </w:rPrChange>
              </w:rPr>
            </w:pPr>
            <w:r w:rsidRPr="004D620F">
              <w:rPr>
                <w:rFonts w:ascii="Arial" w:hAnsi="Arial" w:cs="Arial"/>
                <w:bCs/>
                <w:color w:val="121B1F" w:themeColor="background1"/>
                <w:sz w:val="16"/>
                <w:szCs w:val="16"/>
                <w:lang w:val="fr-FR"/>
                <w:rPrChange w:id="2287" w:author="Locke Liu" w:date="2021-05-24T14:33:00Z">
                  <w:rPr>
                    <w:rFonts w:ascii="Segoe UI" w:hAnsi="Segoe UI" w:cs="Segoe UI"/>
                    <w:bCs/>
                    <w:color w:val="121B1F" w:themeColor="background1"/>
                    <w:sz w:val="16"/>
                    <w:szCs w:val="16"/>
                    <w:lang w:val="fr-FR"/>
                  </w:rPr>
                </w:rPrChange>
              </w:rPr>
              <w:t>NF24</w:t>
            </w:r>
          </w:p>
        </w:tc>
        <w:tc>
          <w:tcPr>
            <w:tcW w:w="937" w:type="pct"/>
            <w:tcBorders>
              <w:top w:val="single" w:sz="4" w:space="0" w:color="auto"/>
              <w:bottom w:val="single" w:sz="4" w:space="0" w:color="auto"/>
            </w:tcBorders>
            <w:vAlign w:val="center"/>
          </w:tcPr>
          <w:p w14:paraId="0A75C33C" w14:textId="77777777" w:rsidR="0017792A" w:rsidRPr="004D620F" w:rsidRDefault="0017792A" w:rsidP="0017792A">
            <w:pPr>
              <w:rPr>
                <w:rFonts w:ascii="Arial" w:hAnsi="Arial" w:cs="Arial"/>
                <w:bCs/>
                <w:color w:val="121B1F" w:themeColor="background1"/>
                <w:sz w:val="16"/>
                <w:szCs w:val="16"/>
                <w:lang w:val="fr-FR"/>
                <w:rPrChange w:id="2288" w:author="Locke Liu" w:date="2021-05-24T14:33:00Z">
                  <w:rPr>
                    <w:rFonts w:ascii="Segoe UI" w:hAnsi="Segoe UI" w:cs="Segoe UI"/>
                    <w:bCs/>
                    <w:color w:val="121B1F" w:themeColor="background1"/>
                    <w:sz w:val="16"/>
                    <w:szCs w:val="16"/>
                    <w:lang w:val="fr-FR"/>
                  </w:rPr>
                </w:rPrChange>
              </w:rPr>
            </w:pPr>
            <w:r w:rsidRPr="004D620F">
              <w:rPr>
                <w:rFonts w:ascii="Arial" w:hAnsi="Arial" w:cs="Arial"/>
                <w:bCs/>
                <w:color w:val="121B1F" w:themeColor="background1"/>
                <w:sz w:val="16"/>
                <w:szCs w:val="16"/>
                <w:rPrChange w:id="2289" w:author="Locke Liu" w:date="2021-05-24T14:33:00Z">
                  <w:rPr>
                    <w:rFonts w:ascii="Segoe UI" w:hAnsi="Segoe UI" w:cs="Segoe UI"/>
                    <w:bCs/>
                    <w:color w:val="121B1F" w:themeColor="background1"/>
                    <w:sz w:val="16"/>
                    <w:szCs w:val="16"/>
                  </w:rPr>
                </w:rPrChange>
              </w:rPr>
              <w:t>Accessibility</w:t>
            </w:r>
          </w:p>
        </w:tc>
        <w:tc>
          <w:tcPr>
            <w:tcW w:w="3213" w:type="pct"/>
            <w:tcBorders>
              <w:top w:val="single" w:sz="4" w:space="0" w:color="auto"/>
              <w:bottom w:val="single" w:sz="4" w:space="0" w:color="auto"/>
            </w:tcBorders>
            <w:vAlign w:val="center"/>
          </w:tcPr>
          <w:p w14:paraId="62CF9D40" w14:textId="36BD304B" w:rsidR="0017792A" w:rsidRPr="004D620F" w:rsidRDefault="006C7F4F" w:rsidP="0017792A">
            <w:pPr>
              <w:rPr>
                <w:rFonts w:ascii="Arial" w:hAnsi="Arial" w:cs="Arial"/>
                <w:bCs/>
                <w:color w:val="121B1F" w:themeColor="background1"/>
                <w:sz w:val="16"/>
                <w:szCs w:val="16"/>
                <w:rPrChange w:id="2290"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291" w:author="Locke Liu" w:date="2021-05-24T14:33:00Z">
                  <w:rPr>
                    <w:rFonts w:ascii="Segoe UI" w:hAnsi="Segoe UI" w:cs="Segoe UI"/>
                    <w:bCs/>
                    <w:color w:val="121B1F" w:themeColor="background1"/>
                    <w:sz w:val="16"/>
                    <w:szCs w:val="16"/>
                  </w:rPr>
                </w:rPrChange>
              </w:rPr>
              <w:t xml:space="preserve">Only storage account for external data upload can be access publicly from </w:t>
            </w:r>
            <w:ins w:id="2292" w:author="Locke Liu" w:date="2021-05-24T14:51:00Z">
              <w:r w:rsidR="00406833">
                <w:rPr>
                  <w:rFonts w:ascii="Arial" w:hAnsi="Arial" w:cs="Arial"/>
                  <w:bCs/>
                  <w:color w:val="121B1F" w:themeColor="background1"/>
                  <w:sz w:val="16"/>
                  <w:szCs w:val="16"/>
                </w:rPr>
                <w:t>I</w:t>
              </w:r>
            </w:ins>
            <w:del w:id="2293" w:author="Locke Liu" w:date="2021-05-24T14:51:00Z">
              <w:r w:rsidRPr="004D620F" w:rsidDel="00406833">
                <w:rPr>
                  <w:rFonts w:ascii="Arial" w:hAnsi="Arial" w:cs="Arial"/>
                  <w:bCs/>
                  <w:color w:val="121B1F" w:themeColor="background1"/>
                  <w:sz w:val="16"/>
                  <w:szCs w:val="16"/>
                  <w:rPrChange w:id="2294" w:author="Locke Liu" w:date="2021-05-24T14:33:00Z">
                    <w:rPr>
                      <w:rFonts w:ascii="Segoe UI" w:hAnsi="Segoe UI" w:cs="Segoe UI"/>
                      <w:bCs/>
                      <w:color w:val="121B1F" w:themeColor="background1"/>
                      <w:sz w:val="16"/>
                      <w:szCs w:val="16"/>
                    </w:rPr>
                  </w:rPrChange>
                </w:rPr>
                <w:delText>i</w:delText>
              </w:r>
            </w:del>
            <w:r w:rsidRPr="004D620F">
              <w:rPr>
                <w:rFonts w:ascii="Arial" w:hAnsi="Arial" w:cs="Arial"/>
                <w:bCs/>
                <w:color w:val="121B1F" w:themeColor="background1"/>
                <w:sz w:val="16"/>
                <w:szCs w:val="16"/>
                <w:rPrChange w:id="2295" w:author="Locke Liu" w:date="2021-05-24T14:33:00Z">
                  <w:rPr>
                    <w:rFonts w:ascii="Segoe UI" w:hAnsi="Segoe UI" w:cs="Segoe UI"/>
                    <w:bCs/>
                    <w:color w:val="121B1F" w:themeColor="background1"/>
                    <w:sz w:val="16"/>
                    <w:szCs w:val="16"/>
                  </w:rPr>
                </w:rPrChange>
              </w:rPr>
              <w:t>nternet. All other access includ</w:t>
            </w:r>
            <w:ins w:id="2296" w:author="Locke Liu" w:date="2021-05-24T14:51:00Z">
              <w:r w:rsidR="00F723A0">
                <w:rPr>
                  <w:rFonts w:ascii="Arial" w:hAnsi="Arial" w:cs="Arial"/>
                  <w:bCs/>
                  <w:color w:val="121B1F" w:themeColor="background1"/>
                  <w:sz w:val="16"/>
                  <w:szCs w:val="16"/>
                </w:rPr>
                <w:t>ing</w:t>
              </w:r>
            </w:ins>
            <w:del w:id="2297" w:author="Locke Liu" w:date="2021-05-24T14:51:00Z">
              <w:r w:rsidRPr="004D620F" w:rsidDel="00F723A0">
                <w:rPr>
                  <w:rFonts w:ascii="Arial" w:hAnsi="Arial" w:cs="Arial"/>
                  <w:bCs/>
                  <w:color w:val="121B1F" w:themeColor="background1"/>
                  <w:sz w:val="16"/>
                  <w:szCs w:val="16"/>
                  <w:rPrChange w:id="2298" w:author="Locke Liu" w:date="2021-05-24T14:33:00Z">
                    <w:rPr>
                      <w:rFonts w:ascii="Segoe UI" w:hAnsi="Segoe UI" w:cs="Segoe UI"/>
                      <w:bCs/>
                      <w:color w:val="121B1F" w:themeColor="background1"/>
                      <w:sz w:val="16"/>
                      <w:szCs w:val="16"/>
                    </w:rPr>
                  </w:rPrChange>
                </w:rPr>
                <w:delText>e</w:delText>
              </w:r>
            </w:del>
            <w:r w:rsidRPr="004D620F">
              <w:rPr>
                <w:rFonts w:ascii="Arial" w:hAnsi="Arial" w:cs="Arial"/>
                <w:bCs/>
                <w:color w:val="121B1F" w:themeColor="background1"/>
                <w:sz w:val="16"/>
                <w:szCs w:val="16"/>
                <w:rPrChange w:id="2299" w:author="Locke Liu" w:date="2021-05-24T14:33:00Z">
                  <w:rPr>
                    <w:rFonts w:ascii="Segoe UI" w:hAnsi="Segoe UI" w:cs="Segoe UI"/>
                    <w:bCs/>
                    <w:color w:val="121B1F" w:themeColor="background1"/>
                    <w:sz w:val="16"/>
                    <w:szCs w:val="16"/>
                  </w:rPr>
                </w:rPrChange>
              </w:rPr>
              <w:t xml:space="preserve"> user access and application integration must access data platform through Michelin network.</w:t>
            </w:r>
          </w:p>
        </w:tc>
      </w:tr>
      <w:tr w:rsidR="004A4150" w:rsidRPr="004D620F" w14:paraId="54FDB39D" w14:textId="77777777" w:rsidTr="004A4150">
        <w:trPr>
          <w:cantSplit/>
        </w:trPr>
        <w:tc>
          <w:tcPr>
            <w:tcW w:w="850" w:type="pct"/>
            <w:tcBorders>
              <w:top w:val="single" w:sz="4" w:space="0" w:color="auto"/>
              <w:bottom w:val="single" w:sz="4" w:space="0" w:color="auto"/>
            </w:tcBorders>
            <w:vAlign w:val="center"/>
          </w:tcPr>
          <w:p w14:paraId="49A00B38" w14:textId="77777777" w:rsidR="0017792A" w:rsidRPr="004D620F" w:rsidRDefault="0017792A" w:rsidP="0017792A">
            <w:pPr>
              <w:rPr>
                <w:rFonts w:ascii="Arial" w:hAnsi="Arial" w:cs="Arial"/>
                <w:bCs/>
                <w:color w:val="121B1F" w:themeColor="background1"/>
                <w:sz w:val="16"/>
                <w:szCs w:val="16"/>
                <w:lang w:val="en-GB"/>
                <w:rPrChange w:id="2300" w:author="Locke Liu" w:date="2021-05-24T14:33:00Z">
                  <w:rPr>
                    <w:rFonts w:ascii="Segoe UI" w:hAnsi="Segoe UI" w:cs="Segoe UI"/>
                    <w:bCs/>
                    <w:color w:val="121B1F" w:themeColor="background1"/>
                    <w:sz w:val="16"/>
                    <w:szCs w:val="16"/>
                    <w:lang w:val="en-GB"/>
                  </w:rPr>
                </w:rPrChange>
              </w:rPr>
            </w:pPr>
            <w:r w:rsidRPr="004D620F">
              <w:rPr>
                <w:rFonts w:ascii="Arial" w:hAnsi="Arial" w:cs="Arial"/>
                <w:bCs/>
                <w:color w:val="121B1F" w:themeColor="background1"/>
                <w:sz w:val="16"/>
                <w:szCs w:val="16"/>
                <w:lang w:val="fr-FR"/>
                <w:rPrChange w:id="2301" w:author="Locke Liu" w:date="2021-05-24T14:33:00Z">
                  <w:rPr>
                    <w:rFonts w:ascii="Segoe UI" w:hAnsi="Segoe UI" w:cs="Segoe UI"/>
                    <w:bCs/>
                    <w:color w:val="121B1F" w:themeColor="background1"/>
                    <w:sz w:val="16"/>
                    <w:szCs w:val="16"/>
                    <w:lang w:val="fr-FR"/>
                  </w:rPr>
                </w:rPrChange>
              </w:rPr>
              <w:t>NF25</w:t>
            </w:r>
          </w:p>
        </w:tc>
        <w:tc>
          <w:tcPr>
            <w:tcW w:w="937" w:type="pct"/>
            <w:tcBorders>
              <w:top w:val="single" w:sz="4" w:space="0" w:color="auto"/>
              <w:bottom w:val="single" w:sz="4" w:space="0" w:color="auto"/>
            </w:tcBorders>
            <w:vAlign w:val="center"/>
          </w:tcPr>
          <w:p w14:paraId="1BDB4DBF" w14:textId="77777777" w:rsidR="0017792A" w:rsidRPr="004D620F" w:rsidRDefault="0017792A" w:rsidP="0017792A">
            <w:pPr>
              <w:rPr>
                <w:rFonts w:ascii="Arial" w:hAnsi="Arial" w:cs="Arial"/>
                <w:bCs/>
                <w:color w:val="121B1F" w:themeColor="background1"/>
                <w:sz w:val="16"/>
                <w:szCs w:val="16"/>
                <w:lang w:val="fr-FR"/>
                <w:rPrChange w:id="2302" w:author="Locke Liu" w:date="2021-05-24T14:33:00Z">
                  <w:rPr>
                    <w:rFonts w:ascii="Segoe UI" w:hAnsi="Segoe UI" w:cs="Segoe UI"/>
                    <w:bCs/>
                    <w:color w:val="121B1F" w:themeColor="background1"/>
                    <w:sz w:val="16"/>
                    <w:szCs w:val="16"/>
                    <w:lang w:val="fr-FR"/>
                  </w:rPr>
                </w:rPrChange>
              </w:rPr>
            </w:pPr>
            <w:r w:rsidRPr="004D620F">
              <w:rPr>
                <w:rFonts w:ascii="Arial" w:hAnsi="Arial" w:cs="Arial"/>
                <w:bCs/>
                <w:color w:val="121B1F" w:themeColor="background1"/>
                <w:sz w:val="16"/>
                <w:szCs w:val="16"/>
                <w:lang w:val="fr-FR"/>
                <w:rPrChange w:id="2303" w:author="Locke Liu" w:date="2021-05-24T14:33:00Z">
                  <w:rPr>
                    <w:rFonts w:ascii="Segoe UI" w:hAnsi="Segoe UI" w:cs="Segoe UI"/>
                    <w:bCs/>
                    <w:color w:val="121B1F" w:themeColor="background1"/>
                    <w:sz w:val="16"/>
                    <w:szCs w:val="16"/>
                    <w:lang w:val="fr-FR"/>
                  </w:rPr>
                </w:rPrChange>
              </w:rPr>
              <w:t>Data migration</w:t>
            </w:r>
          </w:p>
        </w:tc>
        <w:tc>
          <w:tcPr>
            <w:tcW w:w="3213" w:type="pct"/>
            <w:tcBorders>
              <w:top w:val="single" w:sz="4" w:space="0" w:color="auto"/>
              <w:bottom w:val="single" w:sz="4" w:space="0" w:color="auto"/>
            </w:tcBorders>
            <w:vAlign w:val="center"/>
          </w:tcPr>
          <w:p w14:paraId="4742492A" w14:textId="77777777" w:rsidR="0017792A" w:rsidRPr="004D620F" w:rsidRDefault="0017792A" w:rsidP="0017792A">
            <w:pPr>
              <w:rPr>
                <w:rFonts w:ascii="Arial" w:hAnsi="Arial" w:cs="Arial"/>
                <w:bCs/>
                <w:color w:val="121B1F" w:themeColor="background1"/>
                <w:sz w:val="16"/>
                <w:szCs w:val="16"/>
                <w:rPrChange w:id="2304"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05" w:author="Locke Liu" w:date="2021-05-24T14:33:00Z">
                  <w:rPr>
                    <w:rFonts w:ascii="Segoe UI" w:hAnsi="Segoe UI" w:cs="Segoe UI"/>
                    <w:bCs/>
                    <w:color w:val="121B1F" w:themeColor="background1"/>
                    <w:sz w:val="16"/>
                    <w:szCs w:val="16"/>
                  </w:rPr>
                </w:rPrChange>
              </w:rPr>
              <w:t>N/A</w:t>
            </w:r>
          </w:p>
        </w:tc>
      </w:tr>
      <w:tr w:rsidR="004A4150" w:rsidRPr="004D620F" w14:paraId="0447140D" w14:textId="77777777" w:rsidTr="004A4150">
        <w:trPr>
          <w:cantSplit/>
        </w:trPr>
        <w:tc>
          <w:tcPr>
            <w:tcW w:w="850" w:type="pct"/>
            <w:tcBorders>
              <w:top w:val="single" w:sz="4" w:space="0" w:color="auto"/>
              <w:bottom w:val="single" w:sz="4" w:space="0" w:color="auto"/>
            </w:tcBorders>
            <w:vAlign w:val="center"/>
          </w:tcPr>
          <w:p w14:paraId="23E06255" w14:textId="77777777" w:rsidR="0017792A" w:rsidRPr="004D620F" w:rsidRDefault="0017792A" w:rsidP="0017792A">
            <w:pPr>
              <w:rPr>
                <w:rFonts w:ascii="Arial" w:hAnsi="Arial" w:cs="Arial"/>
                <w:bCs/>
                <w:color w:val="121B1F" w:themeColor="background1"/>
                <w:sz w:val="16"/>
                <w:szCs w:val="16"/>
                <w:lang w:val="en-GB"/>
                <w:rPrChange w:id="2306" w:author="Locke Liu" w:date="2021-05-24T14:33:00Z">
                  <w:rPr>
                    <w:rFonts w:ascii="Segoe UI" w:hAnsi="Segoe UI" w:cs="Segoe UI"/>
                    <w:bCs/>
                    <w:color w:val="121B1F" w:themeColor="background1"/>
                    <w:sz w:val="16"/>
                    <w:szCs w:val="16"/>
                    <w:lang w:val="en-GB"/>
                  </w:rPr>
                </w:rPrChange>
              </w:rPr>
            </w:pPr>
            <w:r w:rsidRPr="004D620F">
              <w:rPr>
                <w:rFonts w:ascii="Arial" w:hAnsi="Arial" w:cs="Arial"/>
                <w:bCs/>
                <w:color w:val="121B1F" w:themeColor="background1"/>
                <w:sz w:val="16"/>
                <w:szCs w:val="16"/>
                <w:lang w:val="en-GB"/>
                <w:rPrChange w:id="2307" w:author="Locke Liu" w:date="2021-05-24T14:33:00Z">
                  <w:rPr>
                    <w:rFonts w:ascii="Segoe UI" w:hAnsi="Segoe UI" w:cs="Segoe UI"/>
                    <w:bCs/>
                    <w:color w:val="121B1F" w:themeColor="background1"/>
                    <w:sz w:val="16"/>
                    <w:szCs w:val="16"/>
                    <w:lang w:val="en-GB"/>
                  </w:rPr>
                </w:rPrChange>
              </w:rPr>
              <w:t>NF26</w:t>
            </w:r>
          </w:p>
        </w:tc>
        <w:tc>
          <w:tcPr>
            <w:tcW w:w="937" w:type="pct"/>
            <w:tcBorders>
              <w:top w:val="single" w:sz="4" w:space="0" w:color="auto"/>
              <w:bottom w:val="single" w:sz="4" w:space="0" w:color="auto"/>
            </w:tcBorders>
            <w:vAlign w:val="center"/>
          </w:tcPr>
          <w:p w14:paraId="7229179D" w14:textId="77777777" w:rsidR="0017792A" w:rsidRPr="004D620F" w:rsidRDefault="0017792A" w:rsidP="0017792A">
            <w:pPr>
              <w:rPr>
                <w:rFonts w:ascii="Arial" w:hAnsi="Arial" w:cs="Arial"/>
                <w:bCs/>
                <w:color w:val="121B1F" w:themeColor="background1"/>
                <w:sz w:val="16"/>
                <w:szCs w:val="16"/>
                <w:rPrChange w:id="2308"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09" w:author="Locke Liu" w:date="2021-05-24T14:33:00Z">
                  <w:rPr>
                    <w:rFonts w:ascii="Segoe UI" w:hAnsi="Segoe UI" w:cs="Segoe UI"/>
                    <w:bCs/>
                    <w:color w:val="121B1F" w:themeColor="background1"/>
                    <w:sz w:val="16"/>
                    <w:szCs w:val="16"/>
                  </w:rPr>
                </w:rPrChange>
              </w:rPr>
              <w:t>Data volume</w:t>
            </w:r>
          </w:p>
        </w:tc>
        <w:tc>
          <w:tcPr>
            <w:tcW w:w="3213" w:type="pct"/>
            <w:tcBorders>
              <w:top w:val="single" w:sz="4" w:space="0" w:color="auto"/>
              <w:bottom w:val="single" w:sz="4" w:space="0" w:color="auto"/>
            </w:tcBorders>
            <w:shd w:val="clear" w:color="auto" w:fill="auto"/>
            <w:vAlign w:val="center"/>
          </w:tcPr>
          <w:p w14:paraId="2D7BDFD7" w14:textId="68E8DAAE" w:rsidR="0017792A" w:rsidRPr="004D620F" w:rsidRDefault="006C7F4F" w:rsidP="0017792A">
            <w:pPr>
              <w:rPr>
                <w:rFonts w:ascii="Arial" w:hAnsi="Arial" w:cs="Arial"/>
                <w:bCs/>
                <w:color w:val="121B1F" w:themeColor="background1"/>
                <w:sz w:val="16"/>
                <w:szCs w:val="16"/>
                <w:rPrChange w:id="2310"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11" w:author="Locke Liu" w:date="2021-05-24T14:33:00Z">
                  <w:rPr>
                    <w:rFonts w:ascii="Segoe UI" w:hAnsi="Segoe UI" w:cs="Segoe UI"/>
                    <w:bCs/>
                    <w:color w:val="121B1F" w:themeColor="background1"/>
                    <w:sz w:val="16"/>
                    <w:szCs w:val="16"/>
                  </w:rPr>
                </w:rPrChange>
              </w:rPr>
              <w:t>It’s hard to estimate at this moment. Roughly it should be</w:t>
            </w:r>
            <w:commentRangeStart w:id="2312"/>
            <w:r w:rsidRPr="004D620F">
              <w:rPr>
                <w:rFonts w:ascii="Arial" w:hAnsi="Arial" w:cs="Arial"/>
                <w:bCs/>
                <w:color w:val="121B1F" w:themeColor="background1"/>
                <w:sz w:val="16"/>
                <w:szCs w:val="16"/>
                <w:rPrChange w:id="2313" w:author="Locke Liu" w:date="2021-05-24T14:33:00Z">
                  <w:rPr>
                    <w:rFonts w:ascii="Segoe UI" w:hAnsi="Segoe UI" w:cs="Segoe UI"/>
                    <w:bCs/>
                    <w:color w:val="121B1F" w:themeColor="background1"/>
                    <w:sz w:val="16"/>
                    <w:szCs w:val="16"/>
                  </w:rPr>
                </w:rPrChange>
              </w:rPr>
              <w:t xml:space="preserve"> less than 100TB</w:t>
            </w:r>
            <w:commentRangeEnd w:id="2312"/>
            <w:r w:rsidR="007D0194">
              <w:rPr>
                <w:rStyle w:val="CommentReference"/>
              </w:rPr>
              <w:commentReference w:id="2312"/>
            </w:r>
          </w:p>
        </w:tc>
      </w:tr>
      <w:tr w:rsidR="004A4150" w:rsidRPr="004D620F" w14:paraId="2F7FADD7" w14:textId="77777777" w:rsidTr="004A4150">
        <w:trPr>
          <w:cantSplit/>
        </w:trPr>
        <w:tc>
          <w:tcPr>
            <w:tcW w:w="850" w:type="pct"/>
            <w:tcBorders>
              <w:top w:val="single" w:sz="4" w:space="0" w:color="auto"/>
              <w:bottom w:val="single" w:sz="4" w:space="0" w:color="auto"/>
            </w:tcBorders>
            <w:vAlign w:val="center"/>
          </w:tcPr>
          <w:p w14:paraId="35D8DB24" w14:textId="77777777" w:rsidR="0017792A" w:rsidRPr="004D620F" w:rsidRDefault="0017792A" w:rsidP="0017792A">
            <w:pPr>
              <w:rPr>
                <w:rFonts w:ascii="Arial" w:hAnsi="Arial" w:cs="Arial"/>
                <w:bCs/>
                <w:color w:val="121B1F" w:themeColor="background1"/>
                <w:sz w:val="16"/>
                <w:szCs w:val="16"/>
                <w:lang w:val="en-GB"/>
                <w:rPrChange w:id="2314" w:author="Locke Liu" w:date="2021-05-24T14:33:00Z">
                  <w:rPr>
                    <w:rFonts w:ascii="Segoe UI" w:hAnsi="Segoe UI" w:cs="Segoe UI"/>
                    <w:bCs/>
                    <w:color w:val="121B1F" w:themeColor="background1"/>
                    <w:sz w:val="16"/>
                    <w:szCs w:val="16"/>
                    <w:lang w:val="en-GB"/>
                  </w:rPr>
                </w:rPrChange>
              </w:rPr>
            </w:pPr>
            <w:r w:rsidRPr="004D620F">
              <w:rPr>
                <w:rFonts w:ascii="Arial" w:hAnsi="Arial" w:cs="Arial"/>
                <w:bCs/>
                <w:color w:val="121B1F" w:themeColor="background1"/>
                <w:sz w:val="16"/>
                <w:szCs w:val="16"/>
                <w:lang w:val="en-GB"/>
                <w:rPrChange w:id="2315" w:author="Locke Liu" w:date="2021-05-24T14:33:00Z">
                  <w:rPr>
                    <w:rFonts w:ascii="Segoe UI" w:hAnsi="Segoe UI" w:cs="Segoe UI"/>
                    <w:bCs/>
                    <w:color w:val="121B1F" w:themeColor="background1"/>
                    <w:sz w:val="16"/>
                    <w:szCs w:val="16"/>
                    <w:lang w:val="en-GB"/>
                  </w:rPr>
                </w:rPrChange>
              </w:rPr>
              <w:t>NF27</w:t>
            </w:r>
          </w:p>
        </w:tc>
        <w:tc>
          <w:tcPr>
            <w:tcW w:w="937" w:type="pct"/>
            <w:tcBorders>
              <w:top w:val="single" w:sz="4" w:space="0" w:color="auto"/>
              <w:bottom w:val="single" w:sz="4" w:space="0" w:color="auto"/>
            </w:tcBorders>
            <w:vAlign w:val="center"/>
          </w:tcPr>
          <w:p w14:paraId="5B5BB231" w14:textId="77777777" w:rsidR="0017792A" w:rsidRPr="004D620F" w:rsidRDefault="0017792A" w:rsidP="0017792A">
            <w:pPr>
              <w:rPr>
                <w:rFonts w:ascii="Arial" w:hAnsi="Arial" w:cs="Arial"/>
                <w:bCs/>
                <w:color w:val="121B1F" w:themeColor="background1"/>
                <w:sz w:val="16"/>
                <w:szCs w:val="16"/>
                <w:lang w:val="fr-FR"/>
                <w:rPrChange w:id="2316" w:author="Locke Liu" w:date="2021-05-24T14:33:00Z">
                  <w:rPr>
                    <w:rFonts w:ascii="Segoe UI" w:hAnsi="Segoe UI" w:cs="Segoe UI"/>
                    <w:bCs/>
                    <w:color w:val="121B1F" w:themeColor="background1"/>
                    <w:sz w:val="16"/>
                    <w:szCs w:val="16"/>
                    <w:lang w:val="fr-FR"/>
                  </w:rPr>
                </w:rPrChange>
              </w:rPr>
            </w:pPr>
            <w:r w:rsidRPr="004D620F">
              <w:rPr>
                <w:rFonts w:ascii="Arial" w:hAnsi="Arial" w:cs="Arial"/>
                <w:bCs/>
                <w:color w:val="121B1F" w:themeColor="background1"/>
                <w:sz w:val="16"/>
                <w:szCs w:val="16"/>
                <w:lang w:val="fr-FR"/>
                <w:rPrChange w:id="2317" w:author="Locke Liu" w:date="2021-05-24T14:33:00Z">
                  <w:rPr>
                    <w:rFonts w:ascii="Segoe UI" w:hAnsi="Segoe UI" w:cs="Segoe UI"/>
                    <w:bCs/>
                    <w:color w:val="121B1F" w:themeColor="background1"/>
                    <w:sz w:val="16"/>
                    <w:szCs w:val="16"/>
                    <w:lang w:val="fr-FR"/>
                  </w:rPr>
                </w:rPrChange>
              </w:rPr>
              <w:t>Documentation</w:t>
            </w:r>
          </w:p>
        </w:tc>
        <w:tc>
          <w:tcPr>
            <w:tcW w:w="3213" w:type="pct"/>
            <w:tcBorders>
              <w:top w:val="single" w:sz="4" w:space="0" w:color="auto"/>
              <w:bottom w:val="single" w:sz="4" w:space="0" w:color="auto"/>
            </w:tcBorders>
            <w:vAlign w:val="center"/>
          </w:tcPr>
          <w:p w14:paraId="67CFF1E4" w14:textId="7A6BA9D9" w:rsidR="0017792A" w:rsidRPr="004D620F" w:rsidRDefault="0017792A" w:rsidP="0017792A">
            <w:pPr>
              <w:rPr>
                <w:rFonts w:ascii="Arial" w:hAnsi="Arial" w:cs="Arial"/>
                <w:bCs/>
                <w:color w:val="121B1F" w:themeColor="background1"/>
                <w:sz w:val="16"/>
                <w:szCs w:val="16"/>
                <w:rPrChange w:id="2318"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19" w:author="Locke Liu" w:date="2021-05-24T14:33:00Z">
                  <w:rPr>
                    <w:rFonts w:ascii="Segoe UI" w:hAnsi="Segoe UI" w:cs="Segoe UI"/>
                    <w:bCs/>
                    <w:color w:val="121B1F" w:themeColor="background1"/>
                    <w:sz w:val="16"/>
                    <w:szCs w:val="16"/>
                  </w:rPr>
                </w:rPrChange>
              </w:rPr>
              <w:t xml:space="preserve">Document available in </w:t>
            </w:r>
            <w:r w:rsidR="006C7F4F" w:rsidRPr="004D620F">
              <w:rPr>
                <w:rFonts w:ascii="Arial" w:hAnsi="Arial" w:cs="Arial"/>
                <w:bCs/>
                <w:color w:val="121B1F" w:themeColor="background1"/>
                <w:sz w:val="16"/>
                <w:szCs w:val="16"/>
                <w:rPrChange w:id="2320" w:author="Locke Liu" w:date="2021-05-24T14:33:00Z">
                  <w:rPr>
                    <w:rFonts w:ascii="Segoe UI" w:hAnsi="Segoe UI" w:cs="Segoe UI"/>
                    <w:bCs/>
                    <w:color w:val="121B1F" w:themeColor="background1"/>
                    <w:sz w:val="16"/>
                    <w:szCs w:val="16"/>
                  </w:rPr>
                </w:rPrChange>
              </w:rPr>
              <w:t>English.</w:t>
            </w:r>
          </w:p>
        </w:tc>
      </w:tr>
      <w:tr w:rsidR="004A4150" w:rsidRPr="004D620F" w14:paraId="0A325B0D" w14:textId="77777777" w:rsidTr="004A4150">
        <w:trPr>
          <w:cantSplit/>
        </w:trPr>
        <w:tc>
          <w:tcPr>
            <w:tcW w:w="850" w:type="pct"/>
            <w:tcBorders>
              <w:top w:val="single" w:sz="4" w:space="0" w:color="auto"/>
              <w:bottom w:val="single" w:sz="4" w:space="0" w:color="auto"/>
            </w:tcBorders>
            <w:vAlign w:val="center"/>
          </w:tcPr>
          <w:p w14:paraId="503CEE2A" w14:textId="77777777" w:rsidR="0017792A" w:rsidRPr="004D620F" w:rsidRDefault="0017792A" w:rsidP="0017792A">
            <w:pPr>
              <w:rPr>
                <w:rFonts w:ascii="Arial" w:hAnsi="Arial" w:cs="Arial"/>
                <w:bCs/>
                <w:color w:val="121B1F" w:themeColor="background1"/>
                <w:sz w:val="16"/>
                <w:szCs w:val="16"/>
                <w:lang w:val="en-GB"/>
                <w:rPrChange w:id="2321" w:author="Locke Liu" w:date="2021-05-24T14:33:00Z">
                  <w:rPr>
                    <w:rFonts w:ascii="Segoe UI" w:hAnsi="Segoe UI" w:cs="Segoe UI"/>
                    <w:bCs/>
                    <w:color w:val="121B1F" w:themeColor="background1"/>
                    <w:sz w:val="16"/>
                    <w:szCs w:val="16"/>
                    <w:lang w:val="en-GB"/>
                  </w:rPr>
                </w:rPrChange>
              </w:rPr>
            </w:pPr>
            <w:r w:rsidRPr="004D620F">
              <w:rPr>
                <w:rFonts w:ascii="Arial" w:hAnsi="Arial" w:cs="Arial"/>
                <w:bCs/>
                <w:color w:val="121B1F" w:themeColor="background1"/>
                <w:sz w:val="16"/>
                <w:szCs w:val="16"/>
                <w:lang w:val="en-GB"/>
                <w:rPrChange w:id="2322" w:author="Locke Liu" w:date="2021-05-24T14:33:00Z">
                  <w:rPr>
                    <w:rFonts w:ascii="Segoe UI" w:hAnsi="Segoe UI" w:cs="Segoe UI"/>
                    <w:bCs/>
                    <w:color w:val="121B1F" w:themeColor="background1"/>
                    <w:sz w:val="16"/>
                    <w:szCs w:val="16"/>
                    <w:lang w:val="en-GB"/>
                  </w:rPr>
                </w:rPrChange>
              </w:rPr>
              <w:t>NF28</w:t>
            </w:r>
          </w:p>
        </w:tc>
        <w:tc>
          <w:tcPr>
            <w:tcW w:w="937" w:type="pct"/>
            <w:tcBorders>
              <w:top w:val="single" w:sz="4" w:space="0" w:color="auto"/>
              <w:bottom w:val="single" w:sz="4" w:space="0" w:color="auto"/>
            </w:tcBorders>
            <w:vAlign w:val="center"/>
          </w:tcPr>
          <w:p w14:paraId="4C89B206" w14:textId="77777777" w:rsidR="0017792A" w:rsidRPr="004D620F" w:rsidRDefault="0017792A" w:rsidP="0017792A">
            <w:pPr>
              <w:rPr>
                <w:rFonts w:ascii="Arial" w:hAnsi="Arial" w:cs="Arial"/>
                <w:bCs/>
                <w:color w:val="121B1F" w:themeColor="background1"/>
                <w:sz w:val="16"/>
                <w:szCs w:val="16"/>
                <w:lang w:val="fr-FR"/>
                <w:rPrChange w:id="2323" w:author="Locke Liu" w:date="2021-05-24T14:33:00Z">
                  <w:rPr>
                    <w:rFonts w:ascii="Segoe UI" w:hAnsi="Segoe UI" w:cs="Segoe UI"/>
                    <w:bCs/>
                    <w:color w:val="121B1F" w:themeColor="background1"/>
                    <w:sz w:val="16"/>
                    <w:szCs w:val="16"/>
                    <w:lang w:val="fr-FR"/>
                  </w:rPr>
                </w:rPrChange>
              </w:rPr>
            </w:pPr>
            <w:r w:rsidRPr="004D620F">
              <w:rPr>
                <w:rFonts w:ascii="Arial" w:hAnsi="Arial" w:cs="Arial"/>
                <w:bCs/>
                <w:color w:val="121B1F" w:themeColor="background1"/>
                <w:sz w:val="16"/>
                <w:szCs w:val="16"/>
                <w:lang w:val="fr-FR"/>
                <w:rPrChange w:id="2324" w:author="Locke Liu" w:date="2021-05-24T14:33:00Z">
                  <w:rPr>
                    <w:rFonts w:ascii="Segoe UI" w:hAnsi="Segoe UI" w:cs="Segoe UI"/>
                    <w:bCs/>
                    <w:color w:val="121B1F" w:themeColor="background1"/>
                    <w:sz w:val="16"/>
                    <w:szCs w:val="16"/>
                    <w:lang w:val="fr-FR"/>
                  </w:rPr>
                </w:rPrChange>
              </w:rPr>
              <w:t xml:space="preserve">End-user </w:t>
            </w:r>
            <w:r w:rsidRPr="004D620F">
              <w:rPr>
                <w:rFonts w:ascii="Arial" w:hAnsi="Arial" w:cs="Arial"/>
                <w:bCs/>
                <w:color w:val="121B1F" w:themeColor="background1"/>
                <w:sz w:val="16"/>
                <w:szCs w:val="16"/>
                <w:rPrChange w:id="2325" w:author="Locke Liu" w:date="2021-05-24T14:33:00Z">
                  <w:rPr>
                    <w:rFonts w:ascii="Segoe UI" w:hAnsi="Segoe UI" w:cs="Segoe UI"/>
                    <w:bCs/>
                    <w:color w:val="121B1F" w:themeColor="background1"/>
                    <w:sz w:val="16"/>
                    <w:szCs w:val="16"/>
                  </w:rPr>
                </w:rPrChange>
              </w:rPr>
              <w:t>language</w:t>
            </w:r>
            <w:r w:rsidRPr="004D620F">
              <w:rPr>
                <w:rFonts w:ascii="Arial" w:hAnsi="Arial" w:cs="Arial"/>
                <w:bCs/>
                <w:color w:val="121B1F" w:themeColor="background1"/>
                <w:sz w:val="16"/>
                <w:szCs w:val="16"/>
                <w:lang w:val="fr-FR"/>
                <w:rPrChange w:id="2326" w:author="Locke Liu" w:date="2021-05-24T14:33:00Z">
                  <w:rPr>
                    <w:rFonts w:ascii="Segoe UI" w:hAnsi="Segoe UI" w:cs="Segoe UI"/>
                    <w:bCs/>
                    <w:color w:val="121B1F" w:themeColor="background1"/>
                    <w:sz w:val="16"/>
                    <w:szCs w:val="16"/>
                    <w:lang w:val="fr-FR"/>
                  </w:rPr>
                </w:rPrChange>
              </w:rPr>
              <w:t>(s)</w:t>
            </w:r>
          </w:p>
        </w:tc>
        <w:tc>
          <w:tcPr>
            <w:tcW w:w="3213" w:type="pct"/>
            <w:tcBorders>
              <w:top w:val="single" w:sz="4" w:space="0" w:color="auto"/>
              <w:bottom w:val="single" w:sz="4" w:space="0" w:color="auto"/>
            </w:tcBorders>
            <w:vAlign w:val="center"/>
          </w:tcPr>
          <w:p w14:paraId="597F782E" w14:textId="1B7FDDDE" w:rsidR="0017792A" w:rsidRPr="004D620F" w:rsidRDefault="0017792A" w:rsidP="0017792A">
            <w:pPr>
              <w:rPr>
                <w:rFonts w:ascii="Arial" w:hAnsi="Arial" w:cs="Arial"/>
                <w:bCs/>
                <w:color w:val="121B1F" w:themeColor="background1"/>
                <w:sz w:val="16"/>
                <w:szCs w:val="16"/>
                <w:rPrChange w:id="2327"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28" w:author="Locke Liu" w:date="2021-05-24T14:33:00Z">
                  <w:rPr>
                    <w:rFonts w:ascii="Segoe UI" w:hAnsi="Segoe UI" w:cs="Segoe UI"/>
                    <w:bCs/>
                    <w:color w:val="121B1F" w:themeColor="background1"/>
                    <w:sz w:val="16"/>
                    <w:szCs w:val="16"/>
                  </w:rPr>
                </w:rPrChange>
              </w:rPr>
              <w:t>Chinese is required</w:t>
            </w:r>
            <w:ins w:id="2329" w:author="Locke Liu" w:date="2021-05-24T14:52:00Z">
              <w:r w:rsidR="0053635C">
                <w:rPr>
                  <w:rFonts w:ascii="Arial" w:hAnsi="Arial" w:cs="Arial"/>
                  <w:bCs/>
                  <w:color w:val="121B1F" w:themeColor="background1"/>
                  <w:sz w:val="16"/>
                  <w:szCs w:val="16"/>
                </w:rPr>
                <w:t>.</w:t>
              </w:r>
            </w:ins>
          </w:p>
        </w:tc>
      </w:tr>
      <w:tr w:rsidR="004A4150" w:rsidRPr="004D620F" w14:paraId="12122CF4" w14:textId="77777777" w:rsidTr="004A4150">
        <w:trPr>
          <w:cantSplit/>
        </w:trPr>
        <w:tc>
          <w:tcPr>
            <w:tcW w:w="850" w:type="pct"/>
            <w:tcBorders>
              <w:top w:val="single" w:sz="4" w:space="0" w:color="auto"/>
              <w:bottom w:val="single" w:sz="4" w:space="0" w:color="auto"/>
            </w:tcBorders>
            <w:vAlign w:val="center"/>
          </w:tcPr>
          <w:p w14:paraId="48DBA922" w14:textId="77777777" w:rsidR="0017792A" w:rsidRPr="004D620F" w:rsidRDefault="0017792A" w:rsidP="0017792A">
            <w:pPr>
              <w:rPr>
                <w:rFonts w:ascii="Arial" w:hAnsi="Arial" w:cs="Arial"/>
                <w:bCs/>
                <w:color w:val="121B1F" w:themeColor="background1"/>
                <w:sz w:val="16"/>
                <w:szCs w:val="16"/>
                <w:lang w:val="en-GB"/>
                <w:rPrChange w:id="2330" w:author="Locke Liu" w:date="2021-05-24T14:33:00Z">
                  <w:rPr>
                    <w:rFonts w:ascii="Segoe UI" w:hAnsi="Segoe UI" w:cs="Segoe UI"/>
                    <w:bCs/>
                    <w:color w:val="121B1F" w:themeColor="background1"/>
                    <w:sz w:val="16"/>
                    <w:szCs w:val="16"/>
                    <w:lang w:val="en-GB"/>
                  </w:rPr>
                </w:rPrChange>
              </w:rPr>
            </w:pPr>
            <w:r w:rsidRPr="004D620F">
              <w:rPr>
                <w:rFonts w:ascii="Arial" w:hAnsi="Arial" w:cs="Arial"/>
                <w:bCs/>
                <w:color w:val="121B1F" w:themeColor="background1"/>
                <w:sz w:val="16"/>
                <w:szCs w:val="16"/>
                <w:lang w:val="en-GB"/>
                <w:rPrChange w:id="2331" w:author="Locke Liu" w:date="2021-05-24T14:33:00Z">
                  <w:rPr>
                    <w:rFonts w:ascii="Segoe UI" w:hAnsi="Segoe UI" w:cs="Segoe UI"/>
                    <w:bCs/>
                    <w:color w:val="121B1F" w:themeColor="background1"/>
                    <w:sz w:val="16"/>
                    <w:szCs w:val="16"/>
                    <w:lang w:val="en-GB"/>
                  </w:rPr>
                </w:rPrChange>
              </w:rPr>
              <w:t>NF29</w:t>
            </w:r>
          </w:p>
        </w:tc>
        <w:tc>
          <w:tcPr>
            <w:tcW w:w="937" w:type="pct"/>
            <w:tcBorders>
              <w:top w:val="single" w:sz="4" w:space="0" w:color="auto"/>
              <w:bottom w:val="single" w:sz="4" w:space="0" w:color="auto"/>
            </w:tcBorders>
            <w:vAlign w:val="center"/>
          </w:tcPr>
          <w:p w14:paraId="2DF46C06" w14:textId="77777777" w:rsidR="0017792A" w:rsidRPr="004D620F" w:rsidRDefault="0017792A" w:rsidP="0017792A">
            <w:pPr>
              <w:rPr>
                <w:rFonts w:ascii="Arial" w:hAnsi="Arial" w:cs="Arial"/>
                <w:bCs/>
                <w:color w:val="121B1F" w:themeColor="background1"/>
                <w:sz w:val="16"/>
                <w:szCs w:val="16"/>
                <w:lang w:val="fr-FR"/>
                <w:rPrChange w:id="2332" w:author="Locke Liu" w:date="2021-05-24T14:33:00Z">
                  <w:rPr>
                    <w:rFonts w:ascii="Segoe UI" w:hAnsi="Segoe UI" w:cs="Segoe UI"/>
                    <w:bCs/>
                    <w:color w:val="121B1F" w:themeColor="background1"/>
                    <w:sz w:val="16"/>
                    <w:szCs w:val="16"/>
                    <w:lang w:val="fr-FR"/>
                  </w:rPr>
                </w:rPrChange>
              </w:rPr>
            </w:pPr>
            <w:r w:rsidRPr="004D620F">
              <w:rPr>
                <w:rFonts w:ascii="Arial" w:hAnsi="Arial" w:cs="Arial"/>
                <w:bCs/>
                <w:color w:val="121B1F" w:themeColor="background1"/>
                <w:sz w:val="16"/>
                <w:szCs w:val="16"/>
                <w:rPrChange w:id="2333" w:author="Locke Liu" w:date="2021-05-24T14:33:00Z">
                  <w:rPr>
                    <w:rFonts w:ascii="Segoe UI" w:hAnsi="Segoe UI" w:cs="Segoe UI"/>
                    <w:bCs/>
                    <w:color w:val="121B1F" w:themeColor="background1"/>
                    <w:sz w:val="16"/>
                    <w:szCs w:val="16"/>
                  </w:rPr>
                </w:rPrChange>
              </w:rPr>
              <w:t>Ergonomic</w:t>
            </w:r>
          </w:p>
        </w:tc>
        <w:tc>
          <w:tcPr>
            <w:tcW w:w="3213" w:type="pct"/>
            <w:tcBorders>
              <w:top w:val="single" w:sz="4" w:space="0" w:color="auto"/>
              <w:bottom w:val="single" w:sz="4" w:space="0" w:color="auto"/>
            </w:tcBorders>
            <w:vAlign w:val="center"/>
          </w:tcPr>
          <w:p w14:paraId="14E0E086" w14:textId="77777777" w:rsidR="0017792A" w:rsidRPr="004D620F" w:rsidRDefault="0017792A" w:rsidP="0017792A">
            <w:pPr>
              <w:rPr>
                <w:rFonts w:ascii="Arial" w:hAnsi="Arial" w:cs="Arial"/>
                <w:bCs/>
                <w:color w:val="121B1F" w:themeColor="background1"/>
                <w:sz w:val="16"/>
                <w:szCs w:val="16"/>
                <w:rPrChange w:id="2334"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35" w:author="Locke Liu" w:date="2021-05-24T14:33:00Z">
                  <w:rPr>
                    <w:rFonts w:ascii="Segoe UI" w:hAnsi="Segoe UI" w:cs="Segoe UI"/>
                    <w:bCs/>
                    <w:color w:val="121B1F" w:themeColor="background1"/>
                    <w:sz w:val="16"/>
                    <w:szCs w:val="16"/>
                  </w:rPr>
                </w:rPrChange>
              </w:rPr>
              <w:t>Screen should be simple and easy enough to understand and adapted local context.</w:t>
            </w:r>
          </w:p>
        </w:tc>
      </w:tr>
      <w:tr w:rsidR="004A4150" w:rsidRPr="004D620F" w14:paraId="308506F9" w14:textId="77777777" w:rsidTr="004A4150">
        <w:trPr>
          <w:cantSplit/>
        </w:trPr>
        <w:tc>
          <w:tcPr>
            <w:tcW w:w="850" w:type="pct"/>
            <w:tcBorders>
              <w:top w:val="single" w:sz="4" w:space="0" w:color="auto"/>
              <w:bottom w:val="single" w:sz="4" w:space="0" w:color="auto"/>
            </w:tcBorders>
            <w:vAlign w:val="center"/>
          </w:tcPr>
          <w:p w14:paraId="5E534FED" w14:textId="77777777" w:rsidR="0017792A" w:rsidRPr="004D620F" w:rsidRDefault="0017792A" w:rsidP="0017792A">
            <w:pPr>
              <w:rPr>
                <w:rFonts w:ascii="Arial" w:hAnsi="Arial" w:cs="Arial"/>
                <w:bCs/>
                <w:color w:val="121B1F" w:themeColor="background1"/>
                <w:sz w:val="16"/>
                <w:szCs w:val="16"/>
                <w:lang w:val="en-GB"/>
                <w:rPrChange w:id="2336" w:author="Locke Liu" w:date="2021-05-24T14:33:00Z">
                  <w:rPr>
                    <w:rFonts w:ascii="Segoe UI" w:hAnsi="Segoe UI" w:cs="Segoe UI"/>
                    <w:bCs/>
                    <w:color w:val="121B1F" w:themeColor="background1"/>
                    <w:sz w:val="16"/>
                    <w:szCs w:val="16"/>
                    <w:lang w:val="en-GB"/>
                  </w:rPr>
                </w:rPrChange>
              </w:rPr>
            </w:pPr>
            <w:r w:rsidRPr="004D620F">
              <w:rPr>
                <w:rFonts w:ascii="Arial" w:hAnsi="Arial" w:cs="Arial"/>
                <w:bCs/>
                <w:color w:val="121B1F" w:themeColor="background1"/>
                <w:sz w:val="16"/>
                <w:szCs w:val="16"/>
                <w:lang w:val="en-GB"/>
                <w:rPrChange w:id="2337" w:author="Locke Liu" w:date="2021-05-24T14:33:00Z">
                  <w:rPr>
                    <w:rFonts w:ascii="Segoe UI" w:hAnsi="Segoe UI" w:cs="Segoe UI"/>
                    <w:bCs/>
                    <w:color w:val="121B1F" w:themeColor="background1"/>
                    <w:sz w:val="16"/>
                    <w:szCs w:val="16"/>
                    <w:lang w:val="en-GB"/>
                  </w:rPr>
                </w:rPrChange>
              </w:rPr>
              <w:t>NF30</w:t>
            </w:r>
          </w:p>
        </w:tc>
        <w:tc>
          <w:tcPr>
            <w:tcW w:w="937" w:type="pct"/>
            <w:tcBorders>
              <w:top w:val="single" w:sz="4" w:space="0" w:color="auto"/>
              <w:bottom w:val="single" w:sz="4" w:space="0" w:color="auto"/>
            </w:tcBorders>
            <w:vAlign w:val="center"/>
          </w:tcPr>
          <w:p w14:paraId="3D2E1548" w14:textId="77777777" w:rsidR="0017792A" w:rsidRPr="004D620F" w:rsidRDefault="0017792A" w:rsidP="0017792A">
            <w:pPr>
              <w:rPr>
                <w:rFonts w:ascii="Arial" w:hAnsi="Arial" w:cs="Arial"/>
                <w:bCs/>
                <w:color w:val="121B1F" w:themeColor="background1"/>
                <w:sz w:val="16"/>
                <w:szCs w:val="16"/>
                <w:rPrChange w:id="2338"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39" w:author="Locke Liu" w:date="2021-05-24T14:33:00Z">
                  <w:rPr>
                    <w:rFonts w:ascii="Segoe UI" w:hAnsi="Segoe UI" w:cs="Segoe UI"/>
                    <w:bCs/>
                    <w:color w:val="121B1F" w:themeColor="background1"/>
                    <w:sz w:val="16"/>
                    <w:szCs w:val="16"/>
                  </w:rPr>
                </w:rPrChange>
              </w:rPr>
              <w:t>Estimated transactional volumes</w:t>
            </w:r>
          </w:p>
        </w:tc>
        <w:tc>
          <w:tcPr>
            <w:tcW w:w="3213" w:type="pct"/>
            <w:tcBorders>
              <w:top w:val="single" w:sz="4" w:space="0" w:color="auto"/>
              <w:bottom w:val="single" w:sz="4" w:space="0" w:color="auto"/>
            </w:tcBorders>
            <w:vAlign w:val="center"/>
          </w:tcPr>
          <w:p w14:paraId="2BF3515C" w14:textId="7102220E" w:rsidR="0017792A" w:rsidRPr="004D620F" w:rsidRDefault="006C7F4F" w:rsidP="0017792A">
            <w:pPr>
              <w:rPr>
                <w:rFonts w:ascii="Arial" w:hAnsi="Arial" w:cs="Arial"/>
                <w:bCs/>
                <w:color w:val="121B1F" w:themeColor="background1"/>
                <w:sz w:val="16"/>
                <w:szCs w:val="16"/>
                <w:rPrChange w:id="2340"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lang w:eastAsia="zh-CN"/>
                <w:rPrChange w:id="2341" w:author="Locke Liu" w:date="2021-05-24T14:33:00Z">
                  <w:rPr>
                    <w:rFonts w:ascii="Segoe UI" w:hAnsi="Segoe UI" w:cs="Segoe UI"/>
                    <w:bCs/>
                    <w:color w:val="121B1F" w:themeColor="background1"/>
                    <w:sz w:val="16"/>
                    <w:szCs w:val="16"/>
                    <w:lang w:eastAsia="zh-CN"/>
                  </w:rPr>
                </w:rPrChange>
              </w:rPr>
              <w:t>TBD</w:t>
            </w:r>
          </w:p>
        </w:tc>
      </w:tr>
      <w:tr w:rsidR="004A4150" w:rsidRPr="004D620F" w14:paraId="027C1884" w14:textId="77777777" w:rsidTr="004A4150">
        <w:trPr>
          <w:cantSplit/>
        </w:trPr>
        <w:tc>
          <w:tcPr>
            <w:tcW w:w="850" w:type="pct"/>
            <w:tcBorders>
              <w:top w:val="single" w:sz="4" w:space="0" w:color="auto"/>
              <w:bottom w:val="single" w:sz="4" w:space="0" w:color="auto"/>
            </w:tcBorders>
            <w:vAlign w:val="center"/>
          </w:tcPr>
          <w:p w14:paraId="7A693C0B" w14:textId="77777777" w:rsidR="0017792A" w:rsidRPr="004D620F" w:rsidRDefault="0017792A" w:rsidP="0017792A">
            <w:pPr>
              <w:rPr>
                <w:rFonts w:ascii="Arial" w:hAnsi="Arial" w:cs="Arial"/>
                <w:bCs/>
                <w:color w:val="121B1F" w:themeColor="background1"/>
                <w:sz w:val="16"/>
                <w:szCs w:val="16"/>
                <w:lang w:val="en-GB"/>
                <w:rPrChange w:id="2342" w:author="Locke Liu" w:date="2021-05-24T14:33:00Z">
                  <w:rPr>
                    <w:rFonts w:ascii="Segoe UI" w:hAnsi="Segoe UI" w:cs="Segoe UI"/>
                    <w:bCs/>
                    <w:color w:val="121B1F" w:themeColor="background1"/>
                    <w:sz w:val="16"/>
                    <w:szCs w:val="16"/>
                    <w:lang w:val="en-GB"/>
                  </w:rPr>
                </w:rPrChange>
              </w:rPr>
            </w:pPr>
            <w:r w:rsidRPr="004D620F">
              <w:rPr>
                <w:rFonts w:ascii="Arial" w:hAnsi="Arial" w:cs="Arial"/>
                <w:bCs/>
                <w:color w:val="121B1F" w:themeColor="background1"/>
                <w:sz w:val="16"/>
                <w:szCs w:val="16"/>
                <w:lang w:val="en-GB"/>
                <w:rPrChange w:id="2343" w:author="Locke Liu" w:date="2021-05-24T14:33:00Z">
                  <w:rPr>
                    <w:rFonts w:ascii="Segoe UI" w:hAnsi="Segoe UI" w:cs="Segoe UI"/>
                    <w:bCs/>
                    <w:color w:val="121B1F" w:themeColor="background1"/>
                    <w:sz w:val="16"/>
                    <w:szCs w:val="16"/>
                    <w:lang w:val="en-GB"/>
                  </w:rPr>
                </w:rPrChange>
              </w:rPr>
              <w:t>NF31</w:t>
            </w:r>
          </w:p>
        </w:tc>
        <w:tc>
          <w:tcPr>
            <w:tcW w:w="937" w:type="pct"/>
            <w:tcBorders>
              <w:top w:val="single" w:sz="4" w:space="0" w:color="auto"/>
              <w:bottom w:val="single" w:sz="4" w:space="0" w:color="auto"/>
            </w:tcBorders>
            <w:vAlign w:val="center"/>
          </w:tcPr>
          <w:p w14:paraId="32317E0A" w14:textId="77777777" w:rsidR="0017792A" w:rsidRPr="004D620F" w:rsidRDefault="0017792A" w:rsidP="0017792A">
            <w:pPr>
              <w:rPr>
                <w:rFonts w:ascii="Arial" w:hAnsi="Arial" w:cs="Arial"/>
                <w:bCs/>
                <w:color w:val="121B1F" w:themeColor="background1"/>
                <w:sz w:val="16"/>
                <w:szCs w:val="16"/>
                <w:rPrChange w:id="2344"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45" w:author="Locke Liu" w:date="2021-05-24T14:33:00Z">
                  <w:rPr>
                    <w:rFonts w:ascii="Segoe UI" w:hAnsi="Segoe UI" w:cs="Segoe UI"/>
                    <w:bCs/>
                    <w:color w:val="121B1F" w:themeColor="background1"/>
                    <w:sz w:val="16"/>
                    <w:szCs w:val="16"/>
                  </w:rPr>
                </w:rPrChange>
              </w:rPr>
              <w:t>Volumes of data integrated</w:t>
            </w:r>
          </w:p>
        </w:tc>
        <w:tc>
          <w:tcPr>
            <w:tcW w:w="3213" w:type="pct"/>
            <w:tcBorders>
              <w:top w:val="single" w:sz="4" w:space="0" w:color="auto"/>
              <w:bottom w:val="single" w:sz="4" w:space="0" w:color="auto"/>
            </w:tcBorders>
            <w:vAlign w:val="center"/>
          </w:tcPr>
          <w:p w14:paraId="2FBD0BD8" w14:textId="2745020D" w:rsidR="0017792A" w:rsidRPr="004D620F" w:rsidRDefault="006C7F4F" w:rsidP="0017792A">
            <w:pPr>
              <w:rPr>
                <w:rFonts w:ascii="Arial" w:hAnsi="Arial" w:cs="Arial"/>
                <w:bCs/>
                <w:color w:val="121B1F" w:themeColor="background1"/>
                <w:sz w:val="16"/>
                <w:szCs w:val="16"/>
                <w:rPrChange w:id="2346" w:author="Locke Liu" w:date="2021-05-24T14:33:00Z">
                  <w:rPr>
                    <w:rFonts w:ascii="Segoe UI" w:hAnsi="Segoe UI" w:cs="Segoe UI"/>
                    <w:bCs/>
                    <w:color w:val="121B1F" w:themeColor="background1"/>
                    <w:sz w:val="16"/>
                    <w:szCs w:val="16"/>
                  </w:rPr>
                </w:rPrChange>
              </w:rPr>
            </w:pPr>
            <w:commentRangeStart w:id="2347"/>
            <w:r w:rsidRPr="004D620F">
              <w:rPr>
                <w:rFonts w:ascii="Arial" w:hAnsi="Arial" w:cs="Arial"/>
                <w:bCs/>
                <w:color w:val="121B1F" w:themeColor="background1"/>
                <w:sz w:val="16"/>
                <w:szCs w:val="16"/>
                <w:rPrChange w:id="2348" w:author="Locke Liu" w:date="2021-05-24T14:33:00Z">
                  <w:rPr>
                    <w:rFonts w:ascii="Segoe UI" w:hAnsi="Segoe UI" w:cs="Segoe UI"/>
                    <w:bCs/>
                    <w:color w:val="121B1F" w:themeColor="background1"/>
                    <w:sz w:val="16"/>
                    <w:szCs w:val="16"/>
                  </w:rPr>
                </w:rPrChange>
              </w:rPr>
              <w:t>TBD</w:t>
            </w:r>
            <w:commentRangeEnd w:id="2347"/>
            <w:r w:rsidR="00874429">
              <w:rPr>
                <w:rStyle w:val="CommentReference"/>
              </w:rPr>
              <w:commentReference w:id="2347"/>
            </w:r>
          </w:p>
        </w:tc>
      </w:tr>
      <w:tr w:rsidR="004A4150" w:rsidRPr="004D620F" w14:paraId="7A99D2B3" w14:textId="77777777" w:rsidTr="004A4150">
        <w:trPr>
          <w:cantSplit/>
        </w:trPr>
        <w:tc>
          <w:tcPr>
            <w:tcW w:w="850" w:type="pct"/>
            <w:tcBorders>
              <w:top w:val="single" w:sz="4" w:space="0" w:color="auto"/>
              <w:bottom w:val="single" w:sz="4" w:space="0" w:color="auto"/>
            </w:tcBorders>
            <w:vAlign w:val="center"/>
          </w:tcPr>
          <w:p w14:paraId="6DC53886" w14:textId="77777777" w:rsidR="0017792A" w:rsidRPr="004D620F" w:rsidRDefault="0017792A" w:rsidP="0017792A">
            <w:pPr>
              <w:rPr>
                <w:rFonts w:ascii="Arial" w:hAnsi="Arial" w:cs="Arial"/>
                <w:bCs/>
                <w:color w:val="121B1F" w:themeColor="background1"/>
                <w:sz w:val="16"/>
                <w:szCs w:val="16"/>
                <w:lang w:val="en-GB"/>
                <w:rPrChange w:id="2349" w:author="Locke Liu" w:date="2021-05-24T14:33:00Z">
                  <w:rPr>
                    <w:rFonts w:ascii="Segoe UI" w:hAnsi="Segoe UI" w:cs="Segoe UI"/>
                    <w:bCs/>
                    <w:color w:val="121B1F" w:themeColor="background1"/>
                    <w:sz w:val="16"/>
                    <w:szCs w:val="16"/>
                    <w:lang w:val="en-GB"/>
                  </w:rPr>
                </w:rPrChange>
              </w:rPr>
            </w:pPr>
            <w:r w:rsidRPr="004D620F">
              <w:rPr>
                <w:rFonts w:ascii="Arial" w:hAnsi="Arial" w:cs="Arial"/>
                <w:bCs/>
                <w:color w:val="121B1F" w:themeColor="background1"/>
                <w:sz w:val="16"/>
                <w:szCs w:val="16"/>
                <w:lang w:val="en-GB"/>
                <w:rPrChange w:id="2350" w:author="Locke Liu" w:date="2021-05-24T14:33:00Z">
                  <w:rPr>
                    <w:rFonts w:ascii="Segoe UI" w:hAnsi="Segoe UI" w:cs="Segoe UI"/>
                    <w:bCs/>
                    <w:color w:val="121B1F" w:themeColor="background1"/>
                    <w:sz w:val="16"/>
                    <w:szCs w:val="16"/>
                    <w:lang w:val="en-GB"/>
                  </w:rPr>
                </w:rPrChange>
              </w:rPr>
              <w:t>NF32</w:t>
            </w:r>
          </w:p>
        </w:tc>
        <w:tc>
          <w:tcPr>
            <w:tcW w:w="937" w:type="pct"/>
            <w:tcBorders>
              <w:top w:val="single" w:sz="4" w:space="0" w:color="auto"/>
              <w:bottom w:val="single" w:sz="4" w:space="0" w:color="auto"/>
            </w:tcBorders>
            <w:vAlign w:val="center"/>
          </w:tcPr>
          <w:p w14:paraId="42164BD7" w14:textId="77777777" w:rsidR="0017792A" w:rsidRPr="004D620F" w:rsidRDefault="0017792A" w:rsidP="0017792A">
            <w:pPr>
              <w:rPr>
                <w:rFonts w:ascii="Arial" w:hAnsi="Arial" w:cs="Arial"/>
                <w:bCs/>
                <w:color w:val="121B1F" w:themeColor="background1"/>
                <w:sz w:val="16"/>
                <w:szCs w:val="16"/>
                <w:lang w:val="fr-FR"/>
                <w:rPrChange w:id="2351" w:author="Locke Liu" w:date="2021-05-24T14:33:00Z">
                  <w:rPr>
                    <w:rFonts w:ascii="Segoe UI" w:hAnsi="Segoe UI" w:cs="Segoe UI"/>
                    <w:bCs/>
                    <w:color w:val="121B1F" w:themeColor="background1"/>
                    <w:sz w:val="16"/>
                    <w:szCs w:val="16"/>
                    <w:lang w:val="fr-FR"/>
                  </w:rPr>
                </w:rPrChange>
              </w:rPr>
            </w:pPr>
            <w:r w:rsidRPr="004D620F">
              <w:rPr>
                <w:rFonts w:ascii="Arial" w:hAnsi="Arial" w:cs="Arial"/>
                <w:bCs/>
                <w:color w:val="121B1F" w:themeColor="background1"/>
                <w:sz w:val="16"/>
                <w:szCs w:val="16"/>
                <w:lang w:val="fr-FR"/>
                <w:rPrChange w:id="2352" w:author="Locke Liu" w:date="2021-05-24T14:33:00Z">
                  <w:rPr>
                    <w:rFonts w:ascii="Segoe UI" w:hAnsi="Segoe UI" w:cs="Segoe UI"/>
                    <w:bCs/>
                    <w:color w:val="121B1F" w:themeColor="background1"/>
                    <w:sz w:val="16"/>
                    <w:szCs w:val="16"/>
                    <w:lang w:val="fr-FR"/>
                  </w:rPr>
                </w:rPrChange>
              </w:rPr>
              <w:t>Online help/ Documentation</w:t>
            </w:r>
          </w:p>
        </w:tc>
        <w:tc>
          <w:tcPr>
            <w:tcW w:w="3213" w:type="pct"/>
            <w:tcBorders>
              <w:top w:val="single" w:sz="4" w:space="0" w:color="auto"/>
              <w:bottom w:val="single" w:sz="4" w:space="0" w:color="auto"/>
            </w:tcBorders>
            <w:vAlign w:val="center"/>
          </w:tcPr>
          <w:p w14:paraId="6C685BE2" w14:textId="77777777" w:rsidR="0017792A" w:rsidRPr="004D620F" w:rsidRDefault="0017792A" w:rsidP="0017792A">
            <w:pPr>
              <w:rPr>
                <w:rFonts w:ascii="Arial" w:hAnsi="Arial" w:cs="Arial"/>
                <w:bCs/>
                <w:color w:val="121B1F" w:themeColor="background1"/>
                <w:sz w:val="16"/>
                <w:szCs w:val="16"/>
                <w:rPrChange w:id="2353"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54" w:author="Locke Liu" w:date="2021-05-24T14:33:00Z">
                  <w:rPr>
                    <w:rFonts w:ascii="Segoe UI" w:hAnsi="Segoe UI" w:cs="Segoe UI"/>
                    <w:bCs/>
                    <w:color w:val="121B1F" w:themeColor="background1"/>
                    <w:sz w:val="16"/>
                    <w:szCs w:val="16"/>
                  </w:rPr>
                </w:rPrChange>
              </w:rPr>
              <w:t>N/A</w:t>
            </w:r>
          </w:p>
        </w:tc>
      </w:tr>
      <w:tr w:rsidR="004A4150" w:rsidRPr="004D620F" w14:paraId="04780F26" w14:textId="77777777" w:rsidTr="004A4150">
        <w:trPr>
          <w:cantSplit/>
        </w:trPr>
        <w:tc>
          <w:tcPr>
            <w:tcW w:w="850" w:type="pct"/>
            <w:tcBorders>
              <w:top w:val="single" w:sz="4" w:space="0" w:color="auto"/>
              <w:bottom w:val="single" w:sz="4" w:space="0" w:color="auto"/>
            </w:tcBorders>
            <w:vAlign w:val="center"/>
          </w:tcPr>
          <w:p w14:paraId="7A3528EA" w14:textId="77777777" w:rsidR="0017792A" w:rsidRPr="004D620F" w:rsidRDefault="0017792A" w:rsidP="0017792A">
            <w:pPr>
              <w:rPr>
                <w:rFonts w:ascii="Arial" w:hAnsi="Arial" w:cs="Arial"/>
                <w:bCs/>
                <w:color w:val="121B1F" w:themeColor="background1"/>
                <w:sz w:val="16"/>
                <w:szCs w:val="16"/>
                <w:lang w:val="en-GB"/>
                <w:rPrChange w:id="2355" w:author="Locke Liu" w:date="2021-05-24T14:33:00Z">
                  <w:rPr>
                    <w:rFonts w:ascii="Segoe UI" w:hAnsi="Segoe UI" w:cs="Segoe UI"/>
                    <w:bCs/>
                    <w:color w:val="121B1F" w:themeColor="background1"/>
                    <w:sz w:val="16"/>
                    <w:szCs w:val="16"/>
                    <w:lang w:val="en-GB"/>
                  </w:rPr>
                </w:rPrChange>
              </w:rPr>
            </w:pPr>
            <w:r w:rsidRPr="004D620F">
              <w:rPr>
                <w:rFonts w:ascii="Arial" w:hAnsi="Arial" w:cs="Arial"/>
                <w:bCs/>
                <w:color w:val="121B1F" w:themeColor="background1"/>
                <w:sz w:val="16"/>
                <w:szCs w:val="16"/>
                <w:lang w:val="en-GB"/>
                <w:rPrChange w:id="2356" w:author="Locke Liu" w:date="2021-05-24T14:33:00Z">
                  <w:rPr>
                    <w:rFonts w:ascii="Segoe UI" w:hAnsi="Segoe UI" w:cs="Segoe UI"/>
                    <w:bCs/>
                    <w:color w:val="121B1F" w:themeColor="background1"/>
                    <w:sz w:val="16"/>
                    <w:szCs w:val="16"/>
                    <w:lang w:val="en-GB"/>
                  </w:rPr>
                </w:rPrChange>
              </w:rPr>
              <w:t>NF33</w:t>
            </w:r>
          </w:p>
        </w:tc>
        <w:tc>
          <w:tcPr>
            <w:tcW w:w="937" w:type="pct"/>
            <w:tcBorders>
              <w:top w:val="single" w:sz="4" w:space="0" w:color="auto"/>
              <w:bottom w:val="single" w:sz="4" w:space="0" w:color="auto"/>
            </w:tcBorders>
            <w:vAlign w:val="center"/>
          </w:tcPr>
          <w:p w14:paraId="646F9E01" w14:textId="77777777" w:rsidR="0017792A" w:rsidRPr="004D620F" w:rsidRDefault="0017792A" w:rsidP="0017792A">
            <w:pPr>
              <w:rPr>
                <w:rFonts w:ascii="Arial" w:hAnsi="Arial" w:cs="Arial"/>
                <w:bCs/>
                <w:color w:val="121B1F" w:themeColor="background1"/>
                <w:sz w:val="16"/>
                <w:szCs w:val="16"/>
                <w:lang w:val="fr-FR"/>
                <w:rPrChange w:id="2357" w:author="Locke Liu" w:date="2021-05-24T14:33:00Z">
                  <w:rPr>
                    <w:rFonts w:ascii="Segoe UI" w:hAnsi="Segoe UI" w:cs="Segoe UI"/>
                    <w:bCs/>
                    <w:color w:val="121B1F" w:themeColor="background1"/>
                    <w:sz w:val="16"/>
                    <w:szCs w:val="16"/>
                    <w:lang w:val="fr-FR"/>
                  </w:rPr>
                </w:rPrChange>
              </w:rPr>
            </w:pPr>
            <w:r w:rsidRPr="004D620F">
              <w:rPr>
                <w:rFonts w:ascii="Arial" w:hAnsi="Arial" w:cs="Arial"/>
                <w:bCs/>
                <w:color w:val="121B1F" w:themeColor="background1"/>
                <w:sz w:val="16"/>
                <w:szCs w:val="16"/>
                <w:lang w:val="fr-FR"/>
                <w:rPrChange w:id="2358" w:author="Locke Liu" w:date="2021-05-24T14:33:00Z">
                  <w:rPr>
                    <w:rFonts w:ascii="Segoe UI" w:hAnsi="Segoe UI" w:cs="Segoe UI"/>
                    <w:bCs/>
                    <w:color w:val="121B1F" w:themeColor="background1"/>
                    <w:sz w:val="16"/>
                    <w:szCs w:val="16"/>
                    <w:lang w:val="fr-FR"/>
                  </w:rPr>
                </w:rPrChange>
              </w:rPr>
              <w:t>Printing</w:t>
            </w:r>
          </w:p>
        </w:tc>
        <w:tc>
          <w:tcPr>
            <w:tcW w:w="3213" w:type="pct"/>
            <w:tcBorders>
              <w:top w:val="single" w:sz="4" w:space="0" w:color="auto"/>
              <w:bottom w:val="single" w:sz="4" w:space="0" w:color="auto"/>
            </w:tcBorders>
            <w:vAlign w:val="center"/>
          </w:tcPr>
          <w:p w14:paraId="290D7617" w14:textId="6EC93BA9" w:rsidR="0017792A" w:rsidRPr="004D620F" w:rsidRDefault="006C7F4F" w:rsidP="0017792A">
            <w:pPr>
              <w:rPr>
                <w:rFonts w:ascii="Arial" w:hAnsi="Arial" w:cs="Arial"/>
                <w:bCs/>
                <w:color w:val="121B1F" w:themeColor="background1"/>
                <w:sz w:val="16"/>
                <w:szCs w:val="16"/>
                <w:rPrChange w:id="2359"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60" w:author="Locke Liu" w:date="2021-05-24T14:33:00Z">
                  <w:rPr>
                    <w:rFonts w:ascii="Segoe UI" w:hAnsi="Segoe UI" w:cs="Segoe UI"/>
                    <w:bCs/>
                    <w:color w:val="121B1F" w:themeColor="background1"/>
                    <w:sz w:val="16"/>
                    <w:szCs w:val="16"/>
                  </w:rPr>
                </w:rPrChange>
              </w:rPr>
              <w:t>N/A</w:t>
            </w:r>
          </w:p>
        </w:tc>
      </w:tr>
      <w:tr w:rsidR="004A4150" w:rsidRPr="004D620F" w14:paraId="55D92B4F" w14:textId="77777777" w:rsidTr="004A4150">
        <w:trPr>
          <w:cantSplit/>
        </w:trPr>
        <w:tc>
          <w:tcPr>
            <w:tcW w:w="850" w:type="pct"/>
            <w:tcBorders>
              <w:top w:val="single" w:sz="4" w:space="0" w:color="auto"/>
              <w:bottom w:val="single" w:sz="4" w:space="0" w:color="auto"/>
            </w:tcBorders>
            <w:vAlign w:val="center"/>
          </w:tcPr>
          <w:p w14:paraId="0CE9E087" w14:textId="77777777" w:rsidR="0017792A" w:rsidRPr="004D620F" w:rsidRDefault="0017792A" w:rsidP="0017792A">
            <w:pPr>
              <w:rPr>
                <w:rFonts w:ascii="Arial" w:hAnsi="Arial" w:cs="Arial"/>
                <w:bCs/>
                <w:color w:val="121B1F" w:themeColor="background1"/>
                <w:sz w:val="16"/>
                <w:szCs w:val="16"/>
                <w:lang w:val="en-GB"/>
                <w:rPrChange w:id="2361" w:author="Locke Liu" w:date="2021-05-24T14:33:00Z">
                  <w:rPr>
                    <w:rFonts w:ascii="Segoe UI" w:hAnsi="Segoe UI" w:cs="Segoe UI"/>
                    <w:bCs/>
                    <w:color w:val="121B1F" w:themeColor="background1"/>
                    <w:sz w:val="16"/>
                    <w:szCs w:val="16"/>
                    <w:lang w:val="en-GB"/>
                  </w:rPr>
                </w:rPrChange>
              </w:rPr>
            </w:pPr>
            <w:r w:rsidRPr="004D620F">
              <w:rPr>
                <w:rFonts w:ascii="Arial" w:hAnsi="Arial" w:cs="Arial"/>
                <w:bCs/>
                <w:color w:val="121B1F" w:themeColor="background1"/>
                <w:sz w:val="16"/>
                <w:szCs w:val="16"/>
                <w:lang w:val="en-GB"/>
                <w:rPrChange w:id="2362" w:author="Locke Liu" w:date="2021-05-24T14:33:00Z">
                  <w:rPr>
                    <w:rFonts w:ascii="Segoe UI" w:hAnsi="Segoe UI" w:cs="Segoe UI"/>
                    <w:bCs/>
                    <w:color w:val="121B1F" w:themeColor="background1"/>
                    <w:sz w:val="16"/>
                    <w:szCs w:val="16"/>
                    <w:lang w:val="en-GB"/>
                  </w:rPr>
                </w:rPrChange>
              </w:rPr>
              <w:t>NF34</w:t>
            </w:r>
          </w:p>
        </w:tc>
        <w:tc>
          <w:tcPr>
            <w:tcW w:w="937" w:type="pct"/>
            <w:tcBorders>
              <w:top w:val="single" w:sz="4" w:space="0" w:color="auto"/>
              <w:bottom w:val="single" w:sz="4" w:space="0" w:color="auto"/>
            </w:tcBorders>
            <w:vAlign w:val="center"/>
          </w:tcPr>
          <w:p w14:paraId="0357459B" w14:textId="77777777" w:rsidR="0017792A" w:rsidRPr="004D620F" w:rsidRDefault="0017792A" w:rsidP="0017792A">
            <w:pPr>
              <w:rPr>
                <w:rFonts w:ascii="Arial" w:hAnsi="Arial" w:cs="Arial"/>
                <w:bCs/>
                <w:color w:val="121B1F" w:themeColor="background1"/>
                <w:sz w:val="16"/>
                <w:szCs w:val="16"/>
                <w:lang w:val="fr-FR"/>
                <w:rPrChange w:id="2363" w:author="Locke Liu" w:date="2021-05-24T14:33:00Z">
                  <w:rPr>
                    <w:rFonts w:ascii="Segoe UI" w:hAnsi="Segoe UI" w:cs="Segoe UI"/>
                    <w:bCs/>
                    <w:color w:val="121B1F" w:themeColor="background1"/>
                    <w:sz w:val="16"/>
                    <w:szCs w:val="16"/>
                    <w:lang w:val="fr-FR"/>
                  </w:rPr>
                </w:rPrChange>
              </w:rPr>
            </w:pPr>
            <w:r w:rsidRPr="004D620F">
              <w:rPr>
                <w:rFonts w:ascii="Arial" w:hAnsi="Arial" w:cs="Arial"/>
                <w:bCs/>
                <w:color w:val="121B1F" w:themeColor="background1"/>
                <w:sz w:val="16"/>
                <w:szCs w:val="16"/>
                <w:lang w:val="fr-FR"/>
                <w:rPrChange w:id="2364" w:author="Locke Liu" w:date="2021-05-24T14:33:00Z">
                  <w:rPr>
                    <w:rFonts w:ascii="Segoe UI" w:hAnsi="Segoe UI" w:cs="Segoe UI"/>
                    <w:bCs/>
                    <w:color w:val="121B1F" w:themeColor="background1"/>
                    <w:sz w:val="16"/>
                    <w:szCs w:val="16"/>
                    <w:lang w:val="fr-FR"/>
                  </w:rPr>
                </w:rPrChange>
              </w:rPr>
              <w:t>User Location</w:t>
            </w:r>
          </w:p>
        </w:tc>
        <w:tc>
          <w:tcPr>
            <w:tcW w:w="3213" w:type="pct"/>
            <w:tcBorders>
              <w:top w:val="single" w:sz="4" w:space="0" w:color="auto"/>
              <w:bottom w:val="single" w:sz="4" w:space="0" w:color="auto"/>
            </w:tcBorders>
            <w:vAlign w:val="center"/>
          </w:tcPr>
          <w:p w14:paraId="46160561" w14:textId="77777777" w:rsidR="0017792A" w:rsidRPr="004D620F" w:rsidRDefault="0017792A" w:rsidP="0017792A">
            <w:pPr>
              <w:rPr>
                <w:rFonts w:ascii="Arial" w:hAnsi="Arial" w:cs="Arial"/>
                <w:bCs/>
                <w:color w:val="121B1F" w:themeColor="background1"/>
                <w:sz w:val="16"/>
                <w:szCs w:val="16"/>
                <w:rPrChange w:id="2365" w:author="Locke Liu" w:date="2021-05-24T14:33:00Z">
                  <w:rPr>
                    <w:rFonts w:ascii="Segoe UI" w:hAnsi="Segoe UI" w:cs="Segoe UI"/>
                    <w:bCs/>
                    <w:color w:val="121B1F" w:themeColor="background1"/>
                    <w:sz w:val="16"/>
                    <w:szCs w:val="16"/>
                  </w:rPr>
                </w:rPrChange>
              </w:rPr>
            </w:pPr>
            <w:r w:rsidRPr="004D620F">
              <w:rPr>
                <w:rFonts w:ascii="Arial" w:hAnsi="Arial" w:cs="Arial"/>
                <w:bCs/>
                <w:color w:val="121B1F" w:themeColor="background1"/>
                <w:sz w:val="16"/>
                <w:szCs w:val="16"/>
                <w:rPrChange w:id="2366" w:author="Locke Liu" w:date="2021-05-24T14:33:00Z">
                  <w:rPr>
                    <w:rFonts w:ascii="Segoe UI" w:hAnsi="Segoe UI" w:cs="Segoe UI"/>
                    <w:bCs/>
                    <w:color w:val="121B1F" w:themeColor="background1"/>
                    <w:sz w:val="16"/>
                    <w:szCs w:val="16"/>
                  </w:rPr>
                </w:rPrChange>
              </w:rPr>
              <w:t>China zone</w:t>
            </w:r>
          </w:p>
        </w:tc>
      </w:tr>
      <w:bookmarkEnd w:id="1978"/>
    </w:tbl>
    <w:p w14:paraId="26019F0D" w14:textId="77777777" w:rsidR="00141650" w:rsidRPr="004D620F" w:rsidDel="005E7354" w:rsidRDefault="00141650" w:rsidP="00141650">
      <w:pPr>
        <w:rPr>
          <w:del w:id="2367" w:author="Locke Liu" w:date="2021-05-24T14:53:00Z"/>
          <w:rFonts w:ascii="Arial" w:hAnsi="Arial" w:cs="Arial"/>
          <w:b/>
          <w:color w:val="121B1F" w:themeColor="background1"/>
          <w:rPrChange w:id="2368" w:author="Locke Liu" w:date="2021-05-24T14:33:00Z">
            <w:rPr>
              <w:del w:id="2369" w:author="Locke Liu" w:date="2021-05-24T14:53:00Z"/>
              <w:b/>
              <w:color w:val="121B1F" w:themeColor="background1"/>
            </w:rPr>
          </w:rPrChange>
        </w:rPr>
      </w:pPr>
    </w:p>
    <w:p w14:paraId="0B84132E" w14:textId="77777777" w:rsidR="00E267B8" w:rsidRPr="004D620F" w:rsidDel="005E7354" w:rsidRDefault="00E267B8" w:rsidP="00141650">
      <w:pPr>
        <w:ind w:left="284"/>
        <w:rPr>
          <w:del w:id="2370" w:author="Locke Liu" w:date="2021-05-24T14:53:00Z"/>
          <w:rFonts w:ascii="Arial" w:hAnsi="Arial" w:cs="Arial"/>
          <w:lang w:val="en-GB"/>
          <w:rPrChange w:id="2371" w:author="Locke Liu" w:date="2021-05-24T14:33:00Z">
            <w:rPr>
              <w:del w:id="2372" w:author="Locke Liu" w:date="2021-05-24T14:53:00Z"/>
              <w:lang w:val="en-GB"/>
            </w:rPr>
          </w:rPrChange>
        </w:rPr>
      </w:pPr>
    </w:p>
    <w:p w14:paraId="126B1266" w14:textId="34923E40" w:rsidR="00E267B8" w:rsidRPr="004D620F" w:rsidDel="005E7354" w:rsidRDefault="00E267B8" w:rsidP="005C6E49">
      <w:pPr>
        <w:rPr>
          <w:del w:id="2373" w:author="Locke Liu" w:date="2021-05-24T14:53:00Z"/>
          <w:rFonts w:ascii="Arial" w:hAnsi="Arial" w:cs="Arial"/>
          <w:rPrChange w:id="2374" w:author="Locke Liu" w:date="2021-05-24T14:33:00Z">
            <w:rPr>
              <w:del w:id="2375" w:author="Locke Liu" w:date="2021-05-24T14:53:00Z"/>
            </w:rPr>
          </w:rPrChange>
        </w:rPr>
      </w:pPr>
    </w:p>
    <w:p w14:paraId="2CA2738A" w14:textId="696AEDF2" w:rsidR="00E267B8" w:rsidRPr="004D620F" w:rsidDel="005E7354" w:rsidRDefault="00E267B8" w:rsidP="005C6E49">
      <w:pPr>
        <w:rPr>
          <w:del w:id="2376" w:author="Locke Liu" w:date="2021-05-24T14:53:00Z"/>
          <w:rFonts w:ascii="Arial" w:hAnsi="Arial" w:cs="Arial"/>
          <w:rPrChange w:id="2377" w:author="Locke Liu" w:date="2021-05-24T14:33:00Z">
            <w:rPr>
              <w:del w:id="2378" w:author="Locke Liu" w:date="2021-05-24T14:53:00Z"/>
            </w:rPr>
          </w:rPrChange>
        </w:rPr>
      </w:pPr>
    </w:p>
    <w:p w14:paraId="1E615EFA" w14:textId="46374ECE" w:rsidR="004D075A" w:rsidRPr="004D620F" w:rsidRDefault="004D075A" w:rsidP="005C6E49">
      <w:pPr>
        <w:rPr>
          <w:rFonts w:ascii="Arial" w:hAnsi="Arial" w:cs="Arial"/>
          <w:rPrChange w:id="2379" w:author="Locke Liu" w:date="2021-05-24T14:33:00Z">
            <w:rPr/>
          </w:rPrChange>
        </w:rPr>
      </w:pPr>
      <w:del w:id="2380" w:author="Locke Liu" w:date="2021-05-24T14:53:00Z">
        <w:r w:rsidRPr="004D620F" w:rsidDel="005E7354">
          <w:rPr>
            <w:rFonts w:ascii="Arial" w:hAnsi="Arial" w:cs="Arial"/>
            <w:rPrChange w:id="2381" w:author="Locke Liu" w:date="2021-05-24T14:33:00Z">
              <w:rPr/>
            </w:rPrChange>
          </w:rPr>
          <w:br w:type="page"/>
        </w:r>
      </w:del>
    </w:p>
    <w:p w14:paraId="1E615EFB" w14:textId="77777777" w:rsidR="004D075A" w:rsidRPr="004D620F" w:rsidRDefault="004D075A" w:rsidP="004D075A">
      <w:pPr>
        <w:pStyle w:val="Heading1"/>
        <w:rPr>
          <w:rFonts w:ascii="Arial" w:hAnsi="Arial"/>
          <w:rPrChange w:id="2382" w:author="Locke Liu" w:date="2021-05-24T14:33:00Z">
            <w:rPr/>
          </w:rPrChange>
        </w:rPr>
      </w:pPr>
      <w:bookmarkStart w:id="2383" w:name="_Toc482190437"/>
      <w:bookmarkStart w:id="2384" w:name="_Toc482707851"/>
      <w:bookmarkStart w:id="2385" w:name="_Toc72767179"/>
      <w:r w:rsidRPr="004D620F">
        <w:rPr>
          <w:rFonts w:ascii="Arial" w:hAnsi="Arial"/>
          <w:rPrChange w:id="2386" w:author="Locke Liu" w:date="2021-05-24T14:33:00Z">
            <w:rPr/>
          </w:rPrChange>
        </w:rPr>
        <w:lastRenderedPageBreak/>
        <w:t>System Context Diagram</w:t>
      </w:r>
      <w:bookmarkEnd w:id="2383"/>
      <w:bookmarkEnd w:id="2384"/>
      <w:bookmarkEnd w:id="2385"/>
    </w:p>
    <w:p w14:paraId="1E615EFC" w14:textId="51C7CFCE" w:rsidR="004D075A" w:rsidRPr="004D620F" w:rsidRDefault="00884D26" w:rsidP="004D075A">
      <w:pPr>
        <w:rPr>
          <w:rFonts w:ascii="Arial" w:hAnsi="Arial" w:cs="Arial"/>
          <w:rPrChange w:id="2387" w:author="Locke Liu" w:date="2021-05-24T14:33:00Z">
            <w:rPr/>
          </w:rPrChange>
        </w:rPr>
      </w:pPr>
      <w:r w:rsidRPr="004D620F">
        <w:rPr>
          <w:rFonts w:ascii="Arial" w:hAnsi="Arial" w:cs="Arial"/>
          <w:noProof/>
          <w:rPrChange w:id="2388" w:author="Locke Liu" w:date="2021-05-24T14:33:00Z">
            <w:rPr>
              <w:noProof/>
            </w:rPr>
          </w:rPrChange>
        </w:rPr>
        <w:drawing>
          <wp:inline distT="0" distB="0" distL="0" distR="0" wp14:anchorId="36C1C613" wp14:editId="56E0D854">
            <wp:extent cx="6439535" cy="35340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51250" cy="3540494"/>
                    </a:xfrm>
                    <a:prstGeom prst="rect">
                      <a:avLst/>
                    </a:prstGeom>
                    <a:noFill/>
                  </pic:spPr>
                </pic:pic>
              </a:graphicData>
            </a:graphic>
          </wp:inline>
        </w:drawing>
      </w:r>
    </w:p>
    <w:p w14:paraId="1E615EFD" w14:textId="07181CD5" w:rsidR="004D075A" w:rsidRPr="00277D34" w:rsidDel="0009280E" w:rsidRDefault="004D075A" w:rsidP="00650176">
      <w:pPr>
        <w:rPr>
          <w:del w:id="2389" w:author="Locke Liu" w:date="2021-05-24T16:49:00Z"/>
          <w:rFonts w:ascii="Arial" w:hAnsi="Arial" w:cs="Arial"/>
        </w:rPr>
      </w:pPr>
    </w:p>
    <w:p w14:paraId="34695FA2" w14:textId="0B0983F6" w:rsidR="00B82699" w:rsidRPr="004D620F" w:rsidDel="0009280E" w:rsidRDefault="00B82699" w:rsidP="004D075A">
      <w:pPr>
        <w:jc w:val="center"/>
        <w:rPr>
          <w:del w:id="2390" w:author="Locke Liu" w:date="2021-05-24T16:49:00Z"/>
          <w:rFonts w:ascii="Arial" w:hAnsi="Arial" w:cs="Arial"/>
          <w:rPrChange w:id="2391" w:author="Locke Liu" w:date="2021-05-24T14:33:00Z">
            <w:rPr>
              <w:del w:id="2392" w:author="Locke Liu" w:date="2021-05-24T16:49:00Z"/>
            </w:rPr>
          </w:rPrChange>
        </w:rPr>
      </w:pPr>
    </w:p>
    <w:p w14:paraId="1E615EFF" w14:textId="1D06895F" w:rsidR="004D075A" w:rsidRPr="004D620F" w:rsidRDefault="004D075A" w:rsidP="00473069">
      <w:pPr>
        <w:pStyle w:val="Caption"/>
        <w:jc w:val="center"/>
        <w:rPr>
          <w:rFonts w:cs="Arial"/>
          <w:sz w:val="18"/>
          <w:szCs w:val="18"/>
          <w:lang w:val="en-US" w:eastAsia="en-US"/>
          <w:rPrChange w:id="2393" w:author="Locke Liu" w:date="2021-05-24T14:33:00Z">
            <w:rPr>
              <w:rFonts w:asciiTheme="minorHAnsi" w:hAnsiTheme="minorHAnsi"/>
              <w:sz w:val="18"/>
              <w:szCs w:val="18"/>
              <w:lang w:val="en-US" w:eastAsia="en-US"/>
            </w:rPr>
          </w:rPrChange>
        </w:rPr>
      </w:pPr>
      <w:bookmarkStart w:id="2394" w:name="_Toc363554907"/>
      <w:bookmarkStart w:id="2395" w:name="_Toc373508512"/>
      <w:bookmarkStart w:id="2396" w:name="_Toc482190463"/>
      <w:bookmarkStart w:id="2397" w:name="_Toc72242462"/>
      <w:r w:rsidRPr="004D620F">
        <w:rPr>
          <w:rFonts w:cs="Arial"/>
          <w:sz w:val="18"/>
          <w:szCs w:val="18"/>
          <w:lang w:val="en-US"/>
          <w:rPrChange w:id="2398" w:author="Locke Liu" w:date="2021-05-24T14:33:00Z">
            <w:rPr>
              <w:rFonts w:asciiTheme="minorHAnsi" w:hAnsiTheme="minorHAnsi"/>
              <w:sz w:val="18"/>
              <w:szCs w:val="18"/>
              <w:lang w:val="en-US"/>
            </w:rPr>
          </w:rPrChange>
        </w:rPr>
        <w:t xml:space="preserve">Figure </w:t>
      </w:r>
      <w:r w:rsidRPr="004D620F">
        <w:rPr>
          <w:rFonts w:cs="Arial"/>
          <w:sz w:val="18"/>
          <w:szCs w:val="18"/>
          <w:lang w:val="en-US"/>
          <w:rPrChange w:id="2399" w:author="Locke Liu" w:date="2021-05-24T14:33:00Z">
            <w:rPr>
              <w:rFonts w:asciiTheme="minorHAnsi" w:hAnsiTheme="minorHAnsi"/>
              <w:sz w:val="18"/>
              <w:szCs w:val="18"/>
              <w:lang w:val="en-US"/>
            </w:rPr>
          </w:rPrChange>
        </w:rPr>
        <w:fldChar w:fldCharType="begin"/>
      </w:r>
      <w:r w:rsidRPr="004D620F">
        <w:rPr>
          <w:rFonts w:cs="Arial"/>
          <w:sz w:val="18"/>
          <w:szCs w:val="18"/>
          <w:lang w:val="en-US"/>
          <w:rPrChange w:id="2400" w:author="Locke Liu" w:date="2021-05-24T14:33:00Z">
            <w:rPr>
              <w:rFonts w:asciiTheme="minorHAnsi" w:hAnsiTheme="minorHAnsi"/>
              <w:sz w:val="18"/>
              <w:szCs w:val="18"/>
              <w:lang w:val="en-US"/>
            </w:rPr>
          </w:rPrChange>
        </w:rPr>
        <w:instrText xml:space="preserve"> SEQ Figure \* ARABIC </w:instrText>
      </w:r>
      <w:r w:rsidRPr="004D620F">
        <w:rPr>
          <w:rFonts w:cs="Arial"/>
          <w:sz w:val="18"/>
          <w:szCs w:val="18"/>
          <w:lang w:val="en-US"/>
          <w:rPrChange w:id="2401" w:author="Locke Liu" w:date="2021-05-24T14:33:00Z">
            <w:rPr>
              <w:rFonts w:asciiTheme="minorHAnsi" w:hAnsiTheme="minorHAnsi"/>
              <w:sz w:val="18"/>
              <w:szCs w:val="18"/>
              <w:lang w:val="en-US"/>
            </w:rPr>
          </w:rPrChange>
        </w:rPr>
        <w:fldChar w:fldCharType="separate"/>
      </w:r>
      <w:ins w:id="2402" w:author="Locke Liu" w:date="2021-05-24T16:23:00Z">
        <w:r w:rsidR="0064187D">
          <w:rPr>
            <w:rFonts w:cs="Arial"/>
            <w:noProof/>
            <w:sz w:val="18"/>
            <w:szCs w:val="18"/>
            <w:lang w:val="en-US"/>
          </w:rPr>
          <w:t>2</w:t>
        </w:r>
      </w:ins>
      <w:del w:id="2403" w:author="Locke Liu" w:date="2021-05-24T16:23:00Z">
        <w:r w:rsidR="00880DEA" w:rsidRPr="004D620F" w:rsidDel="0064187D">
          <w:rPr>
            <w:rFonts w:cs="Arial"/>
            <w:noProof/>
            <w:sz w:val="18"/>
            <w:szCs w:val="18"/>
            <w:lang w:val="en-US"/>
            <w:rPrChange w:id="2404" w:author="Locke Liu" w:date="2021-05-24T14:33:00Z">
              <w:rPr>
                <w:rFonts w:asciiTheme="minorHAnsi" w:hAnsiTheme="minorHAnsi"/>
                <w:noProof/>
                <w:sz w:val="18"/>
                <w:szCs w:val="18"/>
                <w:lang w:val="en-US"/>
              </w:rPr>
            </w:rPrChange>
          </w:rPr>
          <w:delText>2</w:delText>
        </w:r>
      </w:del>
      <w:r w:rsidRPr="004D620F">
        <w:rPr>
          <w:rFonts w:cs="Arial"/>
          <w:sz w:val="18"/>
          <w:szCs w:val="18"/>
          <w:lang w:val="en-US"/>
          <w:rPrChange w:id="2405" w:author="Locke Liu" w:date="2021-05-24T14:33:00Z">
            <w:rPr>
              <w:rFonts w:asciiTheme="minorHAnsi" w:hAnsiTheme="minorHAnsi"/>
              <w:sz w:val="18"/>
              <w:szCs w:val="18"/>
              <w:lang w:val="en-US"/>
            </w:rPr>
          </w:rPrChange>
        </w:rPr>
        <w:fldChar w:fldCharType="end"/>
      </w:r>
      <w:r w:rsidRPr="004D620F">
        <w:rPr>
          <w:rFonts w:cs="Arial"/>
          <w:sz w:val="18"/>
          <w:szCs w:val="18"/>
          <w:lang w:val="en-US"/>
          <w:rPrChange w:id="2406" w:author="Locke Liu" w:date="2021-05-24T14:33:00Z">
            <w:rPr>
              <w:rFonts w:asciiTheme="minorHAnsi" w:hAnsiTheme="minorHAnsi"/>
              <w:sz w:val="18"/>
              <w:szCs w:val="18"/>
              <w:lang w:val="en-US"/>
            </w:rPr>
          </w:rPrChange>
        </w:rPr>
        <w:t xml:space="preserve"> - System Context Diagram</w:t>
      </w:r>
      <w:bookmarkEnd w:id="2394"/>
      <w:bookmarkEnd w:id="2395"/>
      <w:bookmarkEnd w:id="2396"/>
      <w:bookmarkEnd w:id="2397"/>
    </w:p>
    <w:p w14:paraId="1E615F00" w14:textId="77777777" w:rsidR="004D075A" w:rsidRPr="004D620F" w:rsidRDefault="004D075A" w:rsidP="004D075A">
      <w:pPr>
        <w:rPr>
          <w:rFonts w:ascii="Arial" w:hAnsi="Arial" w:cs="Arial"/>
          <w:rPrChange w:id="2407" w:author="Locke Liu" w:date="2021-05-24T14:33:00Z">
            <w:rPr/>
          </w:rPrChange>
        </w:rPr>
      </w:pPr>
    </w:p>
    <w:tbl>
      <w:tblPr>
        <w:tblStyle w:val="TableGrid"/>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Look w:val="01E0" w:firstRow="1" w:lastRow="1" w:firstColumn="1" w:lastColumn="1" w:noHBand="0" w:noVBand="0"/>
      </w:tblPr>
      <w:tblGrid>
        <w:gridCol w:w="905"/>
        <w:gridCol w:w="1061"/>
        <w:gridCol w:w="997"/>
        <w:gridCol w:w="27"/>
        <w:gridCol w:w="1679"/>
        <w:gridCol w:w="2129"/>
        <w:gridCol w:w="1345"/>
        <w:gridCol w:w="2110"/>
      </w:tblGrid>
      <w:tr w:rsidR="00DB0E9F" w:rsidRPr="004D620F" w14:paraId="1E615F0B" w14:textId="77777777" w:rsidTr="00E73CB2">
        <w:trPr>
          <w:trHeight w:val="713"/>
          <w:jc w:val="center"/>
        </w:trPr>
        <w:tc>
          <w:tcPr>
            <w:tcW w:w="441" w:type="pct"/>
            <w:shd w:val="clear" w:color="auto" w:fill="D5E3FF"/>
          </w:tcPr>
          <w:p w14:paraId="1E615F01" w14:textId="77777777" w:rsidR="00DB0E9F" w:rsidRPr="004D620F" w:rsidRDefault="00DB0E9F" w:rsidP="00440445">
            <w:pPr>
              <w:overflowPunct w:val="0"/>
              <w:autoSpaceDE w:val="0"/>
              <w:autoSpaceDN w:val="0"/>
              <w:adjustRightInd w:val="0"/>
              <w:textAlignment w:val="baseline"/>
              <w:rPr>
                <w:rFonts w:ascii="Arial" w:hAnsi="Arial" w:cs="Arial"/>
                <w:b/>
                <w:bCs/>
                <w:color w:val="003195"/>
                <w:sz w:val="18"/>
                <w:szCs w:val="18"/>
                <w:rPrChange w:id="2408"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2409" w:author="Locke Liu" w:date="2021-05-24T14:33:00Z">
                  <w:rPr>
                    <w:rFonts w:ascii="Segoe UI" w:hAnsi="Segoe UI" w:cs="Segoe UI"/>
                    <w:b/>
                    <w:bCs/>
                    <w:color w:val="003195"/>
                    <w:sz w:val="18"/>
                    <w:szCs w:val="18"/>
                  </w:rPr>
                </w:rPrChange>
              </w:rPr>
              <w:t>Actors</w:t>
            </w:r>
          </w:p>
        </w:tc>
        <w:tc>
          <w:tcPr>
            <w:tcW w:w="517" w:type="pct"/>
            <w:shd w:val="clear" w:color="auto" w:fill="D5E3FF"/>
          </w:tcPr>
          <w:p w14:paraId="1E615F02" w14:textId="77777777" w:rsidR="00DB0E9F" w:rsidRPr="004D620F" w:rsidRDefault="00DB0E9F" w:rsidP="00440445">
            <w:pPr>
              <w:overflowPunct w:val="0"/>
              <w:autoSpaceDE w:val="0"/>
              <w:autoSpaceDN w:val="0"/>
              <w:adjustRightInd w:val="0"/>
              <w:textAlignment w:val="baseline"/>
              <w:rPr>
                <w:rFonts w:ascii="Arial" w:hAnsi="Arial" w:cs="Arial"/>
                <w:b/>
                <w:bCs/>
                <w:color w:val="003195"/>
                <w:sz w:val="18"/>
                <w:szCs w:val="18"/>
                <w:rPrChange w:id="2410"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2411" w:author="Locke Liu" w:date="2021-05-24T14:33:00Z">
                  <w:rPr>
                    <w:rFonts w:ascii="Segoe UI" w:hAnsi="Segoe UI" w:cs="Segoe UI"/>
                    <w:b/>
                    <w:bCs/>
                    <w:color w:val="003195"/>
                    <w:sz w:val="18"/>
                    <w:szCs w:val="18"/>
                  </w:rPr>
                </w:rPrChange>
              </w:rPr>
              <w:t>Kind of user</w:t>
            </w:r>
          </w:p>
        </w:tc>
        <w:tc>
          <w:tcPr>
            <w:tcW w:w="499" w:type="pct"/>
            <w:gridSpan w:val="2"/>
            <w:shd w:val="clear" w:color="auto" w:fill="D5E3FF"/>
          </w:tcPr>
          <w:p w14:paraId="1E615F03" w14:textId="77777777" w:rsidR="00DB0E9F" w:rsidRPr="004D620F" w:rsidRDefault="00DB0E9F" w:rsidP="00440445">
            <w:pPr>
              <w:overflowPunct w:val="0"/>
              <w:autoSpaceDE w:val="0"/>
              <w:autoSpaceDN w:val="0"/>
              <w:adjustRightInd w:val="0"/>
              <w:textAlignment w:val="baseline"/>
              <w:rPr>
                <w:rFonts w:ascii="Arial" w:hAnsi="Arial" w:cs="Arial"/>
                <w:b/>
                <w:bCs/>
                <w:color w:val="003195"/>
                <w:sz w:val="18"/>
                <w:szCs w:val="18"/>
                <w:rPrChange w:id="2412"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2413" w:author="Locke Liu" w:date="2021-05-24T14:33:00Z">
                  <w:rPr>
                    <w:rFonts w:ascii="Segoe UI" w:hAnsi="Segoe UI" w:cs="Segoe UI"/>
                    <w:b/>
                    <w:bCs/>
                    <w:color w:val="003195"/>
                    <w:sz w:val="18"/>
                    <w:szCs w:val="18"/>
                  </w:rPr>
                </w:rPrChange>
              </w:rPr>
              <w:t>Human / System</w:t>
            </w:r>
          </w:p>
        </w:tc>
        <w:tc>
          <w:tcPr>
            <w:tcW w:w="819" w:type="pct"/>
            <w:shd w:val="clear" w:color="auto" w:fill="D5E3FF"/>
          </w:tcPr>
          <w:p w14:paraId="1E615F04" w14:textId="77777777" w:rsidR="00DB0E9F" w:rsidRPr="004D620F" w:rsidRDefault="00DB0E9F" w:rsidP="00440445">
            <w:pPr>
              <w:overflowPunct w:val="0"/>
              <w:autoSpaceDE w:val="0"/>
              <w:autoSpaceDN w:val="0"/>
              <w:adjustRightInd w:val="0"/>
              <w:textAlignment w:val="baseline"/>
              <w:rPr>
                <w:rFonts w:ascii="Arial" w:hAnsi="Arial" w:cs="Arial"/>
                <w:b/>
                <w:bCs/>
                <w:color w:val="003195"/>
                <w:sz w:val="18"/>
                <w:szCs w:val="18"/>
                <w:rPrChange w:id="2414"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2415" w:author="Locke Liu" w:date="2021-05-24T14:33:00Z">
                  <w:rPr>
                    <w:rFonts w:ascii="Segoe UI" w:hAnsi="Segoe UI" w:cs="Segoe UI"/>
                    <w:b/>
                    <w:bCs/>
                    <w:color w:val="003195"/>
                    <w:sz w:val="18"/>
                    <w:szCs w:val="18"/>
                  </w:rPr>
                </w:rPrChange>
              </w:rPr>
              <w:t>Role / name</w:t>
            </w:r>
          </w:p>
          <w:p w14:paraId="1E615F05" w14:textId="77777777" w:rsidR="00DB0E9F" w:rsidRPr="004D620F" w:rsidRDefault="00DB0E9F" w:rsidP="00440445">
            <w:pPr>
              <w:overflowPunct w:val="0"/>
              <w:autoSpaceDE w:val="0"/>
              <w:autoSpaceDN w:val="0"/>
              <w:adjustRightInd w:val="0"/>
              <w:textAlignment w:val="baseline"/>
              <w:rPr>
                <w:rFonts w:ascii="Arial" w:hAnsi="Arial" w:cs="Arial"/>
                <w:b/>
                <w:bCs/>
                <w:color w:val="003195"/>
                <w:sz w:val="18"/>
                <w:szCs w:val="18"/>
                <w:rPrChange w:id="2416" w:author="Locke Liu" w:date="2021-05-24T14:33:00Z">
                  <w:rPr>
                    <w:rFonts w:ascii="Segoe UI" w:hAnsi="Segoe UI" w:cs="Segoe UI"/>
                    <w:b/>
                    <w:bCs/>
                    <w:color w:val="003195"/>
                    <w:sz w:val="18"/>
                    <w:szCs w:val="18"/>
                  </w:rPr>
                </w:rPrChange>
              </w:rPr>
            </w:pPr>
          </w:p>
        </w:tc>
        <w:tc>
          <w:tcPr>
            <w:tcW w:w="1038" w:type="pct"/>
            <w:shd w:val="clear" w:color="auto" w:fill="D5E3FF"/>
          </w:tcPr>
          <w:p w14:paraId="1E615F06" w14:textId="77777777" w:rsidR="00DB0E9F" w:rsidRPr="004D620F" w:rsidRDefault="00DB0E9F" w:rsidP="00440445">
            <w:pPr>
              <w:overflowPunct w:val="0"/>
              <w:autoSpaceDE w:val="0"/>
              <w:autoSpaceDN w:val="0"/>
              <w:adjustRightInd w:val="0"/>
              <w:textAlignment w:val="baseline"/>
              <w:rPr>
                <w:rFonts w:ascii="Arial" w:hAnsi="Arial" w:cs="Arial"/>
                <w:b/>
                <w:bCs/>
                <w:color w:val="003195"/>
                <w:sz w:val="18"/>
                <w:szCs w:val="18"/>
                <w:rPrChange w:id="2417"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2418" w:author="Locke Liu" w:date="2021-05-24T14:33:00Z">
                  <w:rPr>
                    <w:rFonts w:ascii="Segoe UI" w:hAnsi="Segoe UI" w:cs="Segoe UI"/>
                    <w:b/>
                    <w:bCs/>
                    <w:color w:val="003195"/>
                    <w:sz w:val="18"/>
                    <w:szCs w:val="18"/>
                  </w:rPr>
                </w:rPrChange>
              </w:rPr>
              <w:t>Function</w:t>
            </w:r>
          </w:p>
          <w:p w14:paraId="1E615F07" w14:textId="77777777" w:rsidR="00DB0E9F" w:rsidRPr="004D620F" w:rsidRDefault="00DB0E9F" w:rsidP="00440445">
            <w:pPr>
              <w:overflowPunct w:val="0"/>
              <w:autoSpaceDE w:val="0"/>
              <w:autoSpaceDN w:val="0"/>
              <w:adjustRightInd w:val="0"/>
              <w:textAlignment w:val="baseline"/>
              <w:rPr>
                <w:rFonts w:ascii="Arial" w:hAnsi="Arial" w:cs="Arial"/>
                <w:b/>
                <w:bCs/>
                <w:color w:val="003195"/>
                <w:sz w:val="18"/>
                <w:szCs w:val="18"/>
                <w:rPrChange w:id="2419" w:author="Locke Liu" w:date="2021-05-24T14:33:00Z">
                  <w:rPr>
                    <w:rFonts w:ascii="Segoe UI" w:hAnsi="Segoe UI" w:cs="Segoe UI"/>
                    <w:b/>
                    <w:bCs/>
                    <w:color w:val="003195"/>
                    <w:sz w:val="18"/>
                    <w:szCs w:val="18"/>
                  </w:rPr>
                </w:rPrChange>
              </w:rPr>
            </w:pPr>
          </w:p>
        </w:tc>
        <w:tc>
          <w:tcPr>
            <w:tcW w:w="656" w:type="pct"/>
            <w:shd w:val="clear" w:color="auto" w:fill="D5E3FF"/>
          </w:tcPr>
          <w:p w14:paraId="1E615F08" w14:textId="77777777" w:rsidR="00DB0E9F" w:rsidRPr="004D620F" w:rsidRDefault="00DB0E9F" w:rsidP="00440445">
            <w:pPr>
              <w:overflowPunct w:val="0"/>
              <w:autoSpaceDE w:val="0"/>
              <w:autoSpaceDN w:val="0"/>
              <w:adjustRightInd w:val="0"/>
              <w:textAlignment w:val="baseline"/>
              <w:rPr>
                <w:rFonts w:ascii="Arial" w:hAnsi="Arial" w:cs="Arial"/>
                <w:b/>
                <w:bCs/>
                <w:color w:val="003195"/>
                <w:sz w:val="18"/>
                <w:szCs w:val="18"/>
                <w:rPrChange w:id="2420"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2421" w:author="Locke Liu" w:date="2021-05-24T14:33:00Z">
                  <w:rPr>
                    <w:rFonts w:ascii="Segoe UI" w:hAnsi="Segoe UI" w:cs="Segoe UI"/>
                    <w:b/>
                    <w:bCs/>
                    <w:color w:val="003195"/>
                    <w:sz w:val="18"/>
                    <w:szCs w:val="18"/>
                  </w:rPr>
                </w:rPrChange>
              </w:rPr>
              <w:t>Location</w:t>
            </w:r>
          </w:p>
        </w:tc>
        <w:tc>
          <w:tcPr>
            <w:tcW w:w="1029" w:type="pct"/>
            <w:shd w:val="clear" w:color="auto" w:fill="D5E3FF"/>
          </w:tcPr>
          <w:p w14:paraId="1E615F0A" w14:textId="77777777" w:rsidR="00DB0E9F" w:rsidRPr="004D620F" w:rsidRDefault="00DB0E9F" w:rsidP="00440445">
            <w:pPr>
              <w:overflowPunct w:val="0"/>
              <w:autoSpaceDE w:val="0"/>
              <w:autoSpaceDN w:val="0"/>
              <w:adjustRightInd w:val="0"/>
              <w:textAlignment w:val="baseline"/>
              <w:rPr>
                <w:rFonts w:ascii="Arial" w:hAnsi="Arial" w:cs="Arial"/>
                <w:b/>
                <w:bCs/>
                <w:color w:val="003195"/>
                <w:sz w:val="18"/>
                <w:szCs w:val="18"/>
                <w:rPrChange w:id="2422"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2423" w:author="Locke Liu" w:date="2021-05-24T14:33:00Z">
                  <w:rPr>
                    <w:rFonts w:ascii="Segoe UI" w:hAnsi="Segoe UI" w:cs="Segoe UI"/>
                    <w:b/>
                    <w:bCs/>
                    <w:color w:val="003195"/>
                    <w:sz w:val="18"/>
                    <w:szCs w:val="18"/>
                  </w:rPr>
                </w:rPrChange>
              </w:rPr>
              <w:t>Details</w:t>
            </w:r>
          </w:p>
        </w:tc>
      </w:tr>
      <w:tr w:rsidR="00DB0E9F" w:rsidRPr="004D620F" w14:paraId="1E615F15" w14:textId="77777777" w:rsidTr="00E73CB2">
        <w:trPr>
          <w:trHeight w:val="557"/>
          <w:jc w:val="center"/>
        </w:trPr>
        <w:tc>
          <w:tcPr>
            <w:tcW w:w="441" w:type="pct"/>
          </w:tcPr>
          <w:p w14:paraId="1E615F0C" w14:textId="77777777" w:rsidR="00DB0E9F" w:rsidRPr="004D620F" w:rsidRDefault="00DB0E9F" w:rsidP="00440445">
            <w:pPr>
              <w:rPr>
                <w:rFonts w:ascii="Arial" w:eastAsiaTheme="minorEastAsia" w:hAnsi="Arial" w:cs="Arial"/>
                <w:color w:val="121B1F" w:themeColor="background1"/>
                <w:sz w:val="16"/>
                <w:szCs w:val="16"/>
                <w:rPrChange w:id="2424" w:author="Locke Liu" w:date="2021-05-24T14:33:00Z">
                  <w:rPr>
                    <w:rFonts w:ascii="Segoe UI" w:eastAsiaTheme="minorEastAsia" w:hAnsi="Segoe UI" w:cs="Segoe UI"/>
                    <w:color w:val="121B1F" w:themeColor="background1"/>
                    <w:sz w:val="16"/>
                    <w:szCs w:val="16"/>
                  </w:rPr>
                </w:rPrChange>
              </w:rPr>
            </w:pPr>
            <w:r w:rsidRPr="004D620F">
              <w:rPr>
                <w:rFonts w:ascii="Arial" w:hAnsi="Arial" w:cs="Arial"/>
                <w:color w:val="121B1F" w:themeColor="background1"/>
                <w:sz w:val="16"/>
                <w:szCs w:val="16"/>
                <w:rPrChange w:id="2425" w:author="Locke Liu" w:date="2021-05-24T14:33:00Z">
                  <w:rPr>
                    <w:rFonts w:ascii="Segoe UI" w:hAnsi="Segoe UI" w:cs="Segoe UI"/>
                    <w:color w:val="121B1F" w:themeColor="background1"/>
                    <w:sz w:val="16"/>
                    <w:szCs w:val="16"/>
                  </w:rPr>
                </w:rPrChange>
              </w:rPr>
              <w:t>A_001</w:t>
            </w:r>
          </w:p>
        </w:tc>
        <w:tc>
          <w:tcPr>
            <w:tcW w:w="517" w:type="pct"/>
          </w:tcPr>
          <w:p w14:paraId="1E615F0D" w14:textId="77777777" w:rsidR="00DB0E9F" w:rsidRPr="004D620F" w:rsidRDefault="00DB0E9F" w:rsidP="00440445">
            <w:pPr>
              <w:rPr>
                <w:rFonts w:ascii="Arial" w:eastAsiaTheme="minorEastAsia" w:hAnsi="Arial" w:cs="Arial"/>
                <w:color w:val="121B1F" w:themeColor="background1"/>
                <w:sz w:val="16"/>
                <w:szCs w:val="16"/>
                <w:rPrChange w:id="2426"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27"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1E615F0E" w14:textId="77777777" w:rsidR="00DB0E9F" w:rsidRPr="004D620F" w:rsidRDefault="00DB0E9F" w:rsidP="00440445">
            <w:pPr>
              <w:rPr>
                <w:rFonts w:ascii="Arial" w:eastAsiaTheme="minorEastAsia" w:hAnsi="Arial" w:cs="Arial"/>
                <w:color w:val="121B1F" w:themeColor="background1"/>
                <w:sz w:val="16"/>
                <w:szCs w:val="16"/>
                <w:rPrChange w:id="2428"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29" w:author="Locke Liu" w:date="2021-05-24T14:33:00Z">
                  <w:rPr>
                    <w:rFonts w:ascii="Segoe UI" w:eastAsiaTheme="minorEastAsia" w:hAnsi="Segoe UI" w:cs="Segoe UI"/>
                    <w:color w:val="121B1F" w:themeColor="background1"/>
                    <w:sz w:val="16"/>
                    <w:szCs w:val="16"/>
                  </w:rPr>
                </w:rPrChange>
              </w:rPr>
              <w:t>Human</w:t>
            </w:r>
          </w:p>
        </w:tc>
        <w:tc>
          <w:tcPr>
            <w:tcW w:w="832" w:type="pct"/>
            <w:gridSpan w:val="2"/>
          </w:tcPr>
          <w:p w14:paraId="1E615F0F" w14:textId="7984D93C" w:rsidR="00DB0E9F" w:rsidRPr="004D620F" w:rsidRDefault="00540B79" w:rsidP="00440445">
            <w:pPr>
              <w:rPr>
                <w:rFonts w:ascii="Arial" w:eastAsiaTheme="minorEastAsia" w:hAnsi="Arial" w:cs="Arial"/>
                <w:color w:val="121B1F" w:themeColor="background1"/>
                <w:sz w:val="16"/>
                <w:szCs w:val="16"/>
                <w:rPrChange w:id="2430"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lang w:eastAsia="zh-CN"/>
                <w:rPrChange w:id="2431" w:author="Locke Liu" w:date="2021-05-24T14:33:00Z">
                  <w:rPr>
                    <w:rFonts w:ascii="Segoe UI" w:eastAsiaTheme="minorEastAsia" w:hAnsi="Segoe UI" w:cs="Segoe UI"/>
                    <w:color w:val="121B1F" w:themeColor="background1"/>
                    <w:sz w:val="16"/>
                    <w:szCs w:val="16"/>
                    <w:lang w:eastAsia="zh-CN"/>
                  </w:rPr>
                </w:rPrChange>
              </w:rPr>
              <w:t>9DL  user</w:t>
            </w:r>
          </w:p>
        </w:tc>
        <w:tc>
          <w:tcPr>
            <w:tcW w:w="1038" w:type="pct"/>
          </w:tcPr>
          <w:p w14:paraId="1E615F10" w14:textId="6A8EDF48" w:rsidR="00DB0E9F" w:rsidRPr="004D620F" w:rsidRDefault="00540B79" w:rsidP="00440445">
            <w:pPr>
              <w:rPr>
                <w:rFonts w:ascii="Arial" w:eastAsiaTheme="minorEastAsia" w:hAnsi="Arial" w:cs="Arial"/>
                <w:color w:val="121B1F" w:themeColor="background1"/>
                <w:sz w:val="16"/>
                <w:szCs w:val="16"/>
                <w:rPrChange w:id="2432"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33" w:author="Locke Liu" w:date="2021-05-24T14:33:00Z">
                  <w:rPr>
                    <w:rFonts w:ascii="Segoe UI" w:eastAsiaTheme="minorEastAsia" w:hAnsi="Segoe UI" w:cs="Segoe UI"/>
                    <w:color w:val="121B1F" w:themeColor="background1"/>
                    <w:sz w:val="16"/>
                    <w:szCs w:val="16"/>
                  </w:rPr>
                </w:rPrChange>
              </w:rPr>
              <w:t>Data lake user</w:t>
            </w:r>
          </w:p>
        </w:tc>
        <w:tc>
          <w:tcPr>
            <w:tcW w:w="656" w:type="pct"/>
          </w:tcPr>
          <w:p w14:paraId="1E615F11" w14:textId="339E9956" w:rsidR="00DB0E9F" w:rsidRPr="004D620F" w:rsidRDefault="00605B96" w:rsidP="00440445">
            <w:pPr>
              <w:rPr>
                <w:rFonts w:ascii="Arial" w:hAnsi="Arial" w:cs="Arial"/>
                <w:color w:val="121B1F" w:themeColor="background1"/>
                <w:sz w:val="16"/>
                <w:szCs w:val="16"/>
                <w:rPrChange w:id="243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435" w:author="Locke Liu" w:date="2021-05-24T14:33:00Z">
                  <w:rPr>
                    <w:rFonts w:ascii="Segoe UI" w:hAnsi="Segoe UI" w:cs="Segoe UI"/>
                    <w:color w:val="121B1F" w:themeColor="background1"/>
                    <w:sz w:val="16"/>
                    <w:szCs w:val="16"/>
                  </w:rPr>
                </w:rPrChange>
              </w:rPr>
              <w:t>China</w:t>
            </w:r>
            <w:r w:rsidR="00D90ABF" w:rsidRPr="004D620F">
              <w:rPr>
                <w:rFonts w:ascii="Arial" w:hAnsi="Arial" w:cs="Arial"/>
                <w:color w:val="121B1F" w:themeColor="background1"/>
                <w:sz w:val="16"/>
                <w:szCs w:val="16"/>
                <w:rPrChange w:id="2436" w:author="Locke Liu" w:date="2021-05-24T14:33:00Z">
                  <w:rPr>
                    <w:rFonts w:ascii="Segoe UI" w:hAnsi="Segoe UI" w:cs="Segoe UI"/>
                    <w:color w:val="121B1F" w:themeColor="background1"/>
                    <w:sz w:val="16"/>
                    <w:szCs w:val="16"/>
                  </w:rPr>
                </w:rPrChange>
              </w:rPr>
              <w:t xml:space="preserve"> </w:t>
            </w:r>
          </w:p>
        </w:tc>
        <w:tc>
          <w:tcPr>
            <w:tcW w:w="1029" w:type="pct"/>
          </w:tcPr>
          <w:p w14:paraId="1E615F14" w14:textId="77777777" w:rsidR="00DB0E9F" w:rsidRPr="004D620F" w:rsidRDefault="00DB0E9F" w:rsidP="00440445">
            <w:pPr>
              <w:rPr>
                <w:rFonts w:ascii="Arial" w:hAnsi="Arial" w:cs="Arial"/>
                <w:color w:val="121B1F" w:themeColor="background1"/>
                <w:sz w:val="16"/>
                <w:szCs w:val="16"/>
                <w:rPrChange w:id="2437" w:author="Locke Liu" w:date="2021-05-24T14:33:00Z">
                  <w:rPr>
                    <w:rFonts w:ascii="Segoe UI" w:hAnsi="Segoe UI" w:cs="Segoe UI"/>
                    <w:color w:val="121B1F" w:themeColor="background1"/>
                    <w:sz w:val="16"/>
                    <w:szCs w:val="16"/>
                  </w:rPr>
                </w:rPrChange>
              </w:rPr>
            </w:pPr>
          </w:p>
        </w:tc>
      </w:tr>
      <w:tr w:rsidR="00DB0E9F" w:rsidRPr="004D620F" w14:paraId="1E615F1E" w14:textId="77777777" w:rsidTr="00E73CB2">
        <w:trPr>
          <w:trHeight w:val="479"/>
          <w:jc w:val="center"/>
        </w:trPr>
        <w:tc>
          <w:tcPr>
            <w:tcW w:w="441" w:type="pct"/>
          </w:tcPr>
          <w:p w14:paraId="1E615F16" w14:textId="77777777" w:rsidR="00DB0E9F" w:rsidRPr="004D620F" w:rsidRDefault="00DB0E9F" w:rsidP="00F40309">
            <w:pPr>
              <w:rPr>
                <w:rFonts w:ascii="Arial" w:eastAsiaTheme="minorEastAsia" w:hAnsi="Arial" w:cs="Arial"/>
                <w:color w:val="121B1F" w:themeColor="background1"/>
                <w:sz w:val="16"/>
                <w:szCs w:val="16"/>
                <w:rPrChange w:id="2438" w:author="Locke Liu" w:date="2021-05-24T14:33:00Z">
                  <w:rPr>
                    <w:rFonts w:ascii="Segoe UI" w:eastAsiaTheme="minorEastAsia" w:hAnsi="Segoe UI" w:cs="Segoe UI"/>
                    <w:color w:val="121B1F" w:themeColor="background1"/>
                    <w:sz w:val="16"/>
                    <w:szCs w:val="16"/>
                  </w:rPr>
                </w:rPrChange>
              </w:rPr>
            </w:pPr>
            <w:r w:rsidRPr="004D620F">
              <w:rPr>
                <w:rFonts w:ascii="Arial" w:hAnsi="Arial" w:cs="Arial"/>
                <w:color w:val="121B1F" w:themeColor="background1"/>
                <w:sz w:val="16"/>
                <w:szCs w:val="16"/>
                <w:rPrChange w:id="2439" w:author="Locke Liu" w:date="2021-05-24T14:33:00Z">
                  <w:rPr>
                    <w:rFonts w:ascii="Segoe UI" w:hAnsi="Segoe UI" w:cs="Segoe UI"/>
                    <w:color w:val="121B1F" w:themeColor="background1"/>
                    <w:sz w:val="16"/>
                    <w:szCs w:val="16"/>
                  </w:rPr>
                </w:rPrChange>
              </w:rPr>
              <w:t>A_002</w:t>
            </w:r>
          </w:p>
        </w:tc>
        <w:tc>
          <w:tcPr>
            <w:tcW w:w="517" w:type="pct"/>
          </w:tcPr>
          <w:p w14:paraId="1E615F17" w14:textId="77777777" w:rsidR="00DB0E9F" w:rsidRPr="004D620F" w:rsidRDefault="00DB0E9F" w:rsidP="00F40309">
            <w:pPr>
              <w:rPr>
                <w:rFonts w:ascii="Arial" w:eastAsiaTheme="minorEastAsia" w:hAnsi="Arial" w:cs="Arial"/>
                <w:color w:val="121B1F" w:themeColor="background1"/>
                <w:sz w:val="16"/>
                <w:szCs w:val="16"/>
                <w:rPrChange w:id="2440"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41"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1E615F18" w14:textId="77777777" w:rsidR="00DB0E9F" w:rsidRPr="004D620F" w:rsidRDefault="00DB0E9F" w:rsidP="00F40309">
            <w:pPr>
              <w:rPr>
                <w:rFonts w:ascii="Arial" w:eastAsiaTheme="minorEastAsia" w:hAnsi="Arial" w:cs="Arial"/>
                <w:color w:val="121B1F" w:themeColor="background1"/>
                <w:sz w:val="16"/>
                <w:szCs w:val="16"/>
                <w:rPrChange w:id="2442"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43" w:author="Locke Liu" w:date="2021-05-24T14:33:00Z">
                  <w:rPr>
                    <w:rFonts w:ascii="Segoe UI" w:eastAsiaTheme="minorEastAsia" w:hAnsi="Segoe UI" w:cs="Segoe UI"/>
                    <w:color w:val="121B1F" w:themeColor="background1"/>
                    <w:sz w:val="16"/>
                    <w:szCs w:val="16"/>
                  </w:rPr>
                </w:rPrChange>
              </w:rPr>
              <w:t>Human</w:t>
            </w:r>
          </w:p>
        </w:tc>
        <w:tc>
          <w:tcPr>
            <w:tcW w:w="832" w:type="pct"/>
            <w:gridSpan w:val="2"/>
          </w:tcPr>
          <w:p w14:paraId="1E615F19" w14:textId="7CE2CB9F" w:rsidR="00DB0E9F" w:rsidRPr="004D620F" w:rsidRDefault="00605B96" w:rsidP="00F40309">
            <w:pPr>
              <w:rPr>
                <w:rFonts w:ascii="Arial" w:eastAsiaTheme="minorEastAsia" w:hAnsi="Arial" w:cs="Arial"/>
                <w:color w:val="121B1F" w:themeColor="background1"/>
                <w:sz w:val="16"/>
                <w:szCs w:val="16"/>
                <w:rPrChange w:id="2444"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45" w:author="Locke Liu" w:date="2021-05-24T14:33:00Z">
                  <w:rPr>
                    <w:rFonts w:ascii="Segoe UI" w:eastAsiaTheme="minorEastAsia" w:hAnsi="Segoe UI" w:cs="Segoe UI"/>
                    <w:color w:val="121B1F" w:themeColor="background1"/>
                    <w:sz w:val="16"/>
                    <w:szCs w:val="16"/>
                  </w:rPr>
                </w:rPrChange>
              </w:rPr>
              <w:t>DevOps</w:t>
            </w:r>
          </w:p>
        </w:tc>
        <w:tc>
          <w:tcPr>
            <w:tcW w:w="1038" w:type="pct"/>
          </w:tcPr>
          <w:p w14:paraId="1E615F1A" w14:textId="722A2287" w:rsidR="00DB0E9F" w:rsidRPr="004D620F" w:rsidRDefault="00540B79">
            <w:pPr>
              <w:jc w:val="both"/>
              <w:rPr>
                <w:rFonts w:ascii="Arial" w:eastAsiaTheme="minorEastAsia" w:hAnsi="Arial" w:cs="Arial"/>
                <w:color w:val="121B1F" w:themeColor="background1"/>
                <w:sz w:val="16"/>
                <w:szCs w:val="16"/>
                <w:rPrChange w:id="2446" w:author="Locke Liu" w:date="2021-05-24T14:33:00Z">
                  <w:rPr>
                    <w:rFonts w:ascii="Segoe UI" w:eastAsiaTheme="minorEastAsia" w:hAnsi="Segoe UI" w:cs="Segoe UI"/>
                    <w:color w:val="121B1F" w:themeColor="background1"/>
                    <w:sz w:val="16"/>
                    <w:szCs w:val="16"/>
                  </w:rPr>
                </w:rPrChange>
              </w:rPr>
              <w:pPrChange w:id="2447" w:author="Locke Liu" w:date="2021-05-24T14:55:00Z">
                <w:pPr/>
              </w:pPrChange>
            </w:pPr>
            <w:r w:rsidRPr="004D620F">
              <w:rPr>
                <w:rFonts w:ascii="Arial" w:eastAsiaTheme="minorEastAsia" w:hAnsi="Arial" w:cs="Arial"/>
                <w:color w:val="121B1F" w:themeColor="background1"/>
                <w:sz w:val="16"/>
                <w:szCs w:val="16"/>
                <w:rPrChange w:id="2448" w:author="Locke Liu" w:date="2021-05-24T14:33:00Z">
                  <w:rPr>
                    <w:rFonts w:ascii="Segoe UI" w:eastAsiaTheme="minorEastAsia" w:hAnsi="Segoe UI" w:cs="Segoe UI"/>
                    <w:color w:val="121B1F" w:themeColor="background1"/>
                    <w:sz w:val="16"/>
                    <w:szCs w:val="16"/>
                  </w:rPr>
                </w:rPrChange>
              </w:rPr>
              <w:t>Data lake</w:t>
            </w:r>
            <w:r w:rsidR="00605B96" w:rsidRPr="004D620F">
              <w:rPr>
                <w:rFonts w:ascii="Arial" w:eastAsiaTheme="minorEastAsia" w:hAnsi="Arial" w:cs="Arial"/>
                <w:color w:val="121B1F" w:themeColor="background1"/>
                <w:sz w:val="16"/>
                <w:szCs w:val="16"/>
                <w:rPrChange w:id="2449" w:author="Locke Liu" w:date="2021-05-24T14:33:00Z">
                  <w:rPr>
                    <w:rFonts w:ascii="Segoe UI" w:eastAsiaTheme="minorEastAsia" w:hAnsi="Segoe UI" w:cs="Segoe UI"/>
                    <w:color w:val="121B1F" w:themeColor="background1"/>
                    <w:sz w:val="16"/>
                    <w:szCs w:val="16"/>
                  </w:rPr>
                </w:rPrChange>
              </w:rPr>
              <w:t xml:space="preserve"> application support and management</w:t>
            </w:r>
          </w:p>
        </w:tc>
        <w:tc>
          <w:tcPr>
            <w:tcW w:w="656" w:type="pct"/>
          </w:tcPr>
          <w:p w14:paraId="1E615F1B" w14:textId="0CA3C7D5" w:rsidR="00DB0E9F" w:rsidRPr="004D620F" w:rsidRDefault="00605B96" w:rsidP="00F40309">
            <w:pPr>
              <w:rPr>
                <w:rFonts w:ascii="Arial" w:hAnsi="Arial" w:cs="Arial"/>
                <w:color w:val="121B1F" w:themeColor="background1"/>
                <w:sz w:val="16"/>
                <w:szCs w:val="16"/>
                <w:rPrChange w:id="245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451" w:author="Locke Liu" w:date="2021-05-24T14:33:00Z">
                  <w:rPr>
                    <w:rFonts w:ascii="Segoe UI" w:hAnsi="Segoe UI" w:cs="Segoe UI"/>
                    <w:color w:val="121B1F" w:themeColor="background1"/>
                    <w:sz w:val="16"/>
                    <w:szCs w:val="16"/>
                  </w:rPr>
                </w:rPrChange>
              </w:rPr>
              <w:t>China</w:t>
            </w:r>
          </w:p>
        </w:tc>
        <w:tc>
          <w:tcPr>
            <w:tcW w:w="1029" w:type="pct"/>
          </w:tcPr>
          <w:p w14:paraId="1E615F1D" w14:textId="77777777" w:rsidR="00DB0E9F" w:rsidRPr="004D620F" w:rsidRDefault="00DB0E9F" w:rsidP="00F40309">
            <w:pPr>
              <w:rPr>
                <w:rFonts w:ascii="Arial" w:hAnsi="Arial" w:cs="Arial"/>
                <w:color w:val="121B1F" w:themeColor="background1"/>
                <w:sz w:val="16"/>
                <w:szCs w:val="16"/>
                <w:rPrChange w:id="2452" w:author="Locke Liu" w:date="2021-05-24T14:33:00Z">
                  <w:rPr>
                    <w:rFonts w:ascii="Segoe UI" w:hAnsi="Segoe UI" w:cs="Segoe UI"/>
                    <w:color w:val="121B1F" w:themeColor="background1"/>
                    <w:sz w:val="16"/>
                    <w:szCs w:val="16"/>
                  </w:rPr>
                </w:rPrChange>
              </w:rPr>
            </w:pPr>
          </w:p>
        </w:tc>
      </w:tr>
      <w:tr w:rsidR="00DB0E9F" w:rsidRPr="004D620F" w14:paraId="1E615F27" w14:textId="77777777" w:rsidTr="00E73CB2">
        <w:trPr>
          <w:trHeight w:val="713"/>
          <w:jc w:val="center"/>
        </w:trPr>
        <w:tc>
          <w:tcPr>
            <w:tcW w:w="441" w:type="pct"/>
          </w:tcPr>
          <w:p w14:paraId="1E615F1F" w14:textId="77777777" w:rsidR="00DB0E9F" w:rsidRPr="004D620F" w:rsidRDefault="00DB0E9F" w:rsidP="00F40309">
            <w:pPr>
              <w:rPr>
                <w:rFonts w:ascii="Arial" w:eastAsiaTheme="minorEastAsia" w:hAnsi="Arial" w:cs="Arial"/>
                <w:color w:val="121B1F" w:themeColor="background1"/>
                <w:sz w:val="16"/>
                <w:szCs w:val="16"/>
                <w:rPrChange w:id="2453" w:author="Locke Liu" w:date="2021-05-24T14:33:00Z">
                  <w:rPr>
                    <w:rFonts w:ascii="Segoe UI" w:eastAsiaTheme="minorEastAsia" w:hAnsi="Segoe UI" w:cs="Segoe UI"/>
                    <w:color w:val="121B1F" w:themeColor="background1"/>
                    <w:sz w:val="16"/>
                    <w:szCs w:val="16"/>
                  </w:rPr>
                </w:rPrChange>
              </w:rPr>
            </w:pPr>
            <w:r w:rsidRPr="004D620F">
              <w:rPr>
                <w:rFonts w:ascii="Arial" w:hAnsi="Arial" w:cs="Arial"/>
                <w:color w:val="121B1F" w:themeColor="background1"/>
                <w:sz w:val="16"/>
                <w:szCs w:val="16"/>
                <w:rPrChange w:id="2454" w:author="Locke Liu" w:date="2021-05-24T14:33:00Z">
                  <w:rPr>
                    <w:rFonts w:ascii="Segoe UI" w:hAnsi="Segoe UI" w:cs="Segoe UI"/>
                    <w:color w:val="121B1F" w:themeColor="background1"/>
                    <w:sz w:val="16"/>
                    <w:szCs w:val="16"/>
                  </w:rPr>
                </w:rPrChange>
              </w:rPr>
              <w:t>A_003</w:t>
            </w:r>
          </w:p>
        </w:tc>
        <w:tc>
          <w:tcPr>
            <w:tcW w:w="517" w:type="pct"/>
          </w:tcPr>
          <w:p w14:paraId="1E615F20" w14:textId="77777777" w:rsidR="00DB0E9F" w:rsidRPr="004D620F" w:rsidRDefault="00DB0E9F" w:rsidP="00F40309">
            <w:pPr>
              <w:rPr>
                <w:rFonts w:ascii="Arial" w:eastAsiaTheme="minorEastAsia" w:hAnsi="Arial" w:cs="Arial"/>
                <w:color w:val="121B1F" w:themeColor="background1"/>
                <w:sz w:val="16"/>
                <w:szCs w:val="16"/>
                <w:rPrChange w:id="2455"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56"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1E615F21" w14:textId="0B11E90F" w:rsidR="00DB0E9F" w:rsidRPr="004D620F" w:rsidRDefault="00605B96" w:rsidP="00F40309">
            <w:pPr>
              <w:rPr>
                <w:rFonts w:ascii="Arial" w:eastAsiaTheme="minorEastAsia" w:hAnsi="Arial" w:cs="Arial"/>
                <w:color w:val="121B1F" w:themeColor="background1"/>
                <w:sz w:val="16"/>
                <w:szCs w:val="16"/>
                <w:rPrChange w:id="2457"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58"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1E615F22" w14:textId="1DCAABB9" w:rsidR="00DB0E9F" w:rsidRPr="004D620F" w:rsidRDefault="00540B79" w:rsidP="00F40309">
            <w:pPr>
              <w:rPr>
                <w:rFonts w:ascii="Arial" w:eastAsiaTheme="minorEastAsia" w:hAnsi="Arial" w:cs="Arial"/>
                <w:color w:val="121B1F" w:themeColor="background1"/>
                <w:sz w:val="16"/>
                <w:szCs w:val="16"/>
                <w:rPrChange w:id="2459"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60" w:author="Locke Liu" w:date="2021-05-24T14:33:00Z">
                  <w:rPr>
                    <w:rFonts w:ascii="Segoe UI" w:eastAsiaTheme="minorEastAsia" w:hAnsi="Segoe UI" w:cs="Segoe UI"/>
                    <w:color w:val="121B1F" w:themeColor="background1"/>
                    <w:sz w:val="16"/>
                    <w:szCs w:val="16"/>
                  </w:rPr>
                </w:rPrChange>
              </w:rPr>
              <w:t>CI/CD tool chain</w:t>
            </w:r>
          </w:p>
        </w:tc>
        <w:tc>
          <w:tcPr>
            <w:tcW w:w="1038" w:type="pct"/>
          </w:tcPr>
          <w:p w14:paraId="1E615F23" w14:textId="0D3F69B8" w:rsidR="00DB0E9F" w:rsidRPr="004D620F" w:rsidRDefault="00540B79">
            <w:pPr>
              <w:jc w:val="both"/>
              <w:rPr>
                <w:rFonts w:ascii="Arial" w:eastAsiaTheme="minorEastAsia" w:hAnsi="Arial" w:cs="Arial"/>
                <w:color w:val="121B1F" w:themeColor="background1"/>
                <w:sz w:val="16"/>
                <w:szCs w:val="16"/>
                <w:rPrChange w:id="2461" w:author="Locke Liu" w:date="2021-05-24T14:33:00Z">
                  <w:rPr>
                    <w:rFonts w:ascii="Segoe UI" w:eastAsiaTheme="minorEastAsia" w:hAnsi="Segoe UI" w:cs="Segoe UI"/>
                    <w:color w:val="121B1F" w:themeColor="background1"/>
                    <w:sz w:val="16"/>
                    <w:szCs w:val="16"/>
                  </w:rPr>
                </w:rPrChange>
              </w:rPr>
              <w:pPrChange w:id="2462" w:author="Locke Liu" w:date="2021-05-24T14:55:00Z">
                <w:pPr/>
              </w:pPrChange>
            </w:pPr>
            <w:r w:rsidRPr="004D620F">
              <w:rPr>
                <w:rFonts w:ascii="Arial" w:eastAsiaTheme="minorEastAsia" w:hAnsi="Arial" w:cs="Arial"/>
                <w:color w:val="121B1F" w:themeColor="background1"/>
                <w:sz w:val="16"/>
                <w:szCs w:val="16"/>
                <w:rPrChange w:id="2463" w:author="Locke Liu" w:date="2021-05-24T14:33:00Z">
                  <w:rPr>
                    <w:rFonts w:ascii="Segoe UI" w:eastAsiaTheme="minorEastAsia" w:hAnsi="Segoe UI" w:cs="Segoe UI"/>
                    <w:color w:val="121B1F" w:themeColor="background1"/>
                    <w:sz w:val="16"/>
                    <w:szCs w:val="16"/>
                  </w:rPr>
                </w:rPrChange>
              </w:rPr>
              <w:t>Michelin China CI/CD tool chain which includes Local gitlab, Jenkins, etc</w:t>
            </w:r>
          </w:p>
        </w:tc>
        <w:tc>
          <w:tcPr>
            <w:tcW w:w="656" w:type="pct"/>
          </w:tcPr>
          <w:p w14:paraId="1E615F24" w14:textId="7E5A2006" w:rsidR="00DB0E9F" w:rsidRPr="004D620F" w:rsidRDefault="00605B96" w:rsidP="00F40309">
            <w:pPr>
              <w:rPr>
                <w:rFonts w:ascii="Arial" w:eastAsiaTheme="minorEastAsia" w:hAnsi="Arial" w:cs="Arial"/>
                <w:color w:val="121B1F" w:themeColor="background1"/>
                <w:sz w:val="16"/>
                <w:szCs w:val="16"/>
                <w:rPrChange w:id="2464" w:author="Locke Liu" w:date="2021-05-24T14:33:00Z">
                  <w:rPr>
                    <w:rFonts w:ascii="Segoe UI" w:eastAsiaTheme="minorEastAsia" w:hAnsi="Segoe UI" w:cs="Segoe UI"/>
                    <w:color w:val="121B1F" w:themeColor="background1"/>
                    <w:sz w:val="16"/>
                    <w:szCs w:val="16"/>
                  </w:rPr>
                </w:rPrChange>
              </w:rPr>
            </w:pPr>
            <w:r w:rsidRPr="004D620F">
              <w:rPr>
                <w:rFonts w:ascii="Arial" w:hAnsi="Arial" w:cs="Arial"/>
                <w:color w:val="121B1F" w:themeColor="background1"/>
                <w:sz w:val="16"/>
                <w:szCs w:val="16"/>
                <w:rPrChange w:id="2465" w:author="Locke Liu" w:date="2021-05-24T14:33:00Z">
                  <w:rPr>
                    <w:rFonts w:ascii="Segoe UI" w:hAnsi="Segoe UI" w:cs="Segoe UI"/>
                    <w:color w:val="121B1F" w:themeColor="background1"/>
                    <w:sz w:val="16"/>
                    <w:szCs w:val="16"/>
                  </w:rPr>
                </w:rPrChange>
              </w:rPr>
              <w:t>China</w:t>
            </w:r>
          </w:p>
        </w:tc>
        <w:tc>
          <w:tcPr>
            <w:tcW w:w="1029" w:type="pct"/>
          </w:tcPr>
          <w:p w14:paraId="1E615F26" w14:textId="77777777" w:rsidR="00DB0E9F" w:rsidRPr="004D620F" w:rsidRDefault="00DB0E9F" w:rsidP="00F40309">
            <w:pPr>
              <w:rPr>
                <w:rFonts w:ascii="Arial" w:hAnsi="Arial" w:cs="Arial"/>
                <w:color w:val="121B1F" w:themeColor="background1"/>
                <w:sz w:val="16"/>
                <w:szCs w:val="16"/>
                <w:rPrChange w:id="2466" w:author="Locke Liu" w:date="2021-05-24T14:33:00Z">
                  <w:rPr>
                    <w:rFonts w:ascii="Segoe UI" w:hAnsi="Segoe UI" w:cs="Segoe UI"/>
                    <w:color w:val="121B1F" w:themeColor="background1"/>
                    <w:sz w:val="16"/>
                    <w:szCs w:val="16"/>
                  </w:rPr>
                </w:rPrChange>
              </w:rPr>
            </w:pPr>
          </w:p>
        </w:tc>
      </w:tr>
      <w:tr w:rsidR="00DB0E9F" w:rsidRPr="004D620F" w14:paraId="1E615F30" w14:textId="77777777" w:rsidTr="00E73CB2">
        <w:trPr>
          <w:trHeight w:val="479"/>
          <w:jc w:val="center"/>
        </w:trPr>
        <w:tc>
          <w:tcPr>
            <w:tcW w:w="441" w:type="pct"/>
          </w:tcPr>
          <w:p w14:paraId="1E615F28" w14:textId="77777777" w:rsidR="00DB0E9F" w:rsidRPr="004D620F" w:rsidRDefault="00DB0E9F" w:rsidP="00F40309">
            <w:pPr>
              <w:rPr>
                <w:rFonts w:ascii="Arial" w:eastAsiaTheme="minorEastAsia" w:hAnsi="Arial" w:cs="Arial"/>
                <w:color w:val="121B1F" w:themeColor="background1"/>
                <w:sz w:val="16"/>
                <w:szCs w:val="16"/>
                <w:rPrChange w:id="2467" w:author="Locke Liu" w:date="2021-05-24T14:33:00Z">
                  <w:rPr>
                    <w:rFonts w:ascii="Segoe UI" w:eastAsiaTheme="minorEastAsia" w:hAnsi="Segoe UI" w:cs="Segoe UI"/>
                    <w:color w:val="121B1F" w:themeColor="background1"/>
                    <w:sz w:val="16"/>
                    <w:szCs w:val="16"/>
                  </w:rPr>
                </w:rPrChange>
              </w:rPr>
            </w:pPr>
            <w:r w:rsidRPr="004D620F">
              <w:rPr>
                <w:rFonts w:ascii="Arial" w:hAnsi="Arial" w:cs="Arial"/>
                <w:color w:val="121B1F" w:themeColor="background1"/>
                <w:sz w:val="16"/>
                <w:szCs w:val="16"/>
                <w:rPrChange w:id="2468" w:author="Locke Liu" w:date="2021-05-24T14:33:00Z">
                  <w:rPr>
                    <w:rFonts w:ascii="Segoe UI" w:hAnsi="Segoe UI" w:cs="Segoe UI"/>
                    <w:color w:val="121B1F" w:themeColor="background1"/>
                    <w:sz w:val="16"/>
                    <w:szCs w:val="16"/>
                  </w:rPr>
                </w:rPrChange>
              </w:rPr>
              <w:t>A_004</w:t>
            </w:r>
          </w:p>
        </w:tc>
        <w:tc>
          <w:tcPr>
            <w:tcW w:w="517" w:type="pct"/>
          </w:tcPr>
          <w:p w14:paraId="1E615F29" w14:textId="77777777" w:rsidR="00DB0E9F" w:rsidRPr="004D620F" w:rsidRDefault="00DB0E9F" w:rsidP="00F40309">
            <w:pPr>
              <w:rPr>
                <w:rFonts w:ascii="Arial" w:eastAsiaTheme="minorEastAsia" w:hAnsi="Arial" w:cs="Arial"/>
                <w:color w:val="121B1F" w:themeColor="background1"/>
                <w:sz w:val="16"/>
                <w:szCs w:val="16"/>
                <w:rPrChange w:id="2469"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70"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1E615F2A" w14:textId="6A676C3A" w:rsidR="00DB0E9F" w:rsidRPr="004D620F" w:rsidRDefault="00605B96" w:rsidP="00F40309">
            <w:pPr>
              <w:rPr>
                <w:rFonts w:ascii="Arial" w:eastAsiaTheme="minorEastAsia" w:hAnsi="Arial" w:cs="Arial"/>
                <w:color w:val="121B1F" w:themeColor="background1"/>
                <w:sz w:val="16"/>
                <w:szCs w:val="16"/>
                <w:rPrChange w:id="2471"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72"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1E615F2B" w14:textId="39353C37" w:rsidR="00DB0E9F" w:rsidRPr="004D620F" w:rsidRDefault="00540B79" w:rsidP="00F40309">
            <w:pPr>
              <w:rPr>
                <w:rFonts w:ascii="Arial" w:eastAsiaTheme="minorEastAsia" w:hAnsi="Arial" w:cs="Arial"/>
                <w:color w:val="121B1F" w:themeColor="background1"/>
                <w:sz w:val="16"/>
                <w:szCs w:val="16"/>
                <w:rPrChange w:id="2473"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74" w:author="Locke Liu" w:date="2021-05-24T14:33:00Z">
                  <w:rPr>
                    <w:rFonts w:ascii="Segoe UI" w:eastAsiaTheme="minorEastAsia" w:hAnsi="Segoe UI" w:cs="Segoe UI"/>
                    <w:color w:val="121B1F" w:themeColor="background1"/>
                    <w:sz w:val="16"/>
                    <w:szCs w:val="16"/>
                  </w:rPr>
                </w:rPrChange>
              </w:rPr>
              <w:t>Azure AD</w:t>
            </w:r>
          </w:p>
        </w:tc>
        <w:tc>
          <w:tcPr>
            <w:tcW w:w="1038" w:type="pct"/>
          </w:tcPr>
          <w:p w14:paraId="1E615F2C" w14:textId="3F927F1C" w:rsidR="00DB0E9F" w:rsidRPr="004D620F" w:rsidRDefault="00540B79">
            <w:pPr>
              <w:jc w:val="both"/>
              <w:rPr>
                <w:rFonts w:ascii="Arial" w:eastAsiaTheme="minorEastAsia" w:hAnsi="Arial" w:cs="Arial"/>
                <w:color w:val="121B1F" w:themeColor="background1"/>
                <w:sz w:val="16"/>
                <w:szCs w:val="16"/>
                <w:rPrChange w:id="2475" w:author="Locke Liu" w:date="2021-05-24T14:33:00Z">
                  <w:rPr>
                    <w:rFonts w:ascii="Segoe UI" w:eastAsiaTheme="minorEastAsia" w:hAnsi="Segoe UI" w:cs="Segoe UI"/>
                    <w:color w:val="121B1F" w:themeColor="background1"/>
                    <w:sz w:val="16"/>
                    <w:szCs w:val="16"/>
                  </w:rPr>
                </w:rPrChange>
              </w:rPr>
              <w:pPrChange w:id="2476" w:author="Locke Liu" w:date="2021-05-24T14:55:00Z">
                <w:pPr/>
              </w:pPrChange>
            </w:pPr>
            <w:r w:rsidRPr="004D620F">
              <w:rPr>
                <w:rFonts w:ascii="Arial" w:eastAsiaTheme="minorEastAsia" w:hAnsi="Arial" w:cs="Arial"/>
                <w:color w:val="121B1F" w:themeColor="background1"/>
                <w:sz w:val="16"/>
                <w:szCs w:val="16"/>
                <w:rPrChange w:id="2477" w:author="Locke Liu" w:date="2021-05-24T14:33:00Z">
                  <w:rPr>
                    <w:rFonts w:ascii="Segoe UI" w:eastAsiaTheme="minorEastAsia" w:hAnsi="Segoe UI" w:cs="Segoe UI"/>
                    <w:color w:val="121B1F" w:themeColor="background1"/>
                    <w:sz w:val="16"/>
                    <w:szCs w:val="16"/>
                  </w:rPr>
                </w:rPrChange>
              </w:rPr>
              <w:t>Azure directory services for user authentication and authorization</w:t>
            </w:r>
          </w:p>
        </w:tc>
        <w:tc>
          <w:tcPr>
            <w:tcW w:w="656" w:type="pct"/>
          </w:tcPr>
          <w:p w14:paraId="1E615F2D" w14:textId="684F385A" w:rsidR="00DB0E9F" w:rsidRPr="004D620F" w:rsidRDefault="00DB0E9F" w:rsidP="00F40309">
            <w:pPr>
              <w:rPr>
                <w:rFonts w:ascii="Arial" w:hAnsi="Arial" w:cs="Arial"/>
                <w:color w:val="121B1F" w:themeColor="background1"/>
                <w:sz w:val="16"/>
                <w:szCs w:val="16"/>
                <w:rPrChange w:id="247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479" w:author="Locke Liu" w:date="2021-05-24T14:33:00Z">
                  <w:rPr>
                    <w:rFonts w:ascii="Segoe UI" w:hAnsi="Segoe UI" w:cs="Segoe UI"/>
                    <w:color w:val="121B1F" w:themeColor="background1"/>
                    <w:sz w:val="16"/>
                    <w:szCs w:val="16"/>
                  </w:rPr>
                </w:rPrChange>
              </w:rPr>
              <w:t>China</w:t>
            </w:r>
          </w:p>
        </w:tc>
        <w:tc>
          <w:tcPr>
            <w:tcW w:w="1029" w:type="pct"/>
          </w:tcPr>
          <w:p w14:paraId="1E615F2F" w14:textId="12D61225" w:rsidR="00B96515" w:rsidRPr="004D620F" w:rsidRDefault="00B96515" w:rsidP="00540B79">
            <w:pPr>
              <w:rPr>
                <w:rFonts w:ascii="Arial" w:hAnsi="Arial" w:cs="Arial"/>
                <w:color w:val="121B1F" w:themeColor="background1"/>
                <w:sz w:val="16"/>
                <w:szCs w:val="16"/>
                <w:rPrChange w:id="2480" w:author="Locke Liu" w:date="2021-05-24T14:33:00Z">
                  <w:rPr>
                    <w:rFonts w:ascii="Segoe UI" w:hAnsi="Segoe UI" w:cs="Segoe UI"/>
                    <w:color w:val="121B1F" w:themeColor="background1"/>
                    <w:sz w:val="16"/>
                    <w:szCs w:val="16"/>
                  </w:rPr>
                </w:rPrChange>
              </w:rPr>
            </w:pPr>
          </w:p>
        </w:tc>
      </w:tr>
      <w:tr w:rsidR="00540B79" w:rsidRPr="004D620F" w14:paraId="2E5974A5" w14:textId="77777777" w:rsidTr="00E73CB2">
        <w:trPr>
          <w:trHeight w:val="479"/>
          <w:jc w:val="center"/>
        </w:trPr>
        <w:tc>
          <w:tcPr>
            <w:tcW w:w="441" w:type="pct"/>
          </w:tcPr>
          <w:p w14:paraId="2AD34D64" w14:textId="389CC24E" w:rsidR="00540B79" w:rsidRPr="004D620F" w:rsidRDefault="00540B79" w:rsidP="00540B79">
            <w:pPr>
              <w:rPr>
                <w:rFonts w:ascii="Arial" w:hAnsi="Arial" w:cs="Arial"/>
                <w:color w:val="121B1F" w:themeColor="background1"/>
                <w:sz w:val="16"/>
                <w:szCs w:val="16"/>
                <w:rPrChange w:id="248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482" w:author="Locke Liu" w:date="2021-05-24T14:33:00Z">
                  <w:rPr>
                    <w:rFonts w:ascii="Segoe UI" w:hAnsi="Segoe UI" w:cs="Segoe UI"/>
                    <w:color w:val="121B1F" w:themeColor="background1"/>
                    <w:sz w:val="16"/>
                    <w:szCs w:val="16"/>
                  </w:rPr>
                </w:rPrChange>
              </w:rPr>
              <w:t>A_005</w:t>
            </w:r>
          </w:p>
        </w:tc>
        <w:tc>
          <w:tcPr>
            <w:tcW w:w="517" w:type="pct"/>
          </w:tcPr>
          <w:p w14:paraId="074CB22D" w14:textId="6C4DA3B8" w:rsidR="00540B79" w:rsidRPr="004D620F" w:rsidRDefault="00540B79" w:rsidP="00540B79">
            <w:pPr>
              <w:rPr>
                <w:rFonts w:ascii="Arial" w:eastAsiaTheme="minorEastAsia" w:hAnsi="Arial" w:cs="Arial"/>
                <w:color w:val="121B1F" w:themeColor="background1"/>
                <w:sz w:val="16"/>
                <w:szCs w:val="16"/>
                <w:rPrChange w:id="2483"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84"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245C13D8" w14:textId="798EC7CC" w:rsidR="00540B79" w:rsidRPr="004D620F" w:rsidRDefault="00540B79" w:rsidP="00540B79">
            <w:pPr>
              <w:rPr>
                <w:rFonts w:ascii="Arial" w:eastAsiaTheme="minorEastAsia" w:hAnsi="Arial" w:cs="Arial"/>
                <w:color w:val="121B1F" w:themeColor="background1"/>
                <w:sz w:val="16"/>
                <w:szCs w:val="16"/>
                <w:rPrChange w:id="2485"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86"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7B721D18" w14:textId="670C7196" w:rsidR="00540B79" w:rsidRPr="004D620F" w:rsidRDefault="00540B79" w:rsidP="00540B79">
            <w:pPr>
              <w:rPr>
                <w:rFonts w:ascii="Arial" w:eastAsiaTheme="minorEastAsia" w:hAnsi="Arial" w:cs="Arial"/>
                <w:color w:val="121B1F" w:themeColor="background1"/>
                <w:sz w:val="16"/>
                <w:szCs w:val="16"/>
                <w:rPrChange w:id="2487"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88" w:author="Locke Liu" w:date="2021-05-24T14:33:00Z">
                  <w:rPr>
                    <w:rFonts w:ascii="Segoe UI" w:eastAsiaTheme="minorEastAsia" w:hAnsi="Segoe UI" w:cs="Segoe UI"/>
                    <w:color w:val="121B1F" w:themeColor="background1"/>
                    <w:sz w:val="16"/>
                    <w:szCs w:val="16"/>
                  </w:rPr>
                </w:rPrChange>
              </w:rPr>
              <w:t>OMS</w:t>
            </w:r>
          </w:p>
        </w:tc>
        <w:tc>
          <w:tcPr>
            <w:tcW w:w="1038" w:type="pct"/>
          </w:tcPr>
          <w:p w14:paraId="63D31F2F" w14:textId="59C48636" w:rsidR="00540B79" w:rsidRPr="004D620F" w:rsidRDefault="00540B79">
            <w:pPr>
              <w:jc w:val="both"/>
              <w:rPr>
                <w:rFonts w:ascii="Arial" w:eastAsiaTheme="minorEastAsia" w:hAnsi="Arial" w:cs="Arial"/>
                <w:color w:val="121B1F" w:themeColor="background1"/>
                <w:sz w:val="16"/>
                <w:szCs w:val="16"/>
                <w:rPrChange w:id="2489" w:author="Locke Liu" w:date="2021-05-24T14:33:00Z">
                  <w:rPr>
                    <w:rFonts w:ascii="Segoe UI" w:eastAsiaTheme="minorEastAsia" w:hAnsi="Segoe UI" w:cs="Segoe UI"/>
                    <w:color w:val="121B1F" w:themeColor="background1"/>
                    <w:sz w:val="16"/>
                    <w:szCs w:val="16"/>
                  </w:rPr>
                </w:rPrChange>
              </w:rPr>
              <w:pPrChange w:id="2490" w:author="Locke Liu" w:date="2021-05-24T14:55:00Z">
                <w:pPr/>
              </w:pPrChange>
            </w:pPr>
            <w:r w:rsidRPr="004D620F">
              <w:rPr>
                <w:rFonts w:ascii="Arial" w:eastAsiaTheme="minorEastAsia" w:hAnsi="Arial" w:cs="Arial"/>
                <w:color w:val="121B1F" w:themeColor="background1"/>
                <w:sz w:val="16"/>
                <w:szCs w:val="16"/>
                <w:rPrChange w:id="2491" w:author="Locke Liu" w:date="2021-05-24T14:33:00Z">
                  <w:rPr>
                    <w:rFonts w:ascii="Segoe UI" w:eastAsiaTheme="minorEastAsia" w:hAnsi="Segoe UI" w:cs="Segoe UI"/>
                    <w:color w:val="121B1F" w:themeColor="background1"/>
                    <w:sz w:val="16"/>
                    <w:szCs w:val="16"/>
                  </w:rPr>
                </w:rPrChange>
              </w:rPr>
              <w:t>Existing application, Part of the data source for data lake</w:t>
            </w:r>
          </w:p>
        </w:tc>
        <w:tc>
          <w:tcPr>
            <w:tcW w:w="656" w:type="pct"/>
          </w:tcPr>
          <w:p w14:paraId="3560413D" w14:textId="290FBD16" w:rsidR="00540B79" w:rsidRPr="004D620F" w:rsidRDefault="00540B79" w:rsidP="00540B79">
            <w:pPr>
              <w:rPr>
                <w:rFonts w:ascii="Arial" w:hAnsi="Arial" w:cs="Arial"/>
                <w:color w:val="121B1F" w:themeColor="background1"/>
                <w:sz w:val="16"/>
                <w:szCs w:val="16"/>
                <w:rPrChange w:id="249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493" w:author="Locke Liu" w:date="2021-05-24T14:33:00Z">
                  <w:rPr>
                    <w:rFonts w:ascii="Segoe UI" w:hAnsi="Segoe UI" w:cs="Segoe UI"/>
                    <w:color w:val="121B1F" w:themeColor="background1"/>
                    <w:sz w:val="16"/>
                    <w:szCs w:val="16"/>
                  </w:rPr>
                </w:rPrChange>
              </w:rPr>
              <w:t>China</w:t>
            </w:r>
          </w:p>
        </w:tc>
        <w:tc>
          <w:tcPr>
            <w:tcW w:w="1029" w:type="pct"/>
          </w:tcPr>
          <w:p w14:paraId="48B3A1F8" w14:textId="3A5EC21D" w:rsidR="00540B79" w:rsidRPr="004D620F" w:rsidRDefault="00540B79" w:rsidP="00540B79">
            <w:pPr>
              <w:rPr>
                <w:rFonts w:ascii="Arial" w:hAnsi="Arial" w:cs="Arial"/>
                <w:color w:val="121B1F" w:themeColor="background1"/>
                <w:sz w:val="16"/>
                <w:szCs w:val="16"/>
                <w:rPrChange w:id="249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495" w:author="Locke Liu" w:date="2021-05-24T14:33:00Z">
                  <w:rPr>
                    <w:rFonts w:ascii="Segoe UI" w:hAnsi="Segoe UI" w:cs="Segoe UI"/>
                    <w:color w:val="121B1F" w:themeColor="background1"/>
                    <w:sz w:val="16"/>
                    <w:szCs w:val="16"/>
                  </w:rPr>
                </w:rPrChange>
              </w:rPr>
              <w:t>Hosted in Azure east china region</w:t>
            </w:r>
          </w:p>
        </w:tc>
      </w:tr>
      <w:tr w:rsidR="00540B79" w:rsidRPr="004D620F" w14:paraId="5F3A9F14" w14:textId="77777777" w:rsidTr="00E73CB2">
        <w:trPr>
          <w:trHeight w:val="479"/>
          <w:jc w:val="center"/>
        </w:trPr>
        <w:tc>
          <w:tcPr>
            <w:tcW w:w="441" w:type="pct"/>
          </w:tcPr>
          <w:p w14:paraId="46A36414" w14:textId="23021472" w:rsidR="00540B79" w:rsidRPr="004D620F" w:rsidRDefault="00540B79" w:rsidP="00540B79">
            <w:pPr>
              <w:rPr>
                <w:rFonts w:ascii="Arial" w:hAnsi="Arial" w:cs="Arial"/>
                <w:color w:val="121B1F" w:themeColor="background1"/>
                <w:sz w:val="16"/>
                <w:szCs w:val="16"/>
                <w:rPrChange w:id="249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497" w:author="Locke Liu" w:date="2021-05-24T14:33:00Z">
                  <w:rPr>
                    <w:rFonts w:ascii="Segoe UI" w:hAnsi="Segoe UI" w:cs="Segoe UI"/>
                    <w:color w:val="121B1F" w:themeColor="background1"/>
                    <w:sz w:val="16"/>
                    <w:szCs w:val="16"/>
                  </w:rPr>
                </w:rPrChange>
              </w:rPr>
              <w:t>A_006</w:t>
            </w:r>
          </w:p>
        </w:tc>
        <w:tc>
          <w:tcPr>
            <w:tcW w:w="517" w:type="pct"/>
          </w:tcPr>
          <w:p w14:paraId="05431D00" w14:textId="74DEFEE4" w:rsidR="00540B79" w:rsidRPr="004D620F" w:rsidRDefault="00540B79" w:rsidP="00540B79">
            <w:pPr>
              <w:rPr>
                <w:rFonts w:ascii="Arial" w:eastAsiaTheme="minorEastAsia" w:hAnsi="Arial" w:cs="Arial"/>
                <w:color w:val="121B1F" w:themeColor="background1"/>
                <w:sz w:val="16"/>
                <w:szCs w:val="16"/>
                <w:rPrChange w:id="2498"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499"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7ABC3248" w14:textId="29E55E60" w:rsidR="00540B79" w:rsidRPr="004D620F" w:rsidRDefault="00540B79" w:rsidP="00540B79">
            <w:pPr>
              <w:rPr>
                <w:rFonts w:ascii="Arial" w:eastAsiaTheme="minorEastAsia" w:hAnsi="Arial" w:cs="Arial"/>
                <w:color w:val="121B1F" w:themeColor="background1"/>
                <w:sz w:val="16"/>
                <w:szCs w:val="16"/>
                <w:rPrChange w:id="2500"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01"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20E1F795" w14:textId="178B2ECE" w:rsidR="00540B79" w:rsidRPr="004D620F" w:rsidRDefault="00540B79" w:rsidP="00540B79">
            <w:pPr>
              <w:rPr>
                <w:rFonts w:ascii="Arial" w:eastAsiaTheme="minorEastAsia" w:hAnsi="Arial" w:cs="Arial"/>
                <w:color w:val="121B1F" w:themeColor="background1"/>
                <w:sz w:val="16"/>
                <w:szCs w:val="16"/>
                <w:rPrChange w:id="2502"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03" w:author="Locke Liu" w:date="2021-05-24T14:33:00Z">
                  <w:rPr>
                    <w:rFonts w:ascii="Segoe UI" w:eastAsiaTheme="minorEastAsia" w:hAnsi="Segoe UI" w:cs="Segoe UI"/>
                    <w:color w:val="121B1F" w:themeColor="background1"/>
                    <w:sz w:val="16"/>
                    <w:szCs w:val="16"/>
                  </w:rPr>
                </w:rPrChange>
              </w:rPr>
              <w:t>DMP</w:t>
            </w:r>
          </w:p>
        </w:tc>
        <w:tc>
          <w:tcPr>
            <w:tcW w:w="1038" w:type="pct"/>
          </w:tcPr>
          <w:p w14:paraId="17E3D9AF" w14:textId="59EDF51F" w:rsidR="00540B79" w:rsidRPr="004D620F" w:rsidRDefault="00540B79">
            <w:pPr>
              <w:jc w:val="both"/>
              <w:rPr>
                <w:rFonts w:ascii="Arial" w:eastAsiaTheme="minorEastAsia" w:hAnsi="Arial" w:cs="Arial"/>
                <w:color w:val="121B1F" w:themeColor="background1"/>
                <w:sz w:val="16"/>
                <w:szCs w:val="16"/>
                <w:rPrChange w:id="2504" w:author="Locke Liu" w:date="2021-05-24T14:33:00Z">
                  <w:rPr>
                    <w:rFonts w:ascii="Segoe UI" w:eastAsiaTheme="minorEastAsia" w:hAnsi="Segoe UI" w:cs="Segoe UI"/>
                    <w:color w:val="121B1F" w:themeColor="background1"/>
                    <w:sz w:val="16"/>
                    <w:szCs w:val="16"/>
                  </w:rPr>
                </w:rPrChange>
              </w:rPr>
              <w:pPrChange w:id="2505" w:author="Locke Liu" w:date="2021-05-24T14:55:00Z">
                <w:pPr/>
              </w:pPrChange>
            </w:pPr>
            <w:r w:rsidRPr="004D620F">
              <w:rPr>
                <w:rFonts w:ascii="Arial" w:eastAsiaTheme="minorEastAsia" w:hAnsi="Arial" w:cs="Arial"/>
                <w:color w:val="121B1F" w:themeColor="background1"/>
                <w:sz w:val="16"/>
                <w:szCs w:val="16"/>
                <w:rPrChange w:id="2506" w:author="Locke Liu" w:date="2021-05-24T14:33:00Z">
                  <w:rPr>
                    <w:rFonts w:ascii="Segoe UI" w:eastAsiaTheme="minorEastAsia" w:hAnsi="Segoe UI" w:cs="Segoe UI"/>
                    <w:color w:val="121B1F" w:themeColor="background1"/>
                    <w:sz w:val="16"/>
                    <w:szCs w:val="16"/>
                  </w:rPr>
                </w:rPrChange>
              </w:rPr>
              <w:t>Existing application, Part of the data source for data lake</w:t>
            </w:r>
          </w:p>
        </w:tc>
        <w:tc>
          <w:tcPr>
            <w:tcW w:w="656" w:type="pct"/>
          </w:tcPr>
          <w:p w14:paraId="1B22DE27" w14:textId="18E1820D" w:rsidR="00540B79" w:rsidRPr="004D620F" w:rsidRDefault="00540B79" w:rsidP="00540B79">
            <w:pPr>
              <w:rPr>
                <w:rFonts w:ascii="Arial" w:hAnsi="Arial" w:cs="Arial"/>
                <w:color w:val="121B1F" w:themeColor="background1"/>
                <w:sz w:val="16"/>
                <w:szCs w:val="16"/>
                <w:rPrChange w:id="250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08" w:author="Locke Liu" w:date="2021-05-24T14:33:00Z">
                  <w:rPr>
                    <w:rFonts w:ascii="Segoe UI" w:hAnsi="Segoe UI" w:cs="Segoe UI"/>
                    <w:color w:val="121B1F" w:themeColor="background1"/>
                    <w:sz w:val="16"/>
                    <w:szCs w:val="16"/>
                  </w:rPr>
                </w:rPrChange>
              </w:rPr>
              <w:t>China</w:t>
            </w:r>
          </w:p>
        </w:tc>
        <w:tc>
          <w:tcPr>
            <w:tcW w:w="1029" w:type="pct"/>
          </w:tcPr>
          <w:p w14:paraId="23B12DE6" w14:textId="7C38E492" w:rsidR="00540B79" w:rsidRPr="004D620F" w:rsidRDefault="00726081" w:rsidP="00540B79">
            <w:pPr>
              <w:rPr>
                <w:rFonts w:ascii="Arial" w:hAnsi="Arial" w:cs="Arial"/>
                <w:color w:val="121B1F" w:themeColor="background1"/>
                <w:sz w:val="16"/>
                <w:szCs w:val="16"/>
                <w:rPrChange w:id="2509" w:author="Locke Liu" w:date="2021-05-24T14:33:00Z">
                  <w:rPr>
                    <w:rFonts w:ascii="Segoe UI" w:hAnsi="Segoe UI" w:cs="Segoe UI"/>
                    <w:color w:val="121B1F" w:themeColor="background1"/>
                    <w:sz w:val="16"/>
                    <w:szCs w:val="16"/>
                  </w:rPr>
                </w:rPrChange>
              </w:rPr>
            </w:pPr>
            <w:ins w:id="2510" w:author="Locke Liu" w:date="2021-05-24T14:55:00Z">
              <w:r w:rsidRPr="003A67B7">
                <w:rPr>
                  <w:rFonts w:ascii="Arial" w:hAnsi="Arial" w:cs="Arial"/>
                  <w:color w:val="121B1F" w:themeColor="background1"/>
                  <w:sz w:val="16"/>
                  <w:szCs w:val="16"/>
                </w:rPr>
                <w:t>Hosted in Azure east china region</w:t>
              </w:r>
            </w:ins>
          </w:p>
        </w:tc>
      </w:tr>
      <w:tr w:rsidR="007C635E" w:rsidRPr="004D620F" w14:paraId="2DD3A4ED" w14:textId="77777777" w:rsidTr="00E73CB2">
        <w:trPr>
          <w:trHeight w:val="479"/>
          <w:jc w:val="center"/>
        </w:trPr>
        <w:tc>
          <w:tcPr>
            <w:tcW w:w="441" w:type="pct"/>
          </w:tcPr>
          <w:p w14:paraId="1F16062D" w14:textId="5E3847FE" w:rsidR="007C635E" w:rsidRPr="004D620F" w:rsidRDefault="007C635E" w:rsidP="007C635E">
            <w:pPr>
              <w:rPr>
                <w:rFonts w:ascii="Arial" w:hAnsi="Arial" w:cs="Arial"/>
                <w:color w:val="121B1F" w:themeColor="background1"/>
                <w:sz w:val="16"/>
                <w:szCs w:val="16"/>
                <w:rPrChange w:id="251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12" w:author="Locke Liu" w:date="2021-05-24T14:33:00Z">
                  <w:rPr>
                    <w:rFonts w:ascii="Segoe UI" w:hAnsi="Segoe UI" w:cs="Segoe UI"/>
                    <w:color w:val="121B1F" w:themeColor="background1"/>
                    <w:sz w:val="16"/>
                    <w:szCs w:val="16"/>
                  </w:rPr>
                </w:rPrChange>
              </w:rPr>
              <w:t>A_007</w:t>
            </w:r>
          </w:p>
        </w:tc>
        <w:tc>
          <w:tcPr>
            <w:tcW w:w="517" w:type="pct"/>
          </w:tcPr>
          <w:p w14:paraId="2AF7BF4B" w14:textId="0174751C" w:rsidR="007C635E" w:rsidRPr="004D620F" w:rsidRDefault="007C635E" w:rsidP="007C635E">
            <w:pPr>
              <w:rPr>
                <w:rFonts w:ascii="Arial" w:eastAsiaTheme="minorEastAsia" w:hAnsi="Arial" w:cs="Arial"/>
                <w:color w:val="121B1F" w:themeColor="background1"/>
                <w:sz w:val="16"/>
                <w:szCs w:val="16"/>
                <w:rPrChange w:id="2513"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14"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7D727D01" w14:textId="6BBD745B" w:rsidR="007C635E" w:rsidRPr="004D620F" w:rsidRDefault="007C635E" w:rsidP="007C635E">
            <w:pPr>
              <w:rPr>
                <w:rFonts w:ascii="Arial" w:eastAsiaTheme="minorEastAsia" w:hAnsi="Arial" w:cs="Arial"/>
                <w:color w:val="121B1F" w:themeColor="background1"/>
                <w:sz w:val="16"/>
                <w:szCs w:val="16"/>
                <w:rPrChange w:id="2515"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16"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2C328A9F" w14:textId="0B3F5F22" w:rsidR="007C635E" w:rsidRPr="004D620F" w:rsidRDefault="007C635E" w:rsidP="007C635E">
            <w:pPr>
              <w:rPr>
                <w:rFonts w:ascii="Arial" w:eastAsiaTheme="minorEastAsia" w:hAnsi="Arial" w:cs="Arial"/>
                <w:color w:val="121B1F" w:themeColor="background1"/>
                <w:sz w:val="16"/>
                <w:szCs w:val="16"/>
                <w:rPrChange w:id="2517"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18" w:author="Locke Liu" w:date="2021-05-24T14:33:00Z">
                  <w:rPr>
                    <w:rFonts w:ascii="Segoe UI" w:eastAsiaTheme="minorEastAsia" w:hAnsi="Segoe UI" w:cs="Segoe UI"/>
                    <w:color w:val="121B1F" w:themeColor="background1"/>
                    <w:sz w:val="16"/>
                    <w:szCs w:val="16"/>
                  </w:rPr>
                </w:rPrChange>
              </w:rPr>
              <w:t>Campaign tracking</w:t>
            </w:r>
          </w:p>
        </w:tc>
        <w:tc>
          <w:tcPr>
            <w:tcW w:w="1038" w:type="pct"/>
          </w:tcPr>
          <w:p w14:paraId="29FCC7F6" w14:textId="548168A8" w:rsidR="007C635E" w:rsidRPr="004D620F" w:rsidRDefault="007C635E">
            <w:pPr>
              <w:jc w:val="both"/>
              <w:rPr>
                <w:rFonts w:ascii="Arial" w:eastAsiaTheme="minorEastAsia" w:hAnsi="Arial" w:cs="Arial"/>
                <w:color w:val="121B1F" w:themeColor="background1"/>
                <w:sz w:val="16"/>
                <w:szCs w:val="16"/>
                <w:rPrChange w:id="2519" w:author="Locke Liu" w:date="2021-05-24T14:33:00Z">
                  <w:rPr>
                    <w:rFonts w:ascii="Segoe UI" w:eastAsiaTheme="minorEastAsia" w:hAnsi="Segoe UI" w:cs="Segoe UI"/>
                    <w:color w:val="121B1F" w:themeColor="background1"/>
                    <w:sz w:val="16"/>
                    <w:szCs w:val="16"/>
                  </w:rPr>
                </w:rPrChange>
              </w:rPr>
              <w:pPrChange w:id="2520" w:author="Locke Liu" w:date="2021-05-24T14:55:00Z">
                <w:pPr/>
              </w:pPrChange>
            </w:pPr>
            <w:r w:rsidRPr="004D620F">
              <w:rPr>
                <w:rFonts w:ascii="Arial" w:eastAsiaTheme="minorEastAsia" w:hAnsi="Arial" w:cs="Arial"/>
                <w:color w:val="121B1F" w:themeColor="background1"/>
                <w:sz w:val="16"/>
                <w:szCs w:val="16"/>
                <w:rPrChange w:id="2521" w:author="Locke Liu" w:date="2021-05-24T14:33:00Z">
                  <w:rPr>
                    <w:rFonts w:ascii="Segoe UI" w:eastAsiaTheme="minorEastAsia" w:hAnsi="Segoe UI" w:cs="Segoe UI"/>
                    <w:color w:val="121B1F" w:themeColor="background1"/>
                    <w:sz w:val="16"/>
                    <w:szCs w:val="16"/>
                  </w:rPr>
                </w:rPrChange>
              </w:rPr>
              <w:t>Tracking information of campaign</w:t>
            </w:r>
            <w:del w:id="2522" w:author="Locke Liu" w:date="2021-05-24T14:55:00Z">
              <w:r w:rsidRPr="004D620F" w:rsidDel="00246913">
                <w:rPr>
                  <w:rFonts w:ascii="Arial" w:eastAsiaTheme="minorEastAsia" w:hAnsi="Arial" w:cs="Arial"/>
                  <w:color w:val="121B1F" w:themeColor="background1"/>
                  <w:sz w:val="16"/>
                  <w:szCs w:val="16"/>
                  <w:rPrChange w:id="2523" w:author="Locke Liu" w:date="2021-05-24T14:33:00Z">
                    <w:rPr>
                      <w:rFonts w:ascii="Segoe UI" w:eastAsiaTheme="minorEastAsia" w:hAnsi="Segoe UI" w:cs="Segoe UI"/>
                      <w:color w:val="121B1F" w:themeColor="background1"/>
                      <w:sz w:val="16"/>
                      <w:szCs w:val="16"/>
                    </w:rPr>
                  </w:rPrChange>
                </w:rPr>
                <w:delText xml:space="preserve"> </w:delText>
              </w:r>
            </w:del>
            <w:r w:rsidRPr="004D620F">
              <w:rPr>
                <w:rFonts w:ascii="Arial" w:eastAsiaTheme="minorEastAsia" w:hAnsi="Arial" w:cs="Arial"/>
                <w:color w:val="121B1F" w:themeColor="background1"/>
                <w:sz w:val="16"/>
                <w:szCs w:val="16"/>
                <w:rPrChange w:id="2524" w:author="Locke Liu" w:date="2021-05-24T14:33:00Z">
                  <w:rPr>
                    <w:rFonts w:ascii="Segoe UI" w:eastAsiaTheme="minorEastAsia" w:hAnsi="Segoe UI" w:cs="Segoe UI"/>
                    <w:color w:val="121B1F" w:themeColor="background1"/>
                    <w:sz w:val="16"/>
                    <w:szCs w:val="16"/>
                  </w:rPr>
                </w:rPrChange>
              </w:rPr>
              <w:t>, Part of the data source for data lake</w:t>
            </w:r>
          </w:p>
        </w:tc>
        <w:tc>
          <w:tcPr>
            <w:tcW w:w="656" w:type="pct"/>
          </w:tcPr>
          <w:p w14:paraId="618FE5CF" w14:textId="292ECDE8" w:rsidR="007C635E" w:rsidRPr="004D620F" w:rsidRDefault="007C635E" w:rsidP="007C635E">
            <w:pPr>
              <w:rPr>
                <w:rFonts w:ascii="Arial" w:hAnsi="Arial" w:cs="Arial"/>
                <w:color w:val="121B1F" w:themeColor="background1"/>
                <w:sz w:val="16"/>
                <w:szCs w:val="16"/>
                <w:rPrChange w:id="252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26" w:author="Locke Liu" w:date="2021-05-24T14:33:00Z">
                  <w:rPr>
                    <w:rFonts w:ascii="Segoe UI" w:hAnsi="Segoe UI" w:cs="Segoe UI"/>
                    <w:color w:val="121B1F" w:themeColor="background1"/>
                    <w:sz w:val="16"/>
                    <w:szCs w:val="16"/>
                  </w:rPr>
                </w:rPrChange>
              </w:rPr>
              <w:t>China</w:t>
            </w:r>
          </w:p>
        </w:tc>
        <w:tc>
          <w:tcPr>
            <w:tcW w:w="1029" w:type="pct"/>
          </w:tcPr>
          <w:p w14:paraId="68700DF0" w14:textId="2DA5C055" w:rsidR="007C635E" w:rsidRPr="004D620F" w:rsidRDefault="00726081" w:rsidP="007C635E">
            <w:pPr>
              <w:rPr>
                <w:rFonts w:ascii="Arial" w:hAnsi="Arial" w:cs="Arial"/>
                <w:color w:val="121B1F" w:themeColor="background1"/>
                <w:sz w:val="16"/>
                <w:szCs w:val="16"/>
                <w:rPrChange w:id="2527" w:author="Locke Liu" w:date="2021-05-24T14:33:00Z">
                  <w:rPr>
                    <w:rFonts w:ascii="Segoe UI" w:hAnsi="Segoe UI" w:cs="Segoe UI"/>
                    <w:color w:val="121B1F" w:themeColor="background1"/>
                    <w:sz w:val="16"/>
                    <w:szCs w:val="16"/>
                  </w:rPr>
                </w:rPrChange>
              </w:rPr>
            </w:pPr>
            <w:ins w:id="2528" w:author="Locke Liu" w:date="2021-05-24T14:55:00Z">
              <w:r w:rsidRPr="003A67B7">
                <w:rPr>
                  <w:rFonts w:ascii="Arial" w:hAnsi="Arial" w:cs="Arial"/>
                  <w:color w:val="121B1F" w:themeColor="background1"/>
                  <w:sz w:val="16"/>
                  <w:szCs w:val="16"/>
                </w:rPr>
                <w:t>Hosted in Azure east china region</w:t>
              </w:r>
            </w:ins>
          </w:p>
        </w:tc>
      </w:tr>
      <w:tr w:rsidR="007C635E" w:rsidRPr="004D620F" w14:paraId="40851765" w14:textId="77777777" w:rsidTr="00E73CB2">
        <w:trPr>
          <w:trHeight w:val="479"/>
          <w:jc w:val="center"/>
        </w:trPr>
        <w:tc>
          <w:tcPr>
            <w:tcW w:w="441" w:type="pct"/>
          </w:tcPr>
          <w:p w14:paraId="06569489" w14:textId="71CD675A" w:rsidR="007C635E" w:rsidRPr="004D620F" w:rsidRDefault="007C635E" w:rsidP="007C635E">
            <w:pPr>
              <w:rPr>
                <w:rFonts w:ascii="Arial" w:hAnsi="Arial" w:cs="Arial"/>
                <w:color w:val="121B1F" w:themeColor="background1"/>
                <w:sz w:val="16"/>
                <w:szCs w:val="16"/>
                <w:rPrChange w:id="252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30" w:author="Locke Liu" w:date="2021-05-24T14:33:00Z">
                  <w:rPr>
                    <w:rFonts w:ascii="Segoe UI" w:hAnsi="Segoe UI" w:cs="Segoe UI"/>
                    <w:color w:val="121B1F" w:themeColor="background1"/>
                    <w:sz w:val="16"/>
                    <w:szCs w:val="16"/>
                  </w:rPr>
                </w:rPrChange>
              </w:rPr>
              <w:t>A_008</w:t>
            </w:r>
          </w:p>
        </w:tc>
        <w:tc>
          <w:tcPr>
            <w:tcW w:w="517" w:type="pct"/>
          </w:tcPr>
          <w:p w14:paraId="428CF894" w14:textId="60497AF4" w:rsidR="007C635E" w:rsidRPr="004D620F" w:rsidRDefault="007C635E" w:rsidP="007C635E">
            <w:pPr>
              <w:rPr>
                <w:rFonts w:ascii="Arial" w:eastAsiaTheme="minorEastAsia" w:hAnsi="Arial" w:cs="Arial"/>
                <w:color w:val="121B1F" w:themeColor="background1"/>
                <w:sz w:val="16"/>
                <w:szCs w:val="16"/>
                <w:rPrChange w:id="2531"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32"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35291112" w14:textId="7DFEBC7A" w:rsidR="007C635E" w:rsidRPr="004D620F" w:rsidRDefault="007C635E" w:rsidP="007C635E">
            <w:pPr>
              <w:rPr>
                <w:rFonts w:ascii="Arial" w:eastAsiaTheme="minorEastAsia" w:hAnsi="Arial" w:cs="Arial"/>
                <w:color w:val="121B1F" w:themeColor="background1"/>
                <w:sz w:val="16"/>
                <w:szCs w:val="16"/>
                <w:rPrChange w:id="2533"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34"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0380A813" w14:textId="1475D2D5" w:rsidR="007C635E" w:rsidRPr="004D620F" w:rsidRDefault="007C635E" w:rsidP="007C635E">
            <w:pPr>
              <w:rPr>
                <w:rFonts w:ascii="Arial" w:eastAsiaTheme="minorEastAsia" w:hAnsi="Arial" w:cs="Arial"/>
                <w:color w:val="121B1F" w:themeColor="background1"/>
                <w:sz w:val="16"/>
                <w:szCs w:val="16"/>
                <w:rPrChange w:id="2535"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36" w:author="Locke Liu" w:date="2021-05-24T14:33:00Z">
                  <w:rPr>
                    <w:rFonts w:ascii="Segoe UI" w:eastAsiaTheme="minorEastAsia" w:hAnsi="Segoe UI" w:cs="Segoe UI"/>
                    <w:color w:val="121B1F" w:themeColor="background1"/>
                    <w:sz w:val="16"/>
                    <w:szCs w:val="16"/>
                  </w:rPr>
                </w:rPrChange>
              </w:rPr>
              <w:t>Ads tracking</w:t>
            </w:r>
          </w:p>
        </w:tc>
        <w:tc>
          <w:tcPr>
            <w:tcW w:w="1038" w:type="pct"/>
          </w:tcPr>
          <w:p w14:paraId="79BC8DC8" w14:textId="21656CAF" w:rsidR="007C635E" w:rsidRPr="004D620F" w:rsidRDefault="007C635E">
            <w:pPr>
              <w:jc w:val="both"/>
              <w:rPr>
                <w:rFonts w:ascii="Arial" w:eastAsiaTheme="minorEastAsia" w:hAnsi="Arial" w:cs="Arial"/>
                <w:color w:val="121B1F" w:themeColor="background1"/>
                <w:sz w:val="16"/>
                <w:szCs w:val="16"/>
                <w:rPrChange w:id="2537" w:author="Locke Liu" w:date="2021-05-24T14:33:00Z">
                  <w:rPr>
                    <w:rFonts w:ascii="Segoe UI" w:eastAsiaTheme="minorEastAsia" w:hAnsi="Segoe UI" w:cs="Segoe UI"/>
                    <w:color w:val="121B1F" w:themeColor="background1"/>
                    <w:sz w:val="16"/>
                    <w:szCs w:val="16"/>
                  </w:rPr>
                </w:rPrChange>
              </w:rPr>
              <w:pPrChange w:id="2538" w:author="Locke Liu" w:date="2021-05-24T14:55:00Z">
                <w:pPr/>
              </w:pPrChange>
            </w:pPr>
            <w:r w:rsidRPr="004D620F">
              <w:rPr>
                <w:rFonts w:ascii="Arial" w:eastAsiaTheme="minorEastAsia" w:hAnsi="Arial" w:cs="Arial"/>
                <w:color w:val="121B1F" w:themeColor="background1"/>
                <w:sz w:val="16"/>
                <w:szCs w:val="16"/>
                <w:rPrChange w:id="2539" w:author="Locke Liu" w:date="2021-05-24T14:33:00Z">
                  <w:rPr>
                    <w:rFonts w:ascii="Segoe UI" w:eastAsiaTheme="minorEastAsia" w:hAnsi="Segoe UI" w:cs="Segoe UI"/>
                    <w:color w:val="121B1F" w:themeColor="background1"/>
                    <w:sz w:val="16"/>
                    <w:szCs w:val="16"/>
                  </w:rPr>
                </w:rPrChange>
              </w:rPr>
              <w:t>Tracking information of advertisement, Part of the data source for data lake</w:t>
            </w:r>
          </w:p>
        </w:tc>
        <w:tc>
          <w:tcPr>
            <w:tcW w:w="656" w:type="pct"/>
          </w:tcPr>
          <w:p w14:paraId="51982A4A" w14:textId="6CCDC1BE" w:rsidR="007C635E" w:rsidRPr="004D620F" w:rsidRDefault="007C635E" w:rsidP="007C635E">
            <w:pPr>
              <w:rPr>
                <w:rFonts w:ascii="Arial" w:hAnsi="Arial" w:cs="Arial"/>
                <w:color w:val="121B1F" w:themeColor="background1"/>
                <w:sz w:val="16"/>
                <w:szCs w:val="16"/>
                <w:rPrChange w:id="254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41" w:author="Locke Liu" w:date="2021-05-24T14:33:00Z">
                  <w:rPr>
                    <w:rFonts w:ascii="Segoe UI" w:hAnsi="Segoe UI" w:cs="Segoe UI"/>
                    <w:color w:val="121B1F" w:themeColor="background1"/>
                    <w:sz w:val="16"/>
                    <w:szCs w:val="16"/>
                  </w:rPr>
                </w:rPrChange>
              </w:rPr>
              <w:t>China</w:t>
            </w:r>
          </w:p>
        </w:tc>
        <w:tc>
          <w:tcPr>
            <w:tcW w:w="1029" w:type="pct"/>
          </w:tcPr>
          <w:p w14:paraId="559B43CE" w14:textId="4AD04A21" w:rsidR="007C635E" w:rsidRPr="004D620F" w:rsidRDefault="00726081" w:rsidP="007C635E">
            <w:pPr>
              <w:rPr>
                <w:rFonts w:ascii="Arial" w:hAnsi="Arial" w:cs="Arial"/>
                <w:color w:val="121B1F" w:themeColor="background1"/>
                <w:sz w:val="16"/>
                <w:szCs w:val="16"/>
                <w:rPrChange w:id="2542" w:author="Locke Liu" w:date="2021-05-24T14:33:00Z">
                  <w:rPr>
                    <w:rFonts w:ascii="Segoe UI" w:hAnsi="Segoe UI" w:cs="Segoe UI"/>
                    <w:color w:val="121B1F" w:themeColor="background1"/>
                    <w:sz w:val="16"/>
                    <w:szCs w:val="16"/>
                  </w:rPr>
                </w:rPrChange>
              </w:rPr>
            </w:pPr>
            <w:ins w:id="2543" w:author="Locke Liu" w:date="2021-05-24T14:55:00Z">
              <w:r w:rsidRPr="003A67B7">
                <w:rPr>
                  <w:rFonts w:ascii="Arial" w:hAnsi="Arial" w:cs="Arial"/>
                  <w:color w:val="121B1F" w:themeColor="background1"/>
                  <w:sz w:val="16"/>
                  <w:szCs w:val="16"/>
                </w:rPr>
                <w:t>Hosted in Azure east china region</w:t>
              </w:r>
            </w:ins>
          </w:p>
        </w:tc>
      </w:tr>
      <w:tr w:rsidR="007C635E" w:rsidRPr="004D620F" w14:paraId="06BD94FB" w14:textId="77777777" w:rsidTr="00E73CB2">
        <w:trPr>
          <w:trHeight w:val="479"/>
          <w:jc w:val="center"/>
        </w:trPr>
        <w:tc>
          <w:tcPr>
            <w:tcW w:w="441" w:type="pct"/>
          </w:tcPr>
          <w:p w14:paraId="78C0D0ED" w14:textId="30F6A8B4" w:rsidR="007C635E" w:rsidRPr="004D620F" w:rsidRDefault="007C635E" w:rsidP="007C635E">
            <w:pPr>
              <w:rPr>
                <w:rFonts w:ascii="Arial" w:hAnsi="Arial" w:cs="Arial"/>
                <w:color w:val="121B1F" w:themeColor="background1"/>
                <w:sz w:val="16"/>
                <w:szCs w:val="16"/>
                <w:rPrChange w:id="254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45" w:author="Locke Liu" w:date="2021-05-24T14:33:00Z">
                  <w:rPr>
                    <w:rFonts w:ascii="Segoe UI" w:hAnsi="Segoe UI" w:cs="Segoe UI"/>
                    <w:color w:val="121B1F" w:themeColor="background1"/>
                    <w:sz w:val="16"/>
                    <w:szCs w:val="16"/>
                  </w:rPr>
                </w:rPrChange>
              </w:rPr>
              <w:t>A_009</w:t>
            </w:r>
          </w:p>
        </w:tc>
        <w:tc>
          <w:tcPr>
            <w:tcW w:w="517" w:type="pct"/>
          </w:tcPr>
          <w:p w14:paraId="181BFDC0" w14:textId="6A6AF68D" w:rsidR="007C635E" w:rsidRPr="004D620F" w:rsidRDefault="007C635E" w:rsidP="007C635E">
            <w:pPr>
              <w:rPr>
                <w:rFonts w:ascii="Arial" w:eastAsiaTheme="minorEastAsia" w:hAnsi="Arial" w:cs="Arial"/>
                <w:color w:val="121B1F" w:themeColor="background1"/>
                <w:sz w:val="16"/>
                <w:szCs w:val="16"/>
                <w:rPrChange w:id="2546"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47"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04E266BA" w14:textId="24815C5C" w:rsidR="007C635E" w:rsidRPr="004D620F" w:rsidRDefault="007C635E" w:rsidP="007C635E">
            <w:pPr>
              <w:rPr>
                <w:rFonts w:ascii="Arial" w:eastAsiaTheme="minorEastAsia" w:hAnsi="Arial" w:cs="Arial"/>
                <w:color w:val="121B1F" w:themeColor="background1"/>
                <w:sz w:val="16"/>
                <w:szCs w:val="16"/>
                <w:rPrChange w:id="2548"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49"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7C8B94FB" w14:textId="279F8D69" w:rsidR="007C635E" w:rsidRPr="004D620F" w:rsidRDefault="007C635E" w:rsidP="007C635E">
            <w:pPr>
              <w:rPr>
                <w:rFonts w:ascii="Arial" w:eastAsiaTheme="minorEastAsia" w:hAnsi="Arial" w:cs="Arial"/>
                <w:color w:val="121B1F" w:themeColor="background1"/>
                <w:sz w:val="16"/>
                <w:szCs w:val="16"/>
                <w:rPrChange w:id="2550"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51" w:author="Locke Liu" w:date="2021-05-24T14:33:00Z">
                  <w:rPr>
                    <w:rFonts w:ascii="Segoe UI" w:eastAsiaTheme="minorEastAsia" w:hAnsi="Segoe UI" w:cs="Segoe UI"/>
                    <w:color w:val="121B1F" w:themeColor="background1"/>
                    <w:sz w:val="16"/>
                    <w:szCs w:val="16"/>
                  </w:rPr>
                </w:rPrChange>
              </w:rPr>
              <w:t>CDP</w:t>
            </w:r>
          </w:p>
        </w:tc>
        <w:tc>
          <w:tcPr>
            <w:tcW w:w="1038" w:type="pct"/>
          </w:tcPr>
          <w:p w14:paraId="11DF4FDB" w14:textId="061085C3" w:rsidR="007C635E" w:rsidRPr="004D620F" w:rsidRDefault="007C635E">
            <w:pPr>
              <w:jc w:val="both"/>
              <w:rPr>
                <w:rFonts w:ascii="Arial" w:eastAsiaTheme="minorEastAsia" w:hAnsi="Arial" w:cs="Arial"/>
                <w:color w:val="121B1F" w:themeColor="background1"/>
                <w:sz w:val="16"/>
                <w:szCs w:val="16"/>
                <w:rPrChange w:id="2552" w:author="Locke Liu" w:date="2021-05-24T14:33:00Z">
                  <w:rPr>
                    <w:rFonts w:ascii="Segoe UI" w:eastAsiaTheme="minorEastAsia" w:hAnsi="Segoe UI" w:cs="Segoe UI"/>
                    <w:color w:val="121B1F" w:themeColor="background1"/>
                    <w:sz w:val="16"/>
                    <w:szCs w:val="16"/>
                  </w:rPr>
                </w:rPrChange>
              </w:rPr>
              <w:pPrChange w:id="2553" w:author="Locke Liu" w:date="2021-05-24T14:55:00Z">
                <w:pPr/>
              </w:pPrChange>
            </w:pPr>
            <w:r w:rsidRPr="004D620F">
              <w:rPr>
                <w:rFonts w:ascii="Arial" w:eastAsiaTheme="minorEastAsia" w:hAnsi="Arial" w:cs="Arial"/>
                <w:color w:val="121B1F" w:themeColor="background1"/>
                <w:sz w:val="16"/>
                <w:szCs w:val="16"/>
                <w:rPrChange w:id="2554" w:author="Locke Liu" w:date="2021-05-24T14:33:00Z">
                  <w:rPr>
                    <w:rFonts w:ascii="Segoe UI" w:eastAsiaTheme="minorEastAsia" w:hAnsi="Segoe UI" w:cs="Segoe UI"/>
                    <w:color w:val="121B1F" w:themeColor="background1"/>
                    <w:sz w:val="16"/>
                    <w:szCs w:val="16"/>
                  </w:rPr>
                </w:rPrChange>
              </w:rPr>
              <w:t>The data source of data lake. It also a data consumer of data lake</w:t>
            </w:r>
          </w:p>
        </w:tc>
        <w:tc>
          <w:tcPr>
            <w:tcW w:w="656" w:type="pct"/>
          </w:tcPr>
          <w:p w14:paraId="3F0742F9" w14:textId="539641D5" w:rsidR="007C635E" w:rsidRPr="004D620F" w:rsidRDefault="007C635E" w:rsidP="007C635E">
            <w:pPr>
              <w:rPr>
                <w:rFonts w:ascii="Arial" w:hAnsi="Arial" w:cs="Arial"/>
                <w:color w:val="121B1F" w:themeColor="background1"/>
                <w:sz w:val="16"/>
                <w:szCs w:val="16"/>
                <w:rPrChange w:id="255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56" w:author="Locke Liu" w:date="2021-05-24T14:33:00Z">
                  <w:rPr>
                    <w:rFonts w:ascii="Segoe UI" w:hAnsi="Segoe UI" w:cs="Segoe UI"/>
                    <w:color w:val="121B1F" w:themeColor="background1"/>
                    <w:sz w:val="16"/>
                    <w:szCs w:val="16"/>
                  </w:rPr>
                </w:rPrChange>
              </w:rPr>
              <w:t>China</w:t>
            </w:r>
          </w:p>
        </w:tc>
        <w:tc>
          <w:tcPr>
            <w:tcW w:w="1029" w:type="pct"/>
          </w:tcPr>
          <w:p w14:paraId="14A13010" w14:textId="47C7014F" w:rsidR="007C635E" w:rsidRPr="004D620F" w:rsidRDefault="00726081" w:rsidP="007C635E">
            <w:pPr>
              <w:rPr>
                <w:rFonts w:ascii="Arial" w:hAnsi="Arial" w:cs="Arial"/>
                <w:color w:val="121B1F" w:themeColor="background1"/>
                <w:sz w:val="16"/>
                <w:szCs w:val="16"/>
                <w:rPrChange w:id="2557" w:author="Locke Liu" w:date="2021-05-24T14:33:00Z">
                  <w:rPr>
                    <w:rFonts w:ascii="Segoe UI" w:hAnsi="Segoe UI" w:cs="Segoe UI"/>
                    <w:color w:val="121B1F" w:themeColor="background1"/>
                    <w:sz w:val="16"/>
                    <w:szCs w:val="16"/>
                  </w:rPr>
                </w:rPrChange>
              </w:rPr>
            </w:pPr>
            <w:ins w:id="2558" w:author="Locke Liu" w:date="2021-05-24T14:55:00Z">
              <w:r w:rsidRPr="003A67B7">
                <w:rPr>
                  <w:rFonts w:ascii="Arial" w:hAnsi="Arial" w:cs="Arial"/>
                  <w:color w:val="121B1F" w:themeColor="background1"/>
                  <w:sz w:val="16"/>
                  <w:szCs w:val="16"/>
                </w:rPr>
                <w:t xml:space="preserve">Hosted in Azure east </w:t>
              </w:r>
            </w:ins>
            <w:ins w:id="2559" w:author="Locke Liu" w:date="2021-05-24T14:56:00Z">
              <w:r>
                <w:rPr>
                  <w:rFonts w:ascii="Arial" w:hAnsi="Arial" w:cs="Arial"/>
                  <w:color w:val="121B1F" w:themeColor="background1"/>
                  <w:sz w:val="16"/>
                  <w:szCs w:val="16"/>
                </w:rPr>
                <w:t xml:space="preserve"> 2 </w:t>
              </w:r>
            </w:ins>
            <w:ins w:id="2560" w:author="Locke Liu" w:date="2021-05-24T14:55:00Z">
              <w:r w:rsidRPr="003A67B7">
                <w:rPr>
                  <w:rFonts w:ascii="Arial" w:hAnsi="Arial" w:cs="Arial"/>
                  <w:color w:val="121B1F" w:themeColor="background1"/>
                  <w:sz w:val="16"/>
                  <w:szCs w:val="16"/>
                </w:rPr>
                <w:t>china region</w:t>
              </w:r>
            </w:ins>
          </w:p>
        </w:tc>
      </w:tr>
      <w:tr w:rsidR="007C635E" w:rsidRPr="004D620F" w14:paraId="59F9EE48" w14:textId="77777777" w:rsidTr="00E73CB2">
        <w:trPr>
          <w:trHeight w:val="479"/>
          <w:jc w:val="center"/>
        </w:trPr>
        <w:tc>
          <w:tcPr>
            <w:tcW w:w="441" w:type="pct"/>
          </w:tcPr>
          <w:p w14:paraId="47BCDF21" w14:textId="366239C4" w:rsidR="007C635E" w:rsidRPr="004D620F" w:rsidRDefault="007C635E" w:rsidP="007C635E">
            <w:pPr>
              <w:rPr>
                <w:rFonts w:ascii="Arial" w:hAnsi="Arial" w:cs="Arial"/>
                <w:color w:val="121B1F" w:themeColor="background1"/>
                <w:sz w:val="16"/>
                <w:szCs w:val="16"/>
                <w:rPrChange w:id="256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62" w:author="Locke Liu" w:date="2021-05-24T14:33:00Z">
                  <w:rPr>
                    <w:rFonts w:ascii="Segoe UI" w:hAnsi="Segoe UI" w:cs="Segoe UI"/>
                    <w:color w:val="121B1F" w:themeColor="background1"/>
                    <w:sz w:val="16"/>
                    <w:szCs w:val="16"/>
                  </w:rPr>
                </w:rPrChange>
              </w:rPr>
              <w:t>A_010</w:t>
            </w:r>
          </w:p>
        </w:tc>
        <w:tc>
          <w:tcPr>
            <w:tcW w:w="517" w:type="pct"/>
          </w:tcPr>
          <w:p w14:paraId="33C8C8AF" w14:textId="2CC97CDD" w:rsidR="007C635E" w:rsidRPr="004D620F" w:rsidRDefault="007C635E" w:rsidP="007C635E">
            <w:pPr>
              <w:rPr>
                <w:rFonts w:ascii="Arial" w:eastAsiaTheme="minorEastAsia" w:hAnsi="Arial" w:cs="Arial"/>
                <w:color w:val="121B1F" w:themeColor="background1"/>
                <w:sz w:val="16"/>
                <w:szCs w:val="16"/>
                <w:rPrChange w:id="2563"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64"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38C7B74B" w14:textId="48C7EC39" w:rsidR="007C635E" w:rsidRPr="004D620F" w:rsidRDefault="007C635E" w:rsidP="007C635E">
            <w:pPr>
              <w:rPr>
                <w:rFonts w:ascii="Arial" w:eastAsiaTheme="minorEastAsia" w:hAnsi="Arial" w:cs="Arial"/>
                <w:color w:val="121B1F" w:themeColor="background1"/>
                <w:sz w:val="16"/>
                <w:szCs w:val="16"/>
                <w:rPrChange w:id="2565"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66"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60CF8A4A" w14:textId="3DBB7FCF" w:rsidR="007C635E" w:rsidRPr="004D620F" w:rsidRDefault="007C635E" w:rsidP="007C635E">
            <w:pPr>
              <w:rPr>
                <w:rFonts w:ascii="Arial" w:eastAsiaTheme="minorEastAsia" w:hAnsi="Arial" w:cs="Arial"/>
                <w:color w:val="121B1F" w:themeColor="background1"/>
                <w:sz w:val="16"/>
                <w:szCs w:val="16"/>
                <w:rPrChange w:id="2567"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68" w:author="Locke Liu" w:date="2021-05-24T14:33:00Z">
                  <w:rPr>
                    <w:rFonts w:ascii="Segoe UI" w:eastAsiaTheme="minorEastAsia" w:hAnsi="Segoe UI" w:cs="Segoe UI"/>
                    <w:color w:val="121B1F" w:themeColor="background1"/>
                    <w:sz w:val="16"/>
                    <w:szCs w:val="16"/>
                  </w:rPr>
                </w:rPrChange>
              </w:rPr>
              <w:t>CRMDP</w:t>
            </w:r>
          </w:p>
        </w:tc>
        <w:tc>
          <w:tcPr>
            <w:tcW w:w="1038" w:type="pct"/>
          </w:tcPr>
          <w:p w14:paraId="14F9351E" w14:textId="6091211F" w:rsidR="007C635E" w:rsidRPr="004D620F" w:rsidRDefault="007C635E">
            <w:pPr>
              <w:jc w:val="both"/>
              <w:rPr>
                <w:rFonts w:ascii="Arial" w:eastAsiaTheme="minorEastAsia" w:hAnsi="Arial" w:cs="Arial"/>
                <w:color w:val="121B1F" w:themeColor="background1"/>
                <w:sz w:val="16"/>
                <w:szCs w:val="16"/>
                <w:rPrChange w:id="2569" w:author="Locke Liu" w:date="2021-05-24T14:33:00Z">
                  <w:rPr>
                    <w:rFonts w:ascii="Segoe UI" w:eastAsiaTheme="minorEastAsia" w:hAnsi="Segoe UI" w:cs="Segoe UI"/>
                    <w:color w:val="121B1F" w:themeColor="background1"/>
                    <w:sz w:val="16"/>
                    <w:szCs w:val="16"/>
                  </w:rPr>
                </w:rPrChange>
              </w:rPr>
              <w:pPrChange w:id="2570" w:author="Locke Liu" w:date="2021-05-24T14:55:00Z">
                <w:pPr/>
              </w:pPrChange>
            </w:pPr>
            <w:r w:rsidRPr="004D620F">
              <w:rPr>
                <w:rFonts w:ascii="Arial" w:eastAsiaTheme="minorEastAsia" w:hAnsi="Arial" w:cs="Arial"/>
                <w:color w:val="121B1F" w:themeColor="background1"/>
                <w:sz w:val="16"/>
                <w:szCs w:val="16"/>
                <w:rPrChange w:id="2571" w:author="Locke Liu" w:date="2021-05-24T14:33:00Z">
                  <w:rPr>
                    <w:rFonts w:ascii="Segoe UI" w:eastAsiaTheme="minorEastAsia" w:hAnsi="Segoe UI" w:cs="Segoe UI"/>
                    <w:color w:val="121B1F" w:themeColor="background1"/>
                    <w:sz w:val="16"/>
                    <w:szCs w:val="16"/>
                  </w:rPr>
                </w:rPrChange>
              </w:rPr>
              <w:t>Existing application, Part of the data source for data lake</w:t>
            </w:r>
          </w:p>
        </w:tc>
        <w:tc>
          <w:tcPr>
            <w:tcW w:w="656" w:type="pct"/>
          </w:tcPr>
          <w:p w14:paraId="37777985" w14:textId="4F965F8B" w:rsidR="007C635E" w:rsidRPr="004D620F" w:rsidRDefault="007C635E" w:rsidP="007C635E">
            <w:pPr>
              <w:rPr>
                <w:rFonts w:ascii="Arial" w:hAnsi="Arial" w:cs="Arial"/>
                <w:color w:val="121B1F" w:themeColor="background1"/>
                <w:sz w:val="16"/>
                <w:szCs w:val="16"/>
                <w:rPrChange w:id="257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73" w:author="Locke Liu" w:date="2021-05-24T14:33:00Z">
                  <w:rPr>
                    <w:rFonts w:ascii="Segoe UI" w:hAnsi="Segoe UI" w:cs="Segoe UI"/>
                    <w:color w:val="121B1F" w:themeColor="background1"/>
                    <w:sz w:val="16"/>
                    <w:szCs w:val="16"/>
                  </w:rPr>
                </w:rPrChange>
              </w:rPr>
              <w:t>China</w:t>
            </w:r>
          </w:p>
        </w:tc>
        <w:tc>
          <w:tcPr>
            <w:tcW w:w="1029" w:type="pct"/>
          </w:tcPr>
          <w:p w14:paraId="7D7DB0F0" w14:textId="5080FDB6" w:rsidR="007C635E" w:rsidRPr="004D620F" w:rsidRDefault="00726081" w:rsidP="007C635E">
            <w:pPr>
              <w:rPr>
                <w:rFonts w:ascii="Arial" w:hAnsi="Arial" w:cs="Arial"/>
                <w:color w:val="121B1F" w:themeColor="background1"/>
                <w:sz w:val="16"/>
                <w:szCs w:val="16"/>
                <w:rPrChange w:id="2574" w:author="Locke Liu" w:date="2021-05-24T14:33:00Z">
                  <w:rPr>
                    <w:rFonts w:ascii="Segoe UI" w:hAnsi="Segoe UI" w:cs="Segoe UI"/>
                    <w:color w:val="121B1F" w:themeColor="background1"/>
                    <w:sz w:val="16"/>
                    <w:szCs w:val="16"/>
                  </w:rPr>
                </w:rPrChange>
              </w:rPr>
            </w:pPr>
            <w:ins w:id="2575" w:author="Locke Liu" w:date="2021-05-24T14:55:00Z">
              <w:r w:rsidRPr="003A67B7">
                <w:rPr>
                  <w:rFonts w:ascii="Arial" w:hAnsi="Arial" w:cs="Arial"/>
                  <w:color w:val="121B1F" w:themeColor="background1"/>
                  <w:sz w:val="16"/>
                  <w:szCs w:val="16"/>
                </w:rPr>
                <w:t>Hosted in Azure east china region</w:t>
              </w:r>
            </w:ins>
          </w:p>
        </w:tc>
      </w:tr>
      <w:tr w:rsidR="007C635E" w:rsidRPr="004D620F" w14:paraId="1EB6433C" w14:textId="77777777" w:rsidTr="00E73CB2">
        <w:trPr>
          <w:trHeight w:val="479"/>
          <w:jc w:val="center"/>
        </w:trPr>
        <w:tc>
          <w:tcPr>
            <w:tcW w:w="441" w:type="pct"/>
          </w:tcPr>
          <w:p w14:paraId="4E2998ED" w14:textId="359BB89B" w:rsidR="007C635E" w:rsidRPr="004D620F" w:rsidRDefault="007C635E" w:rsidP="007C635E">
            <w:pPr>
              <w:rPr>
                <w:rFonts w:ascii="Arial" w:hAnsi="Arial" w:cs="Arial"/>
                <w:color w:val="121B1F" w:themeColor="background1"/>
                <w:sz w:val="16"/>
                <w:szCs w:val="16"/>
                <w:rPrChange w:id="257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77" w:author="Locke Liu" w:date="2021-05-24T14:33:00Z">
                  <w:rPr>
                    <w:rFonts w:ascii="Segoe UI" w:hAnsi="Segoe UI" w:cs="Segoe UI"/>
                    <w:color w:val="121B1F" w:themeColor="background1"/>
                    <w:sz w:val="16"/>
                    <w:szCs w:val="16"/>
                  </w:rPr>
                </w:rPrChange>
              </w:rPr>
              <w:t>A_011</w:t>
            </w:r>
          </w:p>
        </w:tc>
        <w:tc>
          <w:tcPr>
            <w:tcW w:w="517" w:type="pct"/>
          </w:tcPr>
          <w:p w14:paraId="2CDCA0E1" w14:textId="177C8284" w:rsidR="007C635E" w:rsidRPr="004D620F" w:rsidRDefault="007C635E" w:rsidP="007C635E">
            <w:pPr>
              <w:rPr>
                <w:rFonts w:ascii="Arial" w:eastAsiaTheme="minorEastAsia" w:hAnsi="Arial" w:cs="Arial"/>
                <w:color w:val="121B1F" w:themeColor="background1"/>
                <w:sz w:val="16"/>
                <w:szCs w:val="16"/>
                <w:rPrChange w:id="2578"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79"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271496FB" w14:textId="1EA7D341" w:rsidR="007C635E" w:rsidRPr="004D620F" w:rsidRDefault="007C635E" w:rsidP="007C635E">
            <w:pPr>
              <w:rPr>
                <w:rFonts w:ascii="Arial" w:eastAsiaTheme="minorEastAsia" w:hAnsi="Arial" w:cs="Arial"/>
                <w:color w:val="121B1F" w:themeColor="background1"/>
                <w:sz w:val="16"/>
                <w:szCs w:val="16"/>
                <w:rPrChange w:id="2580"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81"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5BF0DA59" w14:textId="7951A155" w:rsidR="007C635E" w:rsidRPr="004D620F" w:rsidRDefault="007C635E" w:rsidP="007C635E">
            <w:pPr>
              <w:rPr>
                <w:rFonts w:ascii="Arial" w:eastAsiaTheme="minorEastAsia" w:hAnsi="Arial" w:cs="Arial"/>
                <w:color w:val="121B1F" w:themeColor="background1"/>
                <w:sz w:val="16"/>
                <w:szCs w:val="16"/>
                <w:rPrChange w:id="2582"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83" w:author="Locke Liu" w:date="2021-05-24T14:33:00Z">
                  <w:rPr>
                    <w:rFonts w:ascii="Segoe UI" w:eastAsiaTheme="minorEastAsia" w:hAnsi="Segoe UI" w:cs="Segoe UI"/>
                    <w:color w:val="121B1F" w:themeColor="background1"/>
                    <w:sz w:val="16"/>
                    <w:szCs w:val="16"/>
                  </w:rPr>
                </w:rPrChange>
              </w:rPr>
              <w:t>SNX CRM</w:t>
            </w:r>
          </w:p>
        </w:tc>
        <w:tc>
          <w:tcPr>
            <w:tcW w:w="1038" w:type="pct"/>
          </w:tcPr>
          <w:p w14:paraId="41F566E4" w14:textId="2CFED6BA" w:rsidR="007C635E" w:rsidRPr="004D620F" w:rsidRDefault="007C635E" w:rsidP="007C635E">
            <w:pPr>
              <w:rPr>
                <w:rFonts w:ascii="Arial" w:eastAsiaTheme="minorEastAsia" w:hAnsi="Arial" w:cs="Arial"/>
                <w:color w:val="121B1F" w:themeColor="background1"/>
                <w:sz w:val="16"/>
                <w:szCs w:val="16"/>
                <w:rPrChange w:id="2584"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85" w:author="Locke Liu" w:date="2021-05-24T14:33:00Z">
                  <w:rPr>
                    <w:rFonts w:ascii="Segoe UI" w:eastAsiaTheme="minorEastAsia" w:hAnsi="Segoe UI" w:cs="Segoe UI"/>
                    <w:color w:val="121B1F" w:themeColor="background1"/>
                    <w:sz w:val="16"/>
                    <w:szCs w:val="16"/>
                  </w:rPr>
                </w:rPrChange>
              </w:rPr>
              <w:t>Existing application, Part of the data source for data lake</w:t>
            </w:r>
          </w:p>
        </w:tc>
        <w:tc>
          <w:tcPr>
            <w:tcW w:w="656" w:type="pct"/>
          </w:tcPr>
          <w:p w14:paraId="7E791B81" w14:textId="47806773" w:rsidR="007C635E" w:rsidRPr="004D620F" w:rsidRDefault="007C635E" w:rsidP="007C635E">
            <w:pPr>
              <w:rPr>
                <w:rFonts w:ascii="Arial" w:hAnsi="Arial" w:cs="Arial"/>
                <w:color w:val="121B1F" w:themeColor="background1"/>
                <w:sz w:val="16"/>
                <w:szCs w:val="16"/>
                <w:rPrChange w:id="258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87" w:author="Locke Liu" w:date="2021-05-24T14:33:00Z">
                  <w:rPr>
                    <w:rFonts w:ascii="Segoe UI" w:hAnsi="Segoe UI" w:cs="Segoe UI"/>
                    <w:color w:val="121B1F" w:themeColor="background1"/>
                    <w:sz w:val="16"/>
                    <w:szCs w:val="16"/>
                  </w:rPr>
                </w:rPrChange>
              </w:rPr>
              <w:t>China</w:t>
            </w:r>
          </w:p>
        </w:tc>
        <w:tc>
          <w:tcPr>
            <w:tcW w:w="1029" w:type="pct"/>
          </w:tcPr>
          <w:p w14:paraId="07212C89" w14:textId="7F920B20" w:rsidR="007C635E" w:rsidRPr="004D620F" w:rsidRDefault="00726081" w:rsidP="007C635E">
            <w:pPr>
              <w:rPr>
                <w:rFonts w:ascii="Arial" w:hAnsi="Arial" w:cs="Arial"/>
                <w:color w:val="121B1F" w:themeColor="background1"/>
                <w:sz w:val="16"/>
                <w:szCs w:val="16"/>
                <w:rPrChange w:id="2588" w:author="Locke Liu" w:date="2021-05-24T14:33:00Z">
                  <w:rPr>
                    <w:rFonts w:ascii="Segoe UI" w:hAnsi="Segoe UI" w:cs="Segoe UI"/>
                    <w:color w:val="121B1F" w:themeColor="background1"/>
                    <w:sz w:val="16"/>
                    <w:szCs w:val="16"/>
                  </w:rPr>
                </w:rPrChange>
              </w:rPr>
            </w:pPr>
            <w:ins w:id="2589" w:author="Locke Liu" w:date="2021-05-24T14:55:00Z">
              <w:r w:rsidRPr="003A67B7">
                <w:rPr>
                  <w:rFonts w:ascii="Arial" w:hAnsi="Arial" w:cs="Arial"/>
                  <w:color w:val="121B1F" w:themeColor="background1"/>
                  <w:sz w:val="16"/>
                  <w:szCs w:val="16"/>
                </w:rPr>
                <w:t>Hosted in Azure east china region</w:t>
              </w:r>
            </w:ins>
          </w:p>
        </w:tc>
      </w:tr>
      <w:tr w:rsidR="007C635E" w:rsidRPr="004D620F" w14:paraId="3765604E" w14:textId="77777777" w:rsidTr="00E73CB2">
        <w:trPr>
          <w:trHeight w:val="479"/>
          <w:jc w:val="center"/>
        </w:trPr>
        <w:tc>
          <w:tcPr>
            <w:tcW w:w="441" w:type="pct"/>
          </w:tcPr>
          <w:p w14:paraId="13150E1B" w14:textId="73E07BE1" w:rsidR="007C635E" w:rsidRPr="004D620F" w:rsidRDefault="007C635E" w:rsidP="007C635E">
            <w:pPr>
              <w:rPr>
                <w:rFonts w:ascii="Arial" w:hAnsi="Arial" w:cs="Arial"/>
                <w:color w:val="121B1F" w:themeColor="background1"/>
                <w:sz w:val="16"/>
                <w:szCs w:val="16"/>
                <w:rPrChange w:id="259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591" w:author="Locke Liu" w:date="2021-05-24T14:33:00Z">
                  <w:rPr>
                    <w:rFonts w:ascii="Segoe UI" w:hAnsi="Segoe UI" w:cs="Segoe UI"/>
                    <w:color w:val="121B1F" w:themeColor="background1"/>
                    <w:sz w:val="16"/>
                    <w:szCs w:val="16"/>
                  </w:rPr>
                </w:rPrChange>
              </w:rPr>
              <w:lastRenderedPageBreak/>
              <w:t>A_012</w:t>
            </w:r>
          </w:p>
        </w:tc>
        <w:tc>
          <w:tcPr>
            <w:tcW w:w="517" w:type="pct"/>
          </w:tcPr>
          <w:p w14:paraId="29CADA28" w14:textId="56A043E3" w:rsidR="007C635E" w:rsidRPr="004D620F" w:rsidRDefault="007C635E" w:rsidP="007C635E">
            <w:pPr>
              <w:rPr>
                <w:rFonts w:ascii="Arial" w:eastAsiaTheme="minorEastAsia" w:hAnsi="Arial" w:cs="Arial"/>
                <w:color w:val="121B1F" w:themeColor="background1"/>
                <w:sz w:val="16"/>
                <w:szCs w:val="16"/>
                <w:rPrChange w:id="2592"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93"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661FFAC8" w14:textId="5D593993" w:rsidR="007C635E" w:rsidRPr="004D620F" w:rsidRDefault="007C635E" w:rsidP="007C635E">
            <w:pPr>
              <w:rPr>
                <w:rFonts w:ascii="Arial" w:eastAsiaTheme="minorEastAsia" w:hAnsi="Arial" w:cs="Arial"/>
                <w:color w:val="121B1F" w:themeColor="background1"/>
                <w:sz w:val="16"/>
                <w:szCs w:val="16"/>
                <w:rPrChange w:id="2594"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95"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73E4CB15" w14:textId="7D2AA395" w:rsidR="007C635E" w:rsidRPr="004D620F" w:rsidRDefault="007C635E" w:rsidP="007C635E">
            <w:pPr>
              <w:rPr>
                <w:rFonts w:ascii="Arial" w:eastAsiaTheme="minorEastAsia" w:hAnsi="Arial" w:cs="Arial"/>
                <w:color w:val="121B1F" w:themeColor="background1"/>
                <w:sz w:val="16"/>
                <w:szCs w:val="16"/>
                <w:rPrChange w:id="2596"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97" w:author="Locke Liu" w:date="2021-05-24T14:33:00Z">
                  <w:rPr>
                    <w:rFonts w:ascii="Segoe UI" w:eastAsiaTheme="minorEastAsia" w:hAnsi="Segoe UI" w:cs="Segoe UI"/>
                    <w:color w:val="121B1F" w:themeColor="background1"/>
                    <w:sz w:val="16"/>
                    <w:szCs w:val="16"/>
                  </w:rPr>
                </w:rPrChange>
              </w:rPr>
              <w:t>MARS</w:t>
            </w:r>
          </w:p>
        </w:tc>
        <w:tc>
          <w:tcPr>
            <w:tcW w:w="1038" w:type="pct"/>
          </w:tcPr>
          <w:p w14:paraId="2B4FCB35" w14:textId="561990E2" w:rsidR="007C635E" w:rsidRPr="004D620F" w:rsidRDefault="007C635E" w:rsidP="007C635E">
            <w:pPr>
              <w:rPr>
                <w:rFonts w:ascii="Arial" w:eastAsiaTheme="minorEastAsia" w:hAnsi="Arial" w:cs="Arial"/>
                <w:color w:val="121B1F" w:themeColor="background1"/>
                <w:sz w:val="16"/>
                <w:szCs w:val="16"/>
                <w:rPrChange w:id="2598"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599" w:author="Locke Liu" w:date="2021-05-24T14:33:00Z">
                  <w:rPr>
                    <w:rFonts w:ascii="Segoe UI" w:eastAsiaTheme="minorEastAsia" w:hAnsi="Segoe UI" w:cs="Segoe UI"/>
                    <w:color w:val="121B1F" w:themeColor="background1"/>
                    <w:sz w:val="16"/>
                    <w:szCs w:val="16"/>
                  </w:rPr>
                </w:rPrChange>
              </w:rPr>
              <w:t>Existing application, Part of the data source for data lake</w:t>
            </w:r>
          </w:p>
        </w:tc>
        <w:tc>
          <w:tcPr>
            <w:tcW w:w="656" w:type="pct"/>
          </w:tcPr>
          <w:p w14:paraId="2F337D5B" w14:textId="2DD811AF" w:rsidR="007C635E" w:rsidRPr="004D620F" w:rsidRDefault="007C635E" w:rsidP="007C635E">
            <w:pPr>
              <w:rPr>
                <w:rFonts w:ascii="Arial" w:hAnsi="Arial" w:cs="Arial"/>
                <w:color w:val="121B1F" w:themeColor="background1"/>
                <w:sz w:val="16"/>
                <w:szCs w:val="16"/>
                <w:rPrChange w:id="260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601" w:author="Locke Liu" w:date="2021-05-24T14:33:00Z">
                  <w:rPr>
                    <w:rFonts w:ascii="Segoe UI" w:hAnsi="Segoe UI" w:cs="Segoe UI"/>
                    <w:color w:val="121B1F" w:themeColor="background1"/>
                    <w:sz w:val="16"/>
                    <w:szCs w:val="16"/>
                  </w:rPr>
                </w:rPrChange>
              </w:rPr>
              <w:t>China</w:t>
            </w:r>
          </w:p>
        </w:tc>
        <w:tc>
          <w:tcPr>
            <w:tcW w:w="1029" w:type="pct"/>
          </w:tcPr>
          <w:p w14:paraId="655CE260" w14:textId="20C1CCED" w:rsidR="007C635E" w:rsidRPr="004D620F" w:rsidRDefault="00726081" w:rsidP="007C635E">
            <w:pPr>
              <w:rPr>
                <w:rFonts w:ascii="Arial" w:hAnsi="Arial" w:cs="Arial"/>
                <w:color w:val="121B1F" w:themeColor="background1"/>
                <w:sz w:val="16"/>
                <w:szCs w:val="16"/>
                <w:rPrChange w:id="2602" w:author="Locke Liu" w:date="2021-05-24T14:33:00Z">
                  <w:rPr>
                    <w:rFonts w:ascii="Segoe UI" w:hAnsi="Segoe UI" w:cs="Segoe UI"/>
                    <w:color w:val="121B1F" w:themeColor="background1"/>
                    <w:sz w:val="16"/>
                    <w:szCs w:val="16"/>
                  </w:rPr>
                </w:rPrChange>
              </w:rPr>
            </w:pPr>
            <w:ins w:id="2603" w:author="Locke Liu" w:date="2021-05-24T14:55:00Z">
              <w:r w:rsidRPr="003A67B7">
                <w:rPr>
                  <w:rFonts w:ascii="Arial" w:hAnsi="Arial" w:cs="Arial"/>
                  <w:color w:val="121B1F" w:themeColor="background1"/>
                  <w:sz w:val="16"/>
                  <w:szCs w:val="16"/>
                </w:rPr>
                <w:t>Hosted in Azure east china region</w:t>
              </w:r>
            </w:ins>
          </w:p>
        </w:tc>
      </w:tr>
      <w:tr w:rsidR="007C635E" w:rsidRPr="004D620F" w14:paraId="42C11AF7" w14:textId="77777777" w:rsidTr="00E73CB2">
        <w:trPr>
          <w:trHeight w:val="479"/>
          <w:jc w:val="center"/>
        </w:trPr>
        <w:tc>
          <w:tcPr>
            <w:tcW w:w="441" w:type="pct"/>
          </w:tcPr>
          <w:p w14:paraId="70CE62FB" w14:textId="25A6CA93" w:rsidR="007C635E" w:rsidRPr="004D620F" w:rsidRDefault="007C635E" w:rsidP="007C635E">
            <w:pPr>
              <w:rPr>
                <w:rFonts w:ascii="Arial" w:hAnsi="Arial" w:cs="Arial"/>
                <w:color w:val="121B1F" w:themeColor="background1"/>
                <w:sz w:val="16"/>
                <w:szCs w:val="16"/>
                <w:rPrChange w:id="260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605" w:author="Locke Liu" w:date="2021-05-24T14:33:00Z">
                  <w:rPr>
                    <w:rFonts w:ascii="Segoe UI" w:hAnsi="Segoe UI" w:cs="Segoe UI"/>
                    <w:color w:val="121B1F" w:themeColor="background1"/>
                    <w:sz w:val="16"/>
                    <w:szCs w:val="16"/>
                  </w:rPr>
                </w:rPrChange>
              </w:rPr>
              <w:t>A_013</w:t>
            </w:r>
          </w:p>
        </w:tc>
        <w:tc>
          <w:tcPr>
            <w:tcW w:w="517" w:type="pct"/>
          </w:tcPr>
          <w:p w14:paraId="38B83C68" w14:textId="0D0D2722" w:rsidR="007C635E" w:rsidRPr="004D620F" w:rsidRDefault="007C635E" w:rsidP="007C635E">
            <w:pPr>
              <w:rPr>
                <w:rFonts w:ascii="Arial" w:eastAsiaTheme="minorEastAsia" w:hAnsi="Arial" w:cs="Arial"/>
                <w:color w:val="121B1F" w:themeColor="background1"/>
                <w:sz w:val="16"/>
                <w:szCs w:val="16"/>
                <w:rPrChange w:id="2606"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607"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0EF23A20" w14:textId="4CA2EDD6" w:rsidR="007C635E" w:rsidRPr="004D620F" w:rsidRDefault="007C635E" w:rsidP="007C635E">
            <w:pPr>
              <w:rPr>
                <w:rFonts w:ascii="Arial" w:eastAsiaTheme="minorEastAsia" w:hAnsi="Arial" w:cs="Arial"/>
                <w:color w:val="121B1F" w:themeColor="background1"/>
                <w:sz w:val="16"/>
                <w:szCs w:val="16"/>
                <w:rPrChange w:id="2608"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609"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7DAC9704" w14:textId="00974002" w:rsidR="007C635E" w:rsidRPr="004D620F" w:rsidRDefault="007C635E" w:rsidP="007C635E">
            <w:pPr>
              <w:rPr>
                <w:rFonts w:ascii="Arial" w:eastAsiaTheme="minorEastAsia" w:hAnsi="Arial" w:cs="Arial"/>
                <w:color w:val="121B1F" w:themeColor="background1"/>
                <w:sz w:val="16"/>
                <w:szCs w:val="16"/>
                <w:rPrChange w:id="2610"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611" w:author="Locke Liu" w:date="2021-05-24T14:33:00Z">
                  <w:rPr>
                    <w:rFonts w:ascii="Segoe UI" w:eastAsiaTheme="minorEastAsia" w:hAnsi="Segoe UI" w:cs="Segoe UI"/>
                    <w:color w:val="121B1F" w:themeColor="background1"/>
                    <w:sz w:val="16"/>
                    <w:szCs w:val="16"/>
                  </w:rPr>
                </w:rPrChange>
              </w:rPr>
              <w:t>China BI</w:t>
            </w:r>
          </w:p>
        </w:tc>
        <w:tc>
          <w:tcPr>
            <w:tcW w:w="1038" w:type="pct"/>
          </w:tcPr>
          <w:p w14:paraId="612A79E6" w14:textId="1ADB7F69" w:rsidR="007C635E" w:rsidRPr="004D620F" w:rsidRDefault="007C635E" w:rsidP="007C635E">
            <w:pPr>
              <w:rPr>
                <w:rFonts w:ascii="Arial" w:eastAsiaTheme="minorEastAsia" w:hAnsi="Arial" w:cs="Arial"/>
                <w:color w:val="121B1F" w:themeColor="background1"/>
                <w:sz w:val="16"/>
                <w:szCs w:val="16"/>
                <w:rPrChange w:id="2612"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613" w:author="Locke Liu" w:date="2021-05-24T14:33:00Z">
                  <w:rPr>
                    <w:rFonts w:ascii="Segoe UI" w:eastAsiaTheme="minorEastAsia" w:hAnsi="Segoe UI" w:cs="Segoe UI"/>
                    <w:color w:val="121B1F" w:themeColor="background1"/>
                    <w:sz w:val="16"/>
                    <w:szCs w:val="16"/>
                  </w:rPr>
                </w:rPrChange>
              </w:rPr>
              <w:t>BI system used to present different type of customized reports. It is the target data consumer of data lake</w:t>
            </w:r>
          </w:p>
        </w:tc>
        <w:tc>
          <w:tcPr>
            <w:tcW w:w="656" w:type="pct"/>
          </w:tcPr>
          <w:p w14:paraId="359359BA" w14:textId="7B281568" w:rsidR="007C635E" w:rsidRPr="004D620F" w:rsidRDefault="007C635E" w:rsidP="007C635E">
            <w:pPr>
              <w:rPr>
                <w:rFonts w:ascii="Arial" w:hAnsi="Arial" w:cs="Arial"/>
                <w:color w:val="121B1F" w:themeColor="background1"/>
                <w:sz w:val="16"/>
                <w:szCs w:val="16"/>
                <w:rPrChange w:id="261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615" w:author="Locke Liu" w:date="2021-05-24T14:33:00Z">
                  <w:rPr>
                    <w:rFonts w:ascii="Segoe UI" w:hAnsi="Segoe UI" w:cs="Segoe UI"/>
                    <w:color w:val="121B1F" w:themeColor="background1"/>
                    <w:sz w:val="16"/>
                    <w:szCs w:val="16"/>
                  </w:rPr>
                </w:rPrChange>
              </w:rPr>
              <w:t>China</w:t>
            </w:r>
          </w:p>
        </w:tc>
        <w:tc>
          <w:tcPr>
            <w:tcW w:w="1029" w:type="pct"/>
          </w:tcPr>
          <w:p w14:paraId="70E600FF" w14:textId="77777777" w:rsidR="007C635E" w:rsidRPr="004D620F" w:rsidRDefault="007C635E" w:rsidP="007C635E">
            <w:pPr>
              <w:rPr>
                <w:rFonts w:ascii="Arial" w:hAnsi="Arial" w:cs="Arial"/>
                <w:color w:val="121B1F" w:themeColor="background1"/>
                <w:sz w:val="16"/>
                <w:szCs w:val="16"/>
                <w:rPrChange w:id="2616" w:author="Locke Liu" w:date="2021-05-24T14:33:00Z">
                  <w:rPr>
                    <w:rFonts w:ascii="Segoe UI" w:hAnsi="Segoe UI" w:cs="Segoe UI"/>
                    <w:color w:val="121B1F" w:themeColor="background1"/>
                    <w:sz w:val="16"/>
                    <w:szCs w:val="16"/>
                  </w:rPr>
                </w:rPrChange>
              </w:rPr>
            </w:pPr>
          </w:p>
        </w:tc>
      </w:tr>
      <w:tr w:rsidR="007C635E" w:rsidRPr="004D620F" w14:paraId="38026033" w14:textId="77777777" w:rsidTr="00E73CB2">
        <w:trPr>
          <w:trHeight w:val="479"/>
          <w:jc w:val="center"/>
        </w:trPr>
        <w:tc>
          <w:tcPr>
            <w:tcW w:w="441" w:type="pct"/>
          </w:tcPr>
          <w:p w14:paraId="7B516C07" w14:textId="2A684B47" w:rsidR="007C635E" w:rsidRPr="004D620F" w:rsidRDefault="007C635E" w:rsidP="007C635E">
            <w:pPr>
              <w:rPr>
                <w:rFonts w:ascii="Arial" w:hAnsi="Arial" w:cs="Arial"/>
                <w:color w:val="121B1F" w:themeColor="background1"/>
                <w:sz w:val="16"/>
                <w:szCs w:val="16"/>
                <w:rPrChange w:id="261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618" w:author="Locke Liu" w:date="2021-05-24T14:33:00Z">
                  <w:rPr>
                    <w:rFonts w:ascii="Segoe UI" w:hAnsi="Segoe UI" w:cs="Segoe UI"/>
                    <w:color w:val="121B1F" w:themeColor="background1"/>
                    <w:sz w:val="16"/>
                    <w:szCs w:val="16"/>
                  </w:rPr>
                </w:rPrChange>
              </w:rPr>
              <w:t>A_014</w:t>
            </w:r>
          </w:p>
        </w:tc>
        <w:tc>
          <w:tcPr>
            <w:tcW w:w="517" w:type="pct"/>
          </w:tcPr>
          <w:p w14:paraId="7DAA4273" w14:textId="1DFE2B2E" w:rsidR="007C635E" w:rsidRPr="004D620F" w:rsidRDefault="007C635E" w:rsidP="007C635E">
            <w:pPr>
              <w:rPr>
                <w:rFonts w:ascii="Arial" w:eastAsiaTheme="minorEastAsia" w:hAnsi="Arial" w:cs="Arial"/>
                <w:color w:val="121B1F" w:themeColor="background1"/>
                <w:sz w:val="16"/>
                <w:szCs w:val="16"/>
                <w:rPrChange w:id="2619"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620" w:author="Locke Liu" w:date="2021-05-24T14:33:00Z">
                  <w:rPr>
                    <w:rFonts w:ascii="Segoe UI" w:eastAsiaTheme="minorEastAsia" w:hAnsi="Segoe UI" w:cs="Segoe UI"/>
                    <w:color w:val="121B1F" w:themeColor="background1"/>
                    <w:sz w:val="16"/>
                    <w:szCs w:val="16"/>
                  </w:rPr>
                </w:rPrChange>
              </w:rPr>
              <w:t>Regular user</w:t>
            </w:r>
          </w:p>
        </w:tc>
        <w:tc>
          <w:tcPr>
            <w:tcW w:w="486" w:type="pct"/>
          </w:tcPr>
          <w:p w14:paraId="07C42400" w14:textId="3ACB5828" w:rsidR="007C635E" w:rsidRPr="004D620F" w:rsidRDefault="007C635E" w:rsidP="007C635E">
            <w:pPr>
              <w:rPr>
                <w:rFonts w:ascii="Arial" w:eastAsiaTheme="minorEastAsia" w:hAnsi="Arial" w:cs="Arial"/>
                <w:color w:val="121B1F" w:themeColor="background1"/>
                <w:sz w:val="16"/>
                <w:szCs w:val="16"/>
                <w:rPrChange w:id="2621"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622" w:author="Locke Liu" w:date="2021-05-24T14:33:00Z">
                  <w:rPr>
                    <w:rFonts w:ascii="Segoe UI" w:eastAsiaTheme="minorEastAsia" w:hAnsi="Segoe UI" w:cs="Segoe UI"/>
                    <w:color w:val="121B1F" w:themeColor="background1"/>
                    <w:sz w:val="16"/>
                    <w:szCs w:val="16"/>
                  </w:rPr>
                </w:rPrChange>
              </w:rPr>
              <w:t>System</w:t>
            </w:r>
          </w:p>
        </w:tc>
        <w:tc>
          <w:tcPr>
            <w:tcW w:w="832" w:type="pct"/>
            <w:gridSpan w:val="2"/>
          </w:tcPr>
          <w:p w14:paraId="0AA5CEF9" w14:textId="20F4384C" w:rsidR="007C635E" w:rsidRPr="004D620F" w:rsidRDefault="007C635E" w:rsidP="007C635E">
            <w:pPr>
              <w:rPr>
                <w:rFonts w:ascii="Arial" w:eastAsiaTheme="minorEastAsia" w:hAnsi="Arial" w:cs="Arial"/>
                <w:color w:val="121B1F" w:themeColor="background1"/>
                <w:sz w:val="16"/>
                <w:szCs w:val="16"/>
                <w:rPrChange w:id="2623"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624" w:author="Locke Liu" w:date="2021-05-24T14:33:00Z">
                  <w:rPr>
                    <w:rFonts w:ascii="Segoe UI" w:eastAsiaTheme="minorEastAsia" w:hAnsi="Segoe UI" w:cs="Segoe UI"/>
                    <w:color w:val="121B1F" w:themeColor="background1"/>
                    <w:sz w:val="16"/>
                    <w:szCs w:val="16"/>
                  </w:rPr>
                </w:rPrChange>
              </w:rPr>
              <w:t>CRM</w:t>
            </w:r>
          </w:p>
        </w:tc>
        <w:tc>
          <w:tcPr>
            <w:tcW w:w="1038" w:type="pct"/>
          </w:tcPr>
          <w:p w14:paraId="1601D810" w14:textId="3E2D086B" w:rsidR="007C635E" w:rsidRPr="004D620F" w:rsidRDefault="007C635E" w:rsidP="007C635E">
            <w:pPr>
              <w:rPr>
                <w:rFonts w:ascii="Arial" w:eastAsiaTheme="minorEastAsia" w:hAnsi="Arial" w:cs="Arial"/>
                <w:color w:val="121B1F" w:themeColor="background1"/>
                <w:sz w:val="16"/>
                <w:szCs w:val="16"/>
                <w:rPrChange w:id="2625" w:author="Locke Liu" w:date="2021-05-24T14:33:00Z">
                  <w:rPr>
                    <w:rFonts w:ascii="Segoe UI" w:eastAsiaTheme="minorEastAsia" w:hAnsi="Segoe UI" w:cs="Segoe UI"/>
                    <w:color w:val="121B1F" w:themeColor="background1"/>
                    <w:sz w:val="16"/>
                    <w:szCs w:val="16"/>
                  </w:rPr>
                </w:rPrChange>
              </w:rPr>
            </w:pPr>
            <w:r w:rsidRPr="004D620F">
              <w:rPr>
                <w:rFonts w:ascii="Arial" w:eastAsiaTheme="minorEastAsia" w:hAnsi="Arial" w:cs="Arial"/>
                <w:color w:val="121B1F" w:themeColor="background1"/>
                <w:sz w:val="16"/>
                <w:szCs w:val="16"/>
                <w:rPrChange w:id="2626" w:author="Locke Liu" w:date="2021-05-24T14:33:00Z">
                  <w:rPr>
                    <w:rFonts w:ascii="Segoe UI" w:eastAsiaTheme="minorEastAsia" w:hAnsi="Segoe UI" w:cs="Segoe UI"/>
                    <w:color w:val="121B1F" w:themeColor="background1"/>
                    <w:sz w:val="16"/>
                    <w:szCs w:val="16"/>
                  </w:rPr>
                </w:rPrChange>
              </w:rPr>
              <w:t>New CRM system to be built. it will be a data consumer of data lake in future</w:t>
            </w:r>
          </w:p>
        </w:tc>
        <w:tc>
          <w:tcPr>
            <w:tcW w:w="656" w:type="pct"/>
          </w:tcPr>
          <w:p w14:paraId="5FCA9ABA" w14:textId="26FCA8C2" w:rsidR="007C635E" w:rsidRPr="004D620F" w:rsidRDefault="007C635E" w:rsidP="007C635E">
            <w:pPr>
              <w:rPr>
                <w:rFonts w:ascii="Arial" w:hAnsi="Arial" w:cs="Arial"/>
                <w:color w:val="121B1F" w:themeColor="background1"/>
                <w:sz w:val="16"/>
                <w:szCs w:val="16"/>
                <w:rPrChange w:id="262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628" w:author="Locke Liu" w:date="2021-05-24T14:33:00Z">
                  <w:rPr>
                    <w:rFonts w:ascii="Segoe UI" w:hAnsi="Segoe UI" w:cs="Segoe UI"/>
                    <w:color w:val="121B1F" w:themeColor="background1"/>
                    <w:sz w:val="16"/>
                    <w:szCs w:val="16"/>
                  </w:rPr>
                </w:rPrChange>
              </w:rPr>
              <w:t>China</w:t>
            </w:r>
          </w:p>
        </w:tc>
        <w:tc>
          <w:tcPr>
            <w:tcW w:w="1029" w:type="pct"/>
          </w:tcPr>
          <w:p w14:paraId="7A9EC542" w14:textId="77777777" w:rsidR="007C635E" w:rsidRPr="004D620F" w:rsidRDefault="007C635E" w:rsidP="007C635E">
            <w:pPr>
              <w:rPr>
                <w:rFonts w:ascii="Arial" w:hAnsi="Arial" w:cs="Arial"/>
                <w:color w:val="121B1F" w:themeColor="background1"/>
                <w:sz w:val="16"/>
                <w:szCs w:val="16"/>
                <w:rPrChange w:id="2629" w:author="Locke Liu" w:date="2021-05-24T14:33:00Z">
                  <w:rPr>
                    <w:rFonts w:ascii="Segoe UI" w:hAnsi="Segoe UI" w:cs="Segoe UI"/>
                    <w:color w:val="121B1F" w:themeColor="background1"/>
                    <w:sz w:val="16"/>
                    <w:szCs w:val="16"/>
                  </w:rPr>
                </w:rPrChange>
              </w:rPr>
            </w:pPr>
          </w:p>
        </w:tc>
      </w:tr>
    </w:tbl>
    <w:p w14:paraId="1E615F4C" w14:textId="77777777" w:rsidR="004D075A" w:rsidRPr="004D620F" w:rsidRDefault="004D075A" w:rsidP="004D075A">
      <w:pPr>
        <w:rPr>
          <w:rFonts w:ascii="Arial" w:hAnsi="Arial" w:cs="Arial"/>
          <w:b/>
          <w:bCs/>
          <w:color w:val="F8FAFB" w:themeColor="text1"/>
          <w:kern w:val="28"/>
          <w:sz w:val="28"/>
          <w:szCs w:val="28"/>
          <w:rPrChange w:id="2630" w:author="Locke Liu" w:date="2021-05-24T14:33:00Z">
            <w:rPr>
              <w:rFonts w:cs="Arial"/>
              <w:b/>
              <w:bCs/>
              <w:color w:val="F8FAFB" w:themeColor="text1"/>
              <w:kern w:val="28"/>
              <w:sz w:val="28"/>
              <w:szCs w:val="28"/>
            </w:rPr>
          </w:rPrChange>
        </w:rPr>
      </w:pPr>
      <w:r w:rsidRPr="004D620F">
        <w:rPr>
          <w:rFonts w:ascii="Arial" w:hAnsi="Arial" w:cs="Arial"/>
          <w:rPrChange w:id="2631" w:author="Locke Liu" w:date="2021-05-24T14:33:00Z">
            <w:rPr/>
          </w:rPrChange>
        </w:rPr>
        <w:br w:type="page"/>
      </w:r>
    </w:p>
    <w:p w14:paraId="1E615F4D" w14:textId="77777777" w:rsidR="004D075A" w:rsidRPr="004D620F" w:rsidRDefault="004D075A" w:rsidP="004D075A">
      <w:pPr>
        <w:pStyle w:val="Heading1"/>
        <w:rPr>
          <w:rFonts w:ascii="Arial" w:hAnsi="Arial"/>
          <w:rPrChange w:id="2632" w:author="Locke Liu" w:date="2021-05-24T14:33:00Z">
            <w:rPr/>
          </w:rPrChange>
        </w:rPr>
      </w:pPr>
      <w:bookmarkStart w:id="2633" w:name="_Toc482190438"/>
      <w:bookmarkStart w:id="2634" w:name="_Toc482707852"/>
      <w:bookmarkStart w:id="2635" w:name="_Toc72767180"/>
      <w:r w:rsidRPr="004D620F">
        <w:rPr>
          <w:rFonts w:ascii="Arial" w:hAnsi="Arial"/>
          <w:rPrChange w:id="2636" w:author="Locke Liu" w:date="2021-05-24T14:33:00Z">
            <w:rPr/>
          </w:rPrChange>
        </w:rPr>
        <w:lastRenderedPageBreak/>
        <w:t>Infrastructure Architecture Overview</w:t>
      </w:r>
      <w:bookmarkEnd w:id="2633"/>
      <w:bookmarkEnd w:id="2634"/>
      <w:bookmarkEnd w:id="2635"/>
    </w:p>
    <w:p w14:paraId="1E615F52" w14:textId="271EF65D" w:rsidR="004D075A" w:rsidRPr="004D620F" w:rsidRDefault="004D075A" w:rsidP="004D075A">
      <w:pPr>
        <w:pStyle w:val="Heading2"/>
        <w:rPr>
          <w:rFonts w:ascii="Arial" w:hAnsi="Arial"/>
          <w:rPrChange w:id="2637" w:author="Locke Liu" w:date="2021-05-24T14:33:00Z">
            <w:rPr/>
          </w:rPrChange>
        </w:rPr>
      </w:pPr>
      <w:bookmarkStart w:id="2638" w:name="_Toc363554983"/>
      <w:bookmarkStart w:id="2639" w:name="_Toc363555463"/>
      <w:bookmarkStart w:id="2640" w:name="_Toc363555931"/>
      <w:bookmarkStart w:id="2641" w:name="_Toc363562411"/>
      <w:bookmarkStart w:id="2642" w:name="_Toc363568352"/>
      <w:bookmarkStart w:id="2643" w:name="_Toc363554984"/>
      <w:bookmarkStart w:id="2644" w:name="_Toc363555464"/>
      <w:bookmarkStart w:id="2645" w:name="_Toc363555932"/>
      <w:bookmarkStart w:id="2646" w:name="_Toc363562412"/>
      <w:bookmarkStart w:id="2647" w:name="_Toc363568353"/>
      <w:bookmarkStart w:id="2648" w:name="_Toc363554985"/>
      <w:bookmarkStart w:id="2649" w:name="_Toc363555465"/>
      <w:bookmarkStart w:id="2650" w:name="_Toc363555933"/>
      <w:bookmarkStart w:id="2651" w:name="_Toc363562413"/>
      <w:bookmarkStart w:id="2652" w:name="_Toc363568354"/>
      <w:bookmarkStart w:id="2653" w:name="_Toc363554986"/>
      <w:bookmarkStart w:id="2654" w:name="_Toc363555466"/>
      <w:bookmarkStart w:id="2655" w:name="_Toc363555934"/>
      <w:bookmarkStart w:id="2656" w:name="_Toc363562414"/>
      <w:bookmarkStart w:id="2657" w:name="_Toc363568355"/>
      <w:bookmarkStart w:id="2658" w:name="_Toc363554987"/>
      <w:bookmarkStart w:id="2659" w:name="_Toc363555467"/>
      <w:bookmarkStart w:id="2660" w:name="_Toc363555935"/>
      <w:bookmarkStart w:id="2661" w:name="_Toc363562415"/>
      <w:bookmarkStart w:id="2662" w:name="_Toc363568356"/>
      <w:bookmarkStart w:id="2663" w:name="_Toc213663046"/>
      <w:bookmarkStart w:id="2664" w:name="_Toc373508492"/>
      <w:bookmarkStart w:id="2665" w:name="_Toc482190439"/>
      <w:bookmarkStart w:id="2666" w:name="_Toc482707853"/>
      <w:bookmarkStart w:id="2667" w:name="_Toc72767181"/>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r w:rsidRPr="004D620F">
        <w:rPr>
          <w:rFonts w:ascii="Arial" w:hAnsi="Arial"/>
          <w:rPrChange w:id="2668" w:author="Locke Liu" w:date="2021-05-24T14:33:00Z">
            <w:rPr/>
          </w:rPrChange>
        </w:rPr>
        <w:t>Architecture Overview Diagram</w:t>
      </w:r>
      <w:bookmarkEnd w:id="2663"/>
      <w:bookmarkEnd w:id="2664"/>
      <w:bookmarkEnd w:id="2665"/>
      <w:bookmarkEnd w:id="2666"/>
      <w:bookmarkEnd w:id="2667"/>
    </w:p>
    <w:p w14:paraId="1E615F53" w14:textId="5B8B0AEB" w:rsidR="004D075A" w:rsidRPr="004D620F" w:rsidRDefault="00C95A19" w:rsidP="004D075A">
      <w:pPr>
        <w:pStyle w:val="Heading3"/>
        <w:rPr>
          <w:rFonts w:ascii="Arial" w:hAnsi="Arial"/>
          <w:rPrChange w:id="2669" w:author="Locke Liu" w:date="2021-05-24T14:33:00Z">
            <w:rPr/>
          </w:rPrChange>
        </w:rPr>
      </w:pPr>
      <w:bookmarkStart w:id="2670" w:name="_Toc482190442"/>
      <w:bookmarkStart w:id="2671" w:name="_Toc482707856"/>
      <w:bookmarkStart w:id="2672" w:name="_Toc72767182"/>
      <w:r w:rsidRPr="004D620F">
        <w:rPr>
          <w:rFonts w:ascii="Arial" w:hAnsi="Arial"/>
          <w:rPrChange w:id="2673" w:author="Locke Liu" w:date="2021-05-24T14:33:00Z">
            <w:rPr/>
          </w:rPrChange>
        </w:rPr>
        <w:t>Current</w:t>
      </w:r>
      <w:r w:rsidR="004D075A" w:rsidRPr="004D620F">
        <w:rPr>
          <w:rFonts w:ascii="Arial" w:hAnsi="Arial"/>
          <w:rPrChange w:id="2674" w:author="Locke Liu" w:date="2021-05-24T14:33:00Z">
            <w:rPr/>
          </w:rPrChange>
        </w:rPr>
        <w:t xml:space="preserve"> Architecture</w:t>
      </w:r>
      <w:bookmarkEnd w:id="2670"/>
      <w:bookmarkEnd w:id="2671"/>
      <w:bookmarkEnd w:id="2672"/>
      <w:r w:rsidR="004D075A" w:rsidRPr="004D620F">
        <w:rPr>
          <w:rFonts w:ascii="Arial" w:hAnsi="Arial"/>
          <w:rPrChange w:id="2675" w:author="Locke Liu" w:date="2021-05-24T14:33:00Z">
            <w:rPr/>
          </w:rPrChange>
        </w:rPr>
        <w:t xml:space="preserve"> </w:t>
      </w:r>
    </w:p>
    <w:p w14:paraId="3E65FF97" w14:textId="0D6A1FF6" w:rsidR="00C95A19" w:rsidRPr="004D620F" w:rsidRDefault="00C95A19" w:rsidP="001D785F">
      <w:pPr>
        <w:jc w:val="center"/>
        <w:rPr>
          <w:rFonts w:ascii="Arial" w:hAnsi="Arial" w:cs="Arial"/>
          <w:rPrChange w:id="2676" w:author="Locke Liu" w:date="2021-05-24T14:33:00Z">
            <w:rPr/>
          </w:rPrChange>
        </w:rPr>
      </w:pPr>
    </w:p>
    <w:p w14:paraId="4B0A4AB5" w14:textId="3318E640" w:rsidR="009A4CB7" w:rsidRPr="004D620F" w:rsidRDefault="00502204" w:rsidP="00607727">
      <w:pPr>
        <w:ind w:left="284"/>
        <w:rPr>
          <w:rFonts w:ascii="Arial" w:hAnsi="Arial" w:cs="Arial"/>
          <w:color w:val="121B1F" w:themeColor="background1"/>
          <w:sz w:val="18"/>
          <w:szCs w:val="18"/>
          <w:rPrChange w:id="2677" w:author="Locke Liu" w:date="2021-05-24T14:33:00Z">
            <w:rPr>
              <w:rFonts w:ascii="Segoe UI" w:hAnsi="Segoe UI" w:cs="Segoe UI"/>
              <w:color w:val="121B1F" w:themeColor="background1"/>
              <w:sz w:val="18"/>
              <w:szCs w:val="18"/>
            </w:rPr>
          </w:rPrChange>
        </w:rPr>
      </w:pPr>
      <w:r w:rsidRPr="004D620F">
        <w:rPr>
          <w:rFonts w:ascii="Arial" w:hAnsi="Arial" w:cs="Arial"/>
          <w:color w:val="121B1F" w:themeColor="background1"/>
          <w:sz w:val="18"/>
          <w:szCs w:val="18"/>
          <w:rPrChange w:id="2678" w:author="Locke Liu" w:date="2021-05-24T14:33:00Z">
            <w:rPr>
              <w:rFonts w:ascii="Segoe UI" w:hAnsi="Segoe UI" w:cs="Segoe UI"/>
              <w:color w:val="121B1F" w:themeColor="background1"/>
              <w:sz w:val="18"/>
              <w:szCs w:val="18"/>
            </w:rPr>
          </w:rPrChange>
        </w:rPr>
        <w:t xml:space="preserve">There is no existing architecture of </w:t>
      </w:r>
      <w:r w:rsidR="003B596A" w:rsidRPr="004D620F">
        <w:rPr>
          <w:rFonts w:ascii="Arial" w:hAnsi="Arial" w:cs="Arial"/>
          <w:color w:val="121B1F" w:themeColor="background1"/>
          <w:sz w:val="18"/>
          <w:szCs w:val="18"/>
          <w:rPrChange w:id="2679" w:author="Locke Liu" w:date="2021-05-24T14:33:00Z">
            <w:rPr>
              <w:rFonts w:ascii="Segoe UI" w:hAnsi="Segoe UI" w:cs="Segoe UI"/>
              <w:color w:val="121B1F" w:themeColor="background1"/>
              <w:sz w:val="18"/>
              <w:szCs w:val="18"/>
            </w:rPr>
          </w:rPrChange>
        </w:rPr>
        <w:t>data lake</w:t>
      </w:r>
      <w:ins w:id="2680" w:author="Locke Liu" w:date="2021-05-24T14:56:00Z">
        <w:r w:rsidR="008F0663">
          <w:rPr>
            <w:rFonts w:ascii="Arial" w:hAnsi="Arial" w:cs="Arial"/>
            <w:color w:val="121B1F" w:themeColor="background1"/>
            <w:sz w:val="18"/>
            <w:szCs w:val="18"/>
          </w:rPr>
          <w:t>.</w:t>
        </w:r>
      </w:ins>
    </w:p>
    <w:p w14:paraId="4D811426" w14:textId="58401C3F" w:rsidR="00DD0FF7" w:rsidRPr="004D620F" w:rsidDel="00ED6FD4" w:rsidRDefault="00DD0FF7" w:rsidP="00C95A19">
      <w:pPr>
        <w:rPr>
          <w:del w:id="2681" w:author="Locke Liu" w:date="2021-05-24T14:56:00Z"/>
          <w:rFonts w:ascii="Arial" w:hAnsi="Arial" w:cs="Arial"/>
          <w:rPrChange w:id="2682" w:author="Locke Liu" w:date="2021-05-24T14:33:00Z">
            <w:rPr>
              <w:del w:id="2683" w:author="Locke Liu" w:date="2021-05-24T14:56:00Z"/>
            </w:rPr>
          </w:rPrChange>
        </w:rPr>
      </w:pPr>
      <w:bookmarkStart w:id="2684" w:name="_Toc72767183"/>
      <w:bookmarkEnd w:id="2684"/>
    </w:p>
    <w:p w14:paraId="03F8913C" w14:textId="77777777" w:rsidR="00C95A19" w:rsidRPr="004D620F" w:rsidRDefault="00C95A19" w:rsidP="00C95A19">
      <w:pPr>
        <w:pStyle w:val="Heading3"/>
        <w:rPr>
          <w:rFonts w:ascii="Arial" w:hAnsi="Arial"/>
          <w:rPrChange w:id="2685" w:author="Locke Liu" w:date="2021-05-24T14:33:00Z">
            <w:rPr/>
          </w:rPrChange>
        </w:rPr>
      </w:pPr>
      <w:bookmarkStart w:id="2686" w:name="_Toc72767184"/>
      <w:r w:rsidRPr="004D620F">
        <w:rPr>
          <w:rFonts w:ascii="Arial" w:hAnsi="Arial"/>
          <w:rPrChange w:id="2687" w:author="Locke Liu" w:date="2021-05-24T14:33:00Z">
            <w:rPr/>
          </w:rPrChange>
        </w:rPr>
        <w:t>Target Architecture</w:t>
      </w:r>
      <w:bookmarkEnd w:id="2686"/>
      <w:r w:rsidRPr="004D620F">
        <w:rPr>
          <w:rFonts w:ascii="Arial" w:hAnsi="Arial"/>
          <w:rPrChange w:id="2688" w:author="Locke Liu" w:date="2021-05-24T14:33:00Z">
            <w:rPr/>
          </w:rPrChange>
        </w:rPr>
        <w:t xml:space="preserve"> </w:t>
      </w:r>
    </w:p>
    <w:p w14:paraId="7BC8B14E" w14:textId="11CE3E6A" w:rsidR="00C95A19" w:rsidRPr="004D620F" w:rsidRDefault="000E4EE2" w:rsidP="00C95A19">
      <w:pPr>
        <w:rPr>
          <w:rFonts w:ascii="Arial" w:hAnsi="Arial" w:cs="Arial"/>
          <w:rPrChange w:id="2689" w:author="Locke Liu" w:date="2021-05-24T14:33:00Z">
            <w:rPr/>
          </w:rPrChange>
        </w:rPr>
      </w:pPr>
      <w:r w:rsidRPr="004D620F">
        <w:rPr>
          <w:rFonts w:ascii="Arial" w:hAnsi="Arial" w:cs="Arial"/>
          <w:noProof/>
          <w:rPrChange w:id="2690" w:author="Locke Liu" w:date="2021-05-24T14:33:00Z">
            <w:rPr>
              <w:noProof/>
            </w:rPr>
          </w:rPrChange>
        </w:rPr>
        <w:drawing>
          <wp:inline distT="0" distB="0" distL="0" distR="0" wp14:anchorId="7FE009C1" wp14:editId="577B9D3A">
            <wp:extent cx="6400981" cy="34169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17664" cy="3425861"/>
                    </a:xfrm>
                    <a:prstGeom prst="rect">
                      <a:avLst/>
                    </a:prstGeom>
                    <a:noFill/>
                  </pic:spPr>
                </pic:pic>
              </a:graphicData>
            </a:graphic>
          </wp:inline>
        </w:drawing>
      </w:r>
    </w:p>
    <w:p w14:paraId="5CA3AF2F" w14:textId="77777777" w:rsidR="00B8584C" w:rsidRPr="004D620F" w:rsidRDefault="00B8584C" w:rsidP="00B8584C">
      <w:pPr>
        <w:rPr>
          <w:rFonts w:ascii="Arial" w:hAnsi="Arial" w:cs="Arial"/>
          <w:rPrChange w:id="2691" w:author="Locke Liu" w:date="2021-05-24T14:33:00Z">
            <w:rPr/>
          </w:rPrChange>
        </w:rPr>
      </w:pPr>
    </w:p>
    <w:p w14:paraId="6AAE0BA1" w14:textId="462F2F56" w:rsidR="00852C13" w:rsidRPr="004D620F" w:rsidRDefault="004D075A" w:rsidP="00880DEA">
      <w:pPr>
        <w:pStyle w:val="Caption"/>
        <w:jc w:val="center"/>
        <w:rPr>
          <w:rFonts w:cs="Arial"/>
          <w:sz w:val="18"/>
          <w:szCs w:val="18"/>
          <w:lang w:val="en-US"/>
          <w:rPrChange w:id="2692" w:author="Locke Liu" w:date="2021-05-24T14:33:00Z">
            <w:rPr>
              <w:rFonts w:asciiTheme="minorHAnsi" w:hAnsiTheme="minorHAnsi"/>
              <w:sz w:val="18"/>
              <w:szCs w:val="18"/>
              <w:lang w:val="en-US"/>
            </w:rPr>
          </w:rPrChange>
        </w:rPr>
      </w:pPr>
      <w:bookmarkStart w:id="2693" w:name="_Toc482190464"/>
      <w:bookmarkStart w:id="2694" w:name="_Toc72242463"/>
      <w:r w:rsidRPr="004D620F">
        <w:rPr>
          <w:rFonts w:cs="Arial"/>
          <w:sz w:val="18"/>
          <w:szCs w:val="18"/>
          <w:lang w:val="en-US"/>
          <w:rPrChange w:id="2695" w:author="Locke Liu" w:date="2021-05-24T14:33:00Z">
            <w:rPr>
              <w:rFonts w:asciiTheme="minorHAnsi" w:hAnsiTheme="minorHAnsi"/>
              <w:sz w:val="18"/>
              <w:szCs w:val="18"/>
              <w:lang w:val="en-US"/>
            </w:rPr>
          </w:rPrChange>
        </w:rPr>
        <w:t xml:space="preserve">Figure </w:t>
      </w:r>
      <w:r w:rsidRPr="004D620F">
        <w:rPr>
          <w:rFonts w:cs="Arial"/>
          <w:sz w:val="18"/>
          <w:szCs w:val="18"/>
          <w:lang w:val="en-US"/>
          <w:rPrChange w:id="2696" w:author="Locke Liu" w:date="2021-05-24T14:33:00Z">
            <w:rPr>
              <w:rFonts w:asciiTheme="minorHAnsi" w:hAnsiTheme="minorHAnsi"/>
              <w:sz w:val="18"/>
              <w:szCs w:val="18"/>
              <w:lang w:val="en-US"/>
            </w:rPr>
          </w:rPrChange>
        </w:rPr>
        <w:fldChar w:fldCharType="begin"/>
      </w:r>
      <w:r w:rsidRPr="004D620F">
        <w:rPr>
          <w:rFonts w:cs="Arial"/>
          <w:sz w:val="18"/>
          <w:szCs w:val="18"/>
          <w:lang w:val="en-US"/>
          <w:rPrChange w:id="2697" w:author="Locke Liu" w:date="2021-05-24T14:33:00Z">
            <w:rPr>
              <w:rFonts w:asciiTheme="minorHAnsi" w:hAnsiTheme="minorHAnsi"/>
              <w:sz w:val="18"/>
              <w:szCs w:val="18"/>
              <w:lang w:val="en-US"/>
            </w:rPr>
          </w:rPrChange>
        </w:rPr>
        <w:instrText xml:space="preserve"> SEQ Figure \* ARABIC </w:instrText>
      </w:r>
      <w:r w:rsidRPr="004D620F">
        <w:rPr>
          <w:rFonts w:cs="Arial"/>
          <w:sz w:val="18"/>
          <w:szCs w:val="18"/>
          <w:lang w:val="en-US"/>
          <w:rPrChange w:id="2698" w:author="Locke Liu" w:date="2021-05-24T14:33:00Z">
            <w:rPr>
              <w:rFonts w:asciiTheme="minorHAnsi" w:hAnsiTheme="minorHAnsi"/>
              <w:sz w:val="18"/>
              <w:szCs w:val="18"/>
              <w:lang w:val="en-US"/>
            </w:rPr>
          </w:rPrChange>
        </w:rPr>
        <w:fldChar w:fldCharType="separate"/>
      </w:r>
      <w:ins w:id="2699" w:author="Locke Liu" w:date="2021-05-24T16:23:00Z">
        <w:r w:rsidR="0064187D">
          <w:rPr>
            <w:rFonts w:cs="Arial"/>
            <w:noProof/>
            <w:sz w:val="18"/>
            <w:szCs w:val="18"/>
            <w:lang w:val="en-US"/>
          </w:rPr>
          <w:t>3</w:t>
        </w:r>
      </w:ins>
      <w:del w:id="2700" w:author="Locke Liu" w:date="2021-05-24T16:23:00Z">
        <w:r w:rsidR="00880DEA" w:rsidRPr="004D620F" w:rsidDel="0064187D">
          <w:rPr>
            <w:rFonts w:cs="Arial"/>
            <w:noProof/>
            <w:sz w:val="18"/>
            <w:szCs w:val="18"/>
            <w:lang w:val="en-US"/>
            <w:rPrChange w:id="2701" w:author="Locke Liu" w:date="2021-05-24T14:33:00Z">
              <w:rPr>
                <w:rFonts w:asciiTheme="minorHAnsi" w:hAnsiTheme="minorHAnsi"/>
                <w:noProof/>
                <w:sz w:val="18"/>
                <w:szCs w:val="18"/>
                <w:lang w:val="en-US"/>
              </w:rPr>
            </w:rPrChange>
          </w:rPr>
          <w:delText>3</w:delText>
        </w:r>
      </w:del>
      <w:r w:rsidRPr="004D620F">
        <w:rPr>
          <w:rFonts w:cs="Arial"/>
          <w:sz w:val="18"/>
          <w:szCs w:val="18"/>
          <w:lang w:val="en-US"/>
          <w:rPrChange w:id="2702" w:author="Locke Liu" w:date="2021-05-24T14:33:00Z">
            <w:rPr>
              <w:rFonts w:asciiTheme="minorHAnsi" w:hAnsiTheme="minorHAnsi"/>
              <w:sz w:val="18"/>
              <w:szCs w:val="18"/>
              <w:lang w:val="en-US"/>
            </w:rPr>
          </w:rPrChange>
        </w:rPr>
        <w:fldChar w:fldCharType="end"/>
      </w:r>
      <w:r w:rsidRPr="004D620F">
        <w:rPr>
          <w:rFonts w:cs="Arial"/>
          <w:sz w:val="18"/>
          <w:szCs w:val="18"/>
          <w:lang w:val="en-US"/>
          <w:rPrChange w:id="2703" w:author="Locke Liu" w:date="2021-05-24T14:33:00Z">
            <w:rPr>
              <w:rFonts w:asciiTheme="minorHAnsi" w:hAnsiTheme="minorHAnsi"/>
              <w:sz w:val="18"/>
              <w:szCs w:val="18"/>
              <w:lang w:val="en-US"/>
            </w:rPr>
          </w:rPrChange>
        </w:rPr>
        <w:t xml:space="preserve"> - Target Architecture Overview Diagram</w:t>
      </w:r>
      <w:bookmarkEnd w:id="2693"/>
      <w:bookmarkEnd w:id="2694"/>
    </w:p>
    <w:p w14:paraId="0D9F0AEE" w14:textId="4AD96D16" w:rsidR="00017921" w:rsidRPr="004D620F" w:rsidRDefault="00017921">
      <w:pPr>
        <w:jc w:val="both"/>
        <w:rPr>
          <w:rFonts w:ascii="Arial" w:hAnsi="Arial" w:cs="Arial"/>
          <w:color w:val="121B1F" w:themeColor="background1"/>
          <w:sz w:val="16"/>
          <w:szCs w:val="16"/>
          <w:rPrChange w:id="2704" w:author="Locke Liu" w:date="2021-05-24T14:33:00Z">
            <w:rPr>
              <w:rFonts w:ascii="Segoe UI" w:hAnsi="Segoe UI" w:cs="Segoe UI"/>
              <w:color w:val="121B1F" w:themeColor="background1"/>
              <w:sz w:val="16"/>
              <w:szCs w:val="16"/>
            </w:rPr>
          </w:rPrChange>
        </w:rPr>
        <w:pPrChange w:id="2705" w:author="Locke Liu" w:date="2021-05-24T14:57:00Z">
          <w:pPr/>
        </w:pPrChange>
      </w:pPr>
      <w:r w:rsidRPr="004D620F">
        <w:rPr>
          <w:rFonts w:ascii="Arial" w:hAnsi="Arial" w:cs="Arial"/>
          <w:color w:val="121B1F" w:themeColor="background1"/>
          <w:sz w:val="16"/>
          <w:szCs w:val="16"/>
          <w:rPrChange w:id="2706" w:author="Locke Liu" w:date="2021-05-24T14:33:00Z">
            <w:rPr>
              <w:rFonts w:ascii="Segoe UI" w:hAnsi="Segoe UI" w:cs="Segoe UI"/>
              <w:color w:val="121B1F" w:themeColor="background1"/>
              <w:sz w:val="16"/>
              <w:szCs w:val="16"/>
            </w:rPr>
          </w:rPrChange>
        </w:rPr>
        <w:t xml:space="preserve">As illustrated in above diagram, </w:t>
      </w:r>
      <w:r w:rsidR="00CE3632" w:rsidRPr="004D620F">
        <w:rPr>
          <w:rFonts w:ascii="Arial" w:hAnsi="Arial" w:cs="Arial"/>
          <w:color w:val="121B1F" w:themeColor="background1"/>
          <w:sz w:val="16"/>
          <w:szCs w:val="16"/>
          <w:rPrChange w:id="2707" w:author="Locke Liu" w:date="2021-05-24T14:33:00Z">
            <w:rPr>
              <w:rFonts w:ascii="Segoe UI" w:hAnsi="Segoe UI" w:cs="Segoe UI"/>
              <w:color w:val="121B1F" w:themeColor="background1"/>
              <w:sz w:val="16"/>
              <w:szCs w:val="16"/>
            </w:rPr>
          </w:rPrChange>
        </w:rPr>
        <w:t>there</w:t>
      </w:r>
      <w:r w:rsidR="00331BA7" w:rsidRPr="004D620F">
        <w:rPr>
          <w:rFonts w:ascii="Arial" w:hAnsi="Arial" w:cs="Arial"/>
          <w:color w:val="121B1F" w:themeColor="background1"/>
          <w:sz w:val="16"/>
          <w:szCs w:val="16"/>
          <w:rPrChange w:id="2708" w:author="Locke Liu" w:date="2021-05-24T14:33:00Z">
            <w:rPr>
              <w:rFonts w:ascii="Segoe UI" w:hAnsi="Segoe UI" w:cs="Segoe UI"/>
              <w:color w:val="121B1F" w:themeColor="background1"/>
              <w:sz w:val="16"/>
              <w:szCs w:val="16"/>
            </w:rPr>
          </w:rPrChange>
        </w:rPr>
        <w:t xml:space="preserve"> are three elemental area</w:t>
      </w:r>
      <w:ins w:id="2709" w:author="Locke Liu" w:date="2021-05-24T14:58:00Z">
        <w:r w:rsidR="00D05000">
          <w:rPr>
            <w:rFonts w:ascii="Arial" w:hAnsi="Arial" w:cs="Arial"/>
            <w:color w:val="121B1F" w:themeColor="background1"/>
            <w:sz w:val="16"/>
            <w:szCs w:val="16"/>
          </w:rPr>
          <w:t>s</w:t>
        </w:r>
      </w:ins>
      <w:r w:rsidR="00331BA7" w:rsidRPr="004D620F">
        <w:rPr>
          <w:rFonts w:ascii="Arial" w:hAnsi="Arial" w:cs="Arial"/>
          <w:color w:val="121B1F" w:themeColor="background1"/>
          <w:sz w:val="16"/>
          <w:szCs w:val="16"/>
          <w:rPrChange w:id="2710" w:author="Locke Liu" w:date="2021-05-24T14:33:00Z">
            <w:rPr>
              <w:rFonts w:ascii="Segoe UI" w:hAnsi="Segoe UI" w:cs="Segoe UI"/>
              <w:color w:val="121B1F" w:themeColor="background1"/>
              <w:sz w:val="16"/>
              <w:szCs w:val="16"/>
            </w:rPr>
          </w:rPrChange>
        </w:rPr>
        <w:t>: Data source area, Data process area and Data serve area.</w:t>
      </w:r>
    </w:p>
    <w:p w14:paraId="0362E294" w14:textId="509ED557" w:rsidR="00331BA7" w:rsidRPr="004D620F" w:rsidRDefault="00331BA7">
      <w:pPr>
        <w:jc w:val="both"/>
        <w:rPr>
          <w:rFonts w:ascii="Arial" w:hAnsi="Arial" w:cs="Arial"/>
          <w:color w:val="121B1F" w:themeColor="background1"/>
          <w:sz w:val="16"/>
          <w:szCs w:val="16"/>
          <w:rPrChange w:id="2711" w:author="Locke Liu" w:date="2021-05-24T14:33:00Z">
            <w:rPr>
              <w:rFonts w:ascii="Segoe UI" w:hAnsi="Segoe UI" w:cs="Segoe UI"/>
              <w:color w:val="121B1F" w:themeColor="background1"/>
              <w:sz w:val="16"/>
              <w:szCs w:val="16"/>
            </w:rPr>
          </w:rPrChange>
        </w:rPr>
        <w:pPrChange w:id="2712" w:author="Locke Liu" w:date="2021-05-24T14:57:00Z">
          <w:pPr/>
        </w:pPrChange>
      </w:pPr>
    </w:p>
    <w:p w14:paraId="786B5B38" w14:textId="041CBCE1" w:rsidR="00331BA7" w:rsidRPr="004D620F" w:rsidRDefault="00331BA7">
      <w:pPr>
        <w:spacing w:after="120"/>
        <w:jc w:val="both"/>
        <w:rPr>
          <w:rFonts w:ascii="Arial" w:hAnsi="Arial" w:cs="Arial"/>
          <w:color w:val="121B1F" w:themeColor="background1"/>
          <w:sz w:val="16"/>
          <w:szCs w:val="16"/>
          <w:lang w:eastAsia="zh-CN"/>
          <w:rPrChange w:id="2713" w:author="Locke Liu" w:date="2021-05-24T14:33:00Z">
            <w:rPr>
              <w:rFonts w:ascii="Segoe UI" w:hAnsi="Segoe UI" w:cs="Segoe UI"/>
              <w:color w:val="121B1F" w:themeColor="background1"/>
              <w:sz w:val="16"/>
              <w:szCs w:val="16"/>
              <w:lang w:eastAsia="zh-CN"/>
            </w:rPr>
          </w:rPrChange>
        </w:rPr>
        <w:pPrChange w:id="2714" w:author="Locke Liu" w:date="2021-05-24T14:59:00Z">
          <w:pPr/>
        </w:pPrChange>
      </w:pPr>
      <w:r w:rsidRPr="004D620F">
        <w:rPr>
          <w:rFonts w:ascii="Arial" w:hAnsi="Arial" w:cs="Arial"/>
          <w:color w:val="121B1F" w:themeColor="background1"/>
          <w:sz w:val="16"/>
          <w:szCs w:val="16"/>
          <w:lang w:eastAsia="zh-CN"/>
          <w:rPrChange w:id="2715" w:author="Locke Liu" w:date="2021-05-24T14:33:00Z">
            <w:rPr>
              <w:rFonts w:ascii="Segoe UI" w:hAnsi="Segoe UI" w:cs="Segoe UI"/>
              <w:color w:val="121B1F" w:themeColor="background1"/>
              <w:sz w:val="16"/>
              <w:szCs w:val="16"/>
              <w:lang w:eastAsia="zh-CN"/>
            </w:rPr>
          </w:rPrChange>
        </w:rPr>
        <w:t>In the left data source area, there are different type</w:t>
      </w:r>
      <w:ins w:id="2716" w:author="Locke Liu" w:date="2021-05-24T14:58:00Z">
        <w:r w:rsidR="005B3098">
          <w:rPr>
            <w:rFonts w:ascii="Arial" w:hAnsi="Arial" w:cs="Arial"/>
            <w:color w:val="121B1F" w:themeColor="background1"/>
            <w:sz w:val="16"/>
            <w:szCs w:val="16"/>
            <w:lang w:eastAsia="zh-CN"/>
          </w:rPr>
          <w:t>s</w:t>
        </w:r>
      </w:ins>
      <w:r w:rsidRPr="004D620F">
        <w:rPr>
          <w:rFonts w:ascii="Arial" w:hAnsi="Arial" w:cs="Arial"/>
          <w:color w:val="121B1F" w:themeColor="background1"/>
          <w:sz w:val="16"/>
          <w:szCs w:val="16"/>
          <w:lang w:eastAsia="zh-CN"/>
          <w:rPrChange w:id="2717" w:author="Locke Liu" w:date="2021-05-24T14:33:00Z">
            <w:rPr>
              <w:rFonts w:ascii="Segoe UI" w:hAnsi="Segoe UI" w:cs="Segoe UI"/>
              <w:color w:val="121B1F" w:themeColor="background1"/>
              <w:sz w:val="16"/>
              <w:szCs w:val="16"/>
              <w:lang w:eastAsia="zh-CN"/>
            </w:rPr>
          </w:rPrChange>
        </w:rPr>
        <w:t xml:space="preserve"> of data generated by multiple applications such as CRMDP, OMS</w:t>
      </w:r>
      <w:del w:id="2718" w:author="Locke Liu" w:date="2021-05-24T14:58:00Z">
        <w:r w:rsidRPr="004D620F" w:rsidDel="00AB0A50">
          <w:rPr>
            <w:rFonts w:ascii="Arial" w:hAnsi="Arial" w:cs="Arial"/>
            <w:color w:val="121B1F" w:themeColor="background1"/>
            <w:sz w:val="16"/>
            <w:szCs w:val="16"/>
            <w:lang w:eastAsia="zh-CN"/>
            <w:rPrChange w:id="2719" w:author="Locke Liu" w:date="2021-05-24T14:33:00Z">
              <w:rPr>
                <w:rFonts w:ascii="Segoe UI" w:hAnsi="Segoe UI" w:cs="Segoe UI"/>
                <w:color w:val="121B1F" w:themeColor="background1"/>
                <w:sz w:val="16"/>
                <w:szCs w:val="16"/>
                <w:lang w:eastAsia="zh-CN"/>
              </w:rPr>
            </w:rPrChange>
          </w:rPr>
          <w:delText>,</w:delText>
        </w:r>
      </w:del>
      <w:ins w:id="2720" w:author="Locke Liu" w:date="2021-05-24T14:58:00Z">
        <w:r w:rsidR="00AB0A50">
          <w:rPr>
            <w:rFonts w:ascii="Arial" w:hAnsi="Arial" w:cs="Arial"/>
            <w:color w:val="121B1F" w:themeColor="background1"/>
            <w:sz w:val="16"/>
            <w:szCs w:val="16"/>
            <w:lang w:eastAsia="zh-CN"/>
          </w:rPr>
          <w:t xml:space="preserve"> and</w:t>
        </w:r>
      </w:ins>
      <w:r w:rsidRPr="004D620F">
        <w:rPr>
          <w:rFonts w:ascii="Arial" w:hAnsi="Arial" w:cs="Arial"/>
          <w:color w:val="121B1F" w:themeColor="background1"/>
          <w:sz w:val="16"/>
          <w:szCs w:val="16"/>
          <w:lang w:eastAsia="zh-CN"/>
          <w:rPrChange w:id="2721" w:author="Locke Liu" w:date="2021-05-24T14:33:00Z">
            <w:rPr>
              <w:rFonts w:ascii="Segoe UI" w:hAnsi="Segoe UI" w:cs="Segoe UI"/>
              <w:color w:val="121B1F" w:themeColor="background1"/>
              <w:sz w:val="16"/>
              <w:szCs w:val="16"/>
              <w:lang w:eastAsia="zh-CN"/>
            </w:rPr>
          </w:rPrChange>
        </w:rPr>
        <w:t xml:space="preserve"> MARS etc.  </w:t>
      </w:r>
      <w:ins w:id="2722" w:author="Locke Liu" w:date="2021-05-24T14:58:00Z">
        <w:r w:rsidR="009F1802">
          <w:rPr>
            <w:rFonts w:ascii="Arial" w:hAnsi="Arial" w:cs="Arial"/>
            <w:color w:val="121B1F" w:themeColor="background1"/>
            <w:sz w:val="16"/>
            <w:szCs w:val="16"/>
            <w:lang w:eastAsia="zh-CN"/>
          </w:rPr>
          <w:t>O</w:t>
        </w:r>
      </w:ins>
      <w:del w:id="2723" w:author="Locke Liu" w:date="2021-05-24T14:58:00Z">
        <w:r w:rsidRPr="004D620F" w:rsidDel="009F1802">
          <w:rPr>
            <w:rFonts w:ascii="Arial" w:hAnsi="Arial" w:cs="Arial"/>
            <w:color w:val="121B1F" w:themeColor="background1"/>
            <w:sz w:val="16"/>
            <w:szCs w:val="16"/>
            <w:lang w:eastAsia="zh-CN"/>
            <w:rPrChange w:id="2724" w:author="Locke Liu" w:date="2021-05-24T14:33:00Z">
              <w:rPr>
                <w:rFonts w:ascii="Segoe UI" w:hAnsi="Segoe UI" w:cs="Segoe UI"/>
                <w:color w:val="121B1F" w:themeColor="background1"/>
                <w:sz w:val="16"/>
                <w:szCs w:val="16"/>
                <w:lang w:eastAsia="zh-CN"/>
              </w:rPr>
            </w:rPrChange>
          </w:rPr>
          <w:delText>o</w:delText>
        </w:r>
      </w:del>
      <w:r w:rsidRPr="004D620F">
        <w:rPr>
          <w:rFonts w:ascii="Arial" w:hAnsi="Arial" w:cs="Arial"/>
          <w:color w:val="121B1F" w:themeColor="background1"/>
          <w:sz w:val="16"/>
          <w:szCs w:val="16"/>
          <w:lang w:eastAsia="zh-CN"/>
          <w:rPrChange w:id="2725" w:author="Locke Liu" w:date="2021-05-24T14:33:00Z">
            <w:rPr>
              <w:rFonts w:ascii="Segoe UI" w:hAnsi="Segoe UI" w:cs="Segoe UI"/>
              <w:color w:val="121B1F" w:themeColor="background1"/>
              <w:sz w:val="16"/>
              <w:szCs w:val="16"/>
              <w:lang w:eastAsia="zh-CN"/>
            </w:rPr>
          </w:rPrChange>
        </w:rPr>
        <w:t>ne is batch data which normally provide</w:t>
      </w:r>
      <w:del w:id="2726" w:author="Locke Liu" w:date="2021-05-24T14:58:00Z">
        <w:r w:rsidRPr="004D620F" w:rsidDel="0058255F">
          <w:rPr>
            <w:rFonts w:ascii="Arial" w:hAnsi="Arial" w:cs="Arial"/>
            <w:color w:val="121B1F" w:themeColor="background1"/>
            <w:sz w:val="16"/>
            <w:szCs w:val="16"/>
            <w:lang w:eastAsia="zh-CN"/>
            <w:rPrChange w:id="2727" w:author="Locke Liu" w:date="2021-05-24T14:33:00Z">
              <w:rPr>
                <w:rFonts w:ascii="Segoe UI" w:hAnsi="Segoe UI" w:cs="Segoe UI"/>
                <w:color w:val="121B1F" w:themeColor="background1"/>
                <w:sz w:val="16"/>
                <w:szCs w:val="16"/>
                <w:lang w:eastAsia="zh-CN"/>
              </w:rPr>
            </w:rPrChange>
          </w:rPr>
          <w:delText>d</w:delText>
        </w:r>
      </w:del>
      <w:ins w:id="2728" w:author="Locke Liu" w:date="2021-05-24T14:58:00Z">
        <w:r w:rsidR="0058255F">
          <w:rPr>
            <w:rFonts w:ascii="Arial" w:hAnsi="Arial" w:cs="Arial"/>
            <w:color w:val="121B1F" w:themeColor="background1"/>
            <w:sz w:val="16"/>
            <w:szCs w:val="16"/>
            <w:lang w:eastAsia="zh-CN"/>
          </w:rPr>
          <w:t>s</w:t>
        </w:r>
      </w:ins>
      <w:r w:rsidRPr="004D620F">
        <w:rPr>
          <w:rFonts w:ascii="Arial" w:hAnsi="Arial" w:cs="Arial"/>
          <w:color w:val="121B1F" w:themeColor="background1"/>
          <w:sz w:val="16"/>
          <w:szCs w:val="16"/>
          <w:lang w:eastAsia="zh-CN"/>
          <w:rPrChange w:id="2729" w:author="Locke Liu" w:date="2021-05-24T14:33:00Z">
            <w:rPr>
              <w:rFonts w:ascii="Segoe UI" w:hAnsi="Segoe UI" w:cs="Segoe UI"/>
              <w:color w:val="121B1F" w:themeColor="background1"/>
              <w:sz w:val="16"/>
              <w:szCs w:val="16"/>
              <w:lang w:eastAsia="zh-CN"/>
            </w:rPr>
          </w:rPrChange>
        </w:rPr>
        <w:t xml:space="preserve"> to data lake in a file format like </w:t>
      </w:r>
      <w:del w:id="2730" w:author="Locke Liu" w:date="2021-05-24T14:58:00Z">
        <w:r w:rsidRPr="004D620F" w:rsidDel="007535B2">
          <w:rPr>
            <w:rFonts w:ascii="Arial" w:hAnsi="Arial" w:cs="Arial"/>
            <w:color w:val="121B1F" w:themeColor="background1"/>
            <w:sz w:val="16"/>
            <w:szCs w:val="16"/>
            <w:lang w:eastAsia="zh-CN"/>
            <w:rPrChange w:id="2731" w:author="Locke Liu" w:date="2021-05-24T14:33:00Z">
              <w:rPr>
                <w:rFonts w:ascii="Segoe UI" w:hAnsi="Segoe UI" w:cs="Segoe UI"/>
                <w:color w:val="121B1F" w:themeColor="background1"/>
                <w:sz w:val="16"/>
                <w:szCs w:val="16"/>
                <w:lang w:eastAsia="zh-CN"/>
              </w:rPr>
            </w:rPrChange>
          </w:rPr>
          <w:delText>csv</w:delText>
        </w:r>
      </w:del>
      <w:ins w:id="2732" w:author="Locke Liu" w:date="2021-05-24T14:58:00Z">
        <w:r w:rsidR="007535B2">
          <w:rPr>
            <w:rFonts w:ascii="Arial" w:hAnsi="Arial" w:cs="Arial"/>
            <w:color w:val="121B1F" w:themeColor="background1"/>
            <w:sz w:val="16"/>
            <w:szCs w:val="16"/>
            <w:lang w:eastAsia="zh-CN"/>
          </w:rPr>
          <w:t>CSV</w:t>
        </w:r>
      </w:ins>
      <w:r w:rsidRPr="004D620F">
        <w:rPr>
          <w:rFonts w:ascii="Arial" w:hAnsi="Arial" w:cs="Arial"/>
          <w:color w:val="121B1F" w:themeColor="background1"/>
          <w:sz w:val="16"/>
          <w:szCs w:val="16"/>
          <w:lang w:eastAsia="zh-CN"/>
          <w:rPrChange w:id="2733" w:author="Locke Liu" w:date="2021-05-24T14:33:00Z">
            <w:rPr>
              <w:rFonts w:ascii="Segoe UI" w:hAnsi="Segoe UI" w:cs="Segoe UI"/>
              <w:color w:val="121B1F" w:themeColor="background1"/>
              <w:sz w:val="16"/>
              <w:szCs w:val="16"/>
              <w:lang w:eastAsia="zh-CN"/>
            </w:rPr>
          </w:rPrChange>
        </w:rPr>
        <w:t xml:space="preserve">. Those data will be ingested into Azure storage account by </w:t>
      </w:r>
      <w:del w:id="2734" w:author="Locke Liu" w:date="2021-05-24T14:58:00Z">
        <w:r w:rsidRPr="004D620F" w:rsidDel="00803173">
          <w:rPr>
            <w:rFonts w:ascii="Arial" w:hAnsi="Arial" w:cs="Arial"/>
            <w:color w:val="121B1F" w:themeColor="background1"/>
            <w:sz w:val="16"/>
            <w:szCs w:val="16"/>
            <w:lang w:eastAsia="zh-CN"/>
            <w:rPrChange w:id="2735" w:author="Locke Liu" w:date="2021-05-24T14:33:00Z">
              <w:rPr>
                <w:rFonts w:ascii="Segoe UI" w:hAnsi="Segoe UI" w:cs="Segoe UI"/>
                <w:color w:val="121B1F" w:themeColor="background1"/>
                <w:sz w:val="16"/>
                <w:szCs w:val="16"/>
                <w:lang w:eastAsia="zh-CN"/>
              </w:rPr>
            </w:rPrChange>
          </w:rPr>
          <w:delText xml:space="preserve">http </w:delText>
        </w:r>
      </w:del>
      <w:ins w:id="2736" w:author="Locke Liu" w:date="2021-05-24T14:58:00Z">
        <w:r w:rsidR="00803173">
          <w:rPr>
            <w:rFonts w:ascii="Arial" w:hAnsi="Arial" w:cs="Arial"/>
            <w:color w:val="121B1F" w:themeColor="background1"/>
            <w:sz w:val="16"/>
            <w:szCs w:val="16"/>
            <w:lang w:eastAsia="zh-CN"/>
          </w:rPr>
          <w:t>HTTP</w:t>
        </w:r>
        <w:r w:rsidR="00803173" w:rsidRPr="004D620F">
          <w:rPr>
            <w:rFonts w:ascii="Arial" w:hAnsi="Arial" w:cs="Arial"/>
            <w:color w:val="121B1F" w:themeColor="background1"/>
            <w:sz w:val="16"/>
            <w:szCs w:val="16"/>
            <w:lang w:eastAsia="zh-CN"/>
            <w:rPrChange w:id="2737" w:author="Locke Liu" w:date="2021-05-24T14:33:00Z">
              <w:rPr>
                <w:rFonts w:ascii="Segoe UI" w:hAnsi="Segoe UI" w:cs="Segoe UI"/>
                <w:color w:val="121B1F" w:themeColor="background1"/>
                <w:sz w:val="16"/>
                <w:szCs w:val="16"/>
                <w:lang w:eastAsia="zh-CN"/>
              </w:rPr>
            </w:rPrChange>
          </w:rPr>
          <w:t xml:space="preserve"> </w:t>
        </w:r>
      </w:ins>
      <w:del w:id="2738" w:author="Locke Liu" w:date="2021-05-24T14:59:00Z">
        <w:r w:rsidRPr="004D620F" w:rsidDel="006E767E">
          <w:rPr>
            <w:rFonts w:ascii="Arial" w:hAnsi="Arial" w:cs="Arial"/>
            <w:color w:val="121B1F" w:themeColor="background1"/>
            <w:sz w:val="16"/>
            <w:szCs w:val="16"/>
            <w:lang w:eastAsia="zh-CN"/>
            <w:rPrChange w:id="2739" w:author="Locke Liu" w:date="2021-05-24T14:33:00Z">
              <w:rPr>
                <w:rFonts w:ascii="Segoe UI" w:hAnsi="Segoe UI" w:cs="Segoe UI"/>
                <w:color w:val="121B1F" w:themeColor="background1"/>
                <w:sz w:val="16"/>
                <w:szCs w:val="16"/>
                <w:lang w:eastAsia="zh-CN"/>
              </w:rPr>
            </w:rPrChange>
          </w:rPr>
          <w:delText xml:space="preserve">api </w:delText>
        </w:r>
      </w:del>
      <w:ins w:id="2740" w:author="Locke Liu" w:date="2021-05-24T14:59:00Z">
        <w:r w:rsidR="006E767E">
          <w:rPr>
            <w:rFonts w:ascii="Arial" w:hAnsi="Arial" w:cs="Arial"/>
            <w:color w:val="121B1F" w:themeColor="background1"/>
            <w:sz w:val="16"/>
            <w:szCs w:val="16"/>
            <w:lang w:eastAsia="zh-CN"/>
          </w:rPr>
          <w:t>API</w:t>
        </w:r>
        <w:r w:rsidR="006E767E" w:rsidRPr="004D620F">
          <w:rPr>
            <w:rFonts w:ascii="Arial" w:hAnsi="Arial" w:cs="Arial"/>
            <w:color w:val="121B1F" w:themeColor="background1"/>
            <w:sz w:val="16"/>
            <w:szCs w:val="16"/>
            <w:lang w:eastAsia="zh-CN"/>
            <w:rPrChange w:id="2741" w:author="Locke Liu" w:date="2021-05-24T14:33:00Z">
              <w:rPr>
                <w:rFonts w:ascii="Segoe UI" w:hAnsi="Segoe UI" w:cs="Segoe UI"/>
                <w:color w:val="121B1F" w:themeColor="background1"/>
                <w:sz w:val="16"/>
                <w:szCs w:val="16"/>
                <w:lang w:eastAsia="zh-CN"/>
              </w:rPr>
            </w:rPrChange>
          </w:rPr>
          <w:t xml:space="preserve"> </w:t>
        </w:r>
      </w:ins>
      <w:r w:rsidRPr="004D620F">
        <w:rPr>
          <w:rFonts w:ascii="Arial" w:hAnsi="Arial" w:cs="Arial"/>
          <w:color w:val="121B1F" w:themeColor="background1"/>
          <w:sz w:val="16"/>
          <w:szCs w:val="16"/>
          <w:lang w:eastAsia="zh-CN"/>
          <w:rPrChange w:id="2742" w:author="Locke Liu" w:date="2021-05-24T14:33:00Z">
            <w:rPr>
              <w:rFonts w:ascii="Segoe UI" w:hAnsi="Segoe UI" w:cs="Segoe UI"/>
              <w:color w:val="121B1F" w:themeColor="background1"/>
              <w:sz w:val="16"/>
              <w:szCs w:val="16"/>
              <w:lang w:eastAsia="zh-CN"/>
            </w:rPr>
          </w:rPrChange>
        </w:rPr>
        <w:t>interface and encrypted by SSL for secure transfer.</w:t>
      </w:r>
    </w:p>
    <w:p w14:paraId="1751418D" w14:textId="6C563907" w:rsidR="00331BA7" w:rsidRPr="004D620F" w:rsidRDefault="00331BA7">
      <w:pPr>
        <w:spacing w:after="120"/>
        <w:jc w:val="both"/>
        <w:rPr>
          <w:rFonts w:ascii="Arial" w:hAnsi="Arial" w:cs="Arial"/>
          <w:color w:val="121B1F" w:themeColor="background1"/>
          <w:sz w:val="16"/>
          <w:szCs w:val="16"/>
          <w:lang w:eastAsia="zh-CN"/>
          <w:rPrChange w:id="2743" w:author="Locke Liu" w:date="2021-05-24T14:33:00Z">
            <w:rPr>
              <w:rFonts w:ascii="Segoe UI" w:hAnsi="Segoe UI" w:cs="Segoe UI"/>
              <w:color w:val="121B1F" w:themeColor="background1"/>
              <w:sz w:val="16"/>
              <w:szCs w:val="16"/>
              <w:lang w:eastAsia="zh-CN"/>
            </w:rPr>
          </w:rPrChange>
        </w:rPr>
        <w:pPrChange w:id="2744" w:author="Locke Liu" w:date="2021-05-24T14:59:00Z">
          <w:pPr/>
        </w:pPrChange>
      </w:pPr>
      <w:r w:rsidRPr="004D620F">
        <w:rPr>
          <w:rFonts w:ascii="Arial" w:hAnsi="Arial" w:cs="Arial"/>
          <w:color w:val="121B1F" w:themeColor="background1"/>
          <w:sz w:val="16"/>
          <w:szCs w:val="16"/>
          <w:lang w:eastAsia="zh-CN"/>
          <w:rPrChange w:id="2745" w:author="Locke Liu" w:date="2021-05-24T14:33:00Z">
            <w:rPr>
              <w:rFonts w:ascii="Segoe UI" w:hAnsi="Segoe UI" w:cs="Segoe UI"/>
              <w:color w:val="121B1F" w:themeColor="background1"/>
              <w:sz w:val="16"/>
              <w:szCs w:val="16"/>
              <w:lang w:eastAsia="zh-CN"/>
            </w:rPr>
          </w:rPrChange>
        </w:rPr>
        <w:t xml:space="preserve">The other type of data will be streaming data. Based on the design, it will be put into the Azure event hub which is a </w:t>
      </w:r>
      <w:r w:rsidR="009B2B9F" w:rsidRPr="004D620F">
        <w:rPr>
          <w:rFonts w:ascii="Arial" w:hAnsi="Arial" w:cs="Arial"/>
          <w:color w:val="121B1F" w:themeColor="background1"/>
          <w:sz w:val="16"/>
          <w:szCs w:val="16"/>
          <w:lang w:eastAsia="zh-CN"/>
          <w:rPrChange w:id="2746" w:author="Locke Liu" w:date="2021-05-24T14:33:00Z">
            <w:rPr>
              <w:rFonts w:ascii="Segoe UI" w:hAnsi="Segoe UI" w:cs="Segoe UI"/>
              <w:color w:val="121B1F" w:themeColor="background1"/>
              <w:sz w:val="16"/>
              <w:szCs w:val="16"/>
              <w:lang w:eastAsia="zh-CN"/>
            </w:rPr>
          </w:rPrChange>
        </w:rPr>
        <w:t>Kafka compatible real-time data ingestion services.</w:t>
      </w:r>
      <w:r w:rsidRPr="004D620F">
        <w:rPr>
          <w:rFonts w:ascii="Arial" w:hAnsi="Arial" w:cs="Arial"/>
          <w:color w:val="121B1F" w:themeColor="background1"/>
          <w:sz w:val="16"/>
          <w:szCs w:val="16"/>
          <w:lang w:eastAsia="zh-CN"/>
          <w:rPrChange w:id="2747" w:author="Locke Liu" w:date="2021-05-24T14:33:00Z">
            <w:rPr>
              <w:rFonts w:ascii="Segoe UI" w:hAnsi="Segoe UI" w:cs="Segoe UI"/>
              <w:color w:val="121B1F" w:themeColor="background1"/>
              <w:sz w:val="16"/>
              <w:szCs w:val="16"/>
              <w:lang w:eastAsia="zh-CN"/>
            </w:rPr>
          </w:rPrChange>
        </w:rPr>
        <w:t xml:space="preserve"> </w:t>
      </w:r>
      <w:r w:rsidR="009B2B9F" w:rsidRPr="004D620F">
        <w:rPr>
          <w:rFonts w:ascii="Arial" w:hAnsi="Arial" w:cs="Arial"/>
          <w:color w:val="121B1F" w:themeColor="background1"/>
          <w:sz w:val="16"/>
          <w:szCs w:val="16"/>
          <w:lang w:eastAsia="zh-CN"/>
          <w:rPrChange w:id="2748" w:author="Locke Liu" w:date="2021-05-24T14:33:00Z">
            <w:rPr>
              <w:rFonts w:ascii="Segoe UI" w:hAnsi="Segoe UI" w:cs="Segoe UI"/>
              <w:color w:val="121B1F" w:themeColor="background1"/>
              <w:sz w:val="16"/>
              <w:szCs w:val="16"/>
              <w:lang w:eastAsia="zh-CN"/>
            </w:rPr>
          </w:rPrChange>
        </w:rPr>
        <w:t xml:space="preserve"> Event hub can be seamlessly </w:t>
      </w:r>
      <w:r w:rsidR="00CE3632" w:rsidRPr="004D620F">
        <w:rPr>
          <w:rFonts w:ascii="Arial" w:hAnsi="Arial" w:cs="Arial"/>
          <w:color w:val="121B1F" w:themeColor="background1"/>
          <w:sz w:val="16"/>
          <w:szCs w:val="16"/>
          <w:lang w:eastAsia="zh-CN"/>
          <w:rPrChange w:id="2749" w:author="Locke Liu" w:date="2021-05-24T14:33:00Z">
            <w:rPr>
              <w:rFonts w:ascii="Segoe UI" w:hAnsi="Segoe UI" w:cs="Segoe UI"/>
              <w:color w:val="121B1F" w:themeColor="background1"/>
              <w:sz w:val="16"/>
              <w:szCs w:val="16"/>
              <w:lang w:eastAsia="zh-CN"/>
            </w:rPr>
          </w:rPrChange>
        </w:rPr>
        <w:t>integrating</w:t>
      </w:r>
      <w:r w:rsidR="009B2B9F" w:rsidRPr="004D620F">
        <w:rPr>
          <w:rFonts w:ascii="Arial" w:hAnsi="Arial" w:cs="Arial"/>
          <w:color w:val="121B1F" w:themeColor="background1"/>
          <w:sz w:val="16"/>
          <w:szCs w:val="16"/>
          <w:lang w:eastAsia="zh-CN"/>
          <w:rPrChange w:id="2750" w:author="Locke Liu" w:date="2021-05-24T14:33:00Z">
            <w:rPr>
              <w:rFonts w:ascii="Segoe UI" w:hAnsi="Segoe UI" w:cs="Segoe UI"/>
              <w:color w:val="121B1F" w:themeColor="background1"/>
              <w:sz w:val="16"/>
              <w:szCs w:val="16"/>
              <w:lang w:eastAsia="zh-CN"/>
            </w:rPr>
          </w:rPrChange>
        </w:rPr>
        <w:t xml:space="preserve"> with Azure data factory, Databrick </w:t>
      </w:r>
      <w:r w:rsidR="00CE3632" w:rsidRPr="004D620F">
        <w:rPr>
          <w:rFonts w:ascii="Arial" w:hAnsi="Arial" w:cs="Arial"/>
          <w:color w:val="121B1F" w:themeColor="background1"/>
          <w:sz w:val="16"/>
          <w:szCs w:val="16"/>
          <w:lang w:eastAsia="zh-CN"/>
          <w:rPrChange w:id="2751" w:author="Locke Liu" w:date="2021-05-24T14:33:00Z">
            <w:rPr>
              <w:rFonts w:ascii="Segoe UI" w:hAnsi="Segoe UI" w:cs="Segoe UI"/>
              <w:color w:val="121B1F" w:themeColor="background1"/>
              <w:sz w:val="16"/>
              <w:szCs w:val="16"/>
              <w:lang w:eastAsia="zh-CN"/>
            </w:rPr>
          </w:rPrChange>
        </w:rPr>
        <w:t>etc.</w:t>
      </w:r>
      <w:r w:rsidR="009B2B9F" w:rsidRPr="004D620F">
        <w:rPr>
          <w:rFonts w:ascii="Arial" w:hAnsi="Arial" w:cs="Arial"/>
          <w:color w:val="121B1F" w:themeColor="background1"/>
          <w:sz w:val="16"/>
          <w:szCs w:val="16"/>
          <w:lang w:eastAsia="zh-CN"/>
          <w:rPrChange w:id="2752" w:author="Locke Liu" w:date="2021-05-24T14:33:00Z">
            <w:rPr>
              <w:rFonts w:ascii="Segoe UI" w:hAnsi="Segoe UI" w:cs="Segoe UI"/>
              <w:color w:val="121B1F" w:themeColor="background1"/>
              <w:sz w:val="16"/>
              <w:szCs w:val="16"/>
              <w:lang w:eastAsia="zh-CN"/>
            </w:rPr>
          </w:rPrChange>
        </w:rPr>
        <w:t xml:space="preserve"> for further data process and transformation.</w:t>
      </w:r>
    </w:p>
    <w:p w14:paraId="51FEFF53" w14:textId="2763F3EF" w:rsidR="009B2B9F" w:rsidRPr="004D620F" w:rsidDel="00414EAA" w:rsidRDefault="009B2B9F">
      <w:pPr>
        <w:spacing w:after="120"/>
        <w:jc w:val="both"/>
        <w:rPr>
          <w:del w:id="2753" w:author="Locke Liu" w:date="2021-05-24T14:59:00Z"/>
          <w:rFonts w:ascii="Arial" w:hAnsi="Arial" w:cs="Arial"/>
          <w:color w:val="121B1F" w:themeColor="background1"/>
          <w:sz w:val="16"/>
          <w:szCs w:val="16"/>
          <w:lang w:eastAsia="zh-CN"/>
          <w:rPrChange w:id="2754" w:author="Locke Liu" w:date="2021-05-24T14:33:00Z">
            <w:rPr>
              <w:del w:id="2755" w:author="Locke Liu" w:date="2021-05-24T14:59:00Z"/>
              <w:rFonts w:ascii="Segoe UI" w:hAnsi="Segoe UI" w:cs="Segoe UI"/>
              <w:color w:val="121B1F" w:themeColor="background1"/>
              <w:sz w:val="16"/>
              <w:szCs w:val="16"/>
              <w:lang w:eastAsia="zh-CN"/>
            </w:rPr>
          </w:rPrChange>
        </w:rPr>
        <w:pPrChange w:id="2756" w:author="Locke Liu" w:date="2021-05-24T14:59:00Z">
          <w:pPr/>
        </w:pPrChange>
      </w:pPr>
    </w:p>
    <w:p w14:paraId="1A218D65" w14:textId="077A8B56" w:rsidR="009B2B9F" w:rsidRPr="004D620F" w:rsidRDefault="009B2B9F">
      <w:pPr>
        <w:spacing w:after="120"/>
        <w:jc w:val="both"/>
        <w:rPr>
          <w:rFonts w:ascii="Arial" w:hAnsi="Arial" w:cs="Arial"/>
          <w:color w:val="121B1F" w:themeColor="background1"/>
          <w:sz w:val="16"/>
          <w:szCs w:val="16"/>
          <w:rPrChange w:id="2757" w:author="Locke Liu" w:date="2021-05-24T14:33:00Z">
            <w:rPr>
              <w:rFonts w:ascii="Segoe UI" w:hAnsi="Segoe UI" w:cs="Segoe UI"/>
              <w:color w:val="121B1F" w:themeColor="background1"/>
              <w:sz w:val="16"/>
              <w:szCs w:val="16"/>
            </w:rPr>
          </w:rPrChange>
        </w:rPr>
        <w:pPrChange w:id="2758" w:author="Locke Liu" w:date="2021-05-24T14:59:00Z">
          <w:pPr/>
        </w:pPrChange>
      </w:pPr>
      <w:r w:rsidRPr="004D620F">
        <w:rPr>
          <w:rFonts w:ascii="Arial" w:hAnsi="Arial" w:cs="Arial"/>
          <w:color w:val="121B1F" w:themeColor="background1"/>
          <w:sz w:val="16"/>
          <w:szCs w:val="16"/>
          <w:lang w:eastAsia="zh-CN"/>
          <w:rPrChange w:id="2759" w:author="Locke Liu" w:date="2021-05-24T14:33:00Z">
            <w:rPr>
              <w:rFonts w:ascii="Segoe UI" w:hAnsi="Segoe UI" w:cs="Segoe UI"/>
              <w:color w:val="121B1F" w:themeColor="background1"/>
              <w:sz w:val="16"/>
              <w:szCs w:val="16"/>
              <w:lang w:eastAsia="zh-CN"/>
            </w:rPr>
          </w:rPrChange>
        </w:rPr>
        <w:t xml:space="preserve">In the middle area, it is the core of China data lake processing area. ADF aka azure data </w:t>
      </w:r>
      <w:r w:rsidR="006F3B13" w:rsidRPr="004D620F">
        <w:rPr>
          <w:rFonts w:ascii="Arial" w:hAnsi="Arial" w:cs="Arial"/>
          <w:color w:val="121B1F" w:themeColor="background1"/>
          <w:sz w:val="16"/>
          <w:szCs w:val="16"/>
          <w:lang w:eastAsia="zh-CN"/>
          <w:rPrChange w:id="2760" w:author="Locke Liu" w:date="2021-05-24T14:33:00Z">
            <w:rPr>
              <w:rFonts w:ascii="Segoe UI" w:hAnsi="Segoe UI" w:cs="Segoe UI"/>
              <w:color w:val="121B1F" w:themeColor="background1"/>
              <w:sz w:val="16"/>
              <w:szCs w:val="16"/>
              <w:lang w:eastAsia="zh-CN"/>
            </w:rPr>
          </w:rPrChange>
        </w:rPr>
        <w:t>factory will</w:t>
      </w:r>
      <w:r w:rsidRPr="004D620F">
        <w:rPr>
          <w:rFonts w:ascii="Arial" w:hAnsi="Arial" w:cs="Arial"/>
          <w:color w:val="121B1F" w:themeColor="background1"/>
          <w:sz w:val="16"/>
          <w:szCs w:val="16"/>
          <w:lang w:eastAsia="zh-CN"/>
          <w:rPrChange w:id="2761" w:author="Locke Liu" w:date="2021-05-24T14:33:00Z">
            <w:rPr>
              <w:rFonts w:ascii="Segoe UI" w:hAnsi="Segoe UI" w:cs="Segoe UI"/>
              <w:color w:val="121B1F" w:themeColor="background1"/>
              <w:sz w:val="16"/>
              <w:szCs w:val="16"/>
              <w:lang w:eastAsia="zh-CN"/>
            </w:rPr>
          </w:rPrChange>
        </w:rPr>
        <w:t xml:space="preserve"> manage the pipeline to copy the data from both event hub and blob storage to Azure data lake storage.</w:t>
      </w:r>
    </w:p>
    <w:p w14:paraId="6DD2F21B" w14:textId="4091DBA2" w:rsidR="00331BA7" w:rsidRPr="004D620F" w:rsidDel="00414EAA" w:rsidRDefault="00331BA7">
      <w:pPr>
        <w:spacing w:after="120"/>
        <w:jc w:val="both"/>
        <w:rPr>
          <w:del w:id="2762" w:author="Locke Liu" w:date="2021-05-24T14:59:00Z"/>
          <w:rFonts w:ascii="Arial" w:hAnsi="Arial" w:cs="Arial"/>
          <w:color w:val="121B1F" w:themeColor="background1"/>
          <w:sz w:val="16"/>
          <w:szCs w:val="16"/>
          <w:rPrChange w:id="2763" w:author="Locke Liu" w:date="2021-05-24T14:33:00Z">
            <w:rPr>
              <w:del w:id="2764" w:author="Locke Liu" w:date="2021-05-24T14:59:00Z"/>
              <w:rFonts w:ascii="Segoe UI" w:hAnsi="Segoe UI" w:cs="Segoe UI"/>
              <w:color w:val="121B1F" w:themeColor="background1"/>
              <w:sz w:val="16"/>
              <w:szCs w:val="16"/>
            </w:rPr>
          </w:rPrChange>
        </w:rPr>
        <w:pPrChange w:id="2765" w:author="Locke Liu" w:date="2021-05-24T14:59:00Z">
          <w:pPr/>
        </w:pPrChange>
      </w:pPr>
    </w:p>
    <w:p w14:paraId="0458FA0A" w14:textId="2FD51596" w:rsidR="009B2B9F" w:rsidRPr="004D620F" w:rsidRDefault="009B2B9F">
      <w:pPr>
        <w:spacing w:after="120"/>
        <w:jc w:val="both"/>
        <w:rPr>
          <w:rFonts w:ascii="Arial" w:hAnsi="Arial" w:cs="Arial"/>
          <w:color w:val="121B1F" w:themeColor="background1"/>
          <w:sz w:val="16"/>
          <w:szCs w:val="16"/>
          <w:rPrChange w:id="2766" w:author="Locke Liu" w:date="2021-05-24T14:33:00Z">
            <w:rPr>
              <w:rFonts w:ascii="Segoe UI" w:hAnsi="Segoe UI" w:cs="Segoe UI"/>
              <w:color w:val="121B1F" w:themeColor="background1"/>
              <w:sz w:val="16"/>
              <w:szCs w:val="16"/>
            </w:rPr>
          </w:rPrChange>
        </w:rPr>
        <w:pPrChange w:id="2767" w:author="Locke Liu" w:date="2021-05-24T14:59:00Z">
          <w:pPr/>
        </w:pPrChange>
      </w:pPr>
      <w:r w:rsidRPr="004D620F">
        <w:rPr>
          <w:rFonts w:ascii="Arial" w:hAnsi="Arial" w:cs="Arial"/>
          <w:color w:val="121B1F" w:themeColor="background1"/>
          <w:sz w:val="16"/>
          <w:szCs w:val="16"/>
          <w:rPrChange w:id="2768" w:author="Locke Liu" w:date="2021-05-24T14:33:00Z">
            <w:rPr>
              <w:rFonts w:ascii="Segoe UI" w:hAnsi="Segoe UI" w:cs="Segoe UI"/>
              <w:color w:val="121B1F" w:themeColor="background1"/>
              <w:sz w:val="16"/>
              <w:szCs w:val="16"/>
            </w:rPr>
          </w:rPrChange>
        </w:rPr>
        <w:t xml:space="preserve">Azure databricks will manage the data transform and </w:t>
      </w:r>
      <w:r w:rsidR="007049CF" w:rsidRPr="004D620F">
        <w:rPr>
          <w:rFonts w:ascii="Arial" w:hAnsi="Arial" w:cs="Arial"/>
          <w:color w:val="121B1F" w:themeColor="background1"/>
          <w:sz w:val="16"/>
          <w:szCs w:val="16"/>
          <w:rPrChange w:id="2769" w:author="Locke Liu" w:date="2021-05-24T14:33:00Z">
            <w:rPr>
              <w:rFonts w:ascii="Segoe UI" w:hAnsi="Segoe UI" w:cs="Segoe UI"/>
              <w:color w:val="121B1F" w:themeColor="background1"/>
              <w:sz w:val="16"/>
              <w:szCs w:val="16"/>
            </w:rPr>
          </w:rPrChange>
        </w:rPr>
        <w:t>cleanse. Based on the design, the raw data will be converted into different type</w:t>
      </w:r>
      <w:ins w:id="2770" w:author="Locke Liu" w:date="2021-05-24T15:00:00Z">
        <w:r w:rsidR="00365EFC">
          <w:rPr>
            <w:rFonts w:ascii="Arial" w:hAnsi="Arial" w:cs="Arial"/>
            <w:color w:val="121B1F" w:themeColor="background1"/>
            <w:sz w:val="16"/>
            <w:szCs w:val="16"/>
          </w:rPr>
          <w:t>s</w:t>
        </w:r>
      </w:ins>
      <w:r w:rsidR="007049CF" w:rsidRPr="004D620F">
        <w:rPr>
          <w:rFonts w:ascii="Arial" w:hAnsi="Arial" w:cs="Arial"/>
          <w:color w:val="121B1F" w:themeColor="background1"/>
          <w:sz w:val="16"/>
          <w:szCs w:val="16"/>
          <w:rPrChange w:id="2771" w:author="Locke Liu" w:date="2021-05-24T14:33:00Z">
            <w:rPr>
              <w:rFonts w:ascii="Segoe UI" w:hAnsi="Segoe UI" w:cs="Segoe UI"/>
              <w:color w:val="121B1F" w:themeColor="background1"/>
              <w:sz w:val="16"/>
              <w:szCs w:val="16"/>
            </w:rPr>
          </w:rPrChange>
        </w:rPr>
        <w:t xml:space="preserve"> of data, such as ODS, Datastore and data mart for different data consumer.</w:t>
      </w:r>
    </w:p>
    <w:p w14:paraId="27AB401F" w14:textId="36A3BE74" w:rsidR="009B2B9F" w:rsidRPr="004D620F" w:rsidDel="00414EAA" w:rsidRDefault="009B2B9F">
      <w:pPr>
        <w:spacing w:after="120"/>
        <w:jc w:val="both"/>
        <w:rPr>
          <w:del w:id="2772" w:author="Locke Liu" w:date="2021-05-24T14:59:00Z"/>
          <w:rFonts w:ascii="Arial" w:hAnsi="Arial" w:cs="Arial"/>
          <w:color w:val="121B1F" w:themeColor="background1"/>
          <w:sz w:val="16"/>
          <w:szCs w:val="16"/>
          <w:rPrChange w:id="2773" w:author="Locke Liu" w:date="2021-05-24T14:33:00Z">
            <w:rPr>
              <w:del w:id="2774" w:author="Locke Liu" w:date="2021-05-24T14:59:00Z"/>
              <w:rFonts w:ascii="Segoe UI" w:hAnsi="Segoe UI" w:cs="Segoe UI"/>
              <w:color w:val="121B1F" w:themeColor="background1"/>
              <w:sz w:val="16"/>
              <w:szCs w:val="16"/>
            </w:rPr>
          </w:rPrChange>
        </w:rPr>
        <w:pPrChange w:id="2775" w:author="Locke Liu" w:date="2021-05-24T14:59:00Z">
          <w:pPr/>
        </w:pPrChange>
      </w:pPr>
    </w:p>
    <w:p w14:paraId="693DA67A" w14:textId="5C539520" w:rsidR="004E61F8" w:rsidRPr="004D620F" w:rsidRDefault="007049CF">
      <w:pPr>
        <w:spacing w:after="120"/>
        <w:jc w:val="both"/>
        <w:rPr>
          <w:rFonts w:ascii="Arial" w:hAnsi="Arial" w:cs="Arial"/>
          <w:color w:val="121B1F" w:themeColor="background1"/>
          <w:sz w:val="16"/>
          <w:szCs w:val="16"/>
          <w:rPrChange w:id="2776" w:author="Locke Liu" w:date="2021-05-24T14:33:00Z">
            <w:rPr>
              <w:rFonts w:ascii="Segoe UI" w:hAnsi="Segoe UI" w:cs="Segoe UI"/>
              <w:color w:val="121B1F" w:themeColor="background1"/>
              <w:sz w:val="16"/>
              <w:szCs w:val="16"/>
            </w:rPr>
          </w:rPrChange>
        </w:rPr>
        <w:pPrChange w:id="2777" w:author="Locke Liu" w:date="2021-05-24T14:59:00Z">
          <w:pPr/>
        </w:pPrChange>
      </w:pPr>
      <w:r w:rsidRPr="004D620F">
        <w:rPr>
          <w:rFonts w:ascii="Arial" w:hAnsi="Arial" w:cs="Arial"/>
          <w:color w:val="121B1F" w:themeColor="background1"/>
          <w:sz w:val="16"/>
          <w:szCs w:val="16"/>
          <w:rPrChange w:id="2778" w:author="Locke Liu" w:date="2021-05-24T14:33:00Z">
            <w:rPr>
              <w:rFonts w:ascii="Segoe UI" w:hAnsi="Segoe UI" w:cs="Segoe UI"/>
              <w:color w:val="121B1F" w:themeColor="background1"/>
              <w:sz w:val="16"/>
              <w:szCs w:val="16"/>
            </w:rPr>
          </w:rPrChange>
        </w:rPr>
        <w:t>At last, you may find the data consumer of data lake. We assume that China BI</w:t>
      </w:r>
      <w:ins w:id="2779" w:author="Locke Liu" w:date="2021-05-24T14:57:00Z">
        <w:r w:rsidR="00113868">
          <w:rPr>
            <w:rFonts w:ascii="Arial" w:hAnsi="Arial" w:cs="Arial"/>
            <w:color w:val="121B1F" w:themeColor="background1"/>
            <w:sz w:val="16"/>
            <w:szCs w:val="16"/>
          </w:rPr>
          <w:t xml:space="preserve">, </w:t>
        </w:r>
      </w:ins>
      <w:del w:id="2780" w:author="Locke Liu" w:date="2021-05-24T14:57:00Z">
        <w:r w:rsidRPr="004D620F" w:rsidDel="00113868">
          <w:rPr>
            <w:rFonts w:ascii="Arial" w:hAnsi="Arial" w:cs="Arial"/>
            <w:color w:val="121B1F" w:themeColor="background1"/>
            <w:sz w:val="16"/>
            <w:szCs w:val="16"/>
            <w:rPrChange w:id="2781" w:author="Locke Liu" w:date="2021-05-24T14:33:00Z">
              <w:rPr>
                <w:rFonts w:ascii="Segoe UI" w:hAnsi="Segoe UI" w:cs="Segoe UI"/>
                <w:color w:val="121B1F" w:themeColor="background1"/>
                <w:sz w:val="16"/>
                <w:szCs w:val="16"/>
              </w:rPr>
            </w:rPrChange>
          </w:rPr>
          <w:delText xml:space="preserve"> and CDP,CRM</w:delText>
        </w:r>
      </w:del>
      <w:ins w:id="2782" w:author="Locke Liu" w:date="2021-05-24T14:57:00Z">
        <w:r w:rsidR="00113868" w:rsidRPr="004D620F">
          <w:rPr>
            <w:rFonts w:ascii="Arial" w:hAnsi="Arial" w:cs="Arial"/>
            <w:color w:val="121B1F" w:themeColor="background1"/>
            <w:sz w:val="16"/>
            <w:szCs w:val="16"/>
          </w:rPr>
          <w:t>CDP</w:t>
        </w:r>
        <w:r w:rsidR="00113868">
          <w:rPr>
            <w:rFonts w:ascii="Arial" w:hAnsi="Arial" w:cs="Arial"/>
            <w:color w:val="121B1F" w:themeColor="background1"/>
            <w:sz w:val="16"/>
            <w:szCs w:val="16"/>
          </w:rPr>
          <w:t xml:space="preserve"> and</w:t>
        </w:r>
        <w:r w:rsidR="00113868" w:rsidRPr="004D620F">
          <w:rPr>
            <w:rFonts w:ascii="Arial" w:hAnsi="Arial" w:cs="Arial"/>
            <w:color w:val="121B1F" w:themeColor="background1"/>
            <w:sz w:val="16"/>
            <w:szCs w:val="16"/>
          </w:rPr>
          <w:t xml:space="preserve"> CRM</w:t>
        </w:r>
      </w:ins>
      <w:r w:rsidRPr="004D620F">
        <w:rPr>
          <w:rFonts w:ascii="Arial" w:hAnsi="Arial" w:cs="Arial"/>
          <w:color w:val="121B1F" w:themeColor="background1"/>
          <w:sz w:val="16"/>
          <w:szCs w:val="16"/>
          <w:rPrChange w:id="2783" w:author="Locke Liu" w:date="2021-05-24T14:33:00Z">
            <w:rPr>
              <w:rFonts w:ascii="Segoe UI" w:hAnsi="Segoe UI" w:cs="Segoe UI"/>
              <w:color w:val="121B1F" w:themeColor="background1"/>
              <w:sz w:val="16"/>
              <w:szCs w:val="16"/>
            </w:rPr>
          </w:rPrChange>
        </w:rPr>
        <w:t xml:space="preserve"> will be the 1</w:t>
      </w:r>
      <w:r w:rsidRPr="004D620F">
        <w:rPr>
          <w:rFonts w:ascii="Arial" w:hAnsi="Arial" w:cs="Arial"/>
          <w:color w:val="121B1F" w:themeColor="background1"/>
          <w:sz w:val="16"/>
          <w:szCs w:val="16"/>
          <w:vertAlign w:val="superscript"/>
          <w:rPrChange w:id="2784" w:author="Locke Liu" w:date="2021-05-24T14:33:00Z">
            <w:rPr>
              <w:rFonts w:ascii="Segoe UI" w:hAnsi="Segoe UI" w:cs="Segoe UI"/>
              <w:color w:val="121B1F" w:themeColor="background1"/>
              <w:sz w:val="16"/>
              <w:szCs w:val="16"/>
              <w:vertAlign w:val="superscript"/>
            </w:rPr>
          </w:rPrChange>
        </w:rPr>
        <w:t>st</w:t>
      </w:r>
      <w:r w:rsidRPr="004D620F">
        <w:rPr>
          <w:rFonts w:ascii="Arial" w:hAnsi="Arial" w:cs="Arial"/>
          <w:color w:val="121B1F" w:themeColor="background1"/>
          <w:sz w:val="16"/>
          <w:szCs w:val="16"/>
          <w:rPrChange w:id="2785" w:author="Locke Liu" w:date="2021-05-24T14:33:00Z">
            <w:rPr>
              <w:rFonts w:ascii="Segoe UI" w:hAnsi="Segoe UI" w:cs="Segoe UI"/>
              <w:color w:val="121B1F" w:themeColor="background1"/>
              <w:sz w:val="16"/>
              <w:szCs w:val="16"/>
            </w:rPr>
          </w:rPrChange>
        </w:rPr>
        <w:t xml:space="preserve"> batch of consumer. More details could refer to </w:t>
      </w:r>
      <w:ins w:id="2786" w:author="Locke Liu" w:date="2021-05-24T15:00:00Z">
        <w:r w:rsidR="00EC21A6">
          <w:rPr>
            <w:rFonts w:ascii="Arial" w:hAnsi="Arial" w:cs="Arial"/>
            <w:color w:val="121B1F" w:themeColor="background1"/>
            <w:sz w:val="16"/>
            <w:szCs w:val="16"/>
          </w:rPr>
          <w:t xml:space="preserve">the </w:t>
        </w:r>
      </w:ins>
      <w:r w:rsidRPr="004D620F">
        <w:rPr>
          <w:rFonts w:ascii="Arial" w:hAnsi="Arial" w:cs="Arial"/>
          <w:color w:val="121B1F" w:themeColor="background1"/>
          <w:sz w:val="16"/>
          <w:szCs w:val="16"/>
          <w:rPrChange w:id="2787" w:author="Locke Liu" w:date="2021-05-24T14:33:00Z">
            <w:rPr>
              <w:rFonts w:ascii="Segoe UI" w:hAnsi="Segoe UI" w:cs="Segoe UI"/>
              <w:color w:val="121B1F" w:themeColor="background1"/>
              <w:sz w:val="16"/>
              <w:szCs w:val="16"/>
            </w:rPr>
          </w:rPrChange>
        </w:rPr>
        <w:t>CDP design. We will more focus on data lake build within this document</w:t>
      </w:r>
      <w:ins w:id="2788" w:author="Locke Liu" w:date="2021-05-24T14:57:00Z">
        <w:r w:rsidR="00932D32">
          <w:rPr>
            <w:rFonts w:ascii="Arial" w:hAnsi="Arial" w:cs="Arial"/>
            <w:color w:val="121B1F" w:themeColor="background1"/>
            <w:sz w:val="16"/>
            <w:szCs w:val="16"/>
          </w:rPr>
          <w:t>.</w:t>
        </w:r>
      </w:ins>
    </w:p>
    <w:p w14:paraId="38F9A48A" w14:textId="5C2A1228" w:rsidR="004E61F8" w:rsidRPr="004D620F" w:rsidDel="00A00BE9" w:rsidRDefault="00A00BE9" w:rsidP="00287688">
      <w:pPr>
        <w:rPr>
          <w:del w:id="2789" w:author="Locke Liu" w:date="2021-05-24T14:57:00Z"/>
          <w:rFonts w:ascii="Arial" w:hAnsi="Arial" w:cs="Arial"/>
          <w:lang w:eastAsia="de-DE"/>
          <w:rPrChange w:id="2790" w:author="Locke Liu" w:date="2021-05-24T14:33:00Z">
            <w:rPr>
              <w:del w:id="2791" w:author="Locke Liu" w:date="2021-05-24T14:57:00Z"/>
              <w:lang w:eastAsia="de-DE"/>
            </w:rPr>
          </w:rPrChange>
        </w:rPr>
      </w:pPr>
      <w:ins w:id="2792" w:author="Locke Liu" w:date="2021-05-24T14:57:00Z">
        <w:r>
          <w:rPr>
            <w:rFonts w:ascii="Arial" w:hAnsi="Arial" w:cs="Arial"/>
            <w:lang w:eastAsia="de-DE"/>
          </w:rPr>
          <w:br w:type="page"/>
        </w:r>
      </w:ins>
    </w:p>
    <w:p w14:paraId="74C92979" w14:textId="5B68BF54" w:rsidR="004E61F8" w:rsidRPr="004D620F" w:rsidDel="00A00BE9" w:rsidRDefault="004E61F8" w:rsidP="00287688">
      <w:pPr>
        <w:rPr>
          <w:del w:id="2793" w:author="Locke Liu" w:date="2021-05-24T14:57:00Z"/>
          <w:rFonts w:ascii="Arial" w:hAnsi="Arial" w:cs="Arial"/>
          <w:lang w:eastAsia="de-DE"/>
          <w:rPrChange w:id="2794" w:author="Locke Liu" w:date="2021-05-24T14:33:00Z">
            <w:rPr>
              <w:del w:id="2795" w:author="Locke Liu" w:date="2021-05-24T14:57:00Z"/>
              <w:lang w:eastAsia="de-DE"/>
            </w:rPr>
          </w:rPrChange>
        </w:rPr>
      </w:pPr>
      <w:bookmarkStart w:id="2796" w:name="_Toc72767185"/>
      <w:bookmarkEnd w:id="2796"/>
    </w:p>
    <w:p w14:paraId="03419364" w14:textId="4CCC79C8" w:rsidR="00FD100E" w:rsidRPr="004D620F" w:rsidDel="00A00BE9" w:rsidRDefault="00FD100E" w:rsidP="00287688">
      <w:pPr>
        <w:rPr>
          <w:del w:id="2797" w:author="Locke Liu" w:date="2021-05-24T14:57:00Z"/>
          <w:rFonts w:ascii="Arial" w:hAnsi="Arial" w:cs="Arial"/>
          <w:lang w:eastAsia="de-DE"/>
          <w:rPrChange w:id="2798" w:author="Locke Liu" w:date="2021-05-24T14:33:00Z">
            <w:rPr>
              <w:del w:id="2799" w:author="Locke Liu" w:date="2021-05-24T14:57:00Z"/>
              <w:lang w:eastAsia="de-DE"/>
            </w:rPr>
          </w:rPrChange>
        </w:rPr>
      </w:pPr>
      <w:bookmarkStart w:id="2800" w:name="_Toc72767186"/>
      <w:bookmarkEnd w:id="2800"/>
    </w:p>
    <w:p w14:paraId="1E615F59" w14:textId="77777777" w:rsidR="004D075A" w:rsidRPr="004D620F" w:rsidRDefault="004D075A" w:rsidP="004D075A">
      <w:pPr>
        <w:pStyle w:val="Heading1"/>
        <w:rPr>
          <w:rFonts w:ascii="Arial" w:hAnsi="Arial"/>
          <w:rPrChange w:id="2801" w:author="Locke Liu" w:date="2021-05-24T14:33:00Z">
            <w:rPr/>
          </w:rPrChange>
        </w:rPr>
      </w:pPr>
      <w:bookmarkStart w:id="2802" w:name="_Toc482190444"/>
      <w:bookmarkStart w:id="2803" w:name="_Toc482707858"/>
      <w:bookmarkStart w:id="2804" w:name="_Toc72767187"/>
      <w:r w:rsidRPr="004D620F">
        <w:rPr>
          <w:rFonts w:ascii="Arial" w:hAnsi="Arial"/>
          <w:rPrChange w:id="2805" w:author="Locke Liu" w:date="2021-05-24T14:33:00Z">
            <w:rPr/>
          </w:rPrChange>
        </w:rPr>
        <w:t>Infrastructure Logical Architecture</w:t>
      </w:r>
      <w:bookmarkEnd w:id="2802"/>
      <w:bookmarkEnd w:id="2803"/>
      <w:bookmarkEnd w:id="2804"/>
    </w:p>
    <w:p w14:paraId="1E615F5A" w14:textId="029B02DB" w:rsidR="004D075A" w:rsidRPr="004D620F" w:rsidRDefault="006F3B13" w:rsidP="004D075A">
      <w:pPr>
        <w:pStyle w:val="Heading2"/>
        <w:rPr>
          <w:rFonts w:ascii="Arial" w:hAnsi="Arial"/>
          <w:rPrChange w:id="2806" w:author="Locke Liu" w:date="2021-05-24T14:33:00Z">
            <w:rPr/>
          </w:rPrChange>
        </w:rPr>
      </w:pPr>
      <w:bookmarkStart w:id="2807" w:name="_Toc482190445"/>
      <w:bookmarkStart w:id="2808" w:name="_Toc482707859"/>
      <w:bookmarkStart w:id="2809" w:name="_Toc72767188"/>
      <w:r w:rsidRPr="004D620F">
        <w:rPr>
          <w:rFonts w:ascii="Arial" w:hAnsi="Arial"/>
          <w:rPrChange w:id="2810" w:author="Locke Liu" w:date="2021-05-24T14:33:00Z">
            <w:rPr/>
          </w:rPrChange>
        </w:rPr>
        <w:t xml:space="preserve">Logical </w:t>
      </w:r>
      <w:r w:rsidR="004D075A" w:rsidRPr="004D620F">
        <w:rPr>
          <w:rFonts w:ascii="Arial" w:hAnsi="Arial"/>
          <w:rPrChange w:id="2811" w:author="Locke Liu" w:date="2021-05-24T14:33:00Z">
            <w:rPr/>
          </w:rPrChange>
        </w:rPr>
        <w:t>Component Model</w:t>
      </w:r>
      <w:bookmarkEnd w:id="2807"/>
      <w:bookmarkEnd w:id="2808"/>
      <w:bookmarkEnd w:id="2809"/>
    </w:p>
    <w:p w14:paraId="1E615F5C" w14:textId="173AC9FA" w:rsidR="004D075A" w:rsidRPr="004D620F" w:rsidRDefault="004D075A" w:rsidP="004D075A">
      <w:pPr>
        <w:rPr>
          <w:rFonts w:ascii="Arial" w:hAnsi="Arial" w:cs="Arial"/>
          <w:rPrChange w:id="2812" w:author="Locke Liu" w:date="2021-05-24T14:33:00Z">
            <w:rPr/>
          </w:rPrChange>
        </w:rPr>
      </w:pPr>
    </w:p>
    <w:p w14:paraId="1E615F5D" w14:textId="76E7326A" w:rsidR="004D075A" w:rsidRPr="004D620F" w:rsidRDefault="004D075A" w:rsidP="00AB555C">
      <w:pPr>
        <w:rPr>
          <w:rFonts w:ascii="Arial" w:hAnsi="Arial" w:cs="Arial"/>
          <w:rPrChange w:id="2813" w:author="Locke Liu" w:date="2021-05-24T14:33:00Z">
            <w:rPr/>
          </w:rPrChange>
        </w:rPr>
      </w:pPr>
      <w:r w:rsidRPr="004D620F">
        <w:rPr>
          <w:rFonts w:ascii="Arial" w:hAnsi="Arial" w:cs="Arial"/>
          <w:rPrChange w:id="2814" w:author="Locke Liu" w:date="2021-05-24T14:33:00Z">
            <w:rPr/>
          </w:rPrChange>
        </w:rPr>
        <w:t xml:space="preserve"> </w:t>
      </w:r>
      <w:r w:rsidR="00F2443A" w:rsidRPr="004D620F">
        <w:rPr>
          <w:rFonts w:ascii="Arial" w:hAnsi="Arial" w:cs="Arial"/>
          <w:noProof/>
          <w:rPrChange w:id="2815" w:author="Locke Liu" w:date="2021-05-24T14:33:00Z">
            <w:rPr>
              <w:noProof/>
            </w:rPr>
          </w:rPrChange>
        </w:rPr>
        <w:drawing>
          <wp:inline distT="0" distB="0" distL="0" distR="0" wp14:anchorId="443E263F" wp14:editId="046AF4C1">
            <wp:extent cx="6230815" cy="3447544"/>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62065" cy="3464835"/>
                    </a:xfrm>
                    <a:prstGeom prst="rect">
                      <a:avLst/>
                    </a:prstGeom>
                    <a:noFill/>
                  </pic:spPr>
                </pic:pic>
              </a:graphicData>
            </a:graphic>
          </wp:inline>
        </w:drawing>
      </w:r>
    </w:p>
    <w:p w14:paraId="1E615F5F" w14:textId="2C01435F" w:rsidR="004D075A" w:rsidRPr="004D620F" w:rsidRDefault="004D075A" w:rsidP="007E56A2">
      <w:pPr>
        <w:pStyle w:val="Caption"/>
        <w:jc w:val="center"/>
        <w:rPr>
          <w:rFonts w:cs="Arial"/>
          <w:sz w:val="18"/>
          <w:szCs w:val="18"/>
          <w:lang w:val="en-US"/>
          <w:rPrChange w:id="2816" w:author="Locke Liu" w:date="2021-05-24T14:33:00Z">
            <w:rPr>
              <w:rFonts w:asciiTheme="minorHAnsi" w:hAnsiTheme="minorHAnsi"/>
              <w:sz w:val="18"/>
              <w:szCs w:val="18"/>
              <w:lang w:val="en-US"/>
            </w:rPr>
          </w:rPrChange>
        </w:rPr>
      </w:pPr>
      <w:bookmarkStart w:id="2817" w:name="_Toc482190465"/>
      <w:bookmarkStart w:id="2818" w:name="_Toc72242464"/>
      <w:r w:rsidRPr="004D620F">
        <w:rPr>
          <w:rFonts w:cs="Arial"/>
          <w:sz w:val="18"/>
          <w:szCs w:val="18"/>
          <w:lang w:val="en-US"/>
          <w:rPrChange w:id="2819" w:author="Locke Liu" w:date="2021-05-24T14:33:00Z">
            <w:rPr>
              <w:rFonts w:asciiTheme="minorHAnsi" w:hAnsiTheme="minorHAnsi"/>
              <w:sz w:val="18"/>
              <w:szCs w:val="18"/>
              <w:lang w:val="en-US"/>
            </w:rPr>
          </w:rPrChange>
        </w:rPr>
        <w:t xml:space="preserve">Figure </w:t>
      </w:r>
      <w:r w:rsidRPr="004D620F">
        <w:rPr>
          <w:rFonts w:cs="Arial"/>
          <w:sz w:val="18"/>
          <w:szCs w:val="18"/>
          <w:lang w:val="en-US"/>
          <w:rPrChange w:id="2820" w:author="Locke Liu" w:date="2021-05-24T14:33:00Z">
            <w:rPr>
              <w:rFonts w:asciiTheme="minorHAnsi" w:hAnsiTheme="minorHAnsi"/>
              <w:sz w:val="18"/>
              <w:szCs w:val="18"/>
              <w:lang w:val="en-US"/>
            </w:rPr>
          </w:rPrChange>
        </w:rPr>
        <w:fldChar w:fldCharType="begin"/>
      </w:r>
      <w:r w:rsidRPr="004D620F">
        <w:rPr>
          <w:rFonts w:cs="Arial"/>
          <w:sz w:val="18"/>
          <w:szCs w:val="18"/>
          <w:lang w:val="en-US"/>
          <w:rPrChange w:id="2821" w:author="Locke Liu" w:date="2021-05-24T14:33:00Z">
            <w:rPr>
              <w:rFonts w:asciiTheme="minorHAnsi" w:hAnsiTheme="minorHAnsi"/>
              <w:sz w:val="18"/>
              <w:szCs w:val="18"/>
              <w:lang w:val="en-US"/>
            </w:rPr>
          </w:rPrChange>
        </w:rPr>
        <w:instrText xml:space="preserve"> SEQ Figure \* ARABIC </w:instrText>
      </w:r>
      <w:r w:rsidRPr="004D620F">
        <w:rPr>
          <w:rFonts w:cs="Arial"/>
          <w:sz w:val="18"/>
          <w:szCs w:val="18"/>
          <w:lang w:val="en-US"/>
          <w:rPrChange w:id="2822" w:author="Locke Liu" w:date="2021-05-24T14:33:00Z">
            <w:rPr>
              <w:rFonts w:asciiTheme="minorHAnsi" w:hAnsiTheme="minorHAnsi"/>
              <w:sz w:val="18"/>
              <w:szCs w:val="18"/>
              <w:lang w:val="en-US"/>
            </w:rPr>
          </w:rPrChange>
        </w:rPr>
        <w:fldChar w:fldCharType="separate"/>
      </w:r>
      <w:ins w:id="2823" w:author="Locke Liu" w:date="2021-05-24T16:23:00Z">
        <w:r w:rsidR="0064187D">
          <w:rPr>
            <w:rFonts w:cs="Arial"/>
            <w:noProof/>
            <w:sz w:val="18"/>
            <w:szCs w:val="18"/>
            <w:lang w:val="en-US"/>
          </w:rPr>
          <w:t>4</w:t>
        </w:r>
      </w:ins>
      <w:del w:id="2824" w:author="Locke Liu" w:date="2021-05-24T16:23:00Z">
        <w:r w:rsidR="002D424D" w:rsidRPr="004D620F" w:rsidDel="0064187D">
          <w:rPr>
            <w:rFonts w:cs="Arial"/>
            <w:noProof/>
            <w:sz w:val="18"/>
            <w:szCs w:val="18"/>
            <w:lang w:val="en-US"/>
            <w:rPrChange w:id="2825" w:author="Locke Liu" w:date="2021-05-24T14:33:00Z">
              <w:rPr>
                <w:rFonts w:asciiTheme="minorHAnsi" w:hAnsiTheme="minorHAnsi"/>
                <w:noProof/>
                <w:sz w:val="18"/>
                <w:szCs w:val="18"/>
                <w:lang w:val="en-US"/>
              </w:rPr>
            </w:rPrChange>
          </w:rPr>
          <w:delText>4</w:delText>
        </w:r>
      </w:del>
      <w:r w:rsidRPr="004D620F">
        <w:rPr>
          <w:rFonts w:cs="Arial"/>
          <w:sz w:val="18"/>
          <w:szCs w:val="18"/>
          <w:lang w:val="en-US"/>
          <w:rPrChange w:id="2826" w:author="Locke Liu" w:date="2021-05-24T14:33:00Z">
            <w:rPr>
              <w:rFonts w:asciiTheme="minorHAnsi" w:hAnsiTheme="minorHAnsi"/>
              <w:sz w:val="18"/>
              <w:szCs w:val="18"/>
              <w:lang w:val="en-US"/>
            </w:rPr>
          </w:rPrChange>
        </w:rPr>
        <w:fldChar w:fldCharType="end"/>
      </w:r>
      <w:r w:rsidRPr="004D620F">
        <w:rPr>
          <w:rFonts w:cs="Arial"/>
          <w:sz w:val="18"/>
          <w:szCs w:val="18"/>
          <w:lang w:val="en-US"/>
          <w:rPrChange w:id="2827" w:author="Locke Liu" w:date="2021-05-24T14:33:00Z">
            <w:rPr>
              <w:rFonts w:asciiTheme="minorHAnsi" w:hAnsiTheme="minorHAnsi"/>
              <w:sz w:val="18"/>
              <w:szCs w:val="18"/>
              <w:lang w:val="en-US"/>
            </w:rPr>
          </w:rPrChange>
        </w:rPr>
        <w:t xml:space="preserve"> – </w:t>
      </w:r>
      <w:r w:rsidR="006F3B13" w:rsidRPr="004D620F">
        <w:rPr>
          <w:rFonts w:cs="Arial"/>
          <w:sz w:val="18"/>
          <w:szCs w:val="18"/>
          <w:lang w:val="en-US"/>
          <w:rPrChange w:id="2828" w:author="Locke Liu" w:date="2021-05-24T14:33:00Z">
            <w:rPr>
              <w:rFonts w:asciiTheme="minorHAnsi" w:hAnsiTheme="minorHAnsi"/>
              <w:sz w:val="18"/>
              <w:szCs w:val="18"/>
              <w:lang w:val="en-US"/>
            </w:rPr>
          </w:rPrChange>
        </w:rPr>
        <w:t xml:space="preserve">logical </w:t>
      </w:r>
      <w:r w:rsidRPr="004D620F">
        <w:rPr>
          <w:rFonts w:cs="Arial"/>
          <w:sz w:val="18"/>
          <w:szCs w:val="18"/>
          <w:lang w:val="en-US"/>
          <w:rPrChange w:id="2829" w:author="Locke Liu" w:date="2021-05-24T14:33:00Z">
            <w:rPr>
              <w:rFonts w:asciiTheme="minorHAnsi" w:hAnsiTheme="minorHAnsi"/>
              <w:sz w:val="18"/>
              <w:szCs w:val="18"/>
              <w:lang w:val="en-US"/>
            </w:rPr>
          </w:rPrChange>
        </w:rPr>
        <w:t>Component Model</w:t>
      </w:r>
      <w:bookmarkEnd w:id="2817"/>
      <w:bookmarkEnd w:id="2818"/>
    </w:p>
    <w:p w14:paraId="6DCB7A99" w14:textId="5213C0E5" w:rsidR="00285CA1" w:rsidRPr="004D620F" w:rsidRDefault="00285CA1">
      <w:pPr>
        <w:spacing w:before="120"/>
        <w:jc w:val="both"/>
        <w:rPr>
          <w:rFonts w:ascii="Arial" w:hAnsi="Arial" w:cs="Arial"/>
          <w:color w:val="121B1F" w:themeColor="background1"/>
          <w:sz w:val="16"/>
          <w:szCs w:val="16"/>
          <w:lang w:eastAsia="de-DE"/>
          <w:rPrChange w:id="2830" w:author="Locke Liu" w:date="2021-05-24T14:33:00Z">
            <w:rPr>
              <w:rFonts w:ascii="Segoe UI" w:hAnsi="Segoe UI" w:cs="Segoe UI"/>
              <w:color w:val="121B1F" w:themeColor="background1"/>
              <w:sz w:val="16"/>
              <w:szCs w:val="16"/>
              <w:lang w:eastAsia="de-DE"/>
            </w:rPr>
          </w:rPrChange>
        </w:rPr>
        <w:pPrChange w:id="2831" w:author="Locke Liu" w:date="2021-05-24T15:01:00Z">
          <w:pPr/>
        </w:pPrChange>
      </w:pPr>
      <w:r w:rsidRPr="004D620F">
        <w:rPr>
          <w:rFonts w:ascii="Arial" w:hAnsi="Arial" w:cs="Arial"/>
          <w:color w:val="121B1F" w:themeColor="background1"/>
          <w:sz w:val="16"/>
          <w:szCs w:val="16"/>
          <w:lang w:eastAsia="de-DE"/>
          <w:rPrChange w:id="2832" w:author="Locke Liu" w:date="2021-05-24T14:33:00Z">
            <w:rPr>
              <w:rFonts w:ascii="Segoe UI" w:hAnsi="Segoe UI" w:cs="Segoe UI"/>
              <w:color w:val="121B1F" w:themeColor="background1"/>
              <w:sz w:val="16"/>
              <w:szCs w:val="16"/>
              <w:lang w:eastAsia="de-DE"/>
            </w:rPr>
          </w:rPrChange>
        </w:rPr>
        <w:t xml:space="preserve">The main purpose of China data lake is to collect data from different sources, consolidate and process it. </w:t>
      </w:r>
      <w:r w:rsidR="00893413" w:rsidRPr="004D620F">
        <w:rPr>
          <w:rFonts w:ascii="Arial" w:hAnsi="Arial" w:cs="Arial"/>
          <w:color w:val="121B1F" w:themeColor="background1"/>
          <w:sz w:val="16"/>
          <w:szCs w:val="16"/>
          <w:lang w:eastAsia="de-DE"/>
          <w:rPrChange w:id="2833" w:author="Locke Liu" w:date="2021-05-24T14:33:00Z">
            <w:rPr>
              <w:rFonts w:ascii="Segoe UI" w:hAnsi="Segoe UI" w:cs="Segoe UI"/>
              <w:color w:val="121B1F" w:themeColor="background1"/>
              <w:sz w:val="16"/>
              <w:szCs w:val="16"/>
              <w:lang w:eastAsia="de-DE"/>
            </w:rPr>
          </w:rPrChange>
        </w:rPr>
        <w:t>Finally,</w:t>
      </w:r>
      <w:r w:rsidRPr="004D620F">
        <w:rPr>
          <w:rFonts w:ascii="Arial" w:hAnsi="Arial" w:cs="Arial"/>
          <w:color w:val="121B1F" w:themeColor="background1"/>
          <w:sz w:val="16"/>
          <w:szCs w:val="16"/>
          <w:lang w:eastAsia="de-DE"/>
          <w:rPrChange w:id="2834" w:author="Locke Liu" w:date="2021-05-24T14:33:00Z">
            <w:rPr>
              <w:rFonts w:ascii="Segoe UI" w:hAnsi="Segoe UI" w:cs="Segoe UI"/>
              <w:color w:val="121B1F" w:themeColor="background1"/>
              <w:sz w:val="16"/>
              <w:szCs w:val="16"/>
              <w:lang w:eastAsia="de-DE"/>
            </w:rPr>
          </w:rPrChange>
        </w:rPr>
        <w:t xml:space="preserve"> the processed data can be used to serve different business needs or applications such as CDP, CRM etc</w:t>
      </w:r>
      <w:ins w:id="2835" w:author="Locke Liu" w:date="2021-05-24T15:01:00Z">
        <w:r w:rsidR="00F1339A">
          <w:rPr>
            <w:rFonts w:ascii="Arial" w:hAnsi="Arial" w:cs="Arial"/>
            <w:color w:val="121B1F" w:themeColor="background1"/>
            <w:sz w:val="16"/>
            <w:szCs w:val="16"/>
            <w:lang w:eastAsia="de-DE"/>
          </w:rPr>
          <w:t>.</w:t>
        </w:r>
      </w:ins>
    </w:p>
    <w:p w14:paraId="1715829A" w14:textId="4F35070F" w:rsidR="006F3B13" w:rsidRPr="004D620F" w:rsidDel="00766D7C" w:rsidRDefault="008B387F">
      <w:pPr>
        <w:spacing w:before="120"/>
        <w:jc w:val="both"/>
        <w:rPr>
          <w:del w:id="2836" w:author="Locke Liu" w:date="2021-05-24T15:01:00Z"/>
          <w:rFonts w:ascii="Arial" w:hAnsi="Arial" w:cs="Arial"/>
          <w:color w:val="121B1F" w:themeColor="background1"/>
          <w:sz w:val="16"/>
          <w:szCs w:val="16"/>
          <w:lang w:eastAsia="de-DE"/>
          <w:rPrChange w:id="2837" w:author="Locke Liu" w:date="2021-05-24T14:33:00Z">
            <w:rPr>
              <w:del w:id="2838" w:author="Locke Liu" w:date="2021-05-24T15:01:00Z"/>
              <w:rFonts w:ascii="Segoe UI" w:hAnsi="Segoe UI" w:cs="Segoe UI"/>
              <w:color w:val="121B1F" w:themeColor="background1"/>
              <w:sz w:val="16"/>
              <w:szCs w:val="16"/>
              <w:lang w:eastAsia="de-DE"/>
            </w:rPr>
          </w:rPrChange>
        </w:rPr>
        <w:pPrChange w:id="2839" w:author="Locke Liu" w:date="2021-05-24T15:01:00Z">
          <w:pPr/>
        </w:pPrChange>
      </w:pPr>
      <w:r w:rsidRPr="004D620F">
        <w:rPr>
          <w:rFonts w:ascii="Arial" w:hAnsi="Arial" w:cs="Arial"/>
          <w:color w:val="121B1F" w:themeColor="background1"/>
          <w:sz w:val="16"/>
          <w:szCs w:val="16"/>
          <w:lang w:eastAsia="de-DE"/>
          <w:rPrChange w:id="2840" w:author="Locke Liu" w:date="2021-05-24T14:33:00Z">
            <w:rPr>
              <w:rFonts w:ascii="Segoe UI" w:hAnsi="Segoe UI" w:cs="Segoe UI"/>
              <w:color w:val="121B1F" w:themeColor="background1"/>
              <w:sz w:val="16"/>
              <w:szCs w:val="16"/>
              <w:lang w:eastAsia="de-DE"/>
            </w:rPr>
          </w:rPrChange>
        </w:rPr>
        <w:t xml:space="preserve">Azure Data Factory is Azure's cloud ETL service for scale-out serverless data integration and data transformation. It will be used to manage the data </w:t>
      </w:r>
      <w:ins w:id="2841" w:author="Locke Liu" w:date="2021-05-24T15:01:00Z">
        <w:r w:rsidR="00F1339A">
          <w:rPr>
            <w:rFonts w:ascii="Arial" w:hAnsi="Arial" w:cs="Arial"/>
            <w:color w:val="121B1F" w:themeColor="background1"/>
            <w:sz w:val="16"/>
            <w:szCs w:val="16"/>
            <w:lang w:eastAsia="de-DE"/>
          </w:rPr>
          <w:t xml:space="preserve">that are </w:t>
        </w:r>
      </w:ins>
      <w:r w:rsidRPr="004D620F">
        <w:rPr>
          <w:rFonts w:ascii="Arial" w:hAnsi="Arial" w:cs="Arial"/>
          <w:color w:val="121B1F" w:themeColor="background1"/>
          <w:sz w:val="16"/>
          <w:szCs w:val="16"/>
          <w:lang w:eastAsia="de-DE"/>
          <w:rPrChange w:id="2842" w:author="Locke Liu" w:date="2021-05-24T14:33:00Z">
            <w:rPr>
              <w:rFonts w:ascii="Segoe UI" w:hAnsi="Segoe UI" w:cs="Segoe UI"/>
              <w:color w:val="121B1F" w:themeColor="background1"/>
              <w:sz w:val="16"/>
              <w:szCs w:val="16"/>
              <w:lang w:eastAsia="de-DE"/>
            </w:rPr>
          </w:rPrChange>
        </w:rPr>
        <w:t>mov</w:t>
      </w:r>
      <w:del w:id="2843" w:author="Locke Liu" w:date="2021-05-24T15:02:00Z">
        <w:r w:rsidRPr="004D620F" w:rsidDel="00F1339A">
          <w:rPr>
            <w:rFonts w:ascii="Arial" w:hAnsi="Arial" w:cs="Arial"/>
            <w:color w:val="121B1F" w:themeColor="background1"/>
            <w:sz w:val="16"/>
            <w:szCs w:val="16"/>
            <w:lang w:eastAsia="de-DE"/>
            <w:rPrChange w:id="2844" w:author="Locke Liu" w:date="2021-05-24T14:33:00Z">
              <w:rPr>
                <w:rFonts w:ascii="Segoe UI" w:hAnsi="Segoe UI" w:cs="Segoe UI"/>
                <w:color w:val="121B1F" w:themeColor="background1"/>
                <w:sz w:val="16"/>
                <w:szCs w:val="16"/>
                <w:lang w:eastAsia="de-DE"/>
              </w:rPr>
            </w:rPrChange>
          </w:rPr>
          <w:delText>e</w:delText>
        </w:r>
      </w:del>
      <w:ins w:id="2845" w:author="Locke Liu" w:date="2021-05-24T15:02:00Z">
        <w:r w:rsidR="00F1339A">
          <w:rPr>
            <w:rFonts w:ascii="Arial" w:hAnsi="Arial" w:cs="Arial"/>
            <w:color w:val="121B1F" w:themeColor="background1"/>
            <w:sz w:val="16"/>
            <w:szCs w:val="16"/>
            <w:lang w:eastAsia="de-DE"/>
          </w:rPr>
          <w:t>ing</w:t>
        </w:r>
      </w:ins>
      <w:r w:rsidRPr="004D620F">
        <w:rPr>
          <w:rFonts w:ascii="Arial" w:hAnsi="Arial" w:cs="Arial"/>
          <w:color w:val="121B1F" w:themeColor="background1"/>
          <w:sz w:val="16"/>
          <w:szCs w:val="16"/>
          <w:lang w:eastAsia="de-DE"/>
          <w:rPrChange w:id="2846" w:author="Locke Liu" w:date="2021-05-24T14:33:00Z">
            <w:rPr>
              <w:rFonts w:ascii="Segoe UI" w:hAnsi="Segoe UI" w:cs="Segoe UI"/>
              <w:color w:val="121B1F" w:themeColor="background1"/>
              <w:sz w:val="16"/>
              <w:szCs w:val="16"/>
              <w:lang w:eastAsia="de-DE"/>
            </w:rPr>
          </w:rPrChange>
        </w:rPr>
        <w:t xml:space="preserve"> from different type</w:t>
      </w:r>
      <w:ins w:id="2847" w:author="Locke Liu" w:date="2021-05-24T15:01:00Z">
        <w:r w:rsidR="00F1339A">
          <w:rPr>
            <w:rFonts w:ascii="Arial" w:hAnsi="Arial" w:cs="Arial"/>
            <w:color w:val="121B1F" w:themeColor="background1"/>
            <w:sz w:val="16"/>
            <w:szCs w:val="16"/>
            <w:lang w:eastAsia="de-DE"/>
          </w:rPr>
          <w:t>s</w:t>
        </w:r>
      </w:ins>
      <w:r w:rsidRPr="004D620F">
        <w:rPr>
          <w:rFonts w:ascii="Arial" w:hAnsi="Arial" w:cs="Arial"/>
          <w:color w:val="121B1F" w:themeColor="background1"/>
          <w:sz w:val="16"/>
          <w:szCs w:val="16"/>
          <w:lang w:eastAsia="de-DE"/>
          <w:rPrChange w:id="2848" w:author="Locke Liu" w:date="2021-05-24T14:33:00Z">
            <w:rPr>
              <w:rFonts w:ascii="Segoe UI" w:hAnsi="Segoe UI" w:cs="Segoe UI"/>
              <w:color w:val="121B1F" w:themeColor="background1"/>
              <w:sz w:val="16"/>
              <w:szCs w:val="16"/>
              <w:lang w:eastAsia="de-DE"/>
            </w:rPr>
          </w:rPrChange>
        </w:rPr>
        <w:t xml:space="preserve"> of source</w:t>
      </w:r>
      <w:ins w:id="2849" w:author="Locke Liu" w:date="2021-05-24T15:02:00Z">
        <w:r w:rsidR="00BB0F29">
          <w:rPr>
            <w:rFonts w:ascii="Arial" w:hAnsi="Arial" w:cs="Arial"/>
            <w:color w:val="121B1F" w:themeColor="background1"/>
            <w:sz w:val="16"/>
            <w:szCs w:val="16"/>
            <w:lang w:eastAsia="de-DE"/>
          </w:rPr>
          <w:t>s</w:t>
        </w:r>
      </w:ins>
      <w:r w:rsidRPr="004D620F">
        <w:rPr>
          <w:rFonts w:ascii="Arial" w:hAnsi="Arial" w:cs="Arial"/>
          <w:color w:val="121B1F" w:themeColor="background1"/>
          <w:sz w:val="16"/>
          <w:szCs w:val="16"/>
          <w:lang w:eastAsia="de-DE"/>
          <w:rPrChange w:id="2850" w:author="Locke Liu" w:date="2021-05-24T14:33:00Z">
            <w:rPr>
              <w:rFonts w:ascii="Segoe UI" w:hAnsi="Segoe UI" w:cs="Segoe UI"/>
              <w:color w:val="121B1F" w:themeColor="background1"/>
              <w:sz w:val="16"/>
              <w:szCs w:val="16"/>
              <w:lang w:eastAsia="de-DE"/>
            </w:rPr>
          </w:rPrChange>
        </w:rPr>
        <w:t xml:space="preserve"> to Azure data lake storage.</w:t>
      </w:r>
    </w:p>
    <w:p w14:paraId="1F4F46F0" w14:textId="77777777" w:rsidR="00893413" w:rsidRPr="004D620F" w:rsidRDefault="00893413">
      <w:pPr>
        <w:spacing w:before="120"/>
        <w:jc w:val="both"/>
        <w:rPr>
          <w:rFonts w:ascii="Arial" w:hAnsi="Arial" w:cs="Arial"/>
          <w:color w:val="121B1F" w:themeColor="background1"/>
          <w:sz w:val="16"/>
          <w:szCs w:val="16"/>
          <w:lang w:eastAsia="de-DE"/>
          <w:rPrChange w:id="2851" w:author="Locke Liu" w:date="2021-05-24T14:33:00Z">
            <w:rPr>
              <w:rFonts w:ascii="Segoe UI" w:hAnsi="Segoe UI" w:cs="Segoe UI"/>
              <w:color w:val="121B1F" w:themeColor="background1"/>
              <w:sz w:val="16"/>
              <w:szCs w:val="16"/>
              <w:lang w:eastAsia="de-DE"/>
            </w:rPr>
          </w:rPrChange>
        </w:rPr>
        <w:pPrChange w:id="2852" w:author="Locke Liu" w:date="2021-05-24T15:01:00Z">
          <w:pPr/>
        </w:pPrChange>
      </w:pPr>
    </w:p>
    <w:p w14:paraId="0524CA98" w14:textId="648E496D" w:rsidR="00285CA1" w:rsidRPr="004D620F" w:rsidRDefault="008B387F">
      <w:pPr>
        <w:spacing w:before="120"/>
        <w:jc w:val="both"/>
        <w:rPr>
          <w:rFonts w:ascii="Arial" w:hAnsi="Arial" w:cs="Arial"/>
          <w:color w:val="121B1F" w:themeColor="background1"/>
          <w:sz w:val="16"/>
          <w:szCs w:val="16"/>
          <w:lang w:eastAsia="de-DE"/>
          <w:rPrChange w:id="2853" w:author="Locke Liu" w:date="2021-05-24T14:33:00Z">
            <w:rPr>
              <w:rFonts w:ascii="Segoe UI" w:hAnsi="Segoe UI" w:cs="Segoe UI"/>
              <w:color w:val="121B1F" w:themeColor="background1"/>
              <w:sz w:val="16"/>
              <w:szCs w:val="16"/>
              <w:lang w:eastAsia="de-DE"/>
            </w:rPr>
          </w:rPrChange>
        </w:rPr>
        <w:pPrChange w:id="2854" w:author="Locke Liu" w:date="2021-05-24T15:01:00Z">
          <w:pPr/>
        </w:pPrChange>
      </w:pPr>
      <w:r w:rsidRPr="004D620F">
        <w:rPr>
          <w:rFonts w:ascii="Arial" w:hAnsi="Arial" w:cs="Arial"/>
          <w:color w:val="121B1F" w:themeColor="background1"/>
          <w:sz w:val="16"/>
          <w:szCs w:val="16"/>
          <w:lang w:eastAsia="de-DE"/>
          <w:rPrChange w:id="2855" w:author="Locke Liu" w:date="2021-05-24T14:33:00Z">
            <w:rPr>
              <w:rFonts w:ascii="Segoe UI" w:hAnsi="Segoe UI" w:cs="Segoe UI"/>
              <w:color w:val="121B1F" w:themeColor="background1"/>
              <w:sz w:val="16"/>
              <w:szCs w:val="16"/>
              <w:lang w:eastAsia="de-DE"/>
            </w:rPr>
          </w:rPrChange>
        </w:rPr>
        <w:t xml:space="preserve">After the raw data has been ingested to the </w:t>
      </w:r>
      <w:r w:rsidR="00B5235C" w:rsidRPr="004D620F">
        <w:rPr>
          <w:rFonts w:ascii="Arial" w:hAnsi="Arial" w:cs="Arial"/>
          <w:color w:val="121B1F" w:themeColor="background1"/>
          <w:sz w:val="16"/>
          <w:szCs w:val="16"/>
          <w:lang w:eastAsia="de-DE"/>
          <w:rPrChange w:id="2856" w:author="Locke Liu" w:date="2021-05-24T14:33:00Z">
            <w:rPr>
              <w:rFonts w:ascii="Segoe UI" w:hAnsi="Segoe UI" w:cs="Segoe UI"/>
              <w:color w:val="121B1F" w:themeColor="background1"/>
              <w:sz w:val="16"/>
              <w:szCs w:val="16"/>
              <w:lang w:eastAsia="de-DE"/>
            </w:rPr>
          </w:rPrChange>
        </w:rPr>
        <w:t>data lake storage</w:t>
      </w:r>
      <w:r w:rsidRPr="004D620F">
        <w:rPr>
          <w:rFonts w:ascii="Arial" w:hAnsi="Arial" w:cs="Arial"/>
          <w:color w:val="121B1F" w:themeColor="background1"/>
          <w:sz w:val="16"/>
          <w:szCs w:val="16"/>
          <w:lang w:eastAsia="de-DE"/>
          <w:rPrChange w:id="2857" w:author="Locke Liu" w:date="2021-05-24T14:33:00Z">
            <w:rPr>
              <w:rFonts w:ascii="Segoe UI" w:hAnsi="Segoe UI" w:cs="Segoe UI"/>
              <w:color w:val="121B1F" w:themeColor="background1"/>
              <w:sz w:val="16"/>
              <w:szCs w:val="16"/>
              <w:lang w:eastAsia="de-DE"/>
            </w:rPr>
          </w:rPrChange>
        </w:rPr>
        <w:t>,</w:t>
      </w:r>
      <w:r w:rsidR="00B5235C" w:rsidRPr="004D620F">
        <w:rPr>
          <w:rFonts w:ascii="Arial" w:hAnsi="Arial" w:cs="Arial"/>
          <w:color w:val="121B1F" w:themeColor="background1"/>
          <w:sz w:val="16"/>
          <w:szCs w:val="16"/>
          <w:lang w:eastAsia="de-DE"/>
          <w:rPrChange w:id="2858" w:author="Locke Liu" w:date="2021-05-24T14:33:00Z">
            <w:rPr>
              <w:rFonts w:ascii="Segoe UI" w:hAnsi="Segoe UI" w:cs="Segoe UI"/>
              <w:color w:val="121B1F" w:themeColor="background1"/>
              <w:sz w:val="16"/>
              <w:szCs w:val="16"/>
              <w:lang w:eastAsia="de-DE"/>
            </w:rPr>
          </w:rPrChange>
        </w:rPr>
        <w:t xml:space="preserve"> Azure Databricks</w:t>
      </w:r>
      <w:r w:rsidRPr="004D620F">
        <w:rPr>
          <w:rFonts w:ascii="Arial" w:hAnsi="Arial" w:cs="Arial"/>
          <w:color w:val="121B1F" w:themeColor="background1"/>
          <w:sz w:val="16"/>
          <w:szCs w:val="16"/>
          <w:lang w:eastAsia="de-DE"/>
          <w:rPrChange w:id="2859" w:author="Locke Liu" w:date="2021-05-24T14:33:00Z">
            <w:rPr>
              <w:rFonts w:ascii="Segoe UI" w:hAnsi="Segoe UI" w:cs="Segoe UI"/>
              <w:color w:val="121B1F" w:themeColor="background1"/>
              <w:sz w:val="16"/>
              <w:szCs w:val="16"/>
              <w:lang w:eastAsia="de-DE"/>
            </w:rPr>
          </w:rPrChange>
        </w:rPr>
        <w:t xml:space="preserve"> will perform additional ETL and stream processing tasks to filter, clean, transform, join, and aggregate the data into more curated Silver and Gold datasets. </w:t>
      </w:r>
    </w:p>
    <w:p w14:paraId="57941B65" w14:textId="4200891B" w:rsidR="00893413" w:rsidRPr="004D620F" w:rsidRDefault="00893413" w:rsidP="006F3B13">
      <w:pPr>
        <w:rPr>
          <w:rFonts w:ascii="Arial" w:hAnsi="Arial" w:cs="Arial"/>
          <w:color w:val="121B1F" w:themeColor="background1"/>
          <w:sz w:val="16"/>
          <w:szCs w:val="16"/>
          <w:lang w:eastAsia="de-DE"/>
          <w:rPrChange w:id="2860" w:author="Locke Liu" w:date="2021-05-24T14:33:00Z">
            <w:rPr>
              <w:rFonts w:ascii="Segoe UI" w:hAnsi="Segoe UI" w:cs="Segoe UI"/>
              <w:color w:val="121B1F" w:themeColor="background1"/>
              <w:sz w:val="16"/>
              <w:szCs w:val="16"/>
              <w:lang w:eastAsia="de-DE"/>
            </w:rPr>
          </w:rPrChange>
        </w:rPr>
      </w:pPr>
    </w:p>
    <w:p w14:paraId="2998A747" w14:textId="1E9E6AEC" w:rsidR="00893413" w:rsidRPr="004D620F" w:rsidRDefault="00893413" w:rsidP="006F3B13">
      <w:pPr>
        <w:rPr>
          <w:rFonts w:ascii="Arial" w:hAnsi="Arial" w:cs="Arial"/>
          <w:color w:val="121B1F" w:themeColor="background1"/>
          <w:sz w:val="16"/>
          <w:szCs w:val="16"/>
          <w:lang w:eastAsia="de-DE"/>
          <w:rPrChange w:id="2861"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862" w:author="Locke Liu" w:date="2021-05-24T14:33:00Z">
            <w:rPr>
              <w:rFonts w:ascii="Segoe UI" w:hAnsi="Segoe UI" w:cs="Segoe UI"/>
              <w:color w:val="121B1F" w:themeColor="background1"/>
              <w:sz w:val="16"/>
              <w:szCs w:val="16"/>
              <w:lang w:eastAsia="de-DE"/>
            </w:rPr>
          </w:rPrChange>
        </w:rPr>
        <w:t>Based on the analysis, our data source will include:</w:t>
      </w:r>
    </w:p>
    <w:p w14:paraId="50C60033" w14:textId="77777777" w:rsidR="00893413" w:rsidRPr="004D620F" w:rsidRDefault="00893413" w:rsidP="00C54921">
      <w:pPr>
        <w:numPr>
          <w:ilvl w:val="1"/>
          <w:numId w:val="5"/>
        </w:numPr>
        <w:rPr>
          <w:rFonts w:ascii="Arial" w:hAnsi="Arial" w:cs="Arial"/>
          <w:color w:val="121B1F" w:themeColor="background1"/>
          <w:sz w:val="16"/>
          <w:szCs w:val="16"/>
          <w:lang w:eastAsia="de-DE"/>
          <w:rPrChange w:id="2863"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864" w:author="Locke Liu" w:date="2021-05-24T14:33:00Z">
            <w:rPr>
              <w:rFonts w:ascii="Segoe UI" w:hAnsi="Segoe UI" w:cs="Segoe UI"/>
              <w:color w:val="121B1F" w:themeColor="background1"/>
              <w:sz w:val="16"/>
              <w:szCs w:val="16"/>
              <w:lang w:eastAsia="de-DE"/>
            </w:rPr>
          </w:rPrChange>
        </w:rPr>
        <w:t>Structured and unstructured data</w:t>
      </w:r>
    </w:p>
    <w:p w14:paraId="570291B2" w14:textId="77777777" w:rsidR="00893413" w:rsidRPr="004D620F" w:rsidRDefault="00893413" w:rsidP="00C54921">
      <w:pPr>
        <w:numPr>
          <w:ilvl w:val="1"/>
          <w:numId w:val="5"/>
        </w:numPr>
        <w:rPr>
          <w:rFonts w:ascii="Arial" w:hAnsi="Arial" w:cs="Arial"/>
          <w:color w:val="121B1F" w:themeColor="background1"/>
          <w:sz w:val="16"/>
          <w:szCs w:val="16"/>
          <w:lang w:eastAsia="de-DE"/>
          <w:rPrChange w:id="2865"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866" w:author="Locke Liu" w:date="2021-05-24T14:33:00Z">
            <w:rPr>
              <w:rFonts w:ascii="Segoe UI" w:hAnsi="Segoe UI" w:cs="Segoe UI"/>
              <w:color w:val="121B1F" w:themeColor="background1"/>
              <w:sz w:val="16"/>
              <w:szCs w:val="16"/>
              <w:lang w:eastAsia="de-DE"/>
            </w:rPr>
          </w:rPrChange>
        </w:rPr>
        <w:t>Timely and Non-timely data</w:t>
      </w:r>
    </w:p>
    <w:p w14:paraId="189C4C75" w14:textId="77777777" w:rsidR="00893413" w:rsidRPr="004D620F" w:rsidRDefault="00893413" w:rsidP="00C54921">
      <w:pPr>
        <w:numPr>
          <w:ilvl w:val="1"/>
          <w:numId w:val="5"/>
        </w:numPr>
        <w:rPr>
          <w:rFonts w:ascii="Arial" w:hAnsi="Arial" w:cs="Arial"/>
          <w:color w:val="121B1F" w:themeColor="background1"/>
          <w:sz w:val="16"/>
          <w:szCs w:val="16"/>
          <w:lang w:eastAsia="de-DE"/>
          <w:rPrChange w:id="2867"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868" w:author="Locke Liu" w:date="2021-05-24T14:33:00Z">
            <w:rPr>
              <w:rFonts w:ascii="Segoe UI" w:hAnsi="Segoe UI" w:cs="Segoe UI"/>
              <w:color w:val="121B1F" w:themeColor="background1"/>
              <w:sz w:val="16"/>
              <w:szCs w:val="16"/>
              <w:lang w:eastAsia="de-DE"/>
            </w:rPr>
          </w:rPrChange>
        </w:rPr>
        <w:t xml:space="preserve">Behavior/engagement/event data </w:t>
      </w:r>
    </w:p>
    <w:p w14:paraId="3F2DE278" w14:textId="77777777" w:rsidR="00893413" w:rsidRPr="004D620F" w:rsidRDefault="00893413" w:rsidP="00C54921">
      <w:pPr>
        <w:numPr>
          <w:ilvl w:val="1"/>
          <w:numId w:val="5"/>
        </w:numPr>
        <w:rPr>
          <w:rFonts w:ascii="Arial" w:hAnsi="Arial" w:cs="Arial"/>
          <w:color w:val="121B1F" w:themeColor="background1"/>
          <w:sz w:val="16"/>
          <w:szCs w:val="16"/>
          <w:lang w:eastAsia="de-DE"/>
          <w:rPrChange w:id="2869"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870" w:author="Locke Liu" w:date="2021-05-24T14:33:00Z">
            <w:rPr>
              <w:rFonts w:ascii="Segoe UI" w:hAnsi="Segoe UI" w:cs="Segoe UI"/>
              <w:color w:val="121B1F" w:themeColor="background1"/>
              <w:sz w:val="16"/>
              <w:szCs w:val="16"/>
              <w:lang w:eastAsia="de-DE"/>
            </w:rPr>
          </w:rPrChange>
        </w:rPr>
        <w:t>Analysis/dimension data</w:t>
      </w:r>
    </w:p>
    <w:p w14:paraId="39CC620E" w14:textId="64441301" w:rsidR="008B387F" w:rsidRPr="004D620F" w:rsidDel="002A6BE0" w:rsidRDefault="008B387F" w:rsidP="006F3B13">
      <w:pPr>
        <w:rPr>
          <w:del w:id="2871" w:author="Locke Liu" w:date="2021-05-24T15:03:00Z"/>
          <w:rFonts w:ascii="Arial" w:hAnsi="Arial" w:cs="Arial"/>
          <w:color w:val="121B1F" w:themeColor="background1"/>
          <w:sz w:val="16"/>
          <w:szCs w:val="16"/>
          <w:lang w:eastAsia="de-DE"/>
          <w:rPrChange w:id="2872" w:author="Locke Liu" w:date="2021-05-24T14:33:00Z">
            <w:rPr>
              <w:del w:id="2873" w:author="Locke Liu" w:date="2021-05-24T15:03:00Z"/>
              <w:rFonts w:ascii="Segoe UI" w:hAnsi="Segoe UI" w:cs="Segoe UI"/>
              <w:color w:val="121B1F" w:themeColor="background1"/>
              <w:sz w:val="16"/>
              <w:szCs w:val="16"/>
              <w:lang w:eastAsia="de-DE"/>
            </w:rPr>
          </w:rPrChange>
        </w:rPr>
      </w:pPr>
    </w:p>
    <w:p w14:paraId="378E186C" w14:textId="147F9922" w:rsidR="00893413" w:rsidRPr="004D620F" w:rsidRDefault="00893413">
      <w:pPr>
        <w:spacing w:before="120"/>
        <w:rPr>
          <w:rFonts w:ascii="Arial" w:hAnsi="Arial" w:cs="Arial"/>
          <w:color w:val="121B1F" w:themeColor="background1"/>
          <w:sz w:val="16"/>
          <w:szCs w:val="16"/>
          <w:lang w:eastAsia="de-DE"/>
          <w:rPrChange w:id="2874" w:author="Locke Liu" w:date="2021-05-24T14:33:00Z">
            <w:rPr>
              <w:rFonts w:ascii="Segoe UI" w:hAnsi="Segoe UI" w:cs="Segoe UI"/>
              <w:color w:val="121B1F" w:themeColor="background1"/>
              <w:sz w:val="16"/>
              <w:szCs w:val="16"/>
              <w:lang w:eastAsia="de-DE"/>
            </w:rPr>
          </w:rPrChange>
        </w:rPr>
        <w:pPrChange w:id="2875" w:author="Locke Liu" w:date="2021-05-24T15:03:00Z">
          <w:pPr/>
        </w:pPrChange>
      </w:pPr>
      <w:r w:rsidRPr="004D620F">
        <w:rPr>
          <w:rFonts w:ascii="Arial" w:hAnsi="Arial" w:cs="Arial"/>
          <w:color w:val="121B1F" w:themeColor="background1"/>
          <w:sz w:val="16"/>
          <w:szCs w:val="16"/>
          <w:lang w:eastAsia="de-DE"/>
          <w:rPrChange w:id="2876" w:author="Locke Liu" w:date="2021-05-24T14:33:00Z">
            <w:rPr>
              <w:rFonts w:ascii="Segoe UI" w:hAnsi="Segoe UI" w:cs="Segoe UI"/>
              <w:color w:val="121B1F" w:themeColor="background1"/>
              <w:sz w:val="16"/>
              <w:szCs w:val="16"/>
              <w:lang w:eastAsia="de-DE"/>
            </w:rPr>
          </w:rPrChange>
        </w:rPr>
        <w:t xml:space="preserve">Hence, </w:t>
      </w:r>
      <w:r w:rsidR="00FA5646" w:rsidRPr="004D620F">
        <w:rPr>
          <w:rFonts w:ascii="Arial" w:hAnsi="Arial" w:cs="Arial"/>
          <w:color w:val="121B1F" w:themeColor="background1"/>
          <w:sz w:val="16"/>
          <w:szCs w:val="16"/>
          <w:lang w:eastAsia="de-DE"/>
          <w:rPrChange w:id="2877" w:author="Locke Liu" w:date="2021-05-24T14:33:00Z">
            <w:rPr>
              <w:rFonts w:ascii="Segoe UI" w:hAnsi="Segoe UI" w:cs="Segoe UI"/>
              <w:color w:val="121B1F" w:themeColor="background1"/>
              <w:sz w:val="16"/>
              <w:szCs w:val="16"/>
              <w:lang w:eastAsia="de-DE"/>
            </w:rPr>
          </w:rPrChange>
        </w:rPr>
        <w:t>we</w:t>
      </w:r>
      <w:r w:rsidRPr="004D620F">
        <w:rPr>
          <w:rFonts w:ascii="Arial" w:hAnsi="Arial" w:cs="Arial"/>
          <w:color w:val="121B1F" w:themeColor="background1"/>
          <w:sz w:val="16"/>
          <w:szCs w:val="16"/>
          <w:lang w:eastAsia="de-DE"/>
          <w:rPrChange w:id="2878" w:author="Locke Liu" w:date="2021-05-24T14:33:00Z">
            <w:rPr>
              <w:rFonts w:ascii="Segoe UI" w:hAnsi="Segoe UI" w:cs="Segoe UI"/>
              <w:color w:val="121B1F" w:themeColor="background1"/>
              <w:sz w:val="16"/>
              <w:szCs w:val="16"/>
              <w:lang w:eastAsia="de-DE"/>
            </w:rPr>
          </w:rPrChange>
        </w:rPr>
        <w:t xml:space="preserve"> split those data into three major type</w:t>
      </w:r>
      <w:ins w:id="2879" w:author="Locke Liu" w:date="2021-05-24T15:02:00Z">
        <w:r w:rsidR="007C3305">
          <w:rPr>
            <w:rFonts w:ascii="Arial" w:hAnsi="Arial" w:cs="Arial"/>
            <w:color w:val="121B1F" w:themeColor="background1"/>
            <w:sz w:val="16"/>
            <w:szCs w:val="16"/>
            <w:lang w:eastAsia="de-DE"/>
          </w:rPr>
          <w:t>s</w:t>
        </w:r>
      </w:ins>
      <w:r w:rsidRPr="004D620F">
        <w:rPr>
          <w:rFonts w:ascii="Arial" w:hAnsi="Arial" w:cs="Arial"/>
          <w:color w:val="121B1F" w:themeColor="background1"/>
          <w:sz w:val="16"/>
          <w:szCs w:val="16"/>
          <w:lang w:eastAsia="de-DE"/>
          <w:rPrChange w:id="2880" w:author="Locke Liu" w:date="2021-05-24T14:33:00Z">
            <w:rPr>
              <w:rFonts w:ascii="Segoe UI" w:hAnsi="Segoe UI" w:cs="Segoe UI"/>
              <w:color w:val="121B1F" w:themeColor="background1"/>
              <w:sz w:val="16"/>
              <w:szCs w:val="16"/>
              <w:lang w:eastAsia="de-DE"/>
            </w:rPr>
          </w:rPrChange>
        </w:rPr>
        <w:t>:</w:t>
      </w:r>
    </w:p>
    <w:p w14:paraId="48D08CC8" w14:textId="7600B729" w:rsidR="00285CA1" w:rsidRPr="004D620F" w:rsidDel="007C3305" w:rsidRDefault="00285CA1" w:rsidP="006F3B13">
      <w:pPr>
        <w:rPr>
          <w:del w:id="2881" w:author="Locke Liu" w:date="2021-05-24T15:02:00Z"/>
          <w:rFonts w:ascii="Arial" w:hAnsi="Arial" w:cs="Arial"/>
          <w:color w:val="121B1F" w:themeColor="background1"/>
          <w:sz w:val="16"/>
          <w:szCs w:val="16"/>
          <w:lang w:eastAsia="de-DE"/>
          <w:rPrChange w:id="2882" w:author="Locke Liu" w:date="2021-05-24T14:33:00Z">
            <w:rPr>
              <w:del w:id="2883" w:author="Locke Liu" w:date="2021-05-24T15:02:00Z"/>
              <w:rFonts w:ascii="Segoe UI" w:hAnsi="Segoe UI" w:cs="Segoe UI"/>
              <w:color w:val="121B1F" w:themeColor="background1"/>
              <w:sz w:val="16"/>
              <w:szCs w:val="16"/>
              <w:lang w:eastAsia="de-DE"/>
            </w:rPr>
          </w:rPrChange>
        </w:rPr>
      </w:pPr>
    </w:p>
    <w:p w14:paraId="07B76F17" w14:textId="7D5AC9C9" w:rsidR="006F3B13" w:rsidRPr="004D620F" w:rsidRDefault="006F3B13" w:rsidP="00C54921">
      <w:pPr>
        <w:pStyle w:val="ListParagraph"/>
        <w:numPr>
          <w:ilvl w:val="0"/>
          <w:numId w:val="8"/>
        </w:numPr>
        <w:rPr>
          <w:rFonts w:ascii="Arial" w:hAnsi="Arial" w:cs="Arial"/>
          <w:color w:val="121B1F" w:themeColor="background1"/>
          <w:sz w:val="16"/>
          <w:szCs w:val="16"/>
          <w:lang w:eastAsia="de-DE"/>
          <w:rPrChange w:id="2884"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885" w:author="Locke Liu" w:date="2021-05-24T14:33:00Z">
            <w:rPr>
              <w:rFonts w:ascii="Segoe UI" w:hAnsi="Segoe UI" w:cs="Segoe UI"/>
              <w:color w:val="121B1F" w:themeColor="background1"/>
              <w:sz w:val="16"/>
              <w:szCs w:val="16"/>
              <w:lang w:eastAsia="de-DE"/>
            </w:rPr>
          </w:rPrChange>
        </w:rPr>
        <w:t>Batch data</w:t>
      </w:r>
      <w:r w:rsidR="00C911B5" w:rsidRPr="004D620F">
        <w:rPr>
          <w:rFonts w:ascii="Arial" w:hAnsi="Arial" w:cs="Arial"/>
          <w:color w:val="121B1F" w:themeColor="background1"/>
          <w:sz w:val="16"/>
          <w:szCs w:val="16"/>
          <w:lang w:eastAsia="de-DE"/>
          <w:rPrChange w:id="2886" w:author="Locke Liu" w:date="2021-05-24T14:33:00Z">
            <w:rPr>
              <w:rFonts w:ascii="Segoe UI" w:hAnsi="Segoe UI" w:cs="Segoe UI"/>
              <w:color w:val="121B1F" w:themeColor="background1"/>
              <w:sz w:val="16"/>
              <w:szCs w:val="16"/>
              <w:lang w:eastAsia="de-DE"/>
            </w:rPr>
          </w:rPrChange>
        </w:rPr>
        <w:t xml:space="preserve">: mainly upload to azure blob storage through web </w:t>
      </w:r>
      <w:del w:id="2887" w:author="Locke Liu" w:date="2021-05-24T15:02:00Z">
        <w:r w:rsidR="00C911B5" w:rsidRPr="004D620F" w:rsidDel="00A5654D">
          <w:rPr>
            <w:rFonts w:ascii="Arial" w:hAnsi="Arial" w:cs="Arial"/>
            <w:color w:val="121B1F" w:themeColor="background1"/>
            <w:sz w:val="16"/>
            <w:szCs w:val="16"/>
            <w:lang w:eastAsia="de-DE"/>
            <w:rPrChange w:id="2888" w:author="Locke Liu" w:date="2021-05-24T14:33:00Z">
              <w:rPr>
                <w:rFonts w:ascii="Segoe UI" w:hAnsi="Segoe UI" w:cs="Segoe UI"/>
                <w:color w:val="121B1F" w:themeColor="background1"/>
                <w:sz w:val="16"/>
                <w:szCs w:val="16"/>
                <w:lang w:eastAsia="de-DE"/>
              </w:rPr>
            </w:rPrChange>
          </w:rPr>
          <w:delText>api</w:delText>
        </w:r>
      </w:del>
      <w:ins w:id="2889" w:author="Locke Liu" w:date="2021-05-24T15:02:00Z">
        <w:r w:rsidR="00A5654D">
          <w:rPr>
            <w:rFonts w:ascii="Arial" w:hAnsi="Arial" w:cs="Arial"/>
            <w:color w:val="121B1F" w:themeColor="background1"/>
            <w:sz w:val="16"/>
            <w:szCs w:val="16"/>
            <w:lang w:eastAsia="de-DE"/>
          </w:rPr>
          <w:t>API</w:t>
        </w:r>
      </w:ins>
    </w:p>
    <w:p w14:paraId="73E7B38B" w14:textId="125EED79" w:rsidR="006F3B13" w:rsidRPr="004D620F" w:rsidRDefault="006F3B13" w:rsidP="00C54921">
      <w:pPr>
        <w:pStyle w:val="ListParagraph"/>
        <w:numPr>
          <w:ilvl w:val="1"/>
          <w:numId w:val="8"/>
        </w:numPr>
        <w:rPr>
          <w:rFonts w:ascii="Arial" w:hAnsi="Arial" w:cs="Arial"/>
          <w:color w:val="121B1F" w:themeColor="background1"/>
          <w:sz w:val="16"/>
          <w:szCs w:val="16"/>
          <w:lang w:eastAsia="de-DE"/>
          <w:rPrChange w:id="2890"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891" w:author="Locke Liu" w:date="2021-05-24T14:33:00Z">
            <w:rPr>
              <w:rFonts w:ascii="Segoe UI" w:hAnsi="Segoe UI" w:cs="Segoe UI"/>
              <w:color w:val="121B1F" w:themeColor="background1"/>
              <w:sz w:val="16"/>
              <w:szCs w:val="16"/>
              <w:lang w:eastAsia="de-DE"/>
            </w:rPr>
          </w:rPrChange>
        </w:rPr>
        <w:t>DMP data</w:t>
      </w:r>
    </w:p>
    <w:p w14:paraId="5EC8F3D3" w14:textId="544661E3" w:rsidR="006F3B13" w:rsidRPr="004D620F" w:rsidRDefault="00C911B5" w:rsidP="00C54921">
      <w:pPr>
        <w:pStyle w:val="ListParagraph"/>
        <w:numPr>
          <w:ilvl w:val="1"/>
          <w:numId w:val="8"/>
        </w:numPr>
        <w:rPr>
          <w:rFonts w:ascii="Arial" w:hAnsi="Arial" w:cs="Arial"/>
          <w:color w:val="121B1F" w:themeColor="background1"/>
          <w:sz w:val="16"/>
          <w:szCs w:val="16"/>
          <w:lang w:eastAsia="de-DE"/>
          <w:rPrChange w:id="2892"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zh-CN"/>
          <w:rPrChange w:id="2893" w:author="Locke Liu" w:date="2021-05-24T14:33:00Z">
            <w:rPr>
              <w:rFonts w:ascii="Segoe UI" w:hAnsi="Segoe UI" w:cs="Segoe UI"/>
              <w:color w:val="121B1F" w:themeColor="background1"/>
              <w:sz w:val="16"/>
              <w:szCs w:val="16"/>
              <w:lang w:eastAsia="zh-CN"/>
            </w:rPr>
          </w:rPrChange>
        </w:rPr>
        <w:t>Consumer</w:t>
      </w:r>
      <w:r w:rsidRPr="004D620F">
        <w:rPr>
          <w:rFonts w:ascii="Arial" w:hAnsi="Arial" w:cs="Arial"/>
          <w:color w:val="121B1F" w:themeColor="background1"/>
          <w:sz w:val="16"/>
          <w:szCs w:val="16"/>
          <w:lang w:eastAsia="de-DE"/>
          <w:rPrChange w:id="2894" w:author="Locke Liu" w:date="2021-05-24T14:33:00Z">
            <w:rPr>
              <w:rFonts w:ascii="Segoe UI" w:hAnsi="Segoe UI" w:cs="Segoe UI"/>
              <w:color w:val="121B1F" w:themeColor="background1"/>
              <w:sz w:val="16"/>
              <w:szCs w:val="16"/>
              <w:lang w:eastAsia="de-DE"/>
            </w:rPr>
          </w:rPrChange>
        </w:rPr>
        <w:t xml:space="preserve"> behavior tracking data</w:t>
      </w:r>
    </w:p>
    <w:p w14:paraId="1C7A5E18" w14:textId="73366671" w:rsidR="006F3B13" w:rsidRPr="004D620F" w:rsidRDefault="006F3B13" w:rsidP="00C54921">
      <w:pPr>
        <w:pStyle w:val="ListParagraph"/>
        <w:numPr>
          <w:ilvl w:val="0"/>
          <w:numId w:val="8"/>
        </w:numPr>
        <w:rPr>
          <w:rFonts w:ascii="Arial" w:hAnsi="Arial" w:cs="Arial"/>
          <w:color w:val="121B1F" w:themeColor="background1"/>
          <w:sz w:val="16"/>
          <w:szCs w:val="16"/>
          <w:lang w:eastAsia="de-DE"/>
          <w:rPrChange w:id="2895"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896" w:author="Locke Liu" w:date="2021-05-24T14:33:00Z">
            <w:rPr>
              <w:rFonts w:ascii="Segoe UI" w:hAnsi="Segoe UI" w:cs="Segoe UI"/>
              <w:color w:val="121B1F" w:themeColor="background1"/>
              <w:sz w:val="16"/>
              <w:szCs w:val="16"/>
              <w:lang w:eastAsia="de-DE"/>
            </w:rPr>
          </w:rPrChange>
        </w:rPr>
        <w:t>Streaming data</w:t>
      </w:r>
      <w:r w:rsidR="00C911B5" w:rsidRPr="004D620F">
        <w:rPr>
          <w:rFonts w:ascii="Arial" w:hAnsi="Arial" w:cs="Arial"/>
          <w:color w:val="121B1F" w:themeColor="background1"/>
          <w:sz w:val="16"/>
          <w:szCs w:val="16"/>
          <w:lang w:eastAsia="de-DE"/>
          <w:rPrChange w:id="2897" w:author="Locke Liu" w:date="2021-05-24T14:33:00Z">
            <w:rPr>
              <w:rFonts w:ascii="Segoe UI" w:hAnsi="Segoe UI" w:cs="Segoe UI"/>
              <w:color w:val="121B1F" w:themeColor="background1"/>
              <w:sz w:val="16"/>
              <w:szCs w:val="16"/>
              <w:lang w:eastAsia="de-DE"/>
            </w:rPr>
          </w:rPrChange>
        </w:rPr>
        <w:t>: mainly ingest the data</w:t>
      </w:r>
      <w:r w:rsidR="002C06B8" w:rsidRPr="004D620F">
        <w:rPr>
          <w:rFonts w:ascii="Arial" w:hAnsi="Arial" w:cs="Arial"/>
          <w:color w:val="121B1F" w:themeColor="background1"/>
          <w:sz w:val="16"/>
          <w:szCs w:val="16"/>
          <w:lang w:eastAsia="de-DE"/>
          <w:rPrChange w:id="2898" w:author="Locke Liu" w:date="2021-05-24T14:33:00Z">
            <w:rPr>
              <w:rFonts w:ascii="Segoe UI" w:hAnsi="Segoe UI" w:cs="Segoe UI"/>
              <w:color w:val="121B1F" w:themeColor="background1"/>
              <w:sz w:val="16"/>
              <w:szCs w:val="16"/>
              <w:lang w:eastAsia="de-DE"/>
            </w:rPr>
          </w:rPrChange>
        </w:rPr>
        <w:t xml:space="preserve"> to</w:t>
      </w:r>
      <w:r w:rsidR="00C911B5" w:rsidRPr="004D620F">
        <w:rPr>
          <w:rFonts w:ascii="Arial" w:hAnsi="Arial" w:cs="Arial"/>
          <w:color w:val="121B1F" w:themeColor="background1"/>
          <w:sz w:val="16"/>
          <w:szCs w:val="16"/>
          <w:lang w:eastAsia="de-DE"/>
          <w:rPrChange w:id="2899" w:author="Locke Liu" w:date="2021-05-24T14:33:00Z">
            <w:rPr>
              <w:rFonts w:ascii="Segoe UI" w:hAnsi="Segoe UI" w:cs="Segoe UI"/>
              <w:color w:val="121B1F" w:themeColor="background1"/>
              <w:sz w:val="16"/>
              <w:szCs w:val="16"/>
              <w:lang w:eastAsia="de-DE"/>
            </w:rPr>
          </w:rPrChange>
        </w:rPr>
        <w:t xml:space="preserve"> azure event hub</w:t>
      </w:r>
    </w:p>
    <w:p w14:paraId="7B40772E" w14:textId="292ED9A6" w:rsidR="00C911B5" w:rsidRPr="004D620F" w:rsidRDefault="00C911B5" w:rsidP="00C54921">
      <w:pPr>
        <w:pStyle w:val="ListParagraph"/>
        <w:numPr>
          <w:ilvl w:val="1"/>
          <w:numId w:val="8"/>
        </w:numPr>
        <w:rPr>
          <w:rFonts w:ascii="Arial" w:hAnsi="Arial" w:cs="Arial"/>
          <w:color w:val="121B1F" w:themeColor="background1"/>
          <w:sz w:val="16"/>
          <w:szCs w:val="16"/>
          <w:lang w:eastAsia="de-DE"/>
          <w:rPrChange w:id="2900"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901" w:author="Locke Liu" w:date="2021-05-24T14:33:00Z">
            <w:rPr>
              <w:rFonts w:ascii="Segoe UI" w:hAnsi="Segoe UI" w:cs="Segoe UI"/>
              <w:color w:val="121B1F" w:themeColor="background1"/>
              <w:sz w:val="16"/>
              <w:szCs w:val="16"/>
              <w:lang w:eastAsia="de-DE"/>
            </w:rPr>
          </w:rPrChange>
        </w:rPr>
        <w:t>Streaming data to be defined</w:t>
      </w:r>
      <w:r w:rsidR="00893413" w:rsidRPr="004D620F">
        <w:rPr>
          <w:rFonts w:ascii="Arial" w:hAnsi="Arial" w:cs="Arial"/>
          <w:color w:val="121B1F" w:themeColor="background1"/>
          <w:sz w:val="16"/>
          <w:szCs w:val="16"/>
          <w:lang w:eastAsia="de-DE"/>
          <w:rPrChange w:id="2902" w:author="Locke Liu" w:date="2021-05-24T14:33:00Z">
            <w:rPr>
              <w:rFonts w:ascii="Segoe UI" w:hAnsi="Segoe UI" w:cs="Segoe UI"/>
              <w:color w:val="121B1F" w:themeColor="background1"/>
              <w:sz w:val="16"/>
              <w:szCs w:val="16"/>
              <w:lang w:eastAsia="de-DE"/>
            </w:rPr>
          </w:rPrChange>
        </w:rPr>
        <w:t>, those will serve real time data ingestion</w:t>
      </w:r>
    </w:p>
    <w:p w14:paraId="21687C6B" w14:textId="1510E5BE" w:rsidR="006F3B13" w:rsidRPr="004D620F" w:rsidRDefault="006F3B13" w:rsidP="00C54921">
      <w:pPr>
        <w:pStyle w:val="ListParagraph"/>
        <w:numPr>
          <w:ilvl w:val="0"/>
          <w:numId w:val="8"/>
        </w:numPr>
        <w:rPr>
          <w:rFonts w:ascii="Arial" w:hAnsi="Arial" w:cs="Arial"/>
          <w:color w:val="121B1F" w:themeColor="background1"/>
          <w:sz w:val="16"/>
          <w:szCs w:val="16"/>
          <w:lang w:eastAsia="de-DE"/>
          <w:rPrChange w:id="2903"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904" w:author="Locke Liu" w:date="2021-05-24T14:33:00Z">
            <w:rPr>
              <w:rFonts w:ascii="Segoe UI" w:hAnsi="Segoe UI" w:cs="Segoe UI"/>
              <w:color w:val="121B1F" w:themeColor="background1"/>
              <w:sz w:val="16"/>
              <w:szCs w:val="16"/>
              <w:lang w:eastAsia="de-DE"/>
            </w:rPr>
          </w:rPrChange>
        </w:rPr>
        <w:t>RDBMS</w:t>
      </w:r>
      <w:r w:rsidR="00C911B5" w:rsidRPr="004D620F">
        <w:rPr>
          <w:rFonts w:ascii="Arial" w:hAnsi="Arial" w:cs="Arial"/>
          <w:color w:val="121B1F" w:themeColor="background1"/>
          <w:sz w:val="16"/>
          <w:szCs w:val="16"/>
          <w:lang w:eastAsia="de-DE"/>
          <w:rPrChange w:id="2905" w:author="Locke Liu" w:date="2021-05-24T14:33:00Z">
            <w:rPr>
              <w:rFonts w:ascii="Segoe UI" w:hAnsi="Segoe UI" w:cs="Segoe UI"/>
              <w:color w:val="121B1F" w:themeColor="background1"/>
              <w:sz w:val="16"/>
              <w:szCs w:val="16"/>
              <w:lang w:eastAsia="de-DE"/>
            </w:rPr>
          </w:rPrChange>
        </w:rPr>
        <w:t xml:space="preserve"> (Data extracted from database)</w:t>
      </w:r>
    </w:p>
    <w:p w14:paraId="5D35B5D1" w14:textId="1FDBA660" w:rsidR="00C911B5" w:rsidRPr="004D620F" w:rsidRDefault="00C911B5" w:rsidP="00C54921">
      <w:pPr>
        <w:pStyle w:val="ListParagraph"/>
        <w:numPr>
          <w:ilvl w:val="1"/>
          <w:numId w:val="8"/>
        </w:numPr>
        <w:rPr>
          <w:rFonts w:ascii="Arial" w:hAnsi="Arial" w:cs="Arial"/>
          <w:color w:val="121B1F" w:themeColor="background1"/>
          <w:sz w:val="16"/>
          <w:szCs w:val="16"/>
          <w:lang w:eastAsia="de-DE"/>
          <w:rPrChange w:id="2906" w:author="Locke Liu" w:date="2021-05-24T14:33:00Z">
            <w:rPr>
              <w:rFonts w:ascii="Segoe UI" w:hAnsi="Segoe UI" w:cs="Segoe UI"/>
              <w:color w:val="121B1F" w:themeColor="background1"/>
              <w:sz w:val="16"/>
              <w:szCs w:val="16"/>
              <w:lang w:eastAsia="de-DE"/>
            </w:rPr>
          </w:rPrChange>
        </w:rPr>
      </w:pPr>
      <w:bookmarkStart w:id="2907" w:name="_Hlk71634501"/>
      <w:r w:rsidRPr="004D620F">
        <w:rPr>
          <w:rFonts w:ascii="Arial" w:hAnsi="Arial" w:cs="Arial"/>
          <w:color w:val="121B1F" w:themeColor="background1"/>
          <w:sz w:val="16"/>
          <w:szCs w:val="16"/>
          <w:lang w:eastAsia="de-DE"/>
          <w:rPrChange w:id="2908" w:author="Locke Liu" w:date="2021-05-24T14:33:00Z">
            <w:rPr>
              <w:rFonts w:ascii="Segoe UI" w:hAnsi="Segoe UI" w:cs="Segoe UI"/>
              <w:color w:val="121B1F" w:themeColor="background1"/>
              <w:sz w:val="16"/>
              <w:szCs w:val="16"/>
              <w:lang w:eastAsia="de-DE"/>
            </w:rPr>
          </w:rPrChange>
        </w:rPr>
        <w:t>data from IaaS VM inside of Michelin network vdc</w:t>
      </w:r>
      <w:del w:id="2909" w:author="Locke Liu" w:date="2021-05-24T15:03:00Z">
        <w:r w:rsidRPr="004D620F" w:rsidDel="002A6BE0">
          <w:rPr>
            <w:rFonts w:ascii="Arial" w:hAnsi="Arial" w:cs="Arial"/>
            <w:color w:val="121B1F" w:themeColor="background1"/>
            <w:sz w:val="16"/>
            <w:szCs w:val="16"/>
            <w:lang w:eastAsia="de-DE"/>
            <w:rPrChange w:id="2910" w:author="Locke Liu" w:date="2021-05-24T14:33:00Z">
              <w:rPr>
                <w:rFonts w:ascii="Segoe UI" w:hAnsi="Segoe UI" w:cs="Segoe UI"/>
                <w:color w:val="121B1F" w:themeColor="background1"/>
                <w:sz w:val="16"/>
                <w:szCs w:val="16"/>
                <w:lang w:eastAsia="de-DE"/>
              </w:rPr>
            </w:rPrChange>
          </w:rPr>
          <w:delText>,</w:delText>
        </w:r>
      </w:del>
    </w:p>
    <w:p w14:paraId="15A7DEF7" w14:textId="3616BFE0" w:rsidR="00C911B5" w:rsidRPr="004D620F" w:rsidRDefault="00C911B5" w:rsidP="00C54921">
      <w:pPr>
        <w:pStyle w:val="ListParagraph"/>
        <w:numPr>
          <w:ilvl w:val="1"/>
          <w:numId w:val="8"/>
        </w:numPr>
        <w:rPr>
          <w:rFonts w:ascii="Arial" w:hAnsi="Arial" w:cs="Arial"/>
          <w:color w:val="121B1F" w:themeColor="background1"/>
          <w:sz w:val="16"/>
          <w:szCs w:val="16"/>
          <w:lang w:eastAsia="de-DE"/>
          <w:rPrChange w:id="2911" w:author="Locke Liu" w:date="2021-05-24T14:33:00Z">
            <w:rPr>
              <w:rFonts w:ascii="Segoe UI" w:hAnsi="Segoe UI" w:cs="Segoe UI"/>
              <w:color w:val="121B1F" w:themeColor="background1"/>
              <w:sz w:val="16"/>
              <w:szCs w:val="16"/>
              <w:lang w:eastAsia="de-DE"/>
            </w:rPr>
          </w:rPrChange>
        </w:rPr>
      </w:pPr>
      <w:r w:rsidRPr="004D620F">
        <w:rPr>
          <w:rFonts w:ascii="Arial" w:hAnsi="Arial" w:cs="Arial"/>
          <w:color w:val="121B1F" w:themeColor="background1"/>
          <w:sz w:val="16"/>
          <w:szCs w:val="16"/>
          <w:lang w:eastAsia="de-DE"/>
          <w:rPrChange w:id="2912" w:author="Locke Liu" w:date="2021-05-24T14:33:00Z">
            <w:rPr>
              <w:rFonts w:ascii="Segoe UI" w:hAnsi="Segoe UI" w:cs="Segoe UI"/>
              <w:color w:val="121B1F" w:themeColor="background1"/>
              <w:sz w:val="16"/>
              <w:szCs w:val="16"/>
              <w:lang w:eastAsia="de-DE"/>
            </w:rPr>
          </w:rPrChange>
        </w:rPr>
        <w:t>data from PaaS database such as SNX, SNX JW</w:t>
      </w:r>
    </w:p>
    <w:bookmarkEnd w:id="2907"/>
    <w:p w14:paraId="4AFB979F" w14:textId="46F29B7E" w:rsidR="006F3B13" w:rsidRPr="004D620F" w:rsidDel="002A6BE0" w:rsidRDefault="006F3B13">
      <w:pPr>
        <w:spacing w:before="120"/>
        <w:rPr>
          <w:del w:id="2913" w:author="Locke Liu" w:date="2021-05-24T15:03:00Z"/>
          <w:rFonts w:ascii="Arial" w:hAnsi="Arial" w:cs="Arial"/>
          <w:color w:val="121B1F" w:themeColor="background1"/>
          <w:sz w:val="16"/>
          <w:szCs w:val="16"/>
          <w:lang w:eastAsia="de-DE"/>
          <w:rPrChange w:id="2914" w:author="Locke Liu" w:date="2021-05-24T14:33:00Z">
            <w:rPr>
              <w:del w:id="2915" w:author="Locke Liu" w:date="2021-05-24T15:03:00Z"/>
              <w:rFonts w:ascii="Segoe UI" w:hAnsi="Segoe UI" w:cs="Segoe UI"/>
              <w:color w:val="121B1F" w:themeColor="background1"/>
              <w:sz w:val="16"/>
              <w:szCs w:val="16"/>
              <w:lang w:eastAsia="de-DE"/>
            </w:rPr>
          </w:rPrChange>
        </w:rPr>
        <w:pPrChange w:id="2916" w:author="Locke Liu" w:date="2021-05-24T15:03:00Z">
          <w:pPr/>
        </w:pPrChange>
      </w:pPr>
    </w:p>
    <w:p w14:paraId="0585FEB2" w14:textId="176B5A16" w:rsidR="00DB5CB1" w:rsidRPr="004D620F" w:rsidRDefault="00B5235C">
      <w:pPr>
        <w:spacing w:before="120"/>
        <w:rPr>
          <w:rFonts w:ascii="Arial" w:hAnsi="Arial" w:cs="Arial"/>
          <w:color w:val="121B1F" w:themeColor="background1"/>
          <w:sz w:val="16"/>
          <w:szCs w:val="16"/>
          <w:lang w:eastAsia="de-DE"/>
          <w:rPrChange w:id="2917" w:author="Locke Liu" w:date="2021-05-24T14:33:00Z">
            <w:rPr>
              <w:rFonts w:ascii="Segoe UI" w:hAnsi="Segoe UI" w:cs="Segoe UI"/>
              <w:color w:val="121B1F" w:themeColor="background1"/>
              <w:sz w:val="16"/>
              <w:szCs w:val="16"/>
              <w:lang w:eastAsia="de-DE"/>
            </w:rPr>
          </w:rPrChange>
        </w:rPr>
        <w:pPrChange w:id="2918" w:author="Locke Liu" w:date="2021-05-24T15:03:00Z">
          <w:pPr/>
        </w:pPrChange>
      </w:pPr>
      <w:r w:rsidRPr="004D620F">
        <w:rPr>
          <w:rFonts w:ascii="Arial" w:hAnsi="Arial" w:cs="Arial"/>
          <w:color w:val="121B1F" w:themeColor="background1"/>
          <w:sz w:val="16"/>
          <w:szCs w:val="16"/>
          <w:lang w:eastAsia="de-DE"/>
          <w:rPrChange w:id="2919" w:author="Locke Liu" w:date="2021-05-24T14:33:00Z">
            <w:rPr>
              <w:rFonts w:ascii="Segoe UI" w:hAnsi="Segoe UI" w:cs="Segoe UI"/>
              <w:color w:val="121B1F" w:themeColor="background1"/>
              <w:sz w:val="16"/>
              <w:szCs w:val="16"/>
              <w:lang w:eastAsia="de-DE"/>
            </w:rPr>
          </w:rPrChange>
        </w:rPr>
        <w:t>To</w:t>
      </w:r>
      <w:r w:rsidR="00DB5CB1" w:rsidRPr="004D620F">
        <w:rPr>
          <w:rFonts w:ascii="Arial" w:hAnsi="Arial" w:cs="Arial"/>
          <w:color w:val="121B1F" w:themeColor="background1"/>
          <w:sz w:val="16"/>
          <w:szCs w:val="16"/>
          <w:lang w:eastAsia="de-DE"/>
          <w:rPrChange w:id="2920" w:author="Locke Liu" w:date="2021-05-24T14:33:00Z">
            <w:rPr>
              <w:rFonts w:ascii="Segoe UI" w:hAnsi="Segoe UI" w:cs="Segoe UI"/>
              <w:color w:val="121B1F" w:themeColor="background1"/>
              <w:sz w:val="16"/>
              <w:szCs w:val="16"/>
              <w:lang w:eastAsia="de-DE"/>
            </w:rPr>
          </w:rPrChange>
        </w:rPr>
        <w:t xml:space="preserve"> perform data integration securely in a private network environment, </w:t>
      </w:r>
      <w:ins w:id="2921" w:author="Locke Liu" w:date="2021-05-24T15:03:00Z">
        <w:r w:rsidR="000E0D44">
          <w:rPr>
            <w:rFonts w:ascii="Arial" w:hAnsi="Arial" w:cs="Arial"/>
            <w:color w:val="121B1F" w:themeColor="background1"/>
            <w:sz w:val="16"/>
            <w:szCs w:val="16"/>
            <w:lang w:eastAsia="de-DE"/>
          </w:rPr>
          <w:t>w</w:t>
        </w:r>
      </w:ins>
      <w:del w:id="2922" w:author="Locke Liu" w:date="2021-05-24T15:03:00Z">
        <w:r w:rsidR="00DB5CB1" w:rsidRPr="004D620F" w:rsidDel="000E0D44">
          <w:rPr>
            <w:rFonts w:ascii="Arial" w:hAnsi="Arial" w:cs="Arial"/>
            <w:color w:val="121B1F" w:themeColor="background1"/>
            <w:sz w:val="16"/>
            <w:szCs w:val="16"/>
            <w:lang w:eastAsia="de-DE"/>
            <w:rPrChange w:id="2923" w:author="Locke Liu" w:date="2021-05-24T14:33:00Z">
              <w:rPr>
                <w:rFonts w:ascii="Segoe UI" w:hAnsi="Segoe UI" w:cs="Segoe UI"/>
                <w:color w:val="121B1F" w:themeColor="background1"/>
                <w:sz w:val="16"/>
                <w:szCs w:val="16"/>
                <w:lang w:eastAsia="de-DE"/>
              </w:rPr>
            </w:rPrChange>
          </w:rPr>
          <w:delText>W</w:delText>
        </w:r>
      </w:del>
      <w:r w:rsidR="00DB5CB1" w:rsidRPr="004D620F">
        <w:rPr>
          <w:rFonts w:ascii="Arial" w:hAnsi="Arial" w:cs="Arial"/>
          <w:color w:val="121B1F" w:themeColor="background1"/>
          <w:sz w:val="16"/>
          <w:szCs w:val="16"/>
          <w:lang w:eastAsia="de-DE"/>
          <w:rPrChange w:id="2924" w:author="Locke Liu" w:date="2021-05-24T14:33:00Z">
            <w:rPr>
              <w:rFonts w:ascii="Segoe UI" w:hAnsi="Segoe UI" w:cs="Segoe UI"/>
              <w:color w:val="121B1F" w:themeColor="background1"/>
              <w:sz w:val="16"/>
              <w:szCs w:val="16"/>
              <w:lang w:eastAsia="de-DE"/>
            </w:rPr>
          </w:rPrChange>
        </w:rPr>
        <w:t xml:space="preserve">e will setup self-hosted azure data factory integration runtime to bridge </w:t>
      </w:r>
      <w:r w:rsidR="00C911B5" w:rsidRPr="004D620F">
        <w:rPr>
          <w:rFonts w:ascii="Arial" w:hAnsi="Arial" w:cs="Arial"/>
          <w:color w:val="121B1F" w:themeColor="background1"/>
          <w:sz w:val="16"/>
          <w:szCs w:val="16"/>
          <w:lang w:eastAsia="de-DE"/>
          <w:rPrChange w:id="2925" w:author="Locke Liu" w:date="2021-05-24T14:33:00Z">
            <w:rPr>
              <w:rFonts w:ascii="Segoe UI" w:hAnsi="Segoe UI" w:cs="Segoe UI"/>
              <w:color w:val="121B1F" w:themeColor="background1"/>
              <w:sz w:val="16"/>
              <w:szCs w:val="16"/>
              <w:lang w:eastAsia="de-DE"/>
            </w:rPr>
          </w:rPrChange>
        </w:rPr>
        <w:t xml:space="preserve">Azure data factory </w:t>
      </w:r>
      <w:r w:rsidR="00DB5CB1" w:rsidRPr="004D620F">
        <w:rPr>
          <w:rFonts w:ascii="Arial" w:hAnsi="Arial" w:cs="Arial"/>
          <w:color w:val="121B1F" w:themeColor="background1"/>
          <w:sz w:val="16"/>
          <w:szCs w:val="16"/>
          <w:lang w:eastAsia="de-DE"/>
          <w:rPrChange w:id="2926" w:author="Locke Liu" w:date="2021-05-24T14:33:00Z">
            <w:rPr>
              <w:rFonts w:ascii="Segoe UI" w:hAnsi="Segoe UI" w:cs="Segoe UI"/>
              <w:color w:val="121B1F" w:themeColor="background1"/>
              <w:sz w:val="16"/>
              <w:szCs w:val="16"/>
              <w:lang w:eastAsia="de-DE"/>
            </w:rPr>
          </w:rPrChange>
        </w:rPr>
        <w:t>and</w:t>
      </w:r>
      <w:r w:rsidR="00C911B5" w:rsidRPr="004D620F">
        <w:rPr>
          <w:rFonts w:ascii="Arial" w:hAnsi="Arial" w:cs="Arial"/>
          <w:color w:val="121B1F" w:themeColor="background1"/>
          <w:sz w:val="16"/>
          <w:szCs w:val="16"/>
          <w:lang w:eastAsia="de-DE"/>
          <w:rPrChange w:id="2927" w:author="Locke Liu" w:date="2021-05-24T14:33:00Z">
            <w:rPr>
              <w:rFonts w:ascii="Segoe UI" w:hAnsi="Segoe UI" w:cs="Segoe UI"/>
              <w:color w:val="121B1F" w:themeColor="background1"/>
              <w:sz w:val="16"/>
              <w:szCs w:val="16"/>
              <w:lang w:eastAsia="de-DE"/>
            </w:rPr>
          </w:rPrChange>
        </w:rPr>
        <w:t xml:space="preserve"> database in IaaS VM through firewall directly.</w:t>
      </w:r>
    </w:p>
    <w:p w14:paraId="4084083F" w14:textId="12B4DD51" w:rsidR="0083553C" w:rsidRPr="004D620F" w:rsidDel="00705E0C" w:rsidRDefault="0083553C" w:rsidP="006F3B13">
      <w:pPr>
        <w:rPr>
          <w:del w:id="2928" w:author="Locke Liu" w:date="2021-05-24T15:03:00Z"/>
          <w:rFonts w:ascii="Arial" w:hAnsi="Arial" w:cs="Arial"/>
          <w:color w:val="121B1F" w:themeColor="background1"/>
          <w:sz w:val="16"/>
          <w:szCs w:val="16"/>
          <w:lang w:eastAsia="de-DE"/>
          <w:rPrChange w:id="2929" w:author="Locke Liu" w:date="2021-05-24T14:33:00Z">
            <w:rPr>
              <w:del w:id="2930" w:author="Locke Liu" w:date="2021-05-24T15:03:00Z"/>
              <w:rFonts w:ascii="Segoe UI" w:hAnsi="Segoe UI" w:cs="Segoe UI"/>
              <w:color w:val="121B1F" w:themeColor="background1"/>
              <w:sz w:val="16"/>
              <w:szCs w:val="16"/>
              <w:lang w:eastAsia="de-DE"/>
            </w:rPr>
          </w:rPrChange>
        </w:rPr>
      </w:pPr>
      <w:bookmarkStart w:id="2931" w:name="_Toc72767189"/>
      <w:bookmarkEnd w:id="2931"/>
    </w:p>
    <w:p w14:paraId="57A25FD7" w14:textId="3B06E611" w:rsidR="0083553C" w:rsidRPr="004D620F" w:rsidDel="00705E0C" w:rsidRDefault="0083553C" w:rsidP="006F3B13">
      <w:pPr>
        <w:rPr>
          <w:del w:id="2932" w:author="Locke Liu" w:date="2021-05-24T15:03:00Z"/>
          <w:rFonts w:ascii="Arial" w:hAnsi="Arial" w:cs="Arial"/>
          <w:color w:val="121B1F" w:themeColor="background1"/>
          <w:sz w:val="16"/>
          <w:szCs w:val="16"/>
          <w:lang w:eastAsia="de-DE"/>
          <w:rPrChange w:id="2933" w:author="Locke Liu" w:date="2021-05-24T14:33:00Z">
            <w:rPr>
              <w:del w:id="2934" w:author="Locke Liu" w:date="2021-05-24T15:03:00Z"/>
              <w:rFonts w:ascii="Segoe UI" w:hAnsi="Segoe UI" w:cs="Segoe UI"/>
              <w:color w:val="121B1F" w:themeColor="background1"/>
              <w:sz w:val="16"/>
              <w:szCs w:val="16"/>
              <w:lang w:eastAsia="de-DE"/>
            </w:rPr>
          </w:rPrChange>
        </w:rPr>
      </w:pPr>
      <w:bookmarkStart w:id="2935" w:name="_Toc72767190"/>
      <w:bookmarkEnd w:id="2935"/>
    </w:p>
    <w:p w14:paraId="1E615F62" w14:textId="798F6BA0" w:rsidR="004D075A" w:rsidRPr="004D620F" w:rsidRDefault="004D075A" w:rsidP="004D075A">
      <w:pPr>
        <w:pStyle w:val="Heading2"/>
        <w:rPr>
          <w:rFonts w:ascii="Arial" w:hAnsi="Arial"/>
          <w:rPrChange w:id="2936" w:author="Locke Liu" w:date="2021-05-24T14:33:00Z">
            <w:rPr/>
          </w:rPrChange>
        </w:rPr>
      </w:pPr>
      <w:bookmarkStart w:id="2937" w:name="_Toc482190446"/>
      <w:bookmarkStart w:id="2938" w:name="_Toc482707860"/>
      <w:bookmarkStart w:id="2939" w:name="_Toc72767191"/>
      <w:r w:rsidRPr="004D620F">
        <w:rPr>
          <w:rFonts w:ascii="Arial" w:hAnsi="Arial"/>
          <w:rPrChange w:id="2940" w:author="Locke Liu" w:date="2021-05-24T14:33:00Z">
            <w:rPr/>
          </w:rPrChange>
        </w:rPr>
        <w:t>Component List</w:t>
      </w:r>
      <w:bookmarkEnd w:id="2937"/>
      <w:bookmarkEnd w:id="2938"/>
      <w:bookmarkEnd w:id="2939"/>
    </w:p>
    <w:p w14:paraId="7EC01F1C" w14:textId="77777777" w:rsidR="004F1C19" w:rsidRPr="004D620F" w:rsidRDefault="004F1C19" w:rsidP="004D075A">
      <w:pPr>
        <w:rPr>
          <w:rFonts w:ascii="Arial" w:hAnsi="Arial" w:cs="Arial"/>
          <w:rPrChange w:id="2941" w:author="Locke Liu" w:date="2021-05-24T14:33:00Z">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1400"/>
        <w:gridCol w:w="1401"/>
        <w:gridCol w:w="7452"/>
        <w:tblGridChange w:id="2942">
          <w:tblGrid>
            <w:gridCol w:w="1400"/>
            <w:gridCol w:w="1401"/>
            <w:gridCol w:w="7452"/>
          </w:tblGrid>
        </w:tblGridChange>
      </w:tblGrid>
      <w:tr w:rsidR="004F1C19" w:rsidRPr="004D620F" w14:paraId="78BB080D" w14:textId="77777777" w:rsidTr="004F1C19">
        <w:trPr>
          <w:trHeight w:val="663"/>
          <w:jc w:val="center"/>
        </w:trPr>
        <w:tc>
          <w:tcPr>
            <w:tcW w:w="683" w:type="pct"/>
            <w:shd w:val="clear" w:color="auto" w:fill="D5E3FF"/>
            <w:vAlign w:val="center"/>
          </w:tcPr>
          <w:p w14:paraId="3284E075" w14:textId="77777777" w:rsidR="004F1C19" w:rsidRPr="004D620F" w:rsidRDefault="004F1C19" w:rsidP="003B47FE">
            <w:pPr>
              <w:rPr>
                <w:rFonts w:ascii="Arial" w:hAnsi="Arial" w:cs="Arial"/>
                <w:b/>
                <w:bCs/>
                <w:sz w:val="18"/>
                <w:szCs w:val="18"/>
                <w:rPrChange w:id="2943" w:author="Locke Liu" w:date="2021-05-24T14:33:00Z">
                  <w:rPr>
                    <w:rFonts w:ascii="Segoe UI" w:hAnsi="Segoe UI" w:cs="Segoe UI"/>
                    <w:b/>
                    <w:bCs/>
                    <w:sz w:val="18"/>
                    <w:szCs w:val="18"/>
                  </w:rPr>
                </w:rPrChange>
              </w:rPr>
            </w:pPr>
            <w:r w:rsidRPr="004D620F">
              <w:rPr>
                <w:rFonts w:ascii="Arial" w:hAnsi="Arial" w:cs="Arial"/>
                <w:b/>
                <w:bCs/>
                <w:sz w:val="18"/>
                <w:szCs w:val="18"/>
                <w:rPrChange w:id="2944" w:author="Locke Liu" w:date="2021-05-24T14:33:00Z">
                  <w:rPr>
                    <w:rFonts w:ascii="Segoe UI" w:hAnsi="Segoe UI" w:cs="Segoe UI"/>
                    <w:b/>
                    <w:bCs/>
                    <w:sz w:val="18"/>
                    <w:szCs w:val="18"/>
                  </w:rPr>
                </w:rPrChange>
              </w:rPr>
              <w:t>Component Code</w:t>
            </w:r>
          </w:p>
        </w:tc>
        <w:tc>
          <w:tcPr>
            <w:tcW w:w="683" w:type="pct"/>
            <w:shd w:val="clear" w:color="auto" w:fill="D5E3FF"/>
            <w:vAlign w:val="center"/>
          </w:tcPr>
          <w:p w14:paraId="2EA3AAF7" w14:textId="77777777" w:rsidR="004F1C19" w:rsidRPr="004D620F" w:rsidRDefault="004F1C19" w:rsidP="003B47FE">
            <w:pPr>
              <w:rPr>
                <w:rFonts w:ascii="Arial" w:hAnsi="Arial" w:cs="Arial"/>
                <w:b/>
                <w:bCs/>
                <w:sz w:val="18"/>
                <w:szCs w:val="18"/>
                <w:rPrChange w:id="2945" w:author="Locke Liu" w:date="2021-05-24T14:33:00Z">
                  <w:rPr>
                    <w:rFonts w:ascii="Segoe UI" w:hAnsi="Segoe UI" w:cs="Segoe UI"/>
                    <w:b/>
                    <w:bCs/>
                    <w:sz w:val="18"/>
                    <w:szCs w:val="18"/>
                  </w:rPr>
                </w:rPrChange>
              </w:rPr>
            </w:pPr>
            <w:r w:rsidRPr="004D620F">
              <w:rPr>
                <w:rFonts w:ascii="Arial" w:hAnsi="Arial" w:cs="Arial"/>
                <w:b/>
                <w:bCs/>
                <w:sz w:val="18"/>
                <w:szCs w:val="18"/>
                <w:rPrChange w:id="2946" w:author="Locke Liu" w:date="2021-05-24T14:33:00Z">
                  <w:rPr>
                    <w:rFonts w:ascii="Segoe UI" w:hAnsi="Segoe UI" w:cs="Segoe UI"/>
                    <w:b/>
                    <w:bCs/>
                    <w:sz w:val="18"/>
                    <w:szCs w:val="18"/>
                  </w:rPr>
                </w:rPrChange>
              </w:rPr>
              <w:t>Component</w:t>
            </w:r>
          </w:p>
        </w:tc>
        <w:tc>
          <w:tcPr>
            <w:tcW w:w="3634" w:type="pct"/>
            <w:shd w:val="clear" w:color="auto" w:fill="D5E3FF"/>
            <w:vAlign w:val="center"/>
          </w:tcPr>
          <w:p w14:paraId="2CBA0E15" w14:textId="77777777" w:rsidR="004F1C19" w:rsidRPr="004D620F" w:rsidRDefault="004F1C19" w:rsidP="003B47FE">
            <w:pPr>
              <w:rPr>
                <w:rFonts w:ascii="Arial" w:hAnsi="Arial" w:cs="Arial"/>
                <w:b/>
                <w:bCs/>
                <w:sz w:val="18"/>
                <w:szCs w:val="18"/>
                <w:rPrChange w:id="2947" w:author="Locke Liu" w:date="2021-05-24T14:33:00Z">
                  <w:rPr>
                    <w:rFonts w:ascii="Segoe UI" w:hAnsi="Segoe UI" w:cs="Segoe UI"/>
                    <w:b/>
                    <w:bCs/>
                    <w:sz w:val="18"/>
                    <w:szCs w:val="18"/>
                  </w:rPr>
                </w:rPrChange>
              </w:rPr>
            </w:pPr>
            <w:r w:rsidRPr="004D620F">
              <w:rPr>
                <w:rFonts w:ascii="Arial" w:hAnsi="Arial" w:cs="Arial"/>
                <w:b/>
                <w:bCs/>
                <w:sz w:val="18"/>
                <w:szCs w:val="18"/>
                <w:rPrChange w:id="2948" w:author="Locke Liu" w:date="2021-05-24T14:33:00Z">
                  <w:rPr>
                    <w:rFonts w:ascii="Segoe UI" w:hAnsi="Segoe UI" w:cs="Segoe UI"/>
                    <w:b/>
                    <w:bCs/>
                    <w:sz w:val="18"/>
                    <w:szCs w:val="18"/>
                  </w:rPr>
                </w:rPrChange>
              </w:rPr>
              <w:t>Description</w:t>
            </w:r>
          </w:p>
        </w:tc>
      </w:tr>
      <w:tr w:rsidR="004F1C19" w:rsidRPr="004D620F" w14:paraId="79AE8882"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2949"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2950" w:author="Locke Liu" w:date="2021-05-24T15:04:00Z">
            <w:trPr>
              <w:trHeight w:val="573"/>
              <w:jc w:val="center"/>
            </w:trPr>
          </w:trPrChange>
        </w:trPr>
        <w:tc>
          <w:tcPr>
            <w:tcW w:w="683" w:type="pct"/>
            <w:vAlign w:val="center"/>
            <w:tcPrChange w:id="2951" w:author="Locke Liu" w:date="2021-05-24T15:04:00Z">
              <w:tcPr>
                <w:tcW w:w="683" w:type="pct"/>
                <w:vAlign w:val="center"/>
              </w:tcPr>
            </w:tcPrChange>
          </w:tcPr>
          <w:p w14:paraId="3A30E56A" w14:textId="77777777" w:rsidR="004F1C19" w:rsidRPr="004D620F" w:rsidRDefault="004F1C19" w:rsidP="003B47FE">
            <w:pPr>
              <w:rPr>
                <w:rFonts w:ascii="Arial" w:hAnsi="Arial" w:cs="Arial"/>
                <w:color w:val="121B1F" w:themeColor="background1"/>
                <w:sz w:val="16"/>
                <w:szCs w:val="16"/>
                <w:rPrChange w:id="295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953" w:author="Locke Liu" w:date="2021-05-24T14:33:00Z">
                  <w:rPr>
                    <w:rFonts w:ascii="Segoe UI" w:hAnsi="Segoe UI" w:cs="Segoe UI"/>
                    <w:color w:val="121B1F" w:themeColor="background1"/>
                    <w:sz w:val="16"/>
                    <w:szCs w:val="16"/>
                  </w:rPr>
                </w:rPrChange>
              </w:rPr>
              <w:lastRenderedPageBreak/>
              <w:t>C01</w:t>
            </w:r>
          </w:p>
        </w:tc>
        <w:tc>
          <w:tcPr>
            <w:tcW w:w="683" w:type="pct"/>
            <w:shd w:val="clear" w:color="auto" w:fill="auto"/>
            <w:vAlign w:val="center"/>
            <w:tcPrChange w:id="2954" w:author="Locke Liu" w:date="2021-05-24T15:04:00Z">
              <w:tcPr>
                <w:tcW w:w="683" w:type="pct"/>
                <w:shd w:val="clear" w:color="auto" w:fill="auto"/>
                <w:vAlign w:val="center"/>
              </w:tcPr>
            </w:tcPrChange>
          </w:tcPr>
          <w:p w14:paraId="00DDF5BE" w14:textId="77777777" w:rsidR="004F1C19" w:rsidRPr="004D620F" w:rsidRDefault="004F1C19" w:rsidP="003B47FE">
            <w:pPr>
              <w:rPr>
                <w:rFonts w:ascii="Arial" w:hAnsi="Arial" w:cs="Arial"/>
                <w:color w:val="121B1F" w:themeColor="background1"/>
                <w:sz w:val="16"/>
                <w:szCs w:val="16"/>
                <w:rPrChange w:id="295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956" w:author="Locke Liu" w:date="2021-05-24T14:33:00Z">
                  <w:rPr>
                    <w:rFonts w:ascii="Segoe UI" w:hAnsi="Segoe UI" w:cs="Segoe UI"/>
                    <w:color w:val="121B1F" w:themeColor="background1"/>
                    <w:sz w:val="16"/>
                    <w:szCs w:val="16"/>
                  </w:rPr>
                </w:rPrChange>
              </w:rPr>
              <w:t>Storage account</w:t>
            </w:r>
          </w:p>
        </w:tc>
        <w:tc>
          <w:tcPr>
            <w:tcW w:w="3634" w:type="pct"/>
            <w:shd w:val="clear" w:color="auto" w:fill="auto"/>
            <w:vAlign w:val="center"/>
            <w:tcPrChange w:id="2957" w:author="Locke Liu" w:date="2021-05-24T15:04:00Z">
              <w:tcPr>
                <w:tcW w:w="3634" w:type="pct"/>
                <w:shd w:val="clear" w:color="auto" w:fill="auto"/>
                <w:vAlign w:val="center"/>
              </w:tcPr>
            </w:tcPrChange>
          </w:tcPr>
          <w:p w14:paraId="6D83F081" w14:textId="7121B5E0" w:rsidR="004F1C19" w:rsidRPr="004D620F" w:rsidRDefault="004F1C19">
            <w:pPr>
              <w:jc w:val="both"/>
              <w:rPr>
                <w:rFonts w:ascii="Arial" w:hAnsi="Arial" w:cs="Arial"/>
                <w:color w:val="121B1F" w:themeColor="background1"/>
                <w:sz w:val="16"/>
                <w:szCs w:val="16"/>
                <w:rPrChange w:id="2958" w:author="Locke Liu" w:date="2021-05-24T14:33:00Z">
                  <w:rPr>
                    <w:rFonts w:ascii="Segoe UI" w:hAnsi="Segoe UI" w:cs="Segoe UI"/>
                    <w:color w:val="121B1F" w:themeColor="background1"/>
                    <w:sz w:val="16"/>
                    <w:szCs w:val="16"/>
                  </w:rPr>
                </w:rPrChange>
              </w:rPr>
              <w:pPrChange w:id="2959" w:author="Locke Liu" w:date="2021-05-24T15:04:00Z">
                <w:pPr/>
              </w:pPrChange>
            </w:pPr>
            <w:r w:rsidRPr="004D620F">
              <w:rPr>
                <w:rFonts w:ascii="Arial" w:hAnsi="Arial" w:cs="Arial"/>
                <w:color w:val="121B1F" w:themeColor="background1"/>
                <w:sz w:val="16"/>
                <w:szCs w:val="16"/>
                <w:rPrChange w:id="2960" w:author="Locke Liu" w:date="2021-05-24T14:33:00Z">
                  <w:rPr>
                    <w:rFonts w:ascii="Segoe UI" w:hAnsi="Segoe UI" w:cs="Segoe UI"/>
                    <w:color w:val="121B1F" w:themeColor="background1"/>
                    <w:sz w:val="16"/>
                    <w:szCs w:val="16"/>
                  </w:rPr>
                </w:rPrChange>
              </w:rPr>
              <w:t xml:space="preserve">This component will use Azure storage account to store batch storage. It can be </w:t>
            </w:r>
            <w:del w:id="2961" w:author="Locke Liu" w:date="2021-05-24T15:04:00Z">
              <w:r w:rsidRPr="004D620F" w:rsidDel="00BE71D3">
                <w:rPr>
                  <w:rFonts w:ascii="Arial" w:hAnsi="Arial" w:cs="Arial"/>
                  <w:color w:val="121B1F" w:themeColor="background1"/>
                  <w:sz w:val="16"/>
                  <w:szCs w:val="16"/>
                  <w:rPrChange w:id="2962" w:author="Locke Liu" w:date="2021-05-24T14:33:00Z">
                    <w:rPr>
                      <w:rFonts w:ascii="Segoe UI" w:hAnsi="Segoe UI" w:cs="Segoe UI"/>
                      <w:color w:val="121B1F" w:themeColor="background1"/>
                      <w:sz w:val="16"/>
                      <w:szCs w:val="16"/>
                    </w:rPr>
                  </w:rPrChange>
                </w:rPr>
                <w:delText xml:space="preserve">integrating </w:delText>
              </w:r>
            </w:del>
            <w:ins w:id="2963" w:author="Locke Liu" w:date="2021-05-24T15:04:00Z">
              <w:r w:rsidR="00BE71D3">
                <w:rPr>
                  <w:rFonts w:ascii="Arial" w:hAnsi="Arial" w:cs="Arial"/>
                  <w:color w:val="121B1F" w:themeColor="background1"/>
                  <w:sz w:val="16"/>
                  <w:szCs w:val="16"/>
                </w:rPr>
                <w:t>integrated</w:t>
              </w:r>
              <w:r w:rsidR="00BE71D3" w:rsidRPr="004D620F">
                <w:rPr>
                  <w:rFonts w:ascii="Arial" w:hAnsi="Arial" w:cs="Arial"/>
                  <w:color w:val="121B1F" w:themeColor="background1"/>
                  <w:sz w:val="16"/>
                  <w:szCs w:val="16"/>
                  <w:rPrChange w:id="2964" w:author="Locke Liu" w:date="2021-05-24T14:33:00Z">
                    <w:rPr>
                      <w:rFonts w:ascii="Segoe UI" w:hAnsi="Segoe UI" w:cs="Segoe UI"/>
                      <w:color w:val="121B1F" w:themeColor="background1"/>
                      <w:sz w:val="16"/>
                      <w:szCs w:val="16"/>
                    </w:rPr>
                  </w:rPrChange>
                </w:rPr>
                <w:t xml:space="preserve"> </w:t>
              </w:r>
            </w:ins>
            <w:r w:rsidRPr="004D620F">
              <w:rPr>
                <w:rFonts w:ascii="Arial" w:hAnsi="Arial" w:cs="Arial"/>
                <w:color w:val="121B1F" w:themeColor="background1"/>
                <w:sz w:val="16"/>
                <w:szCs w:val="16"/>
                <w:rPrChange w:id="2965" w:author="Locke Liu" w:date="2021-05-24T14:33:00Z">
                  <w:rPr>
                    <w:rFonts w:ascii="Segoe UI" w:hAnsi="Segoe UI" w:cs="Segoe UI"/>
                    <w:color w:val="121B1F" w:themeColor="background1"/>
                    <w:sz w:val="16"/>
                    <w:szCs w:val="16"/>
                  </w:rPr>
                </w:rPrChange>
              </w:rPr>
              <w:t>with application through blob storage API. It can also be used to upload data manually through Azure storage explorer.</w:t>
            </w:r>
          </w:p>
        </w:tc>
      </w:tr>
      <w:tr w:rsidR="004F1C19" w:rsidRPr="004D620F" w14:paraId="7C80CF02"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2966"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2967" w:author="Locke Liu" w:date="2021-05-24T15:04:00Z">
            <w:trPr>
              <w:trHeight w:val="573"/>
              <w:jc w:val="center"/>
            </w:trPr>
          </w:trPrChange>
        </w:trPr>
        <w:tc>
          <w:tcPr>
            <w:tcW w:w="683" w:type="pct"/>
            <w:vAlign w:val="center"/>
            <w:tcPrChange w:id="2968" w:author="Locke Liu" w:date="2021-05-24T15:04:00Z">
              <w:tcPr>
                <w:tcW w:w="683" w:type="pct"/>
                <w:vAlign w:val="center"/>
              </w:tcPr>
            </w:tcPrChange>
          </w:tcPr>
          <w:p w14:paraId="37B7E8F9" w14:textId="77777777" w:rsidR="004F1C19" w:rsidRPr="004D620F" w:rsidRDefault="004F1C19" w:rsidP="003B47FE">
            <w:pPr>
              <w:rPr>
                <w:rFonts w:ascii="Arial" w:hAnsi="Arial" w:cs="Arial"/>
                <w:color w:val="121B1F" w:themeColor="background1"/>
                <w:sz w:val="16"/>
                <w:szCs w:val="16"/>
                <w:rPrChange w:id="296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970" w:author="Locke Liu" w:date="2021-05-24T14:33:00Z">
                  <w:rPr>
                    <w:rFonts w:ascii="Segoe UI" w:hAnsi="Segoe UI" w:cs="Segoe UI"/>
                    <w:color w:val="121B1F" w:themeColor="background1"/>
                    <w:sz w:val="16"/>
                    <w:szCs w:val="16"/>
                  </w:rPr>
                </w:rPrChange>
              </w:rPr>
              <w:t>C02</w:t>
            </w:r>
          </w:p>
        </w:tc>
        <w:tc>
          <w:tcPr>
            <w:tcW w:w="683" w:type="pct"/>
            <w:shd w:val="clear" w:color="auto" w:fill="auto"/>
            <w:vAlign w:val="center"/>
            <w:tcPrChange w:id="2971" w:author="Locke Liu" w:date="2021-05-24T15:04:00Z">
              <w:tcPr>
                <w:tcW w:w="683" w:type="pct"/>
                <w:shd w:val="clear" w:color="auto" w:fill="auto"/>
                <w:vAlign w:val="center"/>
              </w:tcPr>
            </w:tcPrChange>
          </w:tcPr>
          <w:p w14:paraId="25717B24" w14:textId="77777777" w:rsidR="004F1C19" w:rsidRPr="004D620F" w:rsidRDefault="004F1C19" w:rsidP="003B47FE">
            <w:pPr>
              <w:rPr>
                <w:rFonts w:ascii="Arial" w:hAnsi="Arial" w:cs="Arial"/>
                <w:color w:val="121B1F" w:themeColor="background1"/>
                <w:sz w:val="16"/>
                <w:szCs w:val="16"/>
                <w:rPrChange w:id="297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973" w:author="Locke Liu" w:date="2021-05-24T14:33:00Z">
                  <w:rPr>
                    <w:rFonts w:ascii="Segoe UI" w:hAnsi="Segoe UI" w:cs="Segoe UI"/>
                    <w:color w:val="121B1F" w:themeColor="background1"/>
                    <w:sz w:val="16"/>
                    <w:szCs w:val="16"/>
                  </w:rPr>
                </w:rPrChange>
              </w:rPr>
              <w:t>Event hub</w:t>
            </w:r>
          </w:p>
        </w:tc>
        <w:tc>
          <w:tcPr>
            <w:tcW w:w="3634" w:type="pct"/>
            <w:shd w:val="clear" w:color="auto" w:fill="auto"/>
            <w:vAlign w:val="center"/>
            <w:tcPrChange w:id="2974" w:author="Locke Liu" w:date="2021-05-24T15:04:00Z">
              <w:tcPr>
                <w:tcW w:w="3634" w:type="pct"/>
                <w:shd w:val="clear" w:color="auto" w:fill="auto"/>
                <w:vAlign w:val="center"/>
              </w:tcPr>
            </w:tcPrChange>
          </w:tcPr>
          <w:p w14:paraId="147235A6" w14:textId="6AF2E20F" w:rsidR="004F1C19" w:rsidRPr="004D620F" w:rsidRDefault="004F1C19">
            <w:pPr>
              <w:jc w:val="both"/>
              <w:rPr>
                <w:rFonts w:ascii="Arial" w:hAnsi="Arial" w:cs="Arial"/>
                <w:color w:val="121B1F" w:themeColor="background1"/>
                <w:sz w:val="16"/>
                <w:szCs w:val="16"/>
                <w:rPrChange w:id="2975" w:author="Locke Liu" w:date="2021-05-24T14:33:00Z">
                  <w:rPr>
                    <w:rFonts w:ascii="Segoe UI" w:hAnsi="Segoe UI" w:cs="Segoe UI"/>
                    <w:color w:val="121B1F" w:themeColor="background1"/>
                    <w:sz w:val="16"/>
                    <w:szCs w:val="16"/>
                  </w:rPr>
                </w:rPrChange>
              </w:rPr>
              <w:pPrChange w:id="2976" w:author="Locke Liu" w:date="2021-05-24T15:04:00Z">
                <w:pPr/>
              </w:pPrChange>
            </w:pPr>
            <w:r w:rsidRPr="004D620F">
              <w:rPr>
                <w:rFonts w:ascii="Arial" w:hAnsi="Arial" w:cs="Arial"/>
                <w:color w:val="121B1F" w:themeColor="background1"/>
                <w:sz w:val="16"/>
                <w:szCs w:val="16"/>
                <w:rPrChange w:id="2977" w:author="Locke Liu" w:date="2021-05-24T14:33:00Z">
                  <w:rPr>
                    <w:rFonts w:ascii="Segoe UI" w:hAnsi="Segoe UI" w:cs="Segoe UI"/>
                    <w:color w:val="121B1F" w:themeColor="background1"/>
                    <w:sz w:val="16"/>
                    <w:szCs w:val="16"/>
                  </w:rPr>
                </w:rPrChange>
              </w:rPr>
              <w:t>Event Hubs is a fully managed</w:t>
            </w:r>
            <w:ins w:id="2978" w:author="Locke Liu" w:date="2021-05-24T15:04:00Z">
              <w:r w:rsidR="00A52EE5">
                <w:rPr>
                  <w:rFonts w:ascii="Arial" w:hAnsi="Arial" w:cs="Arial"/>
                  <w:color w:val="121B1F" w:themeColor="background1"/>
                  <w:sz w:val="16"/>
                  <w:szCs w:val="16"/>
                </w:rPr>
                <w:t xml:space="preserve"> and</w:t>
              </w:r>
            </w:ins>
            <w:del w:id="2979" w:author="Locke Liu" w:date="2021-05-24T15:04:00Z">
              <w:r w:rsidRPr="004D620F" w:rsidDel="00A52EE5">
                <w:rPr>
                  <w:rFonts w:ascii="Arial" w:hAnsi="Arial" w:cs="Arial"/>
                  <w:color w:val="121B1F" w:themeColor="background1"/>
                  <w:sz w:val="16"/>
                  <w:szCs w:val="16"/>
                  <w:rPrChange w:id="2980" w:author="Locke Liu" w:date="2021-05-24T14:33:00Z">
                    <w:rPr>
                      <w:rFonts w:ascii="Segoe UI" w:hAnsi="Segoe UI" w:cs="Segoe UI"/>
                      <w:color w:val="121B1F" w:themeColor="background1"/>
                      <w:sz w:val="16"/>
                      <w:szCs w:val="16"/>
                    </w:rPr>
                  </w:rPrChange>
                </w:rPr>
                <w:delText>,</w:delText>
              </w:r>
            </w:del>
            <w:r w:rsidRPr="004D620F">
              <w:rPr>
                <w:rFonts w:ascii="Arial" w:hAnsi="Arial" w:cs="Arial"/>
                <w:color w:val="121B1F" w:themeColor="background1"/>
                <w:sz w:val="16"/>
                <w:szCs w:val="16"/>
                <w:rPrChange w:id="2981" w:author="Locke Liu" w:date="2021-05-24T14:33:00Z">
                  <w:rPr>
                    <w:rFonts w:ascii="Segoe UI" w:hAnsi="Segoe UI" w:cs="Segoe UI"/>
                    <w:color w:val="121B1F" w:themeColor="background1"/>
                    <w:sz w:val="16"/>
                    <w:szCs w:val="16"/>
                  </w:rPr>
                </w:rPrChange>
              </w:rPr>
              <w:t xml:space="preserve"> real-time data ingestion service that’s simple, trusted, and scalable. Stream millions of events per second from any source to build dynamic data pipelines and immediately respond to business challenges. It can be Integrate seamlessly with other Azure services like ADF etc.</w:t>
            </w:r>
          </w:p>
        </w:tc>
      </w:tr>
      <w:tr w:rsidR="004F1C19" w:rsidRPr="004D620F" w14:paraId="4FA46C75"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2982"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2983" w:author="Locke Liu" w:date="2021-05-24T15:04:00Z">
            <w:trPr>
              <w:trHeight w:val="573"/>
              <w:jc w:val="center"/>
            </w:trPr>
          </w:trPrChange>
        </w:trPr>
        <w:tc>
          <w:tcPr>
            <w:tcW w:w="683" w:type="pct"/>
            <w:vAlign w:val="center"/>
            <w:tcPrChange w:id="2984" w:author="Locke Liu" w:date="2021-05-24T15:04:00Z">
              <w:tcPr>
                <w:tcW w:w="683" w:type="pct"/>
                <w:vAlign w:val="center"/>
              </w:tcPr>
            </w:tcPrChange>
          </w:tcPr>
          <w:p w14:paraId="74927849" w14:textId="77777777" w:rsidR="004F1C19" w:rsidRPr="004D620F" w:rsidRDefault="004F1C19" w:rsidP="003B47FE">
            <w:pPr>
              <w:rPr>
                <w:rFonts w:ascii="Arial" w:hAnsi="Arial" w:cs="Arial"/>
                <w:color w:val="121B1F" w:themeColor="background1"/>
                <w:sz w:val="16"/>
                <w:szCs w:val="16"/>
                <w:rPrChange w:id="298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986" w:author="Locke Liu" w:date="2021-05-24T14:33:00Z">
                  <w:rPr>
                    <w:rFonts w:ascii="Segoe UI" w:hAnsi="Segoe UI" w:cs="Segoe UI"/>
                    <w:color w:val="121B1F" w:themeColor="background1"/>
                    <w:sz w:val="16"/>
                    <w:szCs w:val="16"/>
                  </w:rPr>
                </w:rPrChange>
              </w:rPr>
              <w:t>C03</w:t>
            </w:r>
          </w:p>
        </w:tc>
        <w:tc>
          <w:tcPr>
            <w:tcW w:w="683" w:type="pct"/>
            <w:shd w:val="clear" w:color="auto" w:fill="auto"/>
            <w:vAlign w:val="center"/>
            <w:tcPrChange w:id="2987" w:author="Locke Liu" w:date="2021-05-24T15:04:00Z">
              <w:tcPr>
                <w:tcW w:w="683" w:type="pct"/>
                <w:shd w:val="clear" w:color="auto" w:fill="auto"/>
                <w:vAlign w:val="center"/>
              </w:tcPr>
            </w:tcPrChange>
          </w:tcPr>
          <w:p w14:paraId="321D6C66" w14:textId="77777777" w:rsidR="004F1C19" w:rsidRPr="004D620F" w:rsidRDefault="004F1C19" w:rsidP="003B47FE">
            <w:pPr>
              <w:rPr>
                <w:rFonts w:ascii="Arial" w:hAnsi="Arial" w:cs="Arial"/>
                <w:color w:val="121B1F" w:themeColor="background1"/>
                <w:sz w:val="16"/>
                <w:szCs w:val="16"/>
                <w:rPrChange w:id="298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989" w:author="Locke Liu" w:date="2021-05-24T14:33:00Z">
                  <w:rPr>
                    <w:rFonts w:ascii="Segoe UI" w:hAnsi="Segoe UI" w:cs="Segoe UI"/>
                    <w:color w:val="121B1F" w:themeColor="background1"/>
                    <w:sz w:val="16"/>
                    <w:szCs w:val="16"/>
                  </w:rPr>
                </w:rPrChange>
              </w:rPr>
              <w:t>Data factory</w:t>
            </w:r>
          </w:p>
        </w:tc>
        <w:tc>
          <w:tcPr>
            <w:tcW w:w="3634" w:type="pct"/>
            <w:shd w:val="clear" w:color="auto" w:fill="auto"/>
            <w:vAlign w:val="center"/>
            <w:tcPrChange w:id="2990" w:author="Locke Liu" w:date="2021-05-24T15:04:00Z">
              <w:tcPr>
                <w:tcW w:w="3634" w:type="pct"/>
                <w:shd w:val="clear" w:color="auto" w:fill="auto"/>
                <w:vAlign w:val="center"/>
              </w:tcPr>
            </w:tcPrChange>
          </w:tcPr>
          <w:p w14:paraId="48070054" w14:textId="49EBAB11" w:rsidR="004F1C19" w:rsidRPr="004D620F" w:rsidRDefault="004F1C19">
            <w:pPr>
              <w:jc w:val="both"/>
              <w:rPr>
                <w:rFonts w:ascii="Arial" w:hAnsi="Arial" w:cs="Arial"/>
                <w:color w:val="121B1F" w:themeColor="background1"/>
                <w:sz w:val="16"/>
                <w:szCs w:val="16"/>
                <w:rPrChange w:id="2991" w:author="Locke Liu" w:date="2021-05-24T14:33:00Z">
                  <w:rPr>
                    <w:rFonts w:ascii="Segoe UI" w:hAnsi="Segoe UI" w:cs="Segoe UI"/>
                    <w:color w:val="121B1F" w:themeColor="background1"/>
                    <w:sz w:val="16"/>
                    <w:szCs w:val="16"/>
                  </w:rPr>
                </w:rPrChange>
              </w:rPr>
              <w:pPrChange w:id="2992" w:author="Locke Liu" w:date="2021-05-24T15:04:00Z">
                <w:pPr/>
              </w:pPrChange>
            </w:pPr>
            <w:r w:rsidRPr="004D620F">
              <w:rPr>
                <w:rFonts w:ascii="Arial" w:hAnsi="Arial" w:cs="Arial"/>
                <w:color w:val="121B1F" w:themeColor="background1"/>
                <w:sz w:val="16"/>
                <w:szCs w:val="16"/>
                <w:rPrChange w:id="2993" w:author="Locke Liu" w:date="2021-05-24T14:33:00Z">
                  <w:rPr>
                    <w:rFonts w:ascii="Segoe UI" w:hAnsi="Segoe UI" w:cs="Segoe UI"/>
                    <w:color w:val="121B1F" w:themeColor="background1"/>
                    <w:sz w:val="16"/>
                    <w:szCs w:val="16"/>
                  </w:rPr>
                </w:rPrChange>
              </w:rPr>
              <w:t>Azure Data Factory is Azure's cloud ETL service for scale-out serverless data integration and data transformation. It will be used to manage the data move pipeline</w:t>
            </w:r>
            <w:ins w:id="2994" w:author="Locke Liu" w:date="2021-05-24T15:05:00Z">
              <w:r w:rsidR="00D753F3">
                <w:rPr>
                  <w:rFonts w:ascii="Arial" w:hAnsi="Arial" w:cs="Arial"/>
                  <w:color w:val="121B1F" w:themeColor="background1"/>
                  <w:sz w:val="16"/>
                  <w:szCs w:val="16"/>
                </w:rPr>
                <w:t>.</w:t>
              </w:r>
            </w:ins>
          </w:p>
        </w:tc>
      </w:tr>
      <w:tr w:rsidR="004F1C19" w:rsidRPr="004D620F" w14:paraId="0D787FE1"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2995"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2996" w:author="Locke Liu" w:date="2021-05-24T15:04:00Z">
            <w:trPr>
              <w:trHeight w:val="573"/>
              <w:jc w:val="center"/>
            </w:trPr>
          </w:trPrChange>
        </w:trPr>
        <w:tc>
          <w:tcPr>
            <w:tcW w:w="683" w:type="pct"/>
            <w:vAlign w:val="center"/>
            <w:tcPrChange w:id="2997" w:author="Locke Liu" w:date="2021-05-24T15:04:00Z">
              <w:tcPr>
                <w:tcW w:w="683" w:type="pct"/>
                <w:vAlign w:val="center"/>
              </w:tcPr>
            </w:tcPrChange>
          </w:tcPr>
          <w:p w14:paraId="71E1AB74" w14:textId="77777777" w:rsidR="004F1C19" w:rsidRPr="004D620F" w:rsidRDefault="004F1C19" w:rsidP="003B47FE">
            <w:pPr>
              <w:rPr>
                <w:rFonts w:ascii="Arial" w:hAnsi="Arial" w:cs="Arial"/>
                <w:color w:val="121B1F" w:themeColor="background1"/>
                <w:sz w:val="16"/>
                <w:szCs w:val="16"/>
                <w:rPrChange w:id="299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2999" w:author="Locke Liu" w:date="2021-05-24T14:33:00Z">
                  <w:rPr>
                    <w:rFonts w:ascii="Segoe UI" w:hAnsi="Segoe UI" w:cs="Segoe UI"/>
                    <w:color w:val="121B1F" w:themeColor="background1"/>
                    <w:sz w:val="16"/>
                    <w:szCs w:val="16"/>
                  </w:rPr>
                </w:rPrChange>
              </w:rPr>
              <w:t>C04</w:t>
            </w:r>
          </w:p>
        </w:tc>
        <w:tc>
          <w:tcPr>
            <w:tcW w:w="683" w:type="pct"/>
            <w:shd w:val="clear" w:color="auto" w:fill="auto"/>
            <w:vAlign w:val="center"/>
            <w:tcPrChange w:id="3000" w:author="Locke Liu" w:date="2021-05-24T15:04:00Z">
              <w:tcPr>
                <w:tcW w:w="683" w:type="pct"/>
                <w:shd w:val="clear" w:color="auto" w:fill="auto"/>
                <w:vAlign w:val="center"/>
              </w:tcPr>
            </w:tcPrChange>
          </w:tcPr>
          <w:p w14:paraId="797B7101" w14:textId="77777777" w:rsidR="004F1C19" w:rsidRPr="004D620F" w:rsidRDefault="004F1C19" w:rsidP="003B47FE">
            <w:pPr>
              <w:rPr>
                <w:rFonts w:ascii="Arial" w:hAnsi="Arial" w:cs="Arial"/>
                <w:color w:val="121B1F" w:themeColor="background1"/>
                <w:sz w:val="16"/>
                <w:szCs w:val="16"/>
                <w:rPrChange w:id="300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02" w:author="Locke Liu" w:date="2021-05-24T14:33:00Z">
                  <w:rPr>
                    <w:rFonts w:ascii="Segoe UI" w:hAnsi="Segoe UI" w:cs="Segoe UI"/>
                    <w:color w:val="121B1F" w:themeColor="background1"/>
                    <w:sz w:val="16"/>
                    <w:szCs w:val="16"/>
                  </w:rPr>
                </w:rPrChange>
              </w:rPr>
              <w:t>firewall</w:t>
            </w:r>
          </w:p>
        </w:tc>
        <w:tc>
          <w:tcPr>
            <w:tcW w:w="3634" w:type="pct"/>
            <w:shd w:val="clear" w:color="auto" w:fill="auto"/>
            <w:vAlign w:val="center"/>
            <w:tcPrChange w:id="3003" w:author="Locke Liu" w:date="2021-05-24T15:04:00Z">
              <w:tcPr>
                <w:tcW w:w="3634" w:type="pct"/>
                <w:shd w:val="clear" w:color="auto" w:fill="auto"/>
                <w:vAlign w:val="center"/>
              </w:tcPr>
            </w:tcPrChange>
          </w:tcPr>
          <w:p w14:paraId="36FFC6C0" w14:textId="710E8B88" w:rsidR="004F1C19" w:rsidRPr="004D620F" w:rsidRDefault="004F1C19">
            <w:pPr>
              <w:jc w:val="both"/>
              <w:rPr>
                <w:rFonts w:ascii="Arial" w:hAnsi="Arial" w:cs="Arial"/>
                <w:color w:val="121B1F" w:themeColor="background1"/>
                <w:sz w:val="16"/>
                <w:szCs w:val="16"/>
                <w:rPrChange w:id="3004" w:author="Locke Liu" w:date="2021-05-24T14:33:00Z">
                  <w:rPr>
                    <w:rFonts w:ascii="Segoe UI" w:hAnsi="Segoe UI" w:cs="Segoe UI"/>
                    <w:color w:val="121B1F" w:themeColor="background1"/>
                    <w:sz w:val="16"/>
                    <w:szCs w:val="16"/>
                  </w:rPr>
                </w:rPrChange>
              </w:rPr>
              <w:pPrChange w:id="3005" w:author="Locke Liu" w:date="2021-05-24T15:04:00Z">
                <w:pPr/>
              </w:pPrChange>
            </w:pPr>
            <w:r w:rsidRPr="004D620F">
              <w:rPr>
                <w:rFonts w:ascii="Arial" w:hAnsi="Arial" w:cs="Arial"/>
                <w:color w:val="121B1F" w:themeColor="background1"/>
                <w:sz w:val="16"/>
                <w:szCs w:val="16"/>
                <w:rPrChange w:id="3006" w:author="Locke Liu" w:date="2021-05-24T14:33:00Z">
                  <w:rPr>
                    <w:rFonts w:ascii="Segoe UI" w:hAnsi="Segoe UI" w:cs="Segoe UI"/>
                    <w:color w:val="121B1F" w:themeColor="background1"/>
                    <w:sz w:val="16"/>
                    <w:szCs w:val="16"/>
                  </w:rPr>
                </w:rPrChange>
              </w:rPr>
              <w:t>In our context, we will use Azure firewall to control the network traffic</w:t>
            </w:r>
            <w:ins w:id="3007" w:author="Locke Liu" w:date="2021-05-24T15:05:00Z">
              <w:r w:rsidR="00D753F3">
                <w:rPr>
                  <w:rFonts w:ascii="Arial" w:hAnsi="Arial" w:cs="Arial"/>
                  <w:color w:val="121B1F" w:themeColor="background1"/>
                  <w:sz w:val="16"/>
                  <w:szCs w:val="16"/>
                </w:rPr>
                <w:t>.</w:t>
              </w:r>
            </w:ins>
          </w:p>
        </w:tc>
      </w:tr>
      <w:tr w:rsidR="004F1C19" w:rsidRPr="004D620F" w14:paraId="307A19EC"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3008"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3009" w:author="Locke Liu" w:date="2021-05-24T15:04:00Z">
            <w:trPr>
              <w:trHeight w:val="573"/>
              <w:jc w:val="center"/>
            </w:trPr>
          </w:trPrChange>
        </w:trPr>
        <w:tc>
          <w:tcPr>
            <w:tcW w:w="683" w:type="pct"/>
            <w:vAlign w:val="center"/>
            <w:tcPrChange w:id="3010" w:author="Locke Liu" w:date="2021-05-24T15:04:00Z">
              <w:tcPr>
                <w:tcW w:w="683" w:type="pct"/>
                <w:vAlign w:val="center"/>
              </w:tcPr>
            </w:tcPrChange>
          </w:tcPr>
          <w:p w14:paraId="62CEA331" w14:textId="77777777" w:rsidR="004F1C19" w:rsidRPr="004D620F" w:rsidRDefault="004F1C19" w:rsidP="003B47FE">
            <w:pPr>
              <w:rPr>
                <w:rFonts w:ascii="Arial" w:hAnsi="Arial" w:cs="Arial"/>
                <w:color w:val="121B1F" w:themeColor="background1"/>
                <w:sz w:val="16"/>
                <w:szCs w:val="16"/>
                <w:rPrChange w:id="301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12" w:author="Locke Liu" w:date="2021-05-24T14:33:00Z">
                  <w:rPr>
                    <w:rFonts w:ascii="Segoe UI" w:hAnsi="Segoe UI" w:cs="Segoe UI"/>
                    <w:color w:val="121B1F" w:themeColor="background1"/>
                    <w:sz w:val="16"/>
                    <w:szCs w:val="16"/>
                  </w:rPr>
                </w:rPrChange>
              </w:rPr>
              <w:t>C05</w:t>
            </w:r>
          </w:p>
        </w:tc>
        <w:tc>
          <w:tcPr>
            <w:tcW w:w="683" w:type="pct"/>
            <w:shd w:val="clear" w:color="auto" w:fill="auto"/>
            <w:vAlign w:val="center"/>
            <w:tcPrChange w:id="3013" w:author="Locke Liu" w:date="2021-05-24T15:04:00Z">
              <w:tcPr>
                <w:tcW w:w="683" w:type="pct"/>
                <w:shd w:val="clear" w:color="auto" w:fill="auto"/>
                <w:vAlign w:val="center"/>
              </w:tcPr>
            </w:tcPrChange>
          </w:tcPr>
          <w:p w14:paraId="2C578171" w14:textId="77777777" w:rsidR="004F1C19" w:rsidRPr="004D620F" w:rsidRDefault="004F1C19" w:rsidP="003B47FE">
            <w:pPr>
              <w:rPr>
                <w:rFonts w:ascii="Arial" w:hAnsi="Arial" w:cs="Arial"/>
                <w:color w:val="121B1F" w:themeColor="background1"/>
                <w:sz w:val="16"/>
                <w:szCs w:val="16"/>
                <w:rPrChange w:id="301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15" w:author="Locke Liu" w:date="2021-05-24T14:33:00Z">
                  <w:rPr>
                    <w:rFonts w:ascii="Segoe UI" w:hAnsi="Segoe UI" w:cs="Segoe UI"/>
                    <w:color w:val="121B1F" w:themeColor="background1"/>
                    <w:sz w:val="16"/>
                    <w:szCs w:val="16"/>
                  </w:rPr>
                </w:rPrChange>
              </w:rPr>
              <w:t>Data lake storage</w:t>
            </w:r>
          </w:p>
        </w:tc>
        <w:tc>
          <w:tcPr>
            <w:tcW w:w="3634" w:type="pct"/>
            <w:shd w:val="clear" w:color="auto" w:fill="auto"/>
            <w:vAlign w:val="center"/>
            <w:tcPrChange w:id="3016" w:author="Locke Liu" w:date="2021-05-24T15:04:00Z">
              <w:tcPr>
                <w:tcW w:w="3634" w:type="pct"/>
                <w:shd w:val="clear" w:color="auto" w:fill="auto"/>
                <w:vAlign w:val="center"/>
              </w:tcPr>
            </w:tcPrChange>
          </w:tcPr>
          <w:p w14:paraId="0A1DB374" w14:textId="560BD0DF" w:rsidR="004F1C19" w:rsidRPr="004D620F" w:rsidRDefault="004F1C19">
            <w:pPr>
              <w:jc w:val="both"/>
              <w:rPr>
                <w:rFonts w:ascii="Arial" w:hAnsi="Arial" w:cs="Arial"/>
                <w:color w:val="121B1F" w:themeColor="background1"/>
                <w:sz w:val="16"/>
                <w:szCs w:val="16"/>
                <w:rPrChange w:id="3017" w:author="Locke Liu" w:date="2021-05-24T14:33:00Z">
                  <w:rPr>
                    <w:rFonts w:ascii="Segoe UI" w:hAnsi="Segoe UI" w:cs="Segoe UI"/>
                    <w:color w:val="121B1F" w:themeColor="background1"/>
                    <w:sz w:val="16"/>
                    <w:szCs w:val="16"/>
                  </w:rPr>
                </w:rPrChange>
              </w:rPr>
              <w:pPrChange w:id="3018" w:author="Locke Liu" w:date="2021-05-24T15:04:00Z">
                <w:pPr/>
              </w:pPrChange>
            </w:pPr>
            <w:r w:rsidRPr="004D620F">
              <w:rPr>
                <w:rFonts w:ascii="Arial" w:hAnsi="Arial" w:cs="Arial"/>
                <w:color w:val="121B1F" w:themeColor="background1"/>
                <w:sz w:val="16"/>
                <w:szCs w:val="16"/>
                <w:rPrChange w:id="3019" w:author="Locke Liu" w:date="2021-05-24T14:33:00Z">
                  <w:rPr>
                    <w:rFonts w:ascii="Segoe UI" w:hAnsi="Segoe UI" w:cs="Segoe UI"/>
                    <w:color w:val="121B1F" w:themeColor="background1"/>
                    <w:sz w:val="16"/>
                    <w:szCs w:val="16"/>
                  </w:rPr>
                </w:rPrChange>
              </w:rPr>
              <w:t>‎Azure Data Lake Storage is a set of capabilities dedicated to big data analytics, built on Azure Blob storage. It will be used to store all data of data lake</w:t>
            </w:r>
            <w:ins w:id="3020" w:author="Locke Liu" w:date="2021-05-24T15:05:00Z">
              <w:r w:rsidR="00D753F3">
                <w:rPr>
                  <w:rFonts w:ascii="Arial" w:hAnsi="Arial" w:cs="Arial"/>
                  <w:color w:val="121B1F" w:themeColor="background1"/>
                  <w:sz w:val="16"/>
                  <w:szCs w:val="16"/>
                </w:rPr>
                <w:t>.</w:t>
              </w:r>
            </w:ins>
          </w:p>
        </w:tc>
      </w:tr>
      <w:tr w:rsidR="004F1C19" w:rsidRPr="004D620F" w14:paraId="4E6F12A5"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3021"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3022" w:author="Locke Liu" w:date="2021-05-24T15:04:00Z">
            <w:trPr>
              <w:trHeight w:val="573"/>
              <w:jc w:val="center"/>
            </w:trPr>
          </w:trPrChange>
        </w:trPr>
        <w:tc>
          <w:tcPr>
            <w:tcW w:w="683" w:type="pct"/>
            <w:vAlign w:val="center"/>
            <w:tcPrChange w:id="3023" w:author="Locke Liu" w:date="2021-05-24T15:04:00Z">
              <w:tcPr>
                <w:tcW w:w="683" w:type="pct"/>
                <w:vAlign w:val="center"/>
              </w:tcPr>
            </w:tcPrChange>
          </w:tcPr>
          <w:p w14:paraId="57412FBA" w14:textId="77777777" w:rsidR="004F1C19" w:rsidRPr="004D620F" w:rsidRDefault="004F1C19" w:rsidP="003B47FE">
            <w:pPr>
              <w:rPr>
                <w:rFonts w:ascii="Arial" w:hAnsi="Arial" w:cs="Arial"/>
                <w:color w:val="121B1F" w:themeColor="background1"/>
                <w:sz w:val="16"/>
                <w:szCs w:val="16"/>
                <w:rPrChange w:id="302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25" w:author="Locke Liu" w:date="2021-05-24T14:33:00Z">
                  <w:rPr>
                    <w:rFonts w:ascii="Segoe UI" w:hAnsi="Segoe UI" w:cs="Segoe UI"/>
                    <w:color w:val="121B1F" w:themeColor="background1"/>
                    <w:sz w:val="16"/>
                    <w:szCs w:val="16"/>
                  </w:rPr>
                </w:rPrChange>
              </w:rPr>
              <w:t>C06</w:t>
            </w:r>
          </w:p>
        </w:tc>
        <w:tc>
          <w:tcPr>
            <w:tcW w:w="683" w:type="pct"/>
            <w:shd w:val="clear" w:color="auto" w:fill="auto"/>
            <w:vAlign w:val="center"/>
            <w:tcPrChange w:id="3026" w:author="Locke Liu" w:date="2021-05-24T15:04:00Z">
              <w:tcPr>
                <w:tcW w:w="683" w:type="pct"/>
                <w:shd w:val="clear" w:color="auto" w:fill="auto"/>
                <w:vAlign w:val="center"/>
              </w:tcPr>
            </w:tcPrChange>
          </w:tcPr>
          <w:p w14:paraId="7AD0C6DD" w14:textId="77777777" w:rsidR="004F1C19" w:rsidRPr="004D620F" w:rsidRDefault="004F1C19" w:rsidP="003B47FE">
            <w:pPr>
              <w:rPr>
                <w:rFonts w:ascii="Arial" w:hAnsi="Arial" w:cs="Arial"/>
                <w:color w:val="121B1F" w:themeColor="background1"/>
                <w:sz w:val="16"/>
                <w:szCs w:val="16"/>
                <w:rPrChange w:id="302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28" w:author="Locke Liu" w:date="2021-05-24T14:33:00Z">
                  <w:rPr>
                    <w:rFonts w:ascii="Segoe UI" w:hAnsi="Segoe UI" w:cs="Segoe UI"/>
                    <w:color w:val="121B1F" w:themeColor="background1"/>
                    <w:sz w:val="16"/>
                    <w:szCs w:val="16"/>
                  </w:rPr>
                </w:rPrChange>
              </w:rPr>
              <w:t>databricks</w:t>
            </w:r>
          </w:p>
        </w:tc>
        <w:tc>
          <w:tcPr>
            <w:tcW w:w="3634" w:type="pct"/>
            <w:shd w:val="clear" w:color="auto" w:fill="auto"/>
            <w:vAlign w:val="center"/>
            <w:tcPrChange w:id="3029" w:author="Locke Liu" w:date="2021-05-24T15:04:00Z">
              <w:tcPr>
                <w:tcW w:w="3634" w:type="pct"/>
                <w:shd w:val="clear" w:color="auto" w:fill="auto"/>
                <w:vAlign w:val="center"/>
              </w:tcPr>
            </w:tcPrChange>
          </w:tcPr>
          <w:p w14:paraId="19AAF469" w14:textId="77777777" w:rsidR="004F1C19" w:rsidRPr="004D620F" w:rsidRDefault="004F1C19">
            <w:pPr>
              <w:jc w:val="both"/>
              <w:rPr>
                <w:rFonts w:ascii="Arial" w:hAnsi="Arial" w:cs="Arial"/>
                <w:color w:val="121B1F" w:themeColor="background1"/>
                <w:sz w:val="16"/>
                <w:szCs w:val="16"/>
                <w:rPrChange w:id="3030" w:author="Locke Liu" w:date="2021-05-24T14:33:00Z">
                  <w:rPr>
                    <w:rFonts w:ascii="Segoe UI" w:hAnsi="Segoe UI" w:cs="Segoe UI"/>
                    <w:color w:val="121B1F" w:themeColor="background1"/>
                    <w:sz w:val="16"/>
                    <w:szCs w:val="16"/>
                  </w:rPr>
                </w:rPrChange>
              </w:rPr>
              <w:pPrChange w:id="3031" w:author="Locke Liu" w:date="2021-05-24T15:04:00Z">
                <w:pPr/>
              </w:pPrChange>
            </w:pPr>
            <w:r w:rsidRPr="004D620F">
              <w:rPr>
                <w:rFonts w:ascii="Arial" w:hAnsi="Arial" w:cs="Arial"/>
                <w:color w:val="121B1F" w:themeColor="background1"/>
                <w:sz w:val="16"/>
                <w:szCs w:val="16"/>
                <w:rPrChange w:id="3032" w:author="Locke Liu" w:date="2021-05-24T14:33:00Z">
                  <w:rPr>
                    <w:rFonts w:ascii="Segoe UI" w:hAnsi="Segoe UI" w:cs="Segoe UI"/>
                    <w:color w:val="121B1F" w:themeColor="background1"/>
                    <w:sz w:val="16"/>
                    <w:szCs w:val="16"/>
                  </w:rPr>
                </w:rPrChange>
              </w:rPr>
              <w:t>Azure Databricks provides the latest versions of Apache Spark and allows you to seamlessly integrate with open source libraries. Spin up clusters and build quickly in a fully managed Apache Spark environment with the global scale and availability of Azure.</w:t>
            </w:r>
          </w:p>
        </w:tc>
      </w:tr>
      <w:tr w:rsidR="004F1C19" w:rsidRPr="004D620F" w14:paraId="147A7D6C"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3033"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3034" w:author="Locke Liu" w:date="2021-05-24T15:04:00Z">
            <w:trPr>
              <w:trHeight w:val="573"/>
              <w:jc w:val="center"/>
            </w:trPr>
          </w:trPrChange>
        </w:trPr>
        <w:tc>
          <w:tcPr>
            <w:tcW w:w="683" w:type="pct"/>
            <w:vAlign w:val="center"/>
            <w:tcPrChange w:id="3035" w:author="Locke Liu" w:date="2021-05-24T15:04:00Z">
              <w:tcPr>
                <w:tcW w:w="683" w:type="pct"/>
                <w:vAlign w:val="center"/>
              </w:tcPr>
            </w:tcPrChange>
          </w:tcPr>
          <w:p w14:paraId="162B2E1E" w14:textId="77777777" w:rsidR="004F1C19" w:rsidRPr="004D620F" w:rsidRDefault="004F1C19" w:rsidP="003B47FE">
            <w:pPr>
              <w:rPr>
                <w:rFonts w:ascii="Arial" w:hAnsi="Arial" w:cs="Arial"/>
                <w:color w:val="121B1F" w:themeColor="background1"/>
                <w:sz w:val="16"/>
                <w:szCs w:val="16"/>
                <w:rPrChange w:id="303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37" w:author="Locke Liu" w:date="2021-05-24T14:33:00Z">
                  <w:rPr>
                    <w:rFonts w:ascii="Segoe UI" w:hAnsi="Segoe UI" w:cs="Segoe UI"/>
                    <w:color w:val="121B1F" w:themeColor="background1"/>
                    <w:sz w:val="16"/>
                    <w:szCs w:val="16"/>
                  </w:rPr>
                </w:rPrChange>
              </w:rPr>
              <w:t>C07</w:t>
            </w:r>
          </w:p>
        </w:tc>
        <w:tc>
          <w:tcPr>
            <w:tcW w:w="683" w:type="pct"/>
            <w:shd w:val="clear" w:color="auto" w:fill="auto"/>
            <w:vAlign w:val="center"/>
            <w:tcPrChange w:id="3038" w:author="Locke Liu" w:date="2021-05-24T15:04:00Z">
              <w:tcPr>
                <w:tcW w:w="683" w:type="pct"/>
                <w:shd w:val="clear" w:color="auto" w:fill="auto"/>
                <w:vAlign w:val="center"/>
              </w:tcPr>
            </w:tcPrChange>
          </w:tcPr>
          <w:p w14:paraId="1194F723" w14:textId="77777777" w:rsidR="004F1C19" w:rsidRPr="004D620F" w:rsidRDefault="004F1C19" w:rsidP="003B47FE">
            <w:pPr>
              <w:rPr>
                <w:rFonts w:ascii="Arial" w:hAnsi="Arial" w:cs="Arial"/>
                <w:color w:val="121B1F" w:themeColor="background1"/>
                <w:sz w:val="16"/>
                <w:szCs w:val="16"/>
                <w:rPrChange w:id="303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40" w:author="Locke Liu" w:date="2021-05-24T14:33:00Z">
                  <w:rPr>
                    <w:rFonts w:ascii="Segoe UI" w:hAnsi="Segoe UI" w:cs="Segoe UI"/>
                    <w:color w:val="121B1F" w:themeColor="background1"/>
                    <w:sz w:val="16"/>
                    <w:szCs w:val="16"/>
                  </w:rPr>
                </w:rPrChange>
              </w:rPr>
              <w:t>Integration runtime</w:t>
            </w:r>
          </w:p>
        </w:tc>
        <w:tc>
          <w:tcPr>
            <w:tcW w:w="3634" w:type="pct"/>
            <w:shd w:val="clear" w:color="auto" w:fill="auto"/>
            <w:vAlign w:val="center"/>
            <w:tcPrChange w:id="3041" w:author="Locke Liu" w:date="2021-05-24T15:04:00Z">
              <w:tcPr>
                <w:tcW w:w="3634" w:type="pct"/>
                <w:shd w:val="clear" w:color="auto" w:fill="auto"/>
                <w:vAlign w:val="center"/>
              </w:tcPr>
            </w:tcPrChange>
          </w:tcPr>
          <w:p w14:paraId="2F1D5CB6" w14:textId="1E58ED94" w:rsidR="004F1C19" w:rsidRPr="004D620F" w:rsidRDefault="004F1C19">
            <w:pPr>
              <w:jc w:val="both"/>
              <w:rPr>
                <w:rFonts w:ascii="Arial" w:hAnsi="Arial" w:cs="Arial"/>
                <w:color w:val="121B1F" w:themeColor="background1"/>
                <w:sz w:val="16"/>
                <w:szCs w:val="16"/>
                <w:rPrChange w:id="3042" w:author="Locke Liu" w:date="2021-05-24T14:33:00Z">
                  <w:rPr>
                    <w:rFonts w:ascii="Segoe UI" w:hAnsi="Segoe UI" w:cs="Segoe UI"/>
                    <w:color w:val="121B1F" w:themeColor="background1"/>
                    <w:sz w:val="16"/>
                    <w:szCs w:val="16"/>
                  </w:rPr>
                </w:rPrChange>
              </w:rPr>
              <w:pPrChange w:id="3043" w:author="Locke Liu" w:date="2021-05-24T15:04:00Z">
                <w:pPr/>
              </w:pPrChange>
            </w:pPr>
            <w:r w:rsidRPr="004D620F">
              <w:rPr>
                <w:rFonts w:ascii="Arial" w:hAnsi="Arial" w:cs="Arial"/>
                <w:color w:val="121B1F" w:themeColor="background1"/>
                <w:sz w:val="16"/>
                <w:szCs w:val="16"/>
                <w:rPrChange w:id="3044" w:author="Locke Liu" w:date="2021-05-24T14:33:00Z">
                  <w:rPr>
                    <w:rFonts w:ascii="Segoe UI" w:hAnsi="Segoe UI" w:cs="Segoe UI"/>
                    <w:color w:val="121B1F" w:themeColor="background1"/>
                    <w:sz w:val="16"/>
                    <w:szCs w:val="16"/>
                  </w:rPr>
                </w:rPrChange>
              </w:rPr>
              <w:t>The Integration Runtime (IR) is the compute infrastructure used by Azure Data Factory to provide data integration capabilities across different network environments</w:t>
            </w:r>
            <w:ins w:id="3045" w:author="Locke Liu" w:date="2021-05-24T15:05:00Z">
              <w:r w:rsidR="00D753F3">
                <w:rPr>
                  <w:rFonts w:ascii="Arial" w:hAnsi="Arial" w:cs="Arial"/>
                  <w:color w:val="121B1F" w:themeColor="background1"/>
                  <w:sz w:val="16"/>
                  <w:szCs w:val="16"/>
                </w:rPr>
                <w:t>.</w:t>
              </w:r>
            </w:ins>
          </w:p>
        </w:tc>
      </w:tr>
      <w:tr w:rsidR="004F1C19" w:rsidRPr="004D620F" w14:paraId="499EBEF9"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3046"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3047" w:author="Locke Liu" w:date="2021-05-24T15:04:00Z">
            <w:trPr>
              <w:trHeight w:val="573"/>
              <w:jc w:val="center"/>
            </w:trPr>
          </w:trPrChange>
        </w:trPr>
        <w:tc>
          <w:tcPr>
            <w:tcW w:w="683" w:type="pct"/>
            <w:vAlign w:val="center"/>
            <w:tcPrChange w:id="3048" w:author="Locke Liu" w:date="2021-05-24T15:04:00Z">
              <w:tcPr>
                <w:tcW w:w="683" w:type="pct"/>
                <w:vAlign w:val="center"/>
              </w:tcPr>
            </w:tcPrChange>
          </w:tcPr>
          <w:p w14:paraId="3A2A60C4" w14:textId="77777777" w:rsidR="004F1C19" w:rsidRPr="004D620F" w:rsidRDefault="004F1C19" w:rsidP="003B47FE">
            <w:pPr>
              <w:rPr>
                <w:rFonts w:ascii="Arial" w:hAnsi="Arial" w:cs="Arial"/>
                <w:color w:val="121B1F" w:themeColor="background1"/>
                <w:sz w:val="16"/>
                <w:szCs w:val="16"/>
                <w:rPrChange w:id="304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50" w:author="Locke Liu" w:date="2021-05-24T14:33:00Z">
                  <w:rPr>
                    <w:rFonts w:ascii="Segoe UI" w:hAnsi="Segoe UI" w:cs="Segoe UI"/>
                    <w:color w:val="121B1F" w:themeColor="background1"/>
                    <w:sz w:val="16"/>
                    <w:szCs w:val="16"/>
                  </w:rPr>
                </w:rPrChange>
              </w:rPr>
              <w:t>C08</w:t>
            </w:r>
          </w:p>
        </w:tc>
        <w:tc>
          <w:tcPr>
            <w:tcW w:w="683" w:type="pct"/>
            <w:shd w:val="clear" w:color="auto" w:fill="auto"/>
            <w:vAlign w:val="center"/>
            <w:tcPrChange w:id="3051" w:author="Locke Liu" w:date="2021-05-24T15:04:00Z">
              <w:tcPr>
                <w:tcW w:w="683" w:type="pct"/>
                <w:shd w:val="clear" w:color="auto" w:fill="auto"/>
                <w:vAlign w:val="center"/>
              </w:tcPr>
            </w:tcPrChange>
          </w:tcPr>
          <w:p w14:paraId="06CF1274" w14:textId="77777777" w:rsidR="004F1C19" w:rsidRPr="004D620F" w:rsidRDefault="004F1C19" w:rsidP="003B47FE">
            <w:pPr>
              <w:rPr>
                <w:rFonts w:ascii="Arial" w:hAnsi="Arial" w:cs="Arial"/>
                <w:color w:val="121B1F" w:themeColor="background1"/>
                <w:sz w:val="16"/>
                <w:szCs w:val="16"/>
                <w:rPrChange w:id="305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53" w:author="Locke Liu" w:date="2021-05-24T14:33:00Z">
                  <w:rPr>
                    <w:rFonts w:ascii="Segoe UI" w:hAnsi="Segoe UI" w:cs="Segoe UI"/>
                    <w:color w:val="121B1F" w:themeColor="background1"/>
                    <w:sz w:val="16"/>
                    <w:szCs w:val="16"/>
                  </w:rPr>
                </w:rPrChange>
              </w:rPr>
              <w:t>Key vault</w:t>
            </w:r>
          </w:p>
        </w:tc>
        <w:tc>
          <w:tcPr>
            <w:tcW w:w="3634" w:type="pct"/>
            <w:shd w:val="clear" w:color="auto" w:fill="auto"/>
            <w:vAlign w:val="center"/>
            <w:tcPrChange w:id="3054" w:author="Locke Liu" w:date="2021-05-24T15:04:00Z">
              <w:tcPr>
                <w:tcW w:w="3634" w:type="pct"/>
                <w:shd w:val="clear" w:color="auto" w:fill="auto"/>
                <w:vAlign w:val="center"/>
              </w:tcPr>
            </w:tcPrChange>
          </w:tcPr>
          <w:p w14:paraId="11ECEF23" w14:textId="549F1630" w:rsidR="004F1C19" w:rsidRPr="004D620F" w:rsidRDefault="004F1C19">
            <w:pPr>
              <w:jc w:val="both"/>
              <w:rPr>
                <w:rFonts w:ascii="Arial" w:hAnsi="Arial" w:cs="Arial"/>
                <w:color w:val="121B1F" w:themeColor="background1"/>
                <w:sz w:val="16"/>
                <w:szCs w:val="16"/>
                <w:rPrChange w:id="3055" w:author="Locke Liu" w:date="2021-05-24T14:33:00Z">
                  <w:rPr>
                    <w:rFonts w:ascii="Segoe UI" w:hAnsi="Segoe UI" w:cs="Segoe UI"/>
                    <w:color w:val="121B1F" w:themeColor="background1"/>
                    <w:sz w:val="16"/>
                    <w:szCs w:val="16"/>
                  </w:rPr>
                </w:rPrChange>
              </w:rPr>
              <w:pPrChange w:id="3056" w:author="Locke Liu" w:date="2021-05-24T15:04:00Z">
                <w:pPr/>
              </w:pPrChange>
            </w:pPr>
            <w:r w:rsidRPr="004D620F">
              <w:rPr>
                <w:rFonts w:ascii="Arial" w:hAnsi="Arial" w:cs="Arial"/>
                <w:color w:val="121B1F" w:themeColor="background1"/>
                <w:sz w:val="16"/>
                <w:szCs w:val="16"/>
                <w:rPrChange w:id="3057" w:author="Locke Liu" w:date="2021-05-24T14:33:00Z">
                  <w:rPr>
                    <w:rFonts w:ascii="Segoe UI" w:hAnsi="Segoe UI" w:cs="Segoe UI"/>
                    <w:color w:val="121B1F" w:themeColor="background1"/>
                    <w:sz w:val="16"/>
                    <w:szCs w:val="16"/>
                  </w:rPr>
                </w:rPrChange>
              </w:rPr>
              <w:t>Azure Key Vault is a cloud service for securely storing and accessing secrets. A secret is anything that you want to tightly control access to, such as API keys, passwords, certificates, or cryptographic keys</w:t>
            </w:r>
            <w:ins w:id="3058" w:author="Locke Liu" w:date="2021-05-24T15:05:00Z">
              <w:r w:rsidR="00D753F3">
                <w:rPr>
                  <w:rFonts w:ascii="Arial" w:hAnsi="Arial" w:cs="Arial"/>
                  <w:color w:val="121B1F" w:themeColor="background1"/>
                  <w:sz w:val="16"/>
                  <w:szCs w:val="16"/>
                </w:rPr>
                <w:t>.</w:t>
              </w:r>
            </w:ins>
          </w:p>
        </w:tc>
      </w:tr>
      <w:tr w:rsidR="004F1C19" w:rsidRPr="004D620F" w14:paraId="1D4ECE23"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3059"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3060" w:author="Locke Liu" w:date="2021-05-24T15:04:00Z">
            <w:trPr>
              <w:trHeight w:val="573"/>
              <w:jc w:val="center"/>
            </w:trPr>
          </w:trPrChange>
        </w:trPr>
        <w:tc>
          <w:tcPr>
            <w:tcW w:w="683" w:type="pct"/>
            <w:vAlign w:val="center"/>
            <w:tcPrChange w:id="3061" w:author="Locke Liu" w:date="2021-05-24T15:04:00Z">
              <w:tcPr>
                <w:tcW w:w="683" w:type="pct"/>
                <w:vAlign w:val="center"/>
              </w:tcPr>
            </w:tcPrChange>
          </w:tcPr>
          <w:p w14:paraId="6A112534" w14:textId="77777777" w:rsidR="004F1C19" w:rsidRPr="004D620F" w:rsidRDefault="004F1C19" w:rsidP="003B47FE">
            <w:pPr>
              <w:rPr>
                <w:rFonts w:ascii="Arial" w:hAnsi="Arial" w:cs="Arial"/>
                <w:color w:val="121B1F" w:themeColor="background1"/>
                <w:sz w:val="16"/>
                <w:szCs w:val="16"/>
                <w:rPrChange w:id="306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63" w:author="Locke Liu" w:date="2021-05-24T14:33:00Z">
                  <w:rPr>
                    <w:rFonts w:ascii="Segoe UI" w:hAnsi="Segoe UI" w:cs="Segoe UI"/>
                    <w:color w:val="121B1F" w:themeColor="background1"/>
                    <w:sz w:val="16"/>
                    <w:szCs w:val="16"/>
                  </w:rPr>
                </w:rPrChange>
              </w:rPr>
              <w:t>C09</w:t>
            </w:r>
          </w:p>
        </w:tc>
        <w:tc>
          <w:tcPr>
            <w:tcW w:w="683" w:type="pct"/>
            <w:shd w:val="clear" w:color="auto" w:fill="auto"/>
            <w:vAlign w:val="center"/>
            <w:tcPrChange w:id="3064" w:author="Locke Liu" w:date="2021-05-24T15:04:00Z">
              <w:tcPr>
                <w:tcW w:w="683" w:type="pct"/>
                <w:shd w:val="clear" w:color="auto" w:fill="auto"/>
                <w:vAlign w:val="center"/>
              </w:tcPr>
            </w:tcPrChange>
          </w:tcPr>
          <w:p w14:paraId="2ECD386C" w14:textId="77777777" w:rsidR="004F1C19" w:rsidRPr="004D620F" w:rsidRDefault="004F1C19" w:rsidP="003B47FE">
            <w:pPr>
              <w:rPr>
                <w:rFonts w:ascii="Arial" w:hAnsi="Arial" w:cs="Arial"/>
                <w:color w:val="121B1F" w:themeColor="background1"/>
                <w:sz w:val="16"/>
                <w:szCs w:val="16"/>
                <w:rPrChange w:id="306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66" w:author="Locke Liu" w:date="2021-05-24T14:33:00Z">
                  <w:rPr>
                    <w:rFonts w:ascii="Segoe UI" w:hAnsi="Segoe UI" w:cs="Segoe UI"/>
                    <w:color w:val="121B1F" w:themeColor="background1"/>
                    <w:sz w:val="16"/>
                    <w:szCs w:val="16"/>
                  </w:rPr>
                </w:rPrChange>
              </w:rPr>
              <w:t>Azure AD</w:t>
            </w:r>
          </w:p>
        </w:tc>
        <w:tc>
          <w:tcPr>
            <w:tcW w:w="3634" w:type="pct"/>
            <w:shd w:val="clear" w:color="auto" w:fill="auto"/>
            <w:vAlign w:val="center"/>
            <w:tcPrChange w:id="3067" w:author="Locke Liu" w:date="2021-05-24T15:04:00Z">
              <w:tcPr>
                <w:tcW w:w="3634" w:type="pct"/>
                <w:shd w:val="clear" w:color="auto" w:fill="auto"/>
                <w:vAlign w:val="center"/>
              </w:tcPr>
            </w:tcPrChange>
          </w:tcPr>
          <w:p w14:paraId="4CC42F13" w14:textId="76231DF4" w:rsidR="004F1C19" w:rsidRPr="004D620F" w:rsidRDefault="004F1C19">
            <w:pPr>
              <w:jc w:val="both"/>
              <w:rPr>
                <w:rFonts w:ascii="Arial" w:hAnsi="Arial" w:cs="Arial"/>
                <w:color w:val="121B1F" w:themeColor="background1"/>
                <w:sz w:val="16"/>
                <w:szCs w:val="16"/>
                <w:rPrChange w:id="3068" w:author="Locke Liu" w:date="2021-05-24T14:33:00Z">
                  <w:rPr>
                    <w:rFonts w:ascii="Segoe UI" w:hAnsi="Segoe UI" w:cs="Segoe UI"/>
                    <w:color w:val="121B1F" w:themeColor="background1"/>
                    <w:sz w:val="16"/>
                    <w:szCs w:val="16"/>
                  </w:rPr>
                </w:rPrChange>
              </w:rPr>
              <w:pPrChange w:id="3069" w:author="Locke Liu" w:date="2021-05-24T15:04:00Z">
                <w:pPr/>
              </w:pPrChange>
            </w:pPr>
            <w:r w:rsidRPr="004D620F">
              <w:rPr>
                <w:rFonts w:ascii="Arial" w:hAnsi="Arial" w:cs="Arial"/>
                <w:color w:val="121B1F" w:themeColor="background1"/>
                <w:sz w:val="16"/>
                <w:szCs w:val="16"/>
                <w:rPrChange w:id="3070" w:author="Locke Liu" w:date="2021-05-24T14:33:00Z">
                  <w:rPr>
                    <w:rFonts w:ascii="Segoe UI" w:hAnsi="Segoe UI" w:cs="Segoe UI"/>
                    <w:color w:val="121B1F" w:themeColor="background1"/>
                    <w:sz w:val="16"/>
                    <w:szCs w:val="16"/>
                  </w:rPr>
                </w:rPrChange>
              </w:rPr>
              <w:t>Azure Active Directory (Azure AD) is Microsoft’s cloud-based identity and access management service, which helps your employees sign in and access resources by defined RBAC</w:t>
            </w:r>
            <w:ins w:id="3071" w:author="Locke Liu" w:date="2021-05-24T15:05:00Z">
              <w:r w:rsidR="00D753F3">
                <w:rPr>
                  <w:rFonts w:ascii="Arial" w:hAnsi="Arial" w:cs="Arial"/>
                  <w:color w:val="121B1F" w:themeColor="background1"/>
                  <w:sz w:val="16"/>
                  <w:szCs w:val="16"/>
                </w:rPr>
                <w:t>.</w:t>
              </w:r>
            </w:ins>
          </w:p>
        </w:tc>
      </w:tr>
      <w:tr w:rsidR="004F1C19" w:rsidRPr="004D620F" w14:paraId="18AB1D30"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3072"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3073" w:author="Locke Liu" w:date="2021-05-24T15:04:00Z">
            <w:trPr>
              <w:trHeight w:val="573"/>
              <w:jc w:val="center"/>
            </w:trPr>
          </w:trPrChange>
        </w:trPr>
        <w:tc>
          <w:tcPr>
            <w:tcW w:w="683" w:type="pct"/>
            <w:vAlign w:val="center"/>
            <w:tcPrChange w:id="3074" w:author="Locke Liu" w:date="2021-05-24T15:04:00Z">
              <w:tcPr>
                <w:tcW w:w="683" w:type="pct"/>
                <w:vAlign w:val="center"/>
              </w:tcPr>
            </w:tcPrChange>
          </w:tcPr>
          <w:p w14:paraId="7346CD35" w14:textId="77777777" w:rsidR="004F1C19" w:rsidRPr="004D620F" w:rsidRDefault="004F1C19" w:rsidP="003B47FE">
            <w:pPr>
              <w:rPr>
                <w:rFonts w:ascii="Arial" w:hAnsi="Arial" w:cs="Arial"/>
                <w:color w:val="121B1F" w:themeColor="background1"/>
                <w:sz w:val="16"/>
                <w:szCs w:val="16"/>
                <w:rPrChange w:id="307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76" w:author="Locke Liu" w:date="2021-05-24T14:33:00Z">
                  <w:rPr>
                    <w:rFonts w:ascii="Segoe UI" w:hAnsi="Segoe UI" w:cs="Segoe UI"/>
                    <w:color w:val="121B1F" w:themeColor="background1"/>
                    <w:sz w:val="16"/>
                    <w:szCs w:val="16"/>
                  </w:rPr>
                </w:rPrChange>
              </w:rPr>
              <w:t>C10</w:t>
            </w:r>
          </w:p>
        </w:tc>
        <w:tc>
          <w:tcPr>
            <w:tcW w:w="683" w:type="pct"/>
            <w:shd w:val="clear" w:color="auto" w:fill="auto"/>
            <w:vAlign w:val="center"/>
            <w:tcPrChange w:id="3077" w:author="Locke Liu" w:date="2021-05-24T15:04:00Z">
              <w:tcPr>
                <w:tcW w:w="683" w:type="pct"/>
                <w:shd w:val="clear" w:color="auto" w:fill="auto"/>
                <w:vAlign w:val="center"/>
              </w:tcPr>
            </w:tcPrChange>
          </w:tcPr>
          <w:p w14:paraId="7E3B68CE" w14:textId="77777777" w:rsidR="004F1C19" w:rsidRPr="004D620F" w:rsidRDefault="004F1C19" w:rsidP="003B47FE">
            <w:pPr>
              <w:rPr>
                <w:rFonts w:ascii="Arial" w:hAnsi="Arial" w:cs="Arial"/>
                <w:color w:val="121B1F" w:themeColor="background1"/>
                <w:sz w:val="16"/>
                <w:szCs w:val="16"/>
                <w:rPrChange w:id="307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079" w:author="Locke Liu" w:date="2021-05-24T14:33:00Z">
                  <w:rPr>
                    <w:rFonts w:ascii="Segoe UI" w:hAnsi="Segoe UI" w:cs="Segoe UI"/>
                    <w:color w:val="121B1F" w:themeColor="background1"/>
                    <w:sz w:val="16"/>
                    <w:szCs w:val="16"/>
                  </w:rPr>
                </w:rPrChange>
              </w:rPr>
              <w:t>Data source(db)</w:t>
            </w:r>
          </w:p>
        </w:tc>
        <w:tc>
          <w:tcPr>
            <w:tcW w:w="3634" w:type="pct"/>
            <w:shd w:val="clear" w:color="auto" w:fill="auto"/>
            <w:vAlign w:val="center"/>
            <w:tcPrChange w:id="3080" w:author="Locke Liu" w:date="2021-05-24T15:04:00Z">
              <w:tcPr>
                <w:tcW w:w="3634" w:type="pct"/>
                <w:shd w:val="clear" w:color="auto" w:fill="auto"/>
                <w:vAlign w:val="center"/>
              </w:tcPr>
            </w:tcPrChange>
          </w:tcPr>
          <w:p w14:paraId="0C544A17" w14:textId="29A17CDA" w:rsidR="004F1C19" w:rsidRPr="004D620F" w:rsidRDefault="004F1C19">
            <w:pPr>
              <w:jc w:val="both"/>
              <w:rPr>
                <w:rFonts w:ascii="Arial" w:hAnsi="Arial" w:cs="Arial"/>
                <w:color w:val="121B1F" w:themeColor="background1"/>
                <w:sz w:val="16"/>
                <w:szCs w:val="16"/>
                <w:rPrChange w:id="3081" w:author="Locke Liu" w:date="2021-05-24T14:33:00Z">
                  <w:rPr>
                    <w:rFonts w:ascii="Segoe UI" w:hAnsi="Segoe UI" w:cs="Segoe UI"/>
                    <w:color w:val="121B1F" w:themeColor="background1"/>
                    <w:sz w:val="16"/>
                    <w:szCs w:val="16"/>
                  </w:rPr>
                </w:rPrChange>
              </w:rPr>
              <w:pPrChange w:id="3082" w:author="Locke Liu" w:date="2021-05-24T15:04:00Z">
                <w:pPr/>
              </w:pPrChange>
            </w:pPr>
            <w:r w:rsidRPr="004D620F">
              <w:rPr>
                <w:rFonts w:ascii="Arial" w:hAnsi="Arial" w:cs="Arial"/>
                <w:color w:val="121B1F" w:themeColor="background1"/>
                <w:sz w:val="16"/>
                <w:szCs w:val="16"/>
                <w:rPrChange w:id="3083" w:author="Locke Liu" w:date="2021-05-24T14:33:00Z">
                  <w:rPr>
                    <w:rFonts w:ascii="Segoe UI" w:hAnsi="Segoe UI" w:cs="Segoe UI"/>
                    <w:color w:val="121B1F" w:themeColor="background1"/>
                    <w:sz w:val="16"/>
                    <w:szCs w:val="16"/>
                  </w:rPr>
                </w:rPrChange>
              </w:rPr>
              <w:t xml:space="preserve">RDBMS data sources, such as </w:t>
            </w:r>
            <w:ins w:id="3084" w:author="Locke Liu" w:date="2021-05-24T15:05:00Z">
              <w:r w:rsidR="00630937">
                <w:rPr>
                  <w:rFonts w:ascii="Arial" w:hAnsi="Arial" w:cs="Arial"/>
                  <w:color w:val="121B1F" w:themeColor="background1"/>
                  <w:sz w:val="16"/>
                  <w:szCs w:val="16"/>
                </w:rPr>
                <w:t>M</w:t>
              </w:r>
            </w:ins>
            <w:del w:id="3085" w:author="Locke Liu" w:date="2021-05-24T15:05:00Z">
              <w:r w:rsidRPr="004D620F" w:rsidDel="00630937">
                <w:rPr>
                  <w:rFonts w:ascii="Arial" w:hAnsi="Arial" w:cs="Arial"/>
                  <w:color w:val="121B1F" w:themeColor="background1"/>
                  <w:sz w:val="16"/>
                  <w:szCs w:val="16"/>
                  <w:rPrChange w:id="3086" w:author="Locke Liu" w:date="2021-05-24T14:33:00Z">
                    <w:rPr>
                      <w:rFonts w:ascii="Segoe UI" w:hAnsi="Segoe UI" w:cs="Segoe UI"/>
                      <w:color w:val="121B1F" w:themeColor="background1"/>
                      <w:sz w:val="16"/>
                      <w:szCs w:val="16"/>
                    </w:rPr>
                  </w:rPrChange>
                </w:rPr>
                <w:delText>m</w:delText>
              </w:r>
            </w:del>
            <w:r w:rsidRPr="004D620F">
              <w:rPr>
                <w:rFonts w:ascii="Arial" w:hAnsi="Arial" w:cs="Arial"/>
                <w:color w:val="121B1F" w:themeColor="background1"/>
                <w:sz w:val="16"/>
                <w:szCs w:val="16"/>
                <w:rPrChange w:id="3087" w:author="Locke Liu" w:date="2021-05-24T14:33:00Z">
                  <w:rPr>
                    <w:rFonts w:ascii="Segoe UI" w:hAnsi="Segoe UI" w:cs="Segoe UI"/>
                    <w:color w:val="121B1F" w:themeColor="background1"/>
                    <w:sz w:val="16"/>
                    <w:szCs w:val="16"/>
                  </w:rPr>
                </w:rPrChange>
              </w:rPr>
              <w:t>y</w:t>
            </w:r>
            <w:ins w:id="3088" w:author="Locke Liu" w:date="2021-05-24T15:05:00Z">
              <w:r w:rsidR="00630937">
                <w:rPr>
                  <w:rFonts w:ascii="Arial" w:hAnsi="Arial" w:cs="Arial"/>
                  <w:color w:val="121B1F" w:themeColor="background1"/>
                  <w:sz w:val="16"/>
                  <w:szCs w:val="16"/>
                </w:rPr>
                <w:t>SQL</w:t>
              </w:r>
            </w:ins>
            <w:del w:id="3089" w:author="Locke Liu" w:date="2021-05-24T15:05:00Z">
              <w:r w:rsidRPr="004D620F" w:rsidDel="00630937">
                <w:rPr>
                  <w:rFonts w:ascii="Arial" w:hAnsi="Arial" w:cs="Arial"/>
                  <w:color w:val="121B1F" w:themeColor="background1"/>
                  <w:sz w:val="16"/>
                  <w:szCs w:val="16"/>
                  <w:rPrChange w:id="3090" w:author="Locke Liu" w:date="2021-05-24T14:33:00Z">
                    <w:rPr>
                      <w:rFonts w:ascii="Segoe UI" w:hAnsi="Segoe UI" w:cs="Segoe UI"/>
                      <w:color w:val="121B1F" w:themeColor="background1"/>
                      <w:sz w:val="16"/>
                      <w:szCs w:val="16"/>
                    </w:rPr>
                  </w:rPrChange>
                </w:rPr>
                <w:delText>sql</w:delText>
              </w:r>
            </w:del>
            <w:r w:rsidRPr="004D620F">
              <w:rPr>
                <w:rFonts w:ascii="Arial" w:hAnsi="Arial" w:cs="Arial"/>
                <w:color w:val="121B1F" w:themeColor="background1"/>
                <w:sz w:val="16"/>
                <w:szCs w:val="16"/>
                <w:rPrChange w:id="3091" w:author="Locke Liu" w:date="2021-05-24T14:33:00Z">
                  <w:rPr>
                    <w:rFonts w:ascii="Segoe UI" w:hAnsi="Segoe UI" w:cs="Segoe UI"/>
                    <w:color w:val="121B1F" w:themeColor="background1"/>
                    <w:sz w:val="16"/>
                    <w:szCs w:val="16"/>
                  </w:rPr>
                </w:rPrChange>
              </w:rPr>
              <w:t>, MS SQL</w:t>
            </w:r>
            <w:ins w:id="3092" w:author="Locke Liu" w:date="2021-05-24T15:05:00Z">
              <w:r w:rsidR="00630937">
                <w:rPr>
                  <w:rFonts w:ascii="Arial" w:hAnsi="Arial" w:cs="Arial"/>
                  <w:color w:val="121B1F" w:themeColor="background1"/>
                  <w:sz w:val="16"/>
                  <w:szCs w:val="16"/>
                </w:rPr>
                <w:t xml:space="preserve"> Server</w:t>
              </w:r>
            </w:ins>
            <w:del w:id="3093" w:author="Locke Liu" w:date="2021-05-24T15:05:00Z">
              <w:r w:rsidRPr="004D620F" w:rsidDel="00D049AE">
                <w:rPr>
                  <w:rFonts w:ascii="Arial" w:hAnsi="Arial" w:cs="Arial"/>
                  <w:color w:val="121B1F" w:themeColor="background1"/>
                  <w:sz w:val="16"/>
                  <w:szCs w:val="16"/>
                  <w:rPrChange w:id="3094" w:author="Locke Liu" w:date="2021-05-24T14:33:00Z">
                    <w:rPr>
                      <w:rFonts w:ascii="Segoe UI" w:hAnsi="Segoe UI" w:cs="Segoe UI"/>
                      <w:color w:val="121B1F" w:themeColor="background1"/>
                      <w:sz w:val="16"/>
                      <w:szCs w:val="16"/>
                    </w:rPr>
                  </w:rPrChange>
                </w:rPr>
                <w:delText>,</w:delText>
              </w:r>
            </w:del>
            <w:ins w:id="3095" w:author="Locke Liu" w:date="2021-05-24T15:05:00Z">
              <w:r w:rsidR="00D049AE">
                <w:rPr>
                  <w:rFonts w:ascii="Arial" w:hAnsi="Arial" w:cs="Arial"/>
                  <w:color w:val="121B1F" w:themeColor="background1"/>
                  <w:sz w:val="16"/>
                  <w:szCs w:val="16"/>
                </w:rPr>
                <w:t xml:space="preserve"> and</w:t>
              </w:r>
            </w:ins>
            <w:r w:rsidRPr="004D620F">
              <w:rPr>
                <w:rFonts w:ascii="Arial" w:hAnsi="Arial" w:cs="Arial"/>
                <w:color w:val="121B1F" w:themeColor="background1"/>
                <w:sz w:val="16"/>
                <w:szCs w:val="16"/>
                <w:rPrChange w:id="3096" w:author="Locke Liu" w:date="2021-05-24T14:33:00Z">
                  <w:rPr>
                    <w:rFonts w:ascii="Segoe UI" w:hAnsi="Segoe UI" w:cs="Segoe UI"/>
                    <w:color w:val="121B1F" w:themeColor="background1"/>
                    <w:sz w:val="16"/>
                    <w:szCs w:val="16"/>
                  </w:rPr>
                </w:rPrChange>
              </w:rPr>
              <w:t xml:space="preserve"> </w:t>
            </w:r>
            <w:del w:id="3097" w:author="Locke Liu" w:date="2021-05-24T15:05:00Z">
              <w:r w:rsidRPr="004D620F" w:rsidDel="00D753F3">
                <w:rPr>
                  <w:rFonts w:ascii="Arial" w:hAnsi="Arial" w:cs="Arial"/>
                  <w:color w:val="121B1F" w:themeColor="background1"/>
                  <w:sz w:val="16"/>
                  <w:szCs w:val="16"/>
                  <w:rPrChange w:id="3098" w:author="Locke Liu" w:date="2021-05-24T14:33:00Z">
                    <w:rPr>
                      <w:rFonts w:ascii="Segoe UI" w:hAnsi="Segoe UI" w:cs="Segoe UI"/>
                      <w:color w:val="121B1F" w:themeColor="background1"/>
                      <w:sz w:val="16"/>
                      <w:szCs w:val="16"/>
                    </w:rPr>
                  </w:rPrChange>
                </w:rPr>
                <w:delText>postgresql</w:delText>
              </w:r>
            </w:del>
            <w:ins w:id="3099" w:author="Locke Liu" w:date="2021-05-24T15:05:00Z">
              <w:r w:rsidR="00D753F3" w:rsidRPr="004D620F">
                <w:rPr>
                  <w:rFonts w:ascii="Arial" w:hAnsi="Arial" w:cs="Arial"/>
                  <w:color w:val="121B1F" w:themeColor="background1"/>
                  <w:sz w:val="16"/>
                  <w:szCs w:val="16"/>
                </w:rPr>
                <w:t>PostgreSQL</w:t>
              </w:r>
            </w:ins>
            <w:r w:rsidRPr="004D620F">
              <w:rPr>
                <w:rFonts w:ascii="Arial" w:hAnsi="Arial" w:cs="Arial"/>
                <w:color w:val="121B1F" w:themeColor="background1"/>
                <w:sz w:val="16"/>
                <w:szCs w:val="16"/>
                <w:rPrChange w:id="3100" w:author="Locke Liu" w:date="2021-05-24T14:33:00Z">
                  <w:rPr>
                    <w:rFonts w:ascii="Segoe UI" w:hAnsi="Segoe UI" w:cs="Segoe UI"/>
                    <w:color w:val="121B1F" w:themeColor="background1"/>
                    <w:sz w:val="16"/>
                    <w:szCs w:val="16"/>
                  </w:rPr>
                </w:rPrChange>
              </w:rPr>
              <w:t xml:space="preserve"> etc</w:t>
            </w:r>
            <w:ins w:id="3101" w:author="Locke Liu" w:date="2021-05-24T15:05:00Z">
              <w:r w:rsidR="00D753F3">
                <w:rPr>
                  <w:rFonts w:ascii="Arial" w:hAnsi="Arial" w:cs="Arial"/>
                  <w:color w:val="121B1F" w:themeColor="background1"/>
                  <w:sz w:val="16"/>
                  <w:szCs w:val="16"/>
                </w:rPr>
                <w:t>.</w:t>
              </w:r>
            </w:ins>
          </w:p>
        </w:tc>
      </w:tr>
      <w:tr w:rsidR="004F1C19" w:rsidRPr="004D620F" w14:paraId="2B9DF151"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3102"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3103" w:author="Locke Liu" w:date="2021-05-24T15:04:00Z">
            <w:trPr>
              <w:trHeight w:val="573"/>
              <w:jc w:val="center"/>
            </w:trPr>
          </w:trPrChange>
        </w:trPr>
        <w:tc>
          <w:tcPr>
            <w:tcW w:w="683" w:type="pct"/>
            <w:vAlign w:val="center"/>
            <w:tcPrChange w:id="3104" w:author="Locke Liu" w:date="2021-05-24T15:04:00Z">
              <w:tcPr>
                <w:tcW w:w="683" w:type="pct"/>
                <w:vAlign w:val="center"/>
              </w:tcPr>
            </w:tcPrChange>
          </w:tcPr>
          <w:p w14:paraId="778B8331" w14:textId="77777777" w:rsidR="004F1C19" w:rsidRPr="004D620F" w:rsidRDefault="004F1C19" w:rsidP="003B47FE">
            <w:pPr>
              <w:rPr>
                <w:rFonts w:ascii="Arial" w:hAnsi="Arial" w:cs="Arial"/>
                <w:color w:val="121B1F" w:themeColor="background1"/>
                <w:sz w:val="16"/>
                <w:szCs w:val="16"/>
                <w:rPrChange w:id="310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06" w:author="Locke Liu" w:date="2021-05-24T14:33:00Z">
                  <w:rPr>
                    <w:rFonts w:ascii="Segoe UI" w:hAnsi="Segoe UI" w:cs="Segoe UI"/>
                    <w:color w:val="121B1F" w:themeColor="background1"/>
                    <w:sz w:val="16"/>
                    <w:szCs w:val="16"/>
                  </w:rPr>
                </w:rPrChange>
              </w:rPr>
              <w:t>C11</w:t>
            </w:r>
          </w:p>
        </w:tc>
        <w:tc>
          <w:tcPr>
            <w:tcW w:w="683" w:type="pct"/>
            <w:shd w:val="clear" w:color="auto" w:fill="auto"/>
            <w:vAlign w:val="center"/>
            <w:tcPrChange w:id="3107" w:author="Locke Liu" w:date="2021-05-24T15:04:00Z">
              <w:tcPr>
                <w:tcW w:w="683" w:type="pct"/>
                <w:shd w:val="clear" w:color="auto" w:fill="auto"/>
                <w:vAlign w:val="center"/>
              </w:tcPr>
            </w:tcPrChange>
          </w:tcPr>
          <w:p w14:paraId="3E34D6F4" w14:textId="77777777" w:rsidR="004F1C19" w:rsidRPr="004D620F" w:rsidRDefault="004F1C19" w:rsidP="003B47FE">
            <w:pPr>
              <w:rPr>
                <w:rFonts w:ascii="Arial" w:hAnsi="Arial" w:cs="Arial"/>
                <w:color w:val="121B1F" w:themeColor="background1"/>
                <w:sz w:val="16"/>
                <w:szCs w:val="16"/>
                <w:rPrChange w:id="310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09" w:author="Locke Liu" w:date="2021-05-24T14:33:00Z">
                  <w:rPr>
                    <w:rFonts w:ascii="Segoe UI" w:hAnsi="Segoe UI" w:cs="Segoe UI"/>
                    <w:color w:val="121B1F" w:themeColor="background1"/>
                    <w:sz w:val="16"/>
                    <w:szCs w:val="16"/>
                  </w:rPr>
                </w:rPrChange>
              </w:rPr>
              <w:t>Data source (file)</w:t>
            </w:r>
          </w:p>
        </w:tc>
        <w:tc>
          <w:tcPr>
            <w:tcW w:w="3634" w:type="pct"/>
            <w:shd w:val="clear" w:color="auto" w:fill="auto"/>
            <w:vAlign w:val="center"/>
            <w:tcPrChange w:id="3110" w:author="Locke Liu" w:date="2021-05-24T15:04:00Z">
              <w:tcPr>
                <w:tcW w:w="3634" w:type="pct"/>
                <w:shd w:val="clear" w:color="auto" w:fill="auto"/>
                <w:vAlign w:val="center"/>
              </w:tcPr>
            </w:tcPrChange>
          </w:tcPr>
          <w:p w14:paraId="5251EA7F" w14:textId="28136A98" w:rsidR="004F1C19" w:rsidRPr="004D620F" w:rsidRDefault="004F1C19">
            <w:pPr>
              <w:jc w:val="both"/>
              <w:rPr>
                <w:rFonts w:ascii="Arial" w:hAnsi="Arial" w:cs="Arial"/>
                <w:color w:val="121B1F" w:themeColor="background1"/>
                <w:sz w:val="16"/>
                <w:szCs w:val="16"/>
                <w:rPrChange w:id="3111" w:author="Locke Liu" w:date="2021-05-24T14:33:00Z">
                  <w:rPr>
                    <w:rFonts w:ascii="Segoe UI" w:hAnsi="Segoe UI" w:cs="Segoe UI"/>
                    <w:color w:val="121B1F" w:themeColor="background1"/>
                    <w:sz w:val="16"/>
                    <w:szCs w:val="16"/>
                  </w:rPr>
                </w:rPrChange>
              </w:rPr>
              <w:pPrChange w:id="3112" w:author="Locke Liu" w:date="2021-05-24T15:04:00Z">
                <w:pPr/>
              </w:pPrChange>
            </w:pPr>
            <w:r w:rsidRPr="004D620F">
              <w:rPr>
                <w:rFonts w:ascii="Arial" w:hAnsi="Arial" w:cs="Arial"/>
                <w:color w:val="121B1F" w:themeColor="background1"/>
                <w:sz w:val="16"/>
                <w:szCs w:val="16"/>
                <w:rPrChange w:id="3113" w:author="Locke Liu" w:date="2021-05-24T14:33:00Z">
                  <w:rPr>
                    <w:rFonts w:ascii="Segoe UI" w:hAnsi="Segoe UI" w:cs="Segoe UI"/>
                    <w:color w:val="121B1F" w:themeColor="background1"/>
                    <w:sz w:val="16"/>
                    <w:szCs w:val="16"/>
                  </w:rPr>
                </w:rPrChange>
              </w:rPr>
              <w:t>File format data source Such as csv, excel etc</w:t>
            </w:r>
            <w:ins w:id="3114" w:author="Locke Liu" w:date="2021-05-24T15:05:00Z">
              <w:r w:rsidR="00D753F3">
                <w:rPr>
                  <w:rFonts w:ascii="Arial" w:hAnsi="Arial" w:cs="Arial"/>
                  <w:color w:val="121B1F" w:themeColor="background1"/>
                  <w:sz w:val="16"/>
                  <w:szCs w:val="16"/>
                </w:rPr>
                <w:t>.</w:t>
              </w:r>
            </w:ins>
          </w:p>
        </w:tc>
      </w:tr>
      <w:tr w:rsidR="004F1C19" w:rsidRPr="004D620F" w14:paraId="76FA20DE" w14:textId="77777777" w:rsidTr="006D7A39">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Change w:id="3115" w:author="Locke Liu" w:date="2021-05-24T15:04:00Z">
            <w:tblPrEx>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Ex>
          </w:tblPrExChange>
        </w:tblPrEx>
        <w:trPr>
          <w:trHeight w:val="573"/>
          <w:jc w:val="center"/>
          <w:trPrChange w:id="3116" w:author="Locke Liu" w:date="2021-05-24T15:04:00Z">
            <w:trPr>
              <w:trHeight w:val="573"/>
              <w:jc w:val="center"/>
            </w:trPr>
          </w:trPrChange>
        </w:trPr>
        <w:tc>
          <w:tcPr>
            <w:tcW w:w="683" w:type="pct"/>
            <w:vAlign w:val="center"/>
            <w:tcPrChange w:id="3117" w:author="Locke Liu" w:date="2021-05-24T15:04:00Z">
              <w:tcPr>
                <w:tcW w:w="683" w:type="pct"/>
                <w:vAlign w:val="center"/>
              </w:tcPr>
            </w:tcPrChange>
          </w:tcPr>
          <w:p w14:paraId="653F6878" w14:textId="77777777" w:rsidR="004F1C19" w:rsidRPr="004D620F" w:rsidRDefault="004F1C19" w:rsidP="003B47FE">
            <w:pPr>
              <w:rPr>
                <w:rFonts w:ascii="Arial" w:hAnsi="Arial" w:cs="Arial"/>
                <w:color w:val="121B1F" w:themeColor="background1"/>
                <w:sz w:val="16"/>
                <w:szCs w:val="16"/>
                <w:rPrChange w:id="311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19" w:author="Locke Liu" w:date="2021-05-24T14:33:00Z">
                  <w:rPr>
                    <w:rFonts w:ascii="Segoe UI" w:hAnsi="Segoe UI" w:cs="Segoe UI"/>
                    <w:color w:val="121B1F" w:themeColor="background1"/>
                    <w:sz w:val="16"/>
                    <w:szCs w:val="16"/>
                  </w:rPr>
                </w:rPrChange>
              </w:rPr>
              <w:t>C12</w:t>
            </w:r>
          </w:p>
        </w:tc>
        <w:tc>
          <w:tcPr>
            <w:tcW w:w="683" w:type="pct"/>
            <w:shd w:val="clear" w:color="auto" w:fill="auto"/>
            <w:vAlign w:val="center"/>
            <w:tcPrChange w:id="3120" w:author="Locke Liu" w:date="2021-05-24T15:04:00Z">
              <w:tcPr>
                <w:tcW w:w="683" w:type="pct"/>
                <w:shd w:val="clear" w:color="auto" w:fill="auto"/>
                <w:vAlign w:val="center"/>
              </w:tcPr>
            </w:tcPrChange>
          </w:tcPr>
          <w:p w14:paraId="4C97BEB3" w14:textId="77777777" w:rsidR="004F1C19" w:rsidRPr="004D620F" w:rsidRDefault="004F1C19" w:rsidP="003B47FE">
            <w:pPr>
              <w:rPr>
                <w:rFonts w:ascii="Arial" w:hAnsi="Arial" w:cs="Arial"/>
                <w:color w:val="121B1F" w:themeColor="background1"/>
                <w:sz w:val="16"/>
                <w:szCs w:val="16"/>
                <w:rPrChange w:id="312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22" w:author="Locke Liu" w:date="2021-05-24T14:33:00Z">
                  <w:rPr>
                    <w:rFonts w:ascii="Segoe UI" w:hAnsi="Segoe UI" w:cs="Segoe UI"/>
                    <w:color w:val="121B1F" w:themeColor="background1"/>
                    <w:sz w:val="16"/>
                    <w:szCs w:val="16"/>
                  </w:rPr>
                </w:rPrChange>
              </w:rPr>
              <w:t>Data source (real time)</w:t>
            </w:r>
          </w:p>
        </w:tc>
        <w:tc>
          <w:tcPr>
            <w:tcW w:w="3634" w:type="pct"/>
            <w:shd w:val="clear" w:color="auto" w:fill="auto"/>
            <w:vAlign w:val="center"/>
            <w:tcPrChange w:id="3123" w:author="Locke Liu" w:date="2021-05-24T15:04:00Z">
              <w:tcPr>
                <w:tcW w:w="3634" w:type="pct"/>
                <w:shd w:val="clear" w:color="auto" w:fill="auto"/>
                <w:vAlign w:val="center"/>
              </w:tcPr>
            </w:tcPrChange>
          </w:tcPr>
          <w:p w14:paraId="4B0AC37B" w14:textId="0BED19B2" w:rsidR="004F1C19" w:rsidRPr="004D620F" w:rsidRDefault="004F1C19">
            <w:pPr>
              <w:jc w:val="both"/>
              <w:rPr>
                <w:rFonts w:ascii="Arial" w:hAnsi="Arial" w:cs="Arial"/>
                <w:color w:val="121B1F" w:themeColor="background1"/>
                <w:sz w:val="16"/>
                <w:szCs w:val="16"/>
                <w:rPrChange w:id="3124" w:author="Locke Liu" w:date="2021-05-24T14:33:00Z">
                  <w:rPr>
                    <w:rFonts w:ascii="Segoe UI" w:hAnsi="Segoe UI" w:cs="Segoe UI"/>
                    <w:color w:val="121B1F" w:themeColor="background1"/>
                    <w:sz w:val="16"/>
                    <w:szCs w:val="16"/>
                  </w:rPr>
                </w:rPrChange>
              </w:rPr>
              <w:pPrChange w:id="3125" w:author="Locke Liu" w:date="2021-05-24T15:04:00Z">
                <w:pPr/>
              </w:pPrChange>
            </w:pPr>
            <w:r w:rsidRPr="004D620F">
              <w:rPr>
                <w:rFonts w:ascii="Arial" w:hAnsi="Arial" w:cs="Arial"/>
                <w:color w:val="121B1F" w:themeColor="background1"/>
                <w:sz w:val="16"/>
                <w:szCs w:val="16"/>
                <w:rPrChange w:id="3126" w:author="Locke Liu" w:date="2021-05-24T14:33:00Z">
                  <w:rPr>
                    <w:rFonts w:ascii="Segoe UI" w:hAnsi="Segoe UI" w:cs="Segoe UI"/>
                    <w:color w:val="121B1F" w:themeColor="background1"/>
                    <w:sz w:val="16"/>
                    <w:szCs w:val="16"/>
                  </w:rPr>
                </w:rPrChange>
              </w:rPr>
              <w:t>Realtime message</w:t>
            </w:r>
            <w:ins w:id="3127" w:author="Locke Liu" w:date="2021-05-24T15:05:00Z">
              <w:r w:rsidR="00D753F3">
                <w:rPr>
                  <w:rFonts w:ascii="Arial" w:hAnsi="Arial" w:cs="Arial"/>
                  <w:color w:val="121B1F" w:themeColor="background1"/>
                  <w:sz w:val="16"/>
                  <w:szCs w:val="16"/>
                </w:rPr>
                <w:t>.</w:t>
              </w:r>
            </w:ins>
          </w:p>
        </w:tc>
      </w:tr>
    </w:tbl>
    <w:p w14:paraId="1E615F85" w14:textId="77777777" w:rsidR="004D075A" w:rsidRPr="004D620F" w:rsidRDefault="004D075A" w:rsidP="004D075A">
      <w:pPr>
        <w:rPr>
          <w:rFonts w:ascii="Arial" w:hAnsi="Arial" w:cs="Arial"/>
          <w:lang w:val="en-GB"/>
          <w:rPrChange w:id="3128" w:author="Locke Liu" w:date="2021-05-24T14:33:00Z">
            <w:rPr>
              <w:lang w:val="en-GB"/>
            </w:rPr>
          </w:rPrChange>
        </w:rPr>
      </w:pPr>
      <w:r w:rsidRPr="004D620F">
        <w:rPr>
          <w:rFonts w:ascii="Arial" w:hAnsi="Arial" w:cs="Arial"/>
          <w:rPrChange w:id="3129" w:author="Locke Liu" w:date="2021-05-24T14:33:00Z">
            <w:rPr/>
          </w:rPrChange>
        </w:rPr>
        <w:br w:type="page"/>
      </w:r>
    </w:p>
    <w:p w14:paraId="1E615F88" w14:textId="24CC1350" w:rsidR="004D075A" w:rsidRPr="004D620F" w:rsidRDefault="004D075A" w:rsidP="00B93F6D">
      <w:pPr>
        <w:pStyle w:val="Heading1"/>
        <w:rPr>
          <w:rFonts w:ascii="Arial" w:hAnsi="Arial"/>
          <w:rPrChange w:id="3130" w:author="Locke Liu" w:date="2021-05-24T14:33:00Z">
            <w:rPr/>
          </w:rPrChange>
        </w:rPr>
      </w:pPr>
      <w:bookmarkStart w:id="3131" w:name="_Toc373508494"/>
      <w:bookmarkStart w:id="3132" w:name="_Toc482190447"/>
      <w:bookmarkStart w:id="3133" w:name="_Toc482707861"/>
      <w:bookmarkStart w:id="3134" w:name="_Toc72767192"/>
      <w:bookmarkStart w:id="3135" w:name="_Toc443410397"/>
      <w:bookmarkStart w:id="3136" w:name="_Toc100050415"/>
      <w:r w:rsidRPr="004D620F">
        <w:rPr>
          <w:rFonts w:ascii="Arial" w:hAnsi="Arial"/>
          <w:rPrChange w:id="3137" w:author="Locke Liu" w:date="2021-05-24T14:33:00Z">
            <w:rPr/>
          </w:rPrChange>
        </w:rPr>
        <w:lastRenderedPageBreak/>
        <w:t>Architecture Decisions</w:t>
      </w:r>
      <w:bookmarkEnd w:id="3131"/>
      <w:bookmarkEnd w:id="3132"/>
      <w:bookmarkEnd w:id="3133"/>
      <w:bookmarkEnd w:id="3134"/>
    </w:p>
    <w:p w14:paraId="0A2B192C" w14:textId="10180C8A" w:rsidR="00E60A32" w:rsidRPr="004D620F" w:rsidRDefault="00E60A32" w:rsidP="00E60A32">
      <w:pPr>
        <w:pStyle w:val="Heading2"/>
        <w:rPr>
          <w:rFonts w:ascii="Arial" w:hAnsi="Arial"/>
          <w:rPrChange w:id="3138" w:author="Locke Liu" w:date="2021-05-24T14:33:00Z">
            <w:rPr/>
          </w:rPrChange>
        </w:rPr>
      </w:pPr>
      <w:bookmarkStart w:id="3139" w:name="_Toc72767193"/>
      <w:r w:rsidRPr="004D620F">
        <w:rPr>
          <w:rFonts w:ascii="Arial" w:hAnsi="Arial"/>
          <w:rPrChange w:id="3140" w:author="Locke Liu" w:date="2021-05-24T14:33:00Z">
            <w:rPr/>
          </w:rPrChange>
        </w:rPr>
        <w:t>Architecture Decisions summary</w:t>
      </w:r>
      <w:bookmarkEnd w:id="3139"/>
    </w:p>
    <w:p w14:paraId="7137F125" w14:textId="41C7AF96" w:rsidR="00E60A32" w:rsidRPr="004D620F" w:rsidDel="00BD1CE2" w:rsidRDefault="00E60A32" w:rsidP="004D075A">
      <w:pPr>
        <w:jc w:val="both"/>
        <w:rPr>
          <w:del w:id="3141" w:author="Locke Liu" w:date="2021-05-24T15:06:00Z"/>
          <w:rFonts w:ascii="Arial" w:hAnsi="Arial" w:cs="Arial"/>
          <w:color w:val="333333"/>
          <w:rPrChange w:id="3142" w:author="Locke Liu" w:date="2021-05-24T14:33:00Z">
            <w:rPr>
              <w:del w:id="3143" w:author="Locke Liu" w:date="2021-05-24T15:06:00Z"/>
              <w:color w:val="333333"/>
            </w:rPr>
          </w:rPrChange>
        </w:rPr>
      </w:pPr>
    </w:p>
    <w:p w14:paraId="775C80F8" w14:textId="77777777" w:rsidR="00E60A32" w:rsidRPr="004D620F" w:rsidRDefault="00E60A32" w:rsidP="004D075A">
      <w:pPr>
        <w:jc w:val="both"/>
        <w:rPr>
          <w:rFonts w:ascii="Arial" w:hAnsi="Arial" w:cs="Arial"/>
          <w:color w:val="333333"/>
          <w:rPrChange w:id="3144" w:author="Locke Liu" w:date="2021-05-24T14:33:00Z">
            <w:rPr>
              <w:color w:val="333333"/>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811"/>
        <w:gridCol w:w="2766"/>
        <w:gridCol w:w="1417"/>
        <w:gridCol w:w="1124"/>
        <w:gridCol w:w="4135"/>
      </w:tblGrid>
      <w:tr w:rsidR="00AC70C7" w:rsidRPr="004D620F" w14:paraId="7D9A77E1" w14:textId="77777777" w:rsidTr="00AC70C7">
        <w:trPr>
          <w:trHeight w:val="360"/>
          <w:jc w:val="center"/>
        </w:trPr>
        <w:tc>
          <w:tcPr>
            <w:tcW w:w="392" w:type="pct"/>
            <w:shd w:val="clear" w:color="auto" w:fill="D5E3FF"/>
            <w:vAlign w:val="center"/>
          </w:tcPr>
          <w:p w14:paraId="33D40730" w14:textId="5D12231D" w:rsidR="00E60A32" w:rsidRPr="004D620F" w:rsidRDefault="00E60A32" w:rsidP="00B63C80">
            <w:pPr>
              <w:overflowPunct w:val="0"/>
              <w:autoSpaceDE w:val="0"/>
              <w:autoSpaceDN w:val="0"/>
              <w:adjustRightInd w:val="0"/>
              <w:textAlignment w:val="baseline"/>
              <w:rPr>
                <w:rFonts w:ascii="Arial" w:hAnsi="Arial" w:cs="Arial"/>
                <w:b/>
                <w:bCs/>
                <w:color w:val="003195"/>
                <w:sz w:val="18"/>
                <w:szCs w:val="18"/>
                <w:rPrChange w:id="3145"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3146" w:author="Locke Liu" w:date="2021-05-24T14:33:00Z">
                  <w:rPr>
                    <w:rFonts w:ascii="Segoe UI" w:hAnsi="Segoe UI" w:cs="Segoe UI"/>
                    <w:b/>
                    <w:bCs/>
                    <w:color w:val="003195"/>
                    <w:sz w:val="18"/>
                    <w:szCs w:val="18"/>
                  </w:rPr>
                </w:rPrChange>
              </w:rPr>
              <w:t>ARD_ID</w:t>
            </w:r>
          </w:p>
        </w:tc>
        <w:tc>
          <w:tcPr>
            <w:tcW w:w="1350" w:type="pct"/>
            <w:shd w:val="clear" w:color="auto" w:fill="D5E3FF"/>
            <w:vAlign w:val="center"/>
          </w:tcPr>
          <w:p w14:paraId="50BE57F7" w14:textId="7DDB4098" w:rsidR="00E60A32" w:rsidRPr="004D620F" w:rsidRDefault="00E60A32" w:rsidP="00B63C80">
            <w:pPr>
              <w:overflowPunct w:val="0"/>
              <w:autoSpaceDE w:val="0"/>
              <w:autoSpaceDN w:val="0"/>
              <w:adjustRightInd w:val="0"/>
              <w:textAlignment w:val="baseline"/>
              <w:rPr>
                <w:rFonts w:ascii="Arial" w:hAnsi="Arial" w:cs="Arial"/>
                <w:b/>
                <w:bCs/>
                <w:color w:val="003195"/>
                <w:sz w:val="18"/>
                <w:szCs w:val="18"/>
                <w:rPrChange w:id="3147"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3148" w:author="Locke Liu" w:date="2021-05-24T14:33:00Z">
                  <w:rPr>
                    <w:rFonts w:ascii="Segoe UI" w:hAnsi="Segoe UI" w:cs="Segoe UI"/>
                    <w:b/>
                    <w:bCs/>
                    <w:color w:val="003195"/>
                    <w:sz w:val="18"/>
                    <w:szCs w:val="18"/>
                  </w:rPr>
                </w:rPrChange>
              </w:rPr>
              <w:t>Subject</w:t>
            </w:r>
          </w:p>
        </w:tc>
        <w:tc>
          <w:tcPr>
            <w:tcW w:w="692" w:type="pct"/>
            <w:shd w:val="clear" w:color="auto" w:fill="D5E3FF"/>
            <w:vAlign w:val="center"/>
          </w:tcPr>
          <w:p w14:paraId="0531A9FB" w14:textId="67BA301A" w:rsidR="00E60A32" w:rsidRPr="004D620F" w:rsidRDefault="00E60A32" w:rsidP="00B63C80">
            <w:pPr>
              <w:overflowPunct w:val="0"/>
              <w:autoSpaceDE w:val="0"/>
              <w:autoSpaceDN w:val="0"/>
              <w:adjustRightInd w:val="0"/>
              <w:textAlignment w:val="baseline"/>
              <w:rPr>
                <w:rFonts w:ascii="Arial" w:hAnsi="Arial" w:cs="Arial"/>
                <w:b/>
                <w:bCs/>
                <w:color w:val="003195"/>
                <w:sz w:val="18"/>
                <w:szCs w:val="18"/>
                <w:rPrChange w:id="3149"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3150" w:author="Locke Liu" w:date="2021-05-24T14:33:00Z">
                  <w:rPr>
                    <w:rFonts w:ascii="Segoe UI" w:hAnsi="Segoe UI" w:cs="Segoe UI"/>
                    <w:b/>
                    <w:bCs/>
                    <w:color w:val="003195"/>
                    <w:sz w:val="18"/>
                    <w:szCs w:val="18"/>
                  </w:rPr>
                </w:rPrChange>
              </w:rPr>
              <w:t>Decision</w:t>
            </w:r>
          </w:p>
        </w:tc>
        <w:tc>
          <w:tcPr>
            <w:tcW w:w="549" w:type="pct"/>
            <w:shd w:val="clear" w:color="auto" w:fill="D5E3FF"/>
            <w:vAlign w:val="center"/>
          </w:tcPr>
          <w:p w14:paraId="0D8ADE9B" w14:textId="05CABE44" w:rsidR="00E60A32" w:rsidRPr="004D620F" w:rsidRDefault="00E60A32" w:rsidP="00B63C80">
            <w:pPr>
              <w:overflowPunct w:val="0"/>
              <w:autoSpaceDE w:val="0"/>
              <w:autoSpaceDN w:val="0"/>
              <w:adjustRightInd w:val="0"/>
              <w:textAlignment w:val="baseline"/>
              <w:rPr>
                <w:rFonts w:ascii="Arial" w:hAnsi="Arial" w:cs="Arial"/>
                <w:b/>
                <w:bCs/>
                <w:color w:val="003195"/>
                <w:sz w:val="18"/>
                <w:szCs w:val="18"/>
                <w:rPrChange w:id="3151"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3152" w:author="Locke Liu" w:date="2021-05-24T14:33:00Z">
                  <w:rPr>
                    <w:rFonts w:ascii="Segoe UI" w:hAnsi="Segoe UI" w:cs="Segoe UI"/>
                    <w:b/>
                    <w:bCs/>
                    <w:color w:val="003195"/>
                    <w:sz w:val="18"/>
                    <w:szCs w:val="18"/>
                  </w:rPr>
                </w:rPrChange>
              </w:rPr>
              <w:t>Status</w:t>
            </w:r>
          </w:p>
        </w:tc>
        <w:tc>
          <w:tcPr>
            <w:tcW w:w="2017" w:type="pct"/>
            <w:shd w:val="clear" w:color="auto" w:fill="D5E3FF"/>
            <w:vAlign w:val="center"/>
          </w:tcPr>
          <w:p w14:paraId="536D8E62" w14:textId="4392D8BE" w:rsidR="00E60A32" w:rsidRPr="004D620F" w:rsidRDefault="00E60A32" w:rsidP="00B63C80">
            <w:pPr>
              <w:jc w:val="center"/>
              <w:rPr>
                <w:rFonts w:ascii="Arial" w:hAnsi="Arial" w:cs="Arial"/>
                <w:b/>
                <w:bCs/>
                <w:iCs/>
                <w:color w:val="003195"/>
                <w:sz w:val="18"/>
                <w:szCs w:val="18"/>
                <w:rPrChange w:id="3153"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3154" w:author="Locke Liu" w:date="2021-05-24T14:33:00Z">
                  <w:rPr>
                    <w:rFonts w:ascii="Segoe UI" w:hAnsi="Segoe UI" w:cs="Segoe UI"/>
                    <w:b/>
                    <w:bCs/>
                    <w:iCs/>
                    <w:color w:val="003195"/>
                    <w:sz w:val="18"/>
                    <w:szCs w:val="18"/>
                  </w:rPr>
                </w:rPrChange>
              </w:rPr>
              <w:t>Comments</w:t>
            </w:r>
          </w:p>
        </w:tc>
      </w:tr>
      <w:tr w:rsidR="00AC70C7" w:rsidRPr="004D620F" w14:paraId="5DFDF6AA" w14:textId="77777777" w:rsidTr="00AC70C7">
        <w:trPr>
          <w:trHeight w:val="360"/>
          <w:jc w:val="center"/>
        </w:trPr>
        <w:tc>
          <w:tcPr>
            <w:tcW w:w="392" w:type="pct"/>
            <w:shd w:val="clear" w:color="auto" w:fill="FFFFFF"/>
            <w:vAlign w:val="center"/>
          </w:tcPr>
          <w:p w14:paraId="5B7E37CE" w14:textId="380BFBAE" w:rsidR="00E60A32" w:rsidRPr="004D620F" w:rsidRDefault="00AC70C7" w:rsidP="00B63C80">
            <w:pPr>
              <w:jc w:val="both"/>
              <w:rPr>
                <w:rFonts w:ascii="Arial" w:hAnsi="Arial" w:cs="Arial"/>
                <w:color w:val="121B1F" w:themeColor="background1"/>
                <w:sz w:val="16"/>
                <w:szCs w:val="16"/>
                <w:rPrChange w:id="315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56" w:author="Locke Liu" w:date="2021-05-24T14:33:00Z">
                  <w:rPr>
                    <w:rFonts w:ascii="Segoe UI" w:hAnsi="Segoe UI" w:cs="Segoe UI"/>
                    <w:color w:val="121B1F" w:themeColor="background1"/>
                    <w:sz w:val="16"/>
                    <w:szCs w:val="16"/>
                  </w:rPr>
                </w:rPrChange>
              </w:rPr>
              <w:t>ARD_01</w:t>
            </w:r>
          </w:p>
        </w:tc>
        <w:tc>
          <w:tcPr>
            <w:tcW w:w="1350" w:type="pct"/>
            <w:shd w:val="clear" w:color="auto" w:fill="FFFFFF"/>
            <w:vAlign w:val="center"/>
          </w:tcPr>
          <w:p w14:paraId="365C9A7D" w14:textId="33F9D0D6" w:rsidR="00E60A32" w:rsidRPr="004D620F" w:rsidRDefault="00AC70C7" w:rsidP="00AC70C7">
            <w:pPr>
              <w:rPr>
                <w:rFonts w:ascii="Arial" w:hAnsi="Arial" w:cs="Arial"/>
                <w:color w:val="121B1F" w:themeColor="background1"/>
                <w:sz w:val="16"/>
                <w:szCs w:val="16"/>
                <w:rPrChange w:id="315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58" w:author="Locke Liu" w:date="2021-05-24T14:33:00Z">
                  <w:rPr>
                    <w:rFonts w:ascii="Segoe UI" w:hAnsi="Segoe UI" w:cs="Segoe UI"/>
                    <w:color w:val="121B1F" w:themeColor="background1"/>
                    <w:sz w:val="16"/>
                    <w:szCs w:val="16"/>
                  </w:rPr>
                </w:rPrChange>
              </w:rPr>
              <w:t>Location of Data lake deployment</w:t>
            </w:r>
          </w:p>
        </w:tc>
        <w:tc>
          <w:tcPr>
            <w:tcW w:w="692" w:type="pct"/>
            <w:shd w:val="clear" w:color="auto" w:fill="FFFFFF"/>
            <w:vAlign w:val="center"/>
          </w:tcPr>
          <w:p w14:paraId="4AAAF393" w14:textId="5C10BDC1" w:rsidR="00E60A32" w:rsidRPr="004D620F" w:rsidRDefault="00AC70C7" w:rsidP="00B63C80">
            <w:pPr>
              <w:jc w:val="both"/>
              <w:rPr>
                <w:rFonts w:ascii="Arial" w:hAnsi="Arial" w:cs="Arial"/>
                <w:color w:val="121B1F" w:themeColor="background1"/>
                <w:sz w:val="16"/>
                <w:szCs w:val="16"/>
                <w:rPrChange w:id="315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60" w:author="Locke Liu" w:date="2021-05-24T14:33:00Z">
                  <w:rPr>
                    <w:rFonts w:ascii="Segoe UI" w:hAnsi="Segoe UI" w:cs="Segoe UI"/>
                    <w:color w:val="121B1F" w:themeColor="background1"/>
                    <w:sz w:val="16"/>
                    <w:szCs w:val="16"/>
                  </w:rPr>
                </w:rPrChange>
              </w:rPr>
              <w:t>Alternative2</w:t>
            </w:r>
          </w:p>
        </w:tc>
        <w:tc>
          <w:tcPr>
            <w:tcW w:w="549" w:type="pct"/>
            <w:shd w:val="clear" w:color="auto" w:fill="FFFFFF"/>
            <w:vAlign w:val="center"/>
          </w:tcPr>
          <w:p w14:paraId="196DB400" w14:textId="0EF8B414" w:rsidR="00E60A32" w:rsidRPr="004D620F" w:rsidRDefault="00AC70C7" w:rsidP="00B63C80">
            <w:pPr>
              <w:jc w:val="both"/>
              <w:rPr>
                <w:rFonts w:ascii="Arial" w:hAnsi="Arial" w:cs="Arial"/>
                <w:color w:val="121B1F" w:themeColor="background1"/>
                <w:sz w:val="16"/>
                <w:szCs w:val="16"/>
                <w:rPrChange w:id="316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62" w:author="Locke Liu" w:date="2021-05-24T14:33:00Z">
                  <w:rPr>
                    <w:rFonts w:ascii="Segoe UI" w:hAnsi="Segoe UI" w:cs="Segoe UI"/>
                    <w:color w:val="121B1F" w:themeColor="background1"/>
                    <w:sz w:val="16"/>
                    <w:szCs w:val="16"/>
                  </w:rPr>
                </w:rPrChange>
              </w:rPr>
              <w:t>closed</w:t>
            </w:r>
          </w:p>
        </w:tc>
        <w:tc>
          <w:tcPr>
            <w:tcW w:w="2017" w:type="pct"/>
            <w:vAlign w:val="center"/>
          </w:tcPr>
          <w:p w14:paraId="5EF307DC" w14:textId="494D4C0C" w:rsidR="00E60A32" w:rsidRPr="004D620F" w:rsidRDefault="00E60A32" w:rsidP="00B63C80">
            <w:pPr>
              <w:jc w:val="both"/>
              <w:rPr>
                <w:rFonts w:ascii="Arial" w:hAnsi="Arial" w:cs="Arial"/>
                <w:color w:val="121B1F" w:themeColor="background1"/>
                <w:sz w:val="16"/>
                <w:szCs w:val="16"/>
                <w:rPrChange w:id="3163" w:author="Locke Liu" w:date="2021-05-24T14:33:00Z">
                  <w:rPr>
                    <w:rFonts w:ascii="Segoe UI" w:hAnsi="Segoe UI" w:cs="Segoe UI"/>
                    <w:color w:val="121B1F" w:themeColor="background1"/>
                    <w:sz w:val="16"/>
                    <w:szCs w:val="16"/>
                  </w:rPr>
                </w:rPrChange>
              </w:rPr>
            </w:pPr>
          </w:p>
        </w:tc>
      </w:tr>
      <w:tr w:rsidR="00AC70C7" w:rsidRPr="004D620F" w14:paraId="5582C681" w14:textId="77777777" w:rsidTr="00AC70C7">
        <w:trPr>
          <w:trHeight w:val="360"/>
          <w:jc w:val="center"/>
        </w:trPr>
        <w:tc>
          <w:tcPr>
            <w:tcW w:w="392" w:type="pct"/>
            <w:shd w:val="clear" w:color="auto" w:fill="FFFFFF"/>
            <w:vAlign w:val="center"/>
          </w:tcPr>
          <w:p w14:paraId="060C9A03" w14:textId="0F0652E6" w:rsidR="00AC70C7" w:rsidRPr="004D620F" w:rsidRDefault="00AC70C7" w:rsidP="00AC70C7">
            <w:pPr>
              <w:jc w:val="both"/>
              <w:rPr>
                <w:rFonts w:ascii="Arial" w:hAnsi="Arial" w:cs="Arial"/>
                <w:color w:val="121B1F" w:themeColor="background1"/>
                <w:sz w:val="16"/>
                <w:szCs w:val="16"/>
                <w:rPrChange w:id="316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65" w:author="Locke Liu" w:date="2021-05-24T14:33:00Z">
                  <w:rPr>
                    <w:rFonts w:ascii="Segoe UI" w:hAnsi="Segoe UI" w:cs="Segoe UI"/>
                    <w:color w:val="121B1F" w:themeColor="background1"/>
                    <w:sz w:val="16"/>
                    <w:szCs w:val="16"/>
                  </w:rPr>
                </w:rPrChange>
              </w:rPr>
              <w:t>ARD_02</w:t>
            </w:r>
          </w:p>
        </w:tc>
        <w:tc>
          <w:tcPr>
            <w:tcW w:w="1350" w:type="pct"/>
            <w:shd w:val="clear" w:color="auto" w:fill="FFFFFF"/>
            <w:vAlign w:val="center"/>
          </w:tcPr>
          <w:p w14:paraId="189E6DB8" w14:textId="4D0B89CD" w:rsidR="00AC70C7" w:rsidRPr="004D620F" w:rsidRDefault="00AC70C7" w:rsidP="00AC70C7">
            <w:pPr>
              <w:jc w:val="both"/>
              <w:rPr>
                <w:rFonts w:ascii="Arial" w:hAnsi="Arial" w:cs="Arial"/>
                <w:color w:val="121B1F" w:themeColor="background1"/>
                <w:sz w:val="16"/>
                <w:szCs w:val="16"/>
                <w:lang w:eastAsia="zh-CN"/>
                <w:rPrChange w:id="3166" w:author="Locke Liu" w:date="2021-05-24T14:33:00Z">
                  <w:rPr>
                    <w:rFonts w:ascii="Segoe UI" w:hAnsi="Segoe UI" w:cs="Segoe UI"/>
                    <w:color w:val="121B1F" w:themeColor="background1"/>
                    <w:sz w:val="16"/>
                    <w:szCs w:val="16"/>
                    <w:lang w:eastAsia="zh-CN"/>
                  </w:rPr>
                </w:rPrChange>
              </w:rPr>
            </w:pPr>
            <w:r w:rsidRPr="004D620F">
              <w:rPr>
                <w:rFonts w:ascii="Arial" w:hAnsi="Arial" w:cs="Arial"/>
                <w:color w:val="121B1F" w:themeColor="background1"/>
                <w:sz w:val="16"/>
                <w:szCs w:val="16"/>
                <w:rPrChange w:id="3167" w:author="Locke Liu" w:date="2021-05-24T14:33:00Z">
                  <w:rPr>
                    <w:rFonts w:ascii="Segoe UI" w:hAnsi="Segoe UI" w:cs="Segoe UI"/>
                    <w:color w:val="121B1F" w:themeColor="background1"/>
                    <w:sz w:val="16"/>
                    <w:szCs w:val="16"/>
                  </w:rPr>
                </w:rPrChange>
              </w:rPr>
              <w:t>Azure subscription of Data lake</w:t>
            </w:r>
          </w:p>
        </w:tc>
        <w:tc>
          <w:tcPr>
            <w:tcW w:w="692" w:type="pct"/>
            <w:shd w:val="clear" w:color="auto" w:fill="FFFFFF"/>
            <w:vAlign w:val="center"/>
          </w:tcPr>
          <w:p w14:paraId="44A29CE6" w14:textId="3411FD54" w:rsidR="00AC70C7" w:rsidRPr="004D620F" w:rsidRDefault="00AC70C7" w:rsidP="00AC70C7">
            <w:pPr>
              <w:jc w:val="both"/>
              <w:rPr>
                <w:rFonts w:ascii="Arial" w:hAnsi="Arial" w:cs="Arial"/>
                <w:color w:val="121B1F" w:themeColor="background1"/>
                <w:sz w:val="16"/>
                <w:szCs w:val="16"/>
                <w:rPrChange w:id="316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69" w:author="Locke Liu" w:date="2021-05-24T14:33:00Z">
                  <w:rPr>
                    <w:rFonts w:ascii="Segoe UI" w:hAnsi="Segoe UI" w:cs="Segoe UI"/>
                    <w:color w:val="121B1F" w:themeColor="background1"/>
                    <w:sz w:val="16"/>
                    <w:szCs w:val="16"/>
                  </w:rPr>
                </w:rPrChange>
              </w:rPr>
              <w:t>Alternative2</w:t>
            </w:r>
          </w:p>
        </w:tc>
        <w:tc>
          <w:tcPr>
            <w:tcW w:w="549" w:type="pct"/>
            <w:shd w:val="clear" w:color="auto" w:fill="FFFFFF"/>
            <w:vAlign w:val="center"/>
          </w:tcPr>
          <w:p w14:paraId="14489E7E" w14:textId="313050BD" w:rsidR="00AC70C7" w:rsidRPr="004D620F" w:rsidRDefault="00AC70C7" w:rsidP="00AC70C7">
            <w:pPr>
              <w:jc w:val="both"/>
              <w:rPr>
                <w:rFonts w:ascii="Arial" w:hAnsi="Arial" w:cs="Arial"/>
                <w:color w:val="121B1F" w:themeColor="background1"/>
                <w:sz w:val="16"/>
                <w:szCs w:val="16"/>
                <w:rPrChange w:id="317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71" w:author="Locke Liu" w:date="2021-05-24T14:33:00Z">
                  <w:rPr>
                    <w:rFonts w:ascii="Segoe UI" w:hAnsi="Segoe UI" w:cs="Segoe UI"/>
                    <w:color w:val="121B1F" w:themeColor="background1"/>
                    <w:sz w:val="16"/>
                    <w:szCs w:val="16"/>
                  </w:rPr>
                </w:rPrChange>
              </w:rPr>
              <w:t>closed</w:t>
            </w:r>
          </w:p>
        </w:tc>
        <w:tc>
          <w:tcPr>
            <w:tcW w:w="2017" w:type="pct"/>
            <w:vAlign w:val="center"/>
          </w:tcPr>
          <w:p w14:paraId="7C431A51" w14:textId="77777777" w:rsidR="00AC70C7" w:rsidRPr="004D620F" w:rsidRDefault="00AC70C7" w:rsidP="00AC70C7">
            <w:pPr>
              <w:jc w:val="both"/>
              <w:rPr>
                <w:rFonts w:ascii="Arial" w:hAnsi="Arial" w:cs="Arial"/>
                <w:color w:val="121B1F" w:themeColor="background1"/>
                <w:sz w:val="16"/>
                <w:szCs w:val="16"/>
                <w:rPrChange w:id="3172" w:author="Locke Liu" w:date="2021-05-24T14:33:00Z">
                  <w:rPr>
                    <w:rFonts w:ascii="Segoe UI" w:hAnsi="Segoe UI" w:cs="Segoe UI"/>
                    <w:color w:val="121B1F" w:themeColor="background1"/>
                    <w:sz w:val="16"/>
                    <w:szCs w:val="16"/>
                  </w:rPr>
                </w:rPrChange>
              </w:rPr>
            </w:pPr>
          </w:p>
        </w:tc>
      </w:tr>
      <w:tr w:rsidR="00AC70C7" w:rsidRPr="004D620F" w14:paraId="0311B197" w14:textId="77777777" w:rsidTr="00AC70C7">
        <w:trPr>
          <w:trHeight w:val="360"/>
          <w:jc w:val="center"/>
        </w:trPr>
        <w:tc>
          <w:tcPr>
            <w:tcW w:w="392" w:type="pct"/>
            <w:shd w:val="clear" w:color="auto" w:fill="FFFFFF"/>
            <w:vAlign w:val="center"/>
          </w:tcPr>
          <w:p w14:paraId="5899C806" w14:textId="2E624A2D" w:rsidR="00AC70C7" w:rsidRPr="004D620F" w:rsidRDefault="003453CE" w:rsidP="00AC70C7">
            <w:pPr>
              <w:jc w:val="both"/>
              <w:rPr>
                <w:rFonts w:ascii="Arial" w:hAnsi="Arial" w:cs="Arial"/>
                <w:color w:val="121B1F" w:themeColor="background1"/>
                <w:sz w:val="16"/>
                <w:szCs w:val="16"/>
                <w:rPrChange w:id="317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74" w:author="Locke Liu" w:date="2021-05-24T14:33:00Z">
                  <w:rPr>
                    <w:rFonts w:ascii="Segoe UI" w:hAnsi="Segoe UI" w:cs="Segoe UI"/>
                    <w:color w:val="121B1F" w:themeColor="background1"/>
                    <w:sz w:val="16"/>
                    <w:szCs w:val="16"/>
                  </w:rPr>
                </w:rPrChange>
              </w:rPr>
              <w:t>ARD_03</w:t>
            </w:r>
          </w:p>
        </w:tc>
        <w:tc>
          <w:tcPr>
            <w:tcW w:w="1350" w:type="pct"/>
            <w:shd w:val="clear" w:color="auto" w:fill="FFFFFF"/>
            <w:vAlign w:val="center"/>
          </w:tcPr>
          <w:p w14:paraId="1003E996" w14:textId="1732E3D1" w:rsidR="00AC70C7" w:rsidRPr="004D620F" w:rsidRDefault="003453CE" w:rsidP="00AC70C7">
            <w:pPr>
              <w:jc w:val="both"/>
              <w:rPr>
                <w:rFonts w:ascii="Arial" w:hAnsi="Arial" w:cs="Arial"/>
                <w:color w:val="121B1F" w:themeColor="background1"/>
                <w:sz w:val="16"/>
                <w:szCs w:val="16"/>
                <w:rPrChange w:id="317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76" w:author="Locke Liu" w:date="2021-05-24T14:33:00Z">
                  <w:rPr>
                    <w:rFonts w:ascii="Segoe UI" w:hAnsi="Segoe UI" w:cs="Segoe UI"/>
                    <w:color w:val="121B1F" w:themeColor="background1"/>
                    <w:sz w:val="16"/>
                    <w:szCs w:val="16"/>
                  </w:rPr>
                </w:rPrChange>
              </w:rPr>
              <w:t>Resource group plan</w:t>
            </w:r>
          </w:p>
        </w:tc>
        <w:tc>
          <w:tcPr>
            <w:tcW w:w="692" w:type="pct"/>
            <w:shd w:val="clear" w:color="auto" w:fill="FFFFFF"/>
            <w:vAlign w:val="center"/>
          </w:tcPr>
          <w:p w14:paraId="53539E15" w14:textId="7051CB65" w:rsidR="00AC70C7" w:rsidRPr="004D620F" w:rsidRDefault="003453CE" w:rsidP="00AC70C7">
            <w:pPr>
              <w:jc w:val="both"/>
              <w:rPr>
                <w:rFonts w:ascii="Arial" w:hAnsi="Arial" w:cs="Arial"/>
                <w:color w:val="121B1F" w:themeColor="background1"/>
                <w:sz w:val="16"/>
                <w:szCs w:val="16"/>
                <w:rPrChange w:id="317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78" w:author="Locke Liu" w:date="2021-05-24T14:33:00Z">
                  <w:rPr>
                    <w:rFonts w:ascii="Segoe UI" w:hAnsi="Segoe UI" w:cs="Segoe UI"/>
                    <w:color w:val="121B1F" w:themeColor="background1"/>
                    <w:sz w:val="16"/>
                    <w:szCs w:val="16"/>
                  </w:rPr>
                </w:rPrChange>
              </w:rPr>
              <w:t>Alternative2</w:t>
            </w:r>
          </w:p>
        </w:tc>
        <w:tc>
          <w:tcPr>
            <w:tcW w:w="549" w:type="pct"/>
            <w:shd w:val="clear" w:color="auto" w:fill="FFFFFF"/>
            <w:vAlign w:val="center"/>
          </w:tcPr>
          <w:p w14:paraId="130C8444" w14:textId="3810CF01" w:rsidR="00AC70C7" w:rsidRPr="004D620F" w:rsidRDefault="003453CE" w:rsidP="00AC70C7">
            <w:pPr>
              <w:jc w:val="both"/>
              <w:rPr>
                <w:rFonts w:ascii="Arial" w:hAnsi="Arial" w:cs="Arial"/>
                <w:color w:val="121B1F" w:themeColor="background1"/>
                <w:sz w:val="16"/>
                <w:szCs w:val="16"/>
                <w:rPrChange w:id="317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80" w:author="Locke Liu" w:date="2021-05-24T14:33:00Z">
                  <w:rPr>
                    <w:rFonts w:ascii="Segoe UI" w:hAnsi="Segoe UI" w:cs="Segoe UI"/>
                    <w:color w:val="121B1F" w:themeColor="background1"/>
                    <w:sz w:val="16"/>
                    <w:szCs w:val="16"/>
                  </w:rPr>
                </w:rPrChange>
              </w:rPr>
              <w:t>closed</w:t>
            </w:r>
          </w:p>
        </w:tc>
        <w:tc>
          <w:tcPr>
            <w:tcW w:w="2017" w:type="pct"/>
            <w:vAlign w:val="center"/>
          </w:tcPr>
          <w:p w14:paraId="2CE1AFB0" w14:textId="77777777" w:rsidR="00AC70C7" w:rsidRPr="004D620F" w:rsidRDefault="00AC70C7" w:rsidP="00AC70C7">
            <w:pPr>
              <w:jc w:val="both"/>
              <w:rPr>
                <w:rFonts w:ascii="Arial" w:hAnsi="Arial" w:cs="Arial"/>
                <w:color w:val="121B1F" w:themeColor="background1"/>
                <w:sz w:val="16"/>
                <w:szCs w:val="16"/>
                <w:rPrChange w:id="3181" w:author="Locke Liu" w:date="2021-05-24T14:33:00Z">
                  <w:rPr>
                    <w:rFonts w:ascii="Segoe UI" w:hAnsi="Segoe UI" w:cs="Segoe UI"/>
                    <w:color w:val="121B1F" w:themeColor="background1"/>
                    <w:sz w:val="16"/>
                    <w:szCs w:val="16"/>
                  </w:rPr>
                </w:rPrChange>
              </w:rPr>
            </w:pPr>
          </w:p>
        </w:tc>
      </w:tr>
      <w:tr w:rsidR="00AC70C7" w:rsidRPr="004D620F" w14:paraId="5FDDCD15" w14:textId="77777777" w:rsidTr="00AC70C7">
        <w:trPr>
          <w:trHeight w:val="480"/>
          <w:jc w:val="center"/>
        </w:trPr>
        <w:tc>
          <w:tcPr>
            <w:tcW w:w="392" w:type="pct"/>
            <w:shd w:val="clear" w:color="auto" w:fill="FFFFFF"/>
            <w:vAlign w:val="center"/>
          </w:tcPr>
          <w:p w14:paraId="4D9B9AD6" w14:textId="25D4C88A" w:rsidR="00AC70C7" w:rsidRPr="004D620F" w:rsidRDefault="003453CE" w:rsidP="00AC70C7">
            <w:pPr>
              <w:jc w:val="both"/>
              <w:rPr>
                <w:rFonts w:ascii="Arial" w:hAnsi="Arial" w:cs="Arial"/>
                <w:color w:val="121B1F" w:themeColor="background1"/>
                <w:sz w:val="16"/>
                <w:szCs w:val="16"/>
                <w:rPrChange w:id="318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83" w:author="Locke Liu" w:date="2021-05-24T14:33:00Z">
                  <w:rPr>
                    <w:rFonts w:ascii="Segoe UI" w:hAnsi="Segoe UI" w:cs="Segoe UI"/>
                    <w:color w:val="121B1F" w:themeColor="background1"/>
                    <w:sz w:val="16"/>
                    <w:szCs w:val="16"/>
                  </w:rPr>
                </w:rPrChange>
              </w:rPr>
              <w:t>ARD_04</w:t>
            </w:r>
          </w:p>
        </w:tc>
        <w:tc>
          <w:tcPr>
            <w:tcW w:w="1350" w:type="pct"/>
            <w:shd w:val="clear" w:color="auto" w:fill="FFFFFF"/>
            <w:vAlign w:val="center"/>
          </w:tcPr>
          <w:p w14:paraId="7E0BB6C3" w14:textId="45C8600B" w:rsidR="00AC70C7" w:rsidRPr="004D620F" w:rsidRDefault="003453CE" w:rsidP="00AC70C7">
            <w:pPr>
              <w:jc w:val="both"/>
              <w:rPr>
                <w:rFonts w:ascii="Arial" w:hAnsi="Arial" w:cs="Arial"/>
                <w:color w:val="121B1F" w:themeColor="background1"/>
                <w:sz w:val="16"/>
                <w:szCs w:val="16"/>
                <w:rPrChange w:id="318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85" w:author="Locke Liu" w:date="2021-05-24T14:33:00Z">
                  <w:rPr>
                    <w:rFonts w:ascii="Segoe UI" w:hAnsi="Segoe UI" w:cs="Segoe UI"/>
                    <w:color w:val="121B1F" w:themeColor="background1"/>
                    <w:sz w:val="16"/>
                    <w:szCs w:val="16"/>
                  </w:rPr>
                </w:rPrChange>
              </w:rPr>
              <w:t>Virtual network design</w:t>
            </w:r>
          </w:p>
        </w:tc>
        <w:tc>
          <w:tcPr>
            <w:tcW w:w="692" w:type="pct"/>
            <w:shd w:val="clear" w:color="auto" w:fill="FFFFFF"/>
            <w:vAlign w:val="center"/>
          </w:tcPr>
          <w:p w14:paraId="5B09D346" w14:textId="3A55996A" w:rsidR="00AC70C7" w:rsidRPr="004D620F" w:rsidRDefault="003453CE" w:rsidP="00AC70C7">
            <w:pPr>
              <w:jc w:val="both"/>
              <w:rPr>
                <w:rFonts w:ascii="Arial" w:hAnsi="Arial" w:cs="Arial"/>
                <w:color w:val="121B1F" w:themeColor="background1"/>
                <w:sz w:val="16"/>
                <w:szCs w:val="16"/>
                <w:rPrChange w:id="318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87" w:author="Locke Liu" w:date="2021-05-24T14:33:00Z">
                  <w:rPr>
                    <w:rFonts w:ascii="Segoe UI" w:hAnsi="Segoe UI" w:cs="Segoe UI"/>
                    <w:color w:val="121B1F" w:themeColor="background1"/>
                    <w:sz w:val="16"/>
                    <w:szCs w:val="16"/>
                  </w:rPr>
                </w:rPrChange>
              </w:rPr>
              <w:t>Alternative1</w:t>
            </w:r>
          </w:p>
        </w:tc>
        <w:tc>
          <w:tcPr>
            <w:tcW w:w="549" w:type="pct"/>
            <w:shd w:val="clear" w:color="auto" w:fill="FFFFFF"/>
            <w:vAlign w:val="center"/>
          </w:tcPr>
          <w:p w14:paraId="0A4FC2AD" w14:textId="5FE2B4B8" w:rsidR="00AC70C7" w:rsidRPr="004D620F" w:rsidRDefault="003453CE" w:rsidP="00AC70C7">
            <w:pPr>
              <w:jc w:val="both"/>
              <w:rPr>
                <w:rFonts w:ascii="Arial" w:hAnsi="Arial" w:cs="Arial"/>
                <w:color w:val="121B1F" w:themeColor="background1"/>
                <w:sz w:val="16"/>
                <w:szCs w:val="16"/>
                <w:rPrChange w:id="318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89" w:author="Locke Liu" w:date="2021-05-24T14:33:00Z">
                  <w:rPr>
                    <w:rFonts w:ascii="Segoe UI" w:hAnsi="Segoe UI" w:cs="Segoe UI"/>
                    <w:color w:val="121B1F" w:themeColor="background1"/>
                    <w:sz w:val="16"/>
                    <w:szCs w:val="16"/>
                  </w:rPr>
                </w:rPrChange>
              </w:rPr>
              <w:t>closed</w:t>
            </w:r>
          </w:p>
        </w:tc>
        <w:tc>
          <w:tcPr>
            <w:tcW w:w="2017" w:type="pct"/>
            <w:vAlign w:val="center"/>
          </w:tcPr>
          <w:p w14:paraId="36236D07" w14:textId="77777777" w:rsidR="00AC70C7" w:rsidRPr="004D620F" w:rsidRDefault="00AC70C7" w:rsidP="00AC70C7">
            <w:pPr>
              <w:rPr>
                <w:rFonts w:ascii="Arial" w:hAnsi="Arial" w:cs="Arial"/>
                <w:color w:val="121B1F" w:themeColor="background1"/>
                <w:sz w:val="16"/>
                <w:szCs w:val="16"/>
                <w:rPrChange w:id="3190" w:author="Locke Liu" w:date="2021-05-24T14:33:00Z">
                  <w:rPr>
                    <w:rFonts w:ascii="Segoe UI" w:hAnsi="Segoe UI" w:cs="Segoe UI"/>
                    <w:color w:val="121B1F" w:themeColor="background1"/>
                    <w:sz w:val="16"/>
                    <w:szCs w:val="16"/>
                  </w:rPr>
                </w:rPrChange>
              </w:rPr>
            </w:pPr>
          </w:p>
        </w:tc>
      </w:tr>
      <w:tr w:rsidR="004B5AE9" w:rsidRPr="004D620F" w14:paraId="4EC925C2" w14:textId="77777777" w:rsidTr="00AC70C7">
        <w:trPr>
          <w:trHeight w:val="480"/>
          <w:jc w:val="center"/>
        </w:trPr>
        <w:tc>
          <w:tcPr>
            <w:tcW w:w="392" w:type="pct"/>
            <w:shd w:val="clear" w:color="auto" w:fill="FFFFFF"/>
            <w:vAlign w:val="center"/>
          </w:tcPr>
          <w:p w14:paraId="5E3F6BC0" w14:textId="3389B165" w:rsidR="004B5AE9" w:rsidRPr="004D620F" w:rsidRDefault="004B5AE9" w:rsidP="004B5AE9">
            <w:pPr>
              <w:jc w:val="both"/>
              <w:rPr>
                <w:rFonts w:ascii="Arial" w:hAnsi="Arial" w:cs="Arial"/>
                <w:color w:val="121B1F" w:themeColor="background1"/>
                <w:sz w:val="16"/>
                <w:szCs w:val="16"/>
                <w:rPrChange w:id="319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92" w:author="Locke Liu" w:date="2021-05-24T14:33:00Z">
                  <w:rPr>
                    <w:rFonts w:ascii="Segoe UI" w:hAnsi="Segoe UI" w:cs="Segoe UI"/>
                    <w:color w:val="121B1F" w:themeColor="background1"/>
                    <w:sz w:val="16"/>
                    <w:szCs w:val="16"/>
                  </w:rPr>
                </w:rPrChange>
              </w:rPr>
              <w:t>ARD_05</w:t>
            </w:r>
          </w:p>
        </w:tc>
        <w:tc>
          <w:tcPr>
            <w:tcW w:w="1350" w:type="pct"/>
            <w:shd w:val="clear" w:color="auto" w:fill="FFFFFF"/>
            <w:vAlign w:val="center"/>
          </w:tcPr>
          <w:p w14:paraId="21B37D95" w14:textId="56B61442" w:rsidR="004B5AE9" w:rsidRPr="004D620F" w:rsidRDefault="004B5AE9" w:rsidP="004B5AE9">
            <w:pPr>
              <w:jc w:val="both"/>
              <w:rPr>
                <w:rFonts w:ascii="Arial" w:hAnsi="Arial" w:cs="Arial"/>
                <w:color w:val="121B1F" w:themeColor="background1"/>
                <w:sz w:val="16"/>
                <w:szCs w:val="16"/>
                <w:rPrChange w:id="319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94" w:author="Locke Liu" w:date="2021-05-24T14:33:00Z">
                  <w:rPr>
                    <w:rFonts w:ascii="Segoe UI" w:hAnsi="Segoe UI" w:cs="Segoe UI"/>
                    <w:color w:val="121B1F" w:themeColor="background1"/>
                    <w:sz w:val="16"/>
                    <w:szCs w:val="16"/>
                  </w:rPr>
                </w:rPrChange>
              </w:rPr>
              <w:t xml:space="preserve">Network </w:t>
            </w:r>
            <w:r w:rsidR="00F67FA2" w:rsidRPr="004D620F">
              <w:rPr>
                <w:rFonts w:ascii="Arial" w:hAnsi="Arial" w:cs="Arial"/>
                <w:color w:val="121B1F" w:themeColor="background1"/>
                <w:sz w:val="16"/>
                <w:szCs w:val="16"/>
                <w:rPrChange w:id="3195" w:author="Locke Liu" w:date="2021-05-24T14:33:00Z">
                  <w:rPr>
                    <w:rFonts w:ascii="Segoe UI" w:hAnsi="Segoe UI" w:cs="Segoe UI"/>
                    <w:color w:val="121B1F" w:themeColor="background1"/>
                    <w:sz w:val="16"/>
                    <w:szCs w:val="16"/>
                  </w:rPr>
                </w:rPrChange>
              </w:rPr>
              <w:t>connectivity</w:t>
            </w:r>
            <w:r w:rsidRPr="004D620F">
              <w:rPr>
                <w:rFonts w:ascii="Arial" w:hAnsi="Arial" w:cs="Arial"/>
                <w:color w:val="121B1F" w:themeColor="background1"/>
                <w:sz w:val="16"/>
                <w:szCs w:val="16"/>
                <w:rPrChange w:id="3196" w:author="Locke Liu" w:date="2021-05-24T14:33:00Z">
                  <w:rPr>
                    <w:rFonts w:ascii="Segoe UI" w:hAnsi="Segoe UI" w:cs="Segoe UI"/>
                    <w:color w:val="121B1F" w:themeColor="background1"/>
                    <w:sz w:val="16"/>
                    <w:szCs w:val="16"/>
                  </w:rPr>
                </w:rPrChange>
              </w:rPr>
              <w:t xml:space="preserve"> between CDP Vnet and China East Vnet</w:t>
            </w:r>
          </w:p>
        </w:tc>
        <w:tc>
          <w:tcPr>
            <w:tcW w:w="692" w:type="pct"/>
            <w:shd w:val="clear" w:color="auto" w:fill="FFFFFF"/>
            <w:vAlign w:val="center"/>
          </w:tcPr>
          <w:p w14:paraId="1127982F" w14:textId="61FA1004" w:rsidR="004B5AE9" w:rsidRPr="004D620F" w:rsidRDefault="004B5AE9" w:rsidP="004B5AE9">
            <w:pPr>
              <w:jc w:val="both"/>
              <w:rPr>
                <w:rFonts w:ascii="Arial" w:hAnsi="Arial" w:cs="Arial"/>
                <w:color w:val="121B1F" w:themeColor="background1"/>
                <w:sz w:val="16"/>
                <w:szCs w:val="16"/>
                <w:rPrChange w:id="319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198" w:author="Locke Liu" w:date="2021-05-24T14:33:00Z">
                  <w:rPr>
                    <w:rFonts w:ascii="Segoe UI" w:hAnsi="Segoe UI" w:cs="Segoe UI"/>
                    <w:color w:val="121B1F" w:themeColor="background1"/>
                    <w:sz w:val="16"/>
                    <w:szCs w:val="16"/>
                  </w:rPr>
                </w:rPrChange>
              </w:rPr>
              <w:t>Alternative2</w:t>
            </w:r>
          </w:p>
        </w:tc>
        <w:tc>
          <w:tcPr>
            <w:tcW w:w="549" w:type="pct"/>
            <w:shd w:val="clear" w:color="auto" w:fill="FFFFFF"/>
            <w:vAlign w:val="center"/>
          </w:tcPr>
          <w:p w14:paraId="6AE34908" w14:textId="514554C0" w:rsidR="004B5AE9" w:rsidRPr="004D620F" w:rsidRDefault="004B5AE9" w:rsidP="004B5AE9">
            <w:pPr>
              <w:jc w:val="both"/>
              <w:rPr>
                <w:rFonts w:ascii="Arial" w:hAnsi="Arial" w:cs="Arial"/>
                <w:color w:val="121B1F" w:themeColor="background1"/>
                <w:sz w:val="16"/>
                <w:szCs w:val="16"/>
                <w:rPrChange w:id="319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00" w:author="Locke Liu" w:date="2021-05-24T14:33:00Z">
                  <w:rPr>
                    <w:rFonts w:ascii="Segoe UI" w:hAnsi="Segoe UI" w:cs="Segoe UI"/>
                    <w:color w:val="121B1F" w:themeColor="background1"/>
                    <w:sz w:val="16"/>
                    <w:szCs w:val="16"/>
                  </w:rPr>
                </w:rPrChange>
              </w:rPr>
              <w:t>closed</w:t>
            </w:r>
          </w:p>
        </w:tc>
        <w:tc>
          <w:tcPr>
            <w:tcW w:w="2017" w:type="pct"/>
            <w:vAlign w:val="center"/>
          </w:tcPr>
          <w:p w14:paraId="7AA70F01" w14:textId="6BD127C8" w:rsidR="004B5AE9" w:rsidRPr="004D620F" w:rsidRDefault="004B5AE9" w:rsidP="004B5AE9">
            <w:pPr>
              <w:jc w:val="both"/>
              <w:rPr>
                <w:rFonts w:ascii="Arial" w:hAnsi="Arial" w:cs="Arial"/>
                <w:color w:val="121B1F" w:themeColor="background1"/>
                <w:sz w:val="16"/>
                <w:szCs w:val="16"/>
                <w:rPrChange w:id="3201" w:author="Locke Liu" w:date="2021-05-24T14:33:00Z">
                  <w:rPr>
                    <w:rFonts w:ascii="Segoe UI" w:hAnsi="Segoe UI" w:cs="Segoe UI"/>
                    <w:color w:val="121B1F" w:themeColor="background1"/>
                    <w:sz w:val="16"/>
                    <w:szCs w:val="16"/>
                  </w:rPr>
                </w:rPrChange>
              </w:rPr>
            </w:pPr>
          </w:p>
        </w:tc>
      </w:tr>
      <w:tr w:rsidR="0065292A" w:rsidRPr="004D620F" w14:paraId="0A85A9C1" w14:textId="77777777" w:rsidTr="00AC70C7">
        <w:trPr>
          <w:trHeight w:val="870"/>
          <w:jc w:val="center"/>
        </w:trPr>
        <w:tc>
          <w:tcPr>
            <w:tcW w:w="392" w:type="pct"/>
            <w:shd w:val="clear" w:color="auto" w:fill="FFFFFF"/>
            <w:vAlign w:val="center"/>
          </w:tcPr>
          <w:p w14:paraId="253F3B3A" w14:textId="03DC7E5C" w:rsidR="0065292A" w:rsidRPr="004D620F" w:rsidRDefault="0065292A" w:rsidP="0065292A">
            <w:pPr>
              <w:jc w:val="both"/>
              <w:rPr>
                <w:rFonts w:ascii="Arial" w:hAnsi="Arial" w:cs="Arial"/>
                <w:color w:val="121B1F" w:themeColor="background1"/>
                <w:sz w:val="16"/>
                <w:szCs w:val="16"/>
                <w:rPrChange w:id="320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03" w:author="Locke Liu" w:date="2021-05-24T14:33:00Z">
                  <w:rPr>
                    <w:rFonts w:ascii="Segoe UI" w:hAnsi="Segoe UI" w:cs="Segoe UI"/>
                    <w:color w:val="121B1F" w:themeColor="background1"/>
                    <w:sz w:val="16"/>
                    <w:szCs w:val="16"/>
                  </w:rPr>
                </w:rPrChange>
              </w:rPr>
              <w:t>ARD_06</w:t>
            </w:r>
          </w:p>
        </w:tc>
        <w:tc>
          <w:tcPr>
            <w:tcW w:w="1350" w:type="pct"/>
            <w:shd w:val="clear" w:color="auto" w:fill="FFFFFF"/>
            <w:vAlign w:val="center"/>
          </w:tcPr>
          <w:p w14:paraId="05CFDCD7" w14:textId="7C2B4FC8" w:rsidR="0065292A" w:rsidRPr="004D620F" w:rsidRDefault="0065292A" w:rsidP="0065292A">
            <w:pPr>
              <w:jc w:val="both"/>
              <w:rPr>
                <w:rFonts w:ascii="Arial" w:hAnsi="Arial" w:cs="Arial"/>
                <w:color w:val="121B1F" w:themeColor="background1"/>
                <w:sz w:val="16"/>
                <w:szCs w:val="16"/>
                <w:rPrChange w:id="320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05" w:author="Locke Liu" w:date="2021-05-24T14:33:00Z">
                  <w:rPr>
                    <w:rFonts w:ascii="Segoe UI" w:hAnsi="Segoe UI" w:cs="Segoe UI"/>
                    <w:color w:val="121B1F" w:themeColor="background1"/>
                    <w:sz w:val="16"/>
                    <w:szCs w:val="16"/>
                  </w:rPr>
                </w:rPrChange>
              </w:rPr>
              <w:t>Data integration between ADF and Data source in China east Vnet</w:t>
            </w:r>
          </w:p>
        </w:tc>
        <w:tc>
          <w:tcPr>
            <w:tcW w:w="692" w:type="pct"/>
            <w:shd w:val="clear" w:color="auto" w:fill="FFFFFF"/>
            <w:vAlign w:val="center"/>
          </w:tcPr>
          <w:p w14:paraId="1257E37F" w14:textId="0733CA35" w:rsidR="0065292A" w:rsidRPr="004D620F" w:rsidRDefault="0065292A" w:rsidP="0065292A">
            <w:pPr>
              <w:jc w:val="both"/>
              <w:rPr>
                <w:rFonts w:ascii="Arial" w:hAnsi="Arial" w:cs="Arial"/>
                <w:color w:val="121B1F" w:themeColor="background1"/>
                <w:sz w:val="16"/>
                <w:szCs w:val="16"/>
                <w:rPrChange w:id="320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07" w:author="Locke Liu" w:date="2021-05-24T14:33:00Z">
                  <w:rPr>
                    <w:rFonts w:ascii="Segoe UI" w:hAnsi="Segoe UI" w:cs="Segoe UI"/>
                    <w:color w:val="121B1F" w:themeColor="background1"/>
                    <w:sz w:val="16"/>
                    <w:szCs w:val="16"/>
                  </w:rPr>
                </w:rPrChange>
              </w:rPr>
              <w:t>Alternative1</w:t>
            </w:r>
          </w:p>
        </w:tc>
        <w:tc>
          <w:tcPr>
            <w:tcW w:w="549" w:type="pct"/>
            <w:shd w:val="clear" w:color="auto" w:fill="FFFFFF"/>
            <w:vAlign w:val="center"/>
          </w:tcPr>
          <w:p w14:paraId="50BF4C3D" w14:textId="6D0B9E6F" w:rsidR="0065292A" w:rsidRPr="004D620F" w:rsidRDefault="0065292A" w:rsidP="0065292A">
            <w:pPr>
              <w:jc w:val="both"/>
              <w:rPr>
                <w:rFonts w:ascii="Arial" w:hAnsi="Arial" w:cs="Arial"/>
                <w:color w:val="121B1F" w:themeColor="background1"/>
                <w:sz w:val="16"/>
                <w:szCs w:val="16"/>
                <w:rPrChange w:id="320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09" w:author="Locke Liu" w:date="2021-05-24T14:33:00Z">
                  <w:rPr>
                    <w:rFonts w:ascii="Segoe UI" w:hAnsi="Segoe UI" w:cs="Segoe UI"/>
                    <w:color w:val="121B1F" w:themeColor="background1"/>
                    <w:sz w:val="16"/>
                    <w:szCs w:val="16"/>
                  </w:rPr>
                </w:rPrChange>
              </w:rPr>
              <w:t>closed</w:t>
            </w:r>
          </w:p>
        </w:tc>
        <w:tc>
          <w:tcPr>
            <w:tcW w:w="2017" w:type="pct"/>
            <w:vAlign w:val="center"/>
          </w:tcPr>
          <w:p w14:paraId="55DC967A" w14:textId="77777777" w:rsidR="0065292A" w:rsidRPr="004D620F" w:rsidRDefault="0065292A" w:rsidP="0065292A">
            <w:pPr>
              <w:jc w:val="both"/>
              <w:rPr>
                <w:rFonts w:ascii="Arial" w:hAnsi="Arial" w:cs="Arial"/>
                <w:color w:val="121B1F" w:themeColor="background1"/>
                <w:sz w:val="16"/>
                <w:szCs w:val="16"/>
                <w:rPrChange w:id="3210" w:author="Locke Liu" w:date="2021-05-24T14:33:00Z">
                  <w:rPr>
                    <w:rFonts w:ascii="Segoe UI" w:hAnsi="Segoe UI" w:cs="Segoe UI"/>
                    <w:color w:val="121B1F" w:themeColor="background1"/>
                    <w:sz w:val="16"/>
                    <w:szCs w:val="16"/>
                  </w:rPr>
                </w:rPrChange>
              </w:rPr>
            </w:pPr>
          </w:p>
        </w:tc>
      </w:tr>
      <w:tr w:rsidR="0065292A" w:rsidRPr="004D620F" w14:paraId="5411D225" w14:textId="77777777" w:rsidTr="00AC70C7">
        <w:trPr>
          <w:trHeight w:val="870"/>
          <w:jc w:val="center"/>
        </w:trPr>
        <w:tc>
          <w:tcPr>
            <w:tcW w:w="392" w:type="pct"/>
            <w:shd w:val="clear" w:color="auto" w:fill="FFFFFF"/>
            <w:vAlign w:val="center"/>
          </w:tcPr>
          <w:p w14:paraId="52B0DE76" w14:textId="389AA82F" w:rsidR="0065292A" w:rsidRPr="004D620F" w:rsidRDefault="0065292A" w:rsidP="0065292A">
            <w:pPr>
              <w:jc w:val="both"/>
              <w:rPr>
                <w:rFonts w:ascii="Arial" w:hAnsi="Arial" w:cs="Arial"/>
                <w:color w:val="121B1F" w:themeColor="background1"/>
                <w:sz w:val="16"/>
                <w:szCs w:val="16"/>
                <w:rPrChange w:id="321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12" w:author="Locke Liu" w:date="2021-05-24T14:33:00Z">
                  <w:rPr>
                    <w:rFonts w:ascii="Segoe UI" w:hAnsi="Segoe UI" w:cs="Segoe UI"/>
                    <w:color w:val="121B1F" w:themeColor="background1"/>
                    <w:sz w:val="16"/>
                    <w:szCs w:val="16"/>
                  </w:rPr>
                </w:rPrChange>
              </w:rPr>
              <w:t>ARD_07</w:t>
            </w:r>
          </w:p>
        </w:tc>
        <w:tc>
          <w:tcPr>
            <w:tcW w:w="1350" w:type="pct"/>
            <w:shd w:val="clear" w:color="auto" w:fill="FFFFFF"/>
            <w:vAlign w:val="center"/>
          </w:tcPr>
          <w:p w14:paraId="66E9D2CC" w14:textId="1297D4CF" w:rsidR="0065292A" w:rsidRPr="004D620F" w:rsidRDefault="0065292A" w:rsidP="0065292A">
            <w:pPr>
              <w:jc w:val="both"/>
              <w:rPr>
                <w:rFonts w:ascii="Arial" w:hAnsi="Arial" w:cs="Arial"/>
                <w:color w:val="121B1F" w:themeColor="background1"/>
                <w:sz w:val="16"/>
                <w:szCs w:val="16"/>
                <w:rPrChange w:id="321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14" w:author="Locke Liu" w:date="2021-05-24T14:33:00Z">
                  <w:rPr>
                    <w:rFonts w:ascii="Segoe UI" w:hAnsi="Segoe UI" w:cs="Segoe UI"/>
                    <w:color w:val="121B1F" w:themeColor="background1"/>
                    <w:sz w:val="16"/>
                    <w:szCs w:val="16"/>
                  </w:rPr>
                </w:rPrChange>
              </w:rPr>
              <w:t>Datalake storage and Blob storage hosting plan</w:t>
            </w:r>
          </w:p>
        </w:tc>
        <w:tc>
          <w:tcPr>
            <w:tcW w:w="692" w:type="pct"/>
            <w:shd w:val="clear" w:color="auto" w:fill="FFFFFF"/>
            <w:vAlign w:val="center"/>
          </w:tcPr>
          <w:p w14:paraId="79D63C25" w14:textId="68E0F665" w:rsidR="0065292A" w:rsidRPr="004D620F" w:rsidRDefault="0065292A" w:rsidP="0065292A">
            <w:pPr>
              <w:jc w:val="both"/>
              <w:rPr>
                <w:rFonts w:ascii="Arial" w:hAnsi="Arial" w:cs="Arial"/>
                <w:color w:val="121B1F" w:themeColor="background1"/>
                <w:sz w:val="16"/>
                <w:szCs w:val="16"/>
                <w:rPrChange w:id="321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16" w:author="Locke Liu" w:date="2021-05-24T14:33:00Z">
                  <w:rPr>
                    <w:rFonts w:ascii="Segoe UI" w:hAnsi="Segoe UI" w:cs="Segoe UI"/>
                    <w:color w:val="121B1F" w:themeColor="background1"/>
                    <w:sz w:val="16"/>
                    <w:szCs w:val="16"/>
                  </w:rPr>
                </w:rPrChange>
              </w:rPr>
              <w:t>Alternative2</w:t>
            </w:r>
          </w:p>
        </w:tc>
        <w:tc>
          <w:tcPr>
            <w:tcW w:w="549" w:type="pct"/>
            <w:shd w:val="clear" w:color="auto" w:fill="FFFFFF"/>
            <w:vAlign w:val="center"/>
          </w:tcPr>
          <w:p w14:paraId="38E0360B" w14:textId="71C9F32B" w:rsidR="0065292A" w:rsidRPr="004D620F" w:rsidRDefault="0065292A" w:rsidP="0065292A">
            <w:pPr>
              <w:jc w:val="both"/>
              <w:rPr>
                <w:rFonts w:ascii="Arial" w:hAnsi="Arial" w:cs="Arial"/>
                <w:color w:val="121B1F" w:themeColor="background1"/>
                <w:sz w:val="16"/>
                <w:szCs w:val="16"/>
                <w:rPrChange w:id="321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18" w:author="Locke Liu" w:date="2021-05-24T14:33:00Z">
                  <w:rPr>
                    <w:rFonts w:ascii="Segoe UI" w:hAnsi="Segoe UI" w:cs="Segoe UI"/>
                    <w:color w:val="121B1F" w:themeColor="background1"/>
                    <w:sz w:val="16"/>
                    <w:szCs w:val="16"/>
                  </w:rPr>
                </w:rPrChange>
              </w:rPr>
              <w:t>closed</w:t>
            </w:r>
          </w:p>
        </w:tc>
        <w:tc>
          <w:tcPr>
            <w:tcW w:w="2017" w:type="pct"/>
            <w:vAlign w:val="center"/>
          </w:tcPr>
          <w:p w14:paraId="363E47D6" w14:textId="77777777" w:rsidR="0065292A" w:rsidRPr="004D620F" w:rsidRDefault="0065292A" w:rsidP="0065292A">
            <w:pPr>
              <w:jc w:val="both"/>
              <w:rPr>
                <w:rFonts w:ascii="Arial" w:hAnsi="Arial" w:cs="Arial"/>
                <w:color w:val="121B1F" w:themeColor="background1"/>
                <w:sz w:val="16"/>
                <w:szCs w:val="16"/>
                <w:rPrChange w:id="3219" w:author="Locke Liu" w:date="2021-05-24T14:33:00Z">
                  <w:rPr>
                    <w:rFonts w:ascii="Segoe UI" w:hAnsi="Segoe UI" w:cs="Segoe UI"/>
                    <w:color w:val="121B1F" w:themeColor="background1"/>
                    <w:sz w:val="16"/>
                    <w:szCs w:val="16"/>
                  </w:rPr>
                </w:rPrChange>
              </w:rPr>
            </w:pPr>
          </w:p>
        </w:tc>
      </w:tr>
      <w:tr w:rsidR="008942EF" w:rsidRPr="004D620F" w14:paraId="348DC270" w14:textId="77777777" w:rsidTr="00AC70C7">
        <w:trPr>
          <w:trHeight w:val="389"/>
          <w:jc w:val="center"/>
        </w:trPr>
        <w:tc>
          <w:tcPr>
            <w:tcW w:w="392" w:type="pct"/>
            <w:shd w:val="clear" w:color="auto" w:fill="FFFFFF"/>
            <w:vAlign w:val="center"/>
          </w:tcPr>
          <w:p w14:paraId="1ECC5798" w14:textId="0B5ED87B" w:rsidR="008942EF" w:rsidRPr="004D620F" w:rsidRDefault="008942EF" w:rsidP="008942EF">
            <w:pPr>
              <w:jc w:val="both"/>
              <w:rPr>
                <w:rFonts w:ascii="Arial" w:hAnsi="Arial" w:cs="Arial"/>
                <w:color w:val="121B1F" w:themeColor="background1"/>
                <w:sz w:val="16"/>
                <w:szCs w:val="16"/>
                <w:rPrChange w:id="322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21" w:author="Locke Liu" w:date="2021-05-24T14:33:00Z">
                  <w:rPr>
                    <w:rFonts w:ascii="Segoe UI" w:hAnsi="Segoe UI" w:cs="Segoe UI"/>
                    <w:color w:val="121B1F" w:themeColor="background1"/>
                    <w:sz w:val="16"/>
                    <w:szCs w:val="16"/>
                  </w:rPr>
                </w:rPrChange>
              </w:rPr>
              <w:t>ARD_08</w:t>
            </w:r>
          </w:p>
        </w:tc>
        <w:tc>
          <w:tcPr>
            <w:tcW w:w="1350" w:type="pct"/>
            <w:shd w:val="clear" w:color="auto" w:fill="FFFFFF"/>
            <w:vAlign w:val="center"/>
          </w:tcPr>
          <w:p w14:paraId="098FA4E6" w14:textId="2F18AE8E" w:rsidR="008942EF" w:rsidRPr="004D620F" w:rsidRDefault="008942EF" w:rsidP="008942EF">
            <w:pPr>
              <w:jc w:val="both"/>
              <w:rPr>
                <w:rFonts w:ascii="Arial" w:hAnsi="Arial" w:cs="Arial"/>
                <w:color w:val="121B1F" w:themeColor="background1"/>
                <w:sz w:val="16"/>
                <w:szCs w:val="16"/>
                <w:rPrChange w:id="322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23" w:author="Locke Liu" w:date="2021-05-24T14:33:00Z">
                  <w:rPr>
                    <w:rFonts w:ascii="Segoe UI" w:hAnsi="Segoe UI" w:cs="Segoe UI"/>
                    <w:color w:val="121B1F" w:themeColor="background1"/>
                    <w:sz w:val="16"/>
                    <w:szCs w:val="16"/>
                  </w:rPr>
                </w:rPrChange>
              </w:rPr>
              <w:t>logical environments of Data lake</w:t>
            </w:r>
          </w:p>
        </w:tc>
        <w:tc>
          <w:tcPr>
            <w:tcW w:w="692" w:type="pct"/>
            <w:shd w:val="clear" w:color="auto" w:fill="FFFFFF"/>
            <w:vAlign w:val="center"/>
          </w:tcPr>
          <w:p w14:paraId="4530F2DD" w14:textId="4E88627F" w:rsidR="008942EF" w:rsidRPr="004D620F" w:rsidRDefault="008942EF" w:rsidP="008942EF">
            <w:pPr>
              <w:jc w:val="both"/>
              <w:rPr>
                <w:rFonts w:ascii="Arial" w:hAnsi="Arial" w:cs="Arial"/>
                <w:color w:val="121B1F" w:themeColor="background1"/>
                <w:sz w:val="16"/>
                <w:szCs w:val="16"/>
                <w:rPrChange w:id="322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25" w:author="Locke Liu" w:date="2021-05-24T14:33:00Z">
                  <w:rPr>
                    <w:rFonts w:ascii="Segoe UI" w:hAnsi="Segoe UI" w:cs="Segoe UI"/>
                    <w:color w:val="121B1F" w:themeColor="background1"/>
                    <w:sz w:val="16"/>
                    <w:szCs w:val="16"/>
                  </w:rPr>
                </w:rPrChange>
              </w:rPr>
              <w:t>Alternative1</w:t>
            </w:r>
          </w:p>
        </w:tc>
        <w:tc>
          <w:tcPr>
            <w:tcW w:w="549" w:type="pct"/>
            <w:shd w:val="clear" w:color="auto" w:fill="FFFFFF"/>
            <w:vAlign w:val="center"/>
          </w:tcPr>
          <w:p w14:paraId="0F72D515" w14:textId="36B5FD24" w:rsidR="008942EF" w:rsidRPr="004D620F" w:rsidRDefault="008942EF" w:rsidP="008942EF">
            <w:pPr>
              <w:jc w:val="both"/>
              <w:rPr>
                <w:rFonts w:ascii="Arial" w:hAnsi="Arial" w:cs="Arial"/>
                <w:color w:val="121B1F" w:themeColor="background1"/>
                <w:sz w:val="16"/>
                <w:szCs w:val="16"/>
                <w:rPrChange w:id="322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27" w:author="Locke Liu" w:date="2021-05-24T14:33:00Z">
                  <w:rPr>
                    <w:rFonts w:ascii="Segoe UI" w:hAnsi="Segoe UI" w:cs="Segoe UI"/>
                    <w:color w:val="121B1F" w:themeColor="background1"/>
                    <w:sz w:val="16"/>
                    <w:szCs w:val="16"/>
                  </w:rPr>
                </w:rPrChange>
              </w:rPr>
              <w:t>closed</w:t>
            </w:r>
          </w:p>
        </w:tc>
        <w:tc>
          <w:tcPr>
            <w:tcW w:w="2017" w:type="pct"/>
            <w:vAlign w:val="center"/>
          </w:tcPr>
          <w:p w14:paraId="2D73DD26" w14:textId="77777777" w:rsidR="008942EF" w:rsidRPr="004D620F" w:rsidRDefault="008942EF" w:rsidP="008942EF">
            <w:pPr>
              <w:jc w:val="both"/>
              <w:rPr>
                <w:rFonts w:ascii="Arial" w:hAnsi="Arial" w:cs="Arial"/>
                <w:color w:val="121B1F" w:themeColor="background1"/>
                <w:sz w:val="16"/>
                <w:szCs w:val="16"/>
                <w:rPrChange w:id="3228" w:author="Locke Liu" w:date="2021-05-24T14:33:00Z">
                  <w:rPr>
                    <w:rFonts w:ascii="Segoe UI" w:hAnsi="Segoe UI" w:cs="Segoe UI"/>
                    <w:color w:val="121B1F" w:themeColor="background1"/>
                    <w:sz w:val="16"/>
                    <w:szCs w:val="16"/>
                  </w:rPr>
                </w:rPrChange>
              </w:rPr>
            </w:pPr>
          </w:p>
        </w:tc>
      </w:tr>
      <w:tr w:rsidR="008942EF" w:rsidRPr="004D620F" w14:paraId="1FC46444" w14:textId="77777777" w:rsidTr="00AC70C7">
        <w:trPr>
          <w:trHeight w:val="389"/>
          <w:jc w:val="center"/>
        </w:trPr>
        <w:tc>
          <w:tcPr>
            <w:tcW w:w="392" w:type="pct"/>
            <w:vAlign w:val="center"/>
          </w:tcPr>
          <w:p w14:paraId="313663CA" w14:textId="65AA489F" w:rsidR="008942EF" w:rsidRPr="004D620F" w:rsidRDefault="008942EF" w:rsidP="008942EF">
            <w:pPr>
              <w:rPr>
                <w:rFonts w:ascii="Arial" w:hAnsi="Arial" w:cs="Arial"/>
                <w:color w:val="121B1F" w:themeColor="background1"/>
                <w:sz w:val="16"/>
                <w:szCs w:val="16"/>
                <w:rPrChange w:id="322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30" w:author="Locke Liu" w:date="2021-05-24T14:33:00Z">
                  <w:rPr>
                    <w:rFonts w:ascii="Segoe UI" w:hAnsi="Segoe UI" w:cs="Segoe UI"/>
                    <w:color w:val="121B1F" w:themeColor="background1"/>
                    <w:sz w:val="16"/>
                    <w:szCs w:val="16"/>
                  </w:rPr>
                </w:rPrChange>
              </w:rPr>
              <w:t>ARD_09</w:t>
            </w:r>
          </w:p>
        </w:tc>
        <w:tc>
          <w:tcPr>
            <w:tcW w:w="1350" w:type="pct"/>
            <w:vAlign w:val="center"/>
          </w:tcPr>
          <w:p w14:paraId="6579E70F" w14:textId="4453F7FC" w:rsidR="008942EF" w:rsidRPr="004D620F" w:rsidRDefault="008942EF" w:rsidP="008942EF">
            <w:pPr>
              <w:rPr>
                <w:rFonts w:ascii="Arial" w:hAnsi="Arial" w:cs="Arial"/>
                <w:color w:val="121B1F" w:themeColor="background1"/>
                <w:sz w:val="16"/>
                <w:szCs w:val="16"/>
                <w:rPrChange w:id="3231"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32" w:author="Locke Liu" w:date="2021-05-24T14:33:00Z">
                  <w:rPr>
                    <w:rFonts w:ascii="Segoe UI" w:hAnsi="Segoe UI" w:cs="Segoe UI"/>
                    <w:color w:val="121B1F" w:themeColor="background1"/>
                    <w:sz w:val="16"/>
                    <w:szCs w:val="16"/>
                  </w:rPr>
                </w:rPrChange>
              </w:rPr>
              <w:t>Physical hosting environments of Data lake</w:t>
            </w:r>
          </w:p>
        </w:tc>
        <w:tc>
          <w:tcPr>
            <w:tcW w:w="692" w:type="pct"/>
            <w:vAlign w:val="center"/>
          </w:tcPr>
          <w:p w14:paraId="5192D876" w14:textId="6137700F" w:rsidR="008942EF" w:rsidRPr="004D620F" w:rsidRDefault="008942EF" w:rsidP="008942EF">
            <w:pPr>
              <w:rPr>
                <w:rFonts w:ascii="Arial" w:hAnsi="Arial" w:cs="Arial"/>
                <w:color w:val="121B1F" w:themeColor="background1"/>
                <w:sz w:val="16"/>
                <w:szCs w:val="16"/>
                <w:rPrChange w:id="323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34" w:author="Locke Liu" w:date="2021-05-24T14:33:00Z">
                  <w:rPr>
                    <w:rFonts w:ascii="Segoe UI" w:hAnsi="Segoe UI" w:cs="Segoe UI"/>
                    <w:color w:val="121B1F" w:themeColor="background1"/>
                    <w:sz w:val="16"/>
                    <w:szCs w:val="16"/>
                  </w:rPr>
                </w:rPrChange>
              </w:rPr>
              <w:t>Alternative2</w:t>
            </w:r>
          </w:p>
        </w:tc>
        <w:tc>
          <w:tcPr>
            <w:tcW w:w="549" w:type="pct"/>
            <w:vAlign w:val="center"/>
          </w:tcPr>
          <w:p w14:paraId="1E840332" w14:textId="0591EFB4" w:rsidR="008942EF" w:rsidRPr="004D620F" w:rsidRDefault="008942EF" w:rsidP="008942EF">
            <w:pPr>
              <w:rPr>
                <w:rFonts w:ascii="Arial" w:hAnsi="Arial" w:cs="Arial"/>
                <w:color w:val="121B1F" w:themeColor="background1"/>
                <w:sz w:val="16"/>
                <w:szCs w:val="16"/>
                <w:rPrChange w:id="3235"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3236" w:author="Locke Liu" w:date="2021-05-24T14:33:00Z">
                  <w:rPr>
                    <w:rFonts w:ascii="Segoe UI" w:hAnsi="Segoe UI" w:cs="Segoe UI"/>
                    <w:color w:val="121B1F" w:themeColor="background1"/>
                    <w:sz w:val="16"/>
                    <w:szCs w:val="16"/>
                  </w:rPr>
                </w:rPrChange>
              </w:rPr>
              <w:t>closed</w:t>
            </w:r>
          </w:p>
        </w:tc>
        <w:tc>
          <w:tcPr>
            <w:tcW w:w="2017" w:type="pct"/>
            <w:vAlign w:val="center"/>
          </w:tcPr>
          <w:p w14:paraId="4EE4CCC4" w14:textId="77777777" w:rsidR="008942EF" w:rsidRPr="004D620F" w:rsidRDefault="008942EF" w:rsidP="008942EF">
            <w:pPr>
              <w:rPr>
                <w:rFonts w:ascii="Arial" w:hAnsi="Arial" w:cs="Arial"/>
                <w:color w:val="121B1F" w:themeColor="background1"/>
                <w:sz w:val="16"/>
                <w:szCs w:val="16"/>
                <w:rPrChange w:id="3237" w:author="Locke Liu" w:date="2021-05-24T14:33:00Z">
                  <w:rPr>
                    <w:rFonts w:ascii="Segoe UI" w:hAnsi="Segoe UI" w:cs="Segoe UI"/>
                    <w:color w:val="121B1F" w:themeColor="background1"/>
                    <w:sz w:val="16"/>
                    <w:szCs w:val="16"/>
                  </w:rPr>
                </w:rPrChange>
              </w:rPr>
            </w:pPr>
          </w:p>
        </w:tc>
      </w:tr>
      <w:tr w:rsidR="00ED497A" w:rsidRPr="004D620F" w14:paraId="2479EEB7" w14:textId="77777777" w:rsidTr="00AC70C7">
        <w:trPr>
          <w:trHeight w:val="389"/>
          <w:jc w:val="center"/>
        </w:trPr>
        <w:tc>
          <w:tcPr>
            <w:tcW w:w="392" w:type="pct"/>
            <w:vAlign w:val="center"/>
          </w:tcPr>
          <w:p w14:paraId="08C27345" w14:textId="769F8320" w:rsidR="00ED497A" w:rsidRPr="004D620F" w:rsidRDefault="00ED497A" w:rsidP="00ED497A">
            <w:pPr>
              <w:rPr>
                <w:rFonts w:ascii="Arial" w:hAnsi="Arial" w:cs="Arial"/>
                <w:b/>
                <w:bCs/>
                <w:color w:val="121B1F" w:themeColor="background1"/>
                <w:sz w:val="16"/>
                <w:szCs w:val="16"/>
                <w:rPrChange w:id="3238" w:author="Locke Liu" w:date="2021-05-24T14:33:00Z">
                  <w:rPr>
                    <w:rFonts w:ascii="Segoe UI" w:hAnsi="Segoe UI" w:cs="Segoe UI"/>
                    <w:b/>
                    <w:bCs/>
                    <w:color w:val="121B1F" w:themeColor="background1"/>
                    <w:sz w:val="16"/>
                    <w:szCs w:val="16"/>
                  </w:rPr>
                </w:rPrChange>
              </w:rPr>
            </w:pPr>
            <w:r w:rsidRPr="004D620F">
              <w:rPr>
                <w:rFonts w:ascii="Arial" w:hAnsi="Arial" w:cs="Arial"/>
                <w:color w:val="121B1F" w:themeColor="background1"/>
                <w:sz w:val="16"/>
                <w:szCs w:val="16"/>
                <w:rPrChange w:id="3239" w:author="Locke Liu" w:date="2021-05-24T14:33:00Z">
                  <w:rPr>
                    <w:rFonts w:ascii="Segoe UI" w:hAnsi="Segoe UI" w:cs="Segoe UI"/>
                    <w:color w:val="121B1F" w:themeColor="background1"/>
                    <w:sz w:val="16"/>
                    <w:szCs w:val="16"/>
                  </w:rPr>
                </w:rPrChange>
              </w:rPr>
              <w:t>ARD_10</w:t>
            </w:r>
          </w:p>
        </w:tc>
        <w:tc>
          <w:tcPr>
            <w:tcW w:w="1350" w:type="pct"/>
            <w:vAlign w:val="center"/>
          </w:tcPr>
          <w:p w14:paraId="35C17792" w14:textId="670EE6E6" w:rsidR="00ED497A" w:rsidRPr="004D620F" w:rsidRDefault="00ED497A" w:rsidP="00ED497A">
            <w:pPr>
              <w:rPr>
                <w:rFonts w:ascii="Arial" w:hAnsi="Arial" w:cs="Arial"/>
                <w:b/>
                <w:bCs/>
                <w:color w:val="121B1F" w:themeColor="background1"/>
                <w:sz w:val="16"/>
                <w:szCs w:val="16"/>
                <w:rPrChange w:id="3240" w:author="Locke Liu" w:date="2021-05-24T14:33:00Z">
                  <w:rPr>
                    <w:rFonts w:ascii="Segoe UI" w:hAnsi="Segoe UI" w:cs="Segoe UI"/>
                    <w:b/>
                    <w:bCs/>
                    <w:color w:val="121B1F" w:themeColor="background1"/>
                    <w:sz w:val="16"/>
                    <w:szCs w:val="16"/>
                  </w:rPr>
                </w:rPrChange>
              </w:rPr>
            </w:pPr>
            <w:r w:rsidRPr="004D620F">
              <w:rPr>
                <w:rFonts w:ascii="Arial" w:hAnsi="Arial" w:cs="Arial"/>
                <w:color w:val="121B1F" w:themeColor="background1"/>
                <w:sz w:val="16"/>
                <w:szCs w:val="16"/>
                <w:rPrChange w:id="3241" w:author="Locke Liu" w:date="2021-05-24T14:33:00Z">
                  <w:rPr>
                    <w:rFonts w:ascii="Segoe UI" w:hAnsi="Segoe UI" w:cs="Segoe UI"/>
                    <w:color w:val="121B1F" w:themeColor="background1"/>
                    <w:sz w:val="16"/>
                    <w:szCs w:val="16"/>
                  </w:rPr>
                </w:rPrChange>
              </w:rPr>
              <w:t>Access control from Azure databricks to ADLS</w:t>
            </w:r>
          </w:p>
        </w:tc>
        <w:tc>
          <w:tcPr>
            <w:tcW w:w="692" w:type="pct"/>
            <w:vAlign w:val="center"/>
          </w:tcPr>
          <w:p w14:paraId="1AF0EB68" w14:textId="50650606" w:rsidR="00ED497A" w:rsidRPr="004D620F" w:rsidRDefault="00ED497A" w:rsidP="00ED497A">
            <w:pPr>
              <w:rPr>
                <w:rFonts w:ascii="Arial" w:hAnsi="Arial" w:cs="Arial"/>
                <w:b/>
                <w:bCs/>
                <w:color w:val="121B1F" w:themeColor="background1"/>
                <w:sz w:val="16"/>
                <w:szCs w:val="16"/>
                <w:rPrChange w:id="3242" w:author="Locke Liu" w:date="2021-05-24T14:33:00Z">
                  <w:rPr>
                    <w:rFonts w:ascii="Segoe UI" w:hAnsi="Segoe UI" w:cs="Segoe UI"/>
                    <w:b/>
                    <w:bCs/>
                    <w:color w:val="121B1F" w:themeColor="background1"/>
                    <w:sz w:val="16"/>
                    <w:szCs w:val="16"/>
                  </w:rPr>
                </w:rPrChange>
              </w:rPr>
            </w:pPr>
            <w:r w:rsidRPr="004D620F">
              <w:rPr>
                <w:rFonts w:ascii="Arial" w:hAnsi="Arial" w:cs="Arial"/>
                <w:color w:val="121B1F" w:themeColor="background1"/>
                <w:sz w:val="16"/>
                <w:szCs w:val="16"/>
                <w:rPrChange w:id="3243" w:author="Locke Liu" w:date="2021-05-24T14:33:00Z">
                  <w:rPr>
                    <w:rFonts w:ascii="Segoe UI" w:hAnsi="Segoe UI" w:cs="Segoe UI"/>
                    <w:color w:val="121B1F" w:themeColor="background1"/>
                    <w:sz w:val="16"/>
                    <w:szCs w:val="16"/>
                  </w:rPr>
                </w:rPrChange>
              </w:rPr>
              <w:t>Alternative2</w:t>
            </w:r>
          </w:p>
        </w:tc>
        <w:tc>
          <w:tcPr>
            <w:tcW w:w="549" w:type="pct"/>
            <w:vAlign w:val="center"/>
          </w:tcPr>
          <w:p w14:paraId="1E1F3965" w14:textId="4EA4EB3F" w:rsidR="00ED497A" w:rsidRPr="004D620F" w:rsidRDefault="00ED497A" w:rsidP="00ED497A">
            <w:pPr>
              <w:rPr>
                <w:rFonts w:ascii="Arial" w:hAnsi="Arial" w:cs="Arial"/>
                <w:b/>
                <w:bCs/>
                <w:color w:val="121B1F" w:themeColor="background1"/>
                <w:sz w:val="16"/>
                <w:szCs w:val="16"/>
                <w:rPrChange w:id="3244" w:author="Locke Liu" w:date="2021-05-24T14:33:00Z">
                  <w:rPr>
                    <w:rFonts w:ascii="Segoe UI" w:hAnsi="Segoe UI" w:cs="Segoe UI"/>
                    <w:b/>
                    <w:bCs/>
                    <w:color w:val="121B1F" w:themeColor="background1"/>
                    <w:sz w:val="16"/>
                    <w:szCs w:val="16"/>
                  </w:rPr>
                </w:rPrChange>
              </w:rPr>
            </w:pPr>
            <w:r w:rsidRPr="004D620F">
              <w:rPr>
                <w:rFonts w:ascii="Arial" w:hAnsi="Arial" w:cs="Arial"/>
                <w:color w:val="121B1F" w:themeColor="background1"/>
                <w:sz w:val="16"/>
                <w:szCs w:val="16"/>
                <w:rPrChange w:id="3245" w:author="Locke Liu" w:date="2021-05-24T14:33:00Z">
                  <w:rPr>
                    <w:rFonts w:ascii="Segoe UI" w:hAnsi="Segoe UI" w:cs="Segoe UI"/>
                    <w:color w:val="121B1F" w:themeColor="background1"/>
                    <w:sz w:val="16"/>
                    <w:szCs w:val="16"/>
                  </w:rPr>
                </w:rPrChange>
              </w:rPr>
              <w:t>closed</w:t>
            </w:r>
          </w:p>
        </w:tc>
        <w:tc>
          <w:tcPr>
            <w:tcW w:w="2017" w:type="pct"/>
            <w:vAlign w:val="center"/>
          </w:tcPr>
          <w:p w14:paraId="51B32F48" w14:textId="77777777" w:rsidR="00ED497A" w:rsidRPr="004D620F" w:rsidRDefault="00ED497A" w:rsidP="00ED497A">
            <w:pPr>
              <w:rPr>
                <w:rFonts w:ascii="Arial" w:hAnsi="Arial" w:cs="Arial"/>
                <w:color w:val="121B1F" w:themeColor="background1"/>
                <w:sz w:val="16"/>
                <w:szCs w:val="16"/>
                <w:rPrChange w:id="3246" w:author="Locke Liu" w:date="2021-05-24T14:33:00Z">
                  <w:rPr>
                    <w:rFonts w:ascii="Segoe UI" w:hAnsi="Segoe UI" w:cs="Segoe UI"/>
                    <w:color w:val="121B1F" w:themeColor="background1"/>
                    <w:sz w:val="16"/>
                    <w:szCs w:val="16"/>
                  </w:rPr>
                </w:rPrChange>
              </w:rPr>
            </w:pPr>
          </w:p>
        </w:tc>
      </w:tr>
      <w:tr w:rsidR="00ED497A" w:rsidRPr="004D620F" w14:paraId="5B873509" w14:textId="77777777" w:rsidTr="00AC70C7">
        <w:trPr>
          <w:trHeight w:val="389"/>
          <w:jc w:val="center"/>
        </w:trPr>
        <w:tc>
          <w:tcPr>
            <w:tcW w:w="392" w:type="pct"/>
            <w:vAlign w:val="center"/>
          </w:tcPr>
          <w:p w14:paraId="1B056DDE" w14:textId="77777777" w:rsidR="00ED497A" w:rsidRPr="004D620F" w:rsidRDefault="00ED497A" w:rsidP="00ED497A">
            <w:pPr>
              <w:rPr>
                <w:rFonts w:ascii="Arial" w:hAnsi="Arial" w:cs="Arial"/>
                <w:b/>
                <w:bCs/>
                <w:sz w:val="16"/>
                <w:szCs w:val="16"/>
                <w:rPrChange w:id="3247" w:author="Locke Liu" w:date="2021-05-24T14:33:00Z">
                  <w:rPr>
                    <w:rFonts w:ascii="Segoe UI" w:hAnsi="Segoe UI" w:cs="Segoe UI"/>
                    <w:b/>
                    <w:bCs/>
                    <w:sz w:val="16"/>
                    <w:szCs w:val="16"/>
                  </w:rPr>
                </w:rPrChange>
              </w:rPr>
            </w:pPr>
          </w:p>
        </w:tc>
        <w:tc>
          <w:tcPr>
            <w:tcW w:w="1350" w:type="pct"/>
            <w:vAlign w:val="center"/>
          </w:tcPr>
          <w:p w14:paraId="6CF0BB09" w14:textId="77777777" w:rsidR="00ED497A" w:rsidRPr="004D620F" w:rsidRDefault="00ED497A" w:rsidP="00ED497A">
            <w:pPr>
              <w:rPr>
                <w:rFonts w:ascii="Arial" w:hAnsi="Arial" w:cs="Arial"/>
                <w:b/>
                <w:bCs/>
                <w:sz w:val="16"/>
                <w:szCs w:val="16"/>
                <w:rPrChange w:id="3248" w:author="Locke Liu" w:date="2021-05-24T14:33:00Z">
                  <w:rPr>
                    <w:rFonts w:ascii="Segoe UI" w:hAnsi="Segoe UI" w:cs="Segoe UI"/>
                    <w:b/>
                    <w:bCs/>
                    <w:sz w:val="16"/>
                    <w:szCs w:val="16"/>
                  </w:rPr>
                </w:rPrChange>
              </w:rPr>
            </w:pPr>
          </w:p>
        </w:tc>
        <w:tc>
          <w:tcPr>
            <w:tcW w:w="692" w:type="pct"/>
            <w:vAlign w:val="center"/>
          </w:tcPr>
          <w:p w14:paraId="02226EE9" w14:textId="77777777" w:rsidR="00ED497A" w:rsidRPr="004D620F" w:rsidRDefault="00ED497A" w:rsidP="00ED497A">
            <w:pPr>
              <w:rPr>
                <w:rFonts w:ascii="Arial" w:hAnsi="Arial" w:cs="Arial"/>
                <w:b/>
                <w:bCs/>
                <w:sz w:val="16"/>
                <w:szCs w:val="16"/>
                <w:rPrChange w:id="3249" w:author="Locke Liu" w:date="2021-05-24T14:33:00Z">
                  <w:rPr>
                    <w:rFonts w:ascii="Segoe UI" w:hAnsi="Segoe UI" w:cs="Segoe UI"/>
                    <w:b/>
                    <w:bCs/>
                    <w:sz w:val="16"/>
                    <w:szCs w:val="16"/>
                  </w:rPr>
                </w:rPrChange>
              </w:rPr>
            </w:pPr>
          </w:p>
        </w:tc>
        <w:tc>
          <w:tcPr>
            <w:tcW w:w="549" w:type="pct"/>
            <w:vAlign w:val="center"/>
          </w:tcPr>
          <w:p w14:paraId="500B681D" w14:textId="77777777" w:rsidR="00ED497A" w:rsidRPr="004D620F" w:rsidRDefault="00ED497A" w:rsidP="00ED497A">
            <w:pPr>
              <w:rPr>
                <w:rFonts w:ascii="Arial" w:hAnsi="Arial" w:cs="Arial"/>
                <w:b/>
                <w:bCs/>
                <w:sz w:val="16"/>
                <w:szCs w:val="16"/>
                <w:rPrChange w:id="3250" w:author="Locke Liu" w:date="2021-05-24T14:33:00Z">
                  <w:rPr>
                    <w:rFonts w:ascii="Segoe UI" w:hAnsi="Segoe UI" w:cs="Segoe UI"/>
                    <w:b/>
                    <w:bCs/>
                    <w:sz w:val="16"/>
                    <w:szCs w:val="16"/>
                  </w:rPr>
                </w:rPrChange>
              </w:rPr>
            </w:pPr>
          </w:p>
        </w:tc>
        <w:tc>
          <w:tcPr>
            <w:tcW w:w="2017" w:type="pct"/>
            <w:vAlign w:val="center"/>
          </w:tcPr>
          <w:p w14:paraId="78E4BDB2" w14:textId="77777777" w:rsidR="00ED497A" w:rsidRPr="004D620F" w:rsidRDefault="00ED497A" w:rsidP="00ED497A">
            <w:pPr>
              <w:rPr>
                <w:rFonts w:ascii="Arial" w:hAnsi="Arial" w:cs="Arial"/>
                <w:sz w:val="16"/>
                <w:szCs w:val="16"/>
                <w:rPrChange w:id="3251" w:author="Locke Liu" w:date="2021-05-24T14:33:00Z">
                  <w:rPr>
                    <w:rFonts w:ascii="Segoe UI" w:hAnsi="Segoe UI" w:cs="Segoe UI"/>
                    <w:sz w:val="16"/>
                    <w:szCs w:val="16"/>
                  </w:rPr>
                </w:rPrChange>
              </w:rPr>
            </w:pPr>
          </w:p>
        </w:tc>
      </w:tr>
      <w:tr w:rsidR="00ED497A" w:rsidRPr="004D620F" w14:paraId="04303E20" w14:textId="77777777" w:rsidTr="00AC70C7">
        <w:trPr>
          <w:trHeight w:val="360"/>
          <w:jc w:val="center"/>
        </w:trPr>
        <w:tc>
          <w:tcPr>
            <w:tcW w:w="392" w:type="pct"/>
            <w:shd w:val="clear" w:color="auto" w:fill="FFFFFF"/>
            <w:vAlign w:val="center"/>
          </w:tcPr>
          <w:p w14:paraId="5CABC3A1" w14:textId="77777777" w:rsidR="00ED497A" w:rsidRPr="004D620F" w:rsidRDefault="00ED497A" w:rsidP="00ED497A">
            <w:pPr>
              <w:jc w:val="both"/>
              <w:rPr>
                <w:rFonts w:ascii="Arial" w:hAnsi="Arial" w:cs="Arial"/>
                <w:b/>
                <w:bCs/>
                <w:sz w:val="16"/>
                <w:szCs w:val="16"/>
                <w:rPrChange w:id="3252" w:author="Locke Liu" w:date="2021-05-24T14:33:00Z">
                  <w:rPr>
                    <w:rFonts w:ascii="Segoe UI" w:hAnsi="Segoe UI" w:cs="Segoe UI"/>
                    <w:b/>
                    <w:bCs/>
                    <w:sz w:val="16"/>
                    <w:szCs w:val="16"/>
                  </w:rPr>
                </w:rPrChange>
              </w:rPr>
            </w:pPr>
          </w:p>
        </w:tc>
        <w:tc>
          <w:tcPr>
            <w:tcW w:w="1350" w:type="pct"/>
            <w:shd w:val="clear" w:color="auto" w:fill="FFFFFF"/>
            <w:vAlign w:val="center"/>
          </w:tcPr>
          <w:p w14:paraId="550B04D4" w14:textId="77777777" w:rsidR="00ED497A" w:rsidRPr="004D620F" w:rsidRDefault="00ED497A" w:rsidP="00ED497A">
            <w:pPr>
              <w:jc w:val="both"/>
              <w:rPr>
                <w:rFonts w:ascii="Arial" w:hAnsi="Arial" w:cs="Arial"/>
                <w:b/>
                <w:bCs/>
                <w:sz w:val="16"/>
                <w:szCs w:val="16"/>
                <w:rPrChange w:id="3253" w:author="Locke Liu" w:date="2021-05-24T14:33:00Z">
                  <w:rPr>
                    <w:rFonts w:ascii="Segoe UI" w:hAnsi="Segoe UI" w:cs="Segoe UI"/>
                    <w:b/>
                    <w:bCs/>
                    <w:sz w:val="16"/>
                    <w:szCs w:val="16"/>
                  </w:rPr>
                </w:rPrChange>
              </w:rPr>
            </w:pPr>
          </w:p>
        </w:tc>
        <w:tc>
          <w:tcPr>
            <w:tcW w:w="692" w:type="pct"/>
            <w:shd w:val="clear" w:color="auto" w:fill="FFFFFF"/>
            <w:vAlign w:val="center"/>
          </w:tcPr>
          <w:p w14:paraId="3594CC02" w14:textId="77777777" w:rsidR="00ED497A" w:rsidRPr="004D620F" w:rsidRDefault="00ED497A" w:rsidP="00ED497A">
            <w:pPr>
              <w:jc w:val="both"/>
              <w:rPr>
                <w:rFonts w:ascii="Arial" w:hAnsi="Arial" w:cs="Arial"/>
                <w:b/>
                <w:bCs/>
                <w:sz w:val="16"/>
                <w:szCs w:val="16"/>
                <w:rPrChange w:id="3254" w:author="Locke Liu" w:date="2021-05-24T14:33:00Z">
                  <w:rPr>
                    <w:rFonts w:ascii="Segoe UI" w:hAnsi="Segoe UI" w:cs="Segoe UI"/>
                    <w:b/>
                    <w:bCs/>
                    <w:sz w:val="16"/>
                    <w:szCs w:val="16"/>
                  </w:rPr>
                </w:rPrChange>
              </w:rPr>
            </w:pPr>
          </w:p>
        </w:tc>
        <w:tc>
          <w:tcPr>
            <w:tcW w:w="549" w:type="pct"/>
            <w:shd w:val="clear" w:color="auto" w:fill="FFFFFF"/>
            <w:vAlign w:val="center"/>
          </w:tcPr>
          <w:p w14:paraId="597D7250" w14:textId="77777777" w:rsidR="00ED497A" w:rsidRPr="004D620F" w:rsidRDefault="00ED497A" w:rsidP="00ED497A">
            <w:pPr>
              <w:jc w:val="both"/>
              <w:rPr>
                <w:rFonts w:ascii="Arial" w:hAnsi="Arial" w:cs="Arial"/>
                <w:b/>
                <w:bCs/>
                <w:sz w:val="16"/>
                <w:szCs w:val="16"/>
                <w:rPrChange w:id="3255" w:author="Locke Liu" w:date="2021-05-24T14:33:00Z">
                  <w:rPr>
                    <w:rFonts w:ascii="Segoe UI" w:hAnsi="Segoe UI" w:cs="Segoe UI"/>
                    <w:b/>
                    <w:bCs/>
                    <w:sz w:val="16"/>
                    <w:szCs w:val="16"/>
                  </w:rPr>
                </w:rPrChange>
              </w:rPr>
            </w:pPr>
          </w:p>
        </w:tc>
        <w:tc>
          <w:tcPr>
            <w:tcW w:w="2017" w:type="pct"/>
            <w:vAlign w:val="center"/>
          </w:tcPr>
          <w:p w14:paraId="2BBC6653" w14:textId="77777777" w:rsidR="00ED497A" w:rsidRPr="004D620F" w:rsidRDefault="00ED497A" w:rsidP="00ED497A">
            <w:pPr>
              <w:jc w:val="both"/>
              <w:rPr>
                <w:rFonts w:ascii="Arial" w:hAnsi="Arial" w:cs="Arial"/>
                <w:sz w:val="16"/>
                <w:szCs w:val="16"/>
                <w:rPrChange w:id="3256" w:author="Locke Liu" w:date="2021-05-24T14:33:00Z">
                  <w:rPr>
                    <w:rFonts w:ascii="Segoe UI" w:hAnsi="Segoe UI" w:cs="Segoe UI"/>
                    <w:sz w:val="16"/>
                    <w:szCs w:val="16"/>
                  </w:rPr>
                </w:rPrChange>
              </w:rPr>
            </w:pPr>
          </w:p>
        </w:tc>
      </w:tr>
      <w:tr w:rsidR="00ED497A" w:rsidRPr="004D620F" w14:paraId="21039679" w14:textId="77777777" w:rsidTr="00AC70C7">
        <w:trPr>
          <w:trHeight w:val="360"/>
          <w:jc w:val="center"/>
        </w:trPr>
        <w:tc>
          <w:tcPr>
            <w:tcW w:w="392" w:type="pct"/>
            <w:shd w:val="clear" w:color="auto" w:fill="FFFFFF"/>
            <w:vAlign w:val="center"/>
          </w:tcPr>
          <w:p w14:paraId="02B6BDDB" w14:textId="77777777" w:rsidR="00ED497A" w:rsidRPr="004D620F" w:rsidRDefault="00ED497A" w:rsidP="00ED497A">
            <w:pPr>
              <w:jc w:val="both"/>
              <w:rPr>
                <w:rFonts w:ascii="Arial" w:hAnsi="Arial" w:cs="Arial"/>
                <w:b/>
                <w:bCs/>
                <w:sz w:val="16"/>
                <w:szCs w:val="16"/>
                <w:rPrChange w:id="3257" w:author="Locke Liu" w:date="2021-05-24T14:33:00Z">
                  <w:rPr>
                    <w:rFonts w:ascii="Segoe UI" w:hAnsi="Segoe UI" w:cs="Segoe UI"/>
                    <w:b/>
                    <w:bCs/>
                    <w:sz w:val="16"/>
                    <w:szCs w:val="16"/>
                  </w:rPr>
                </w:rPrChange>
              </w:rPr>
            </w:pPr>
          </w:p>
        </w:tc>
        <w:tc>
          <w:tcPr>
            <w:tcW w:w="1350" w:type="pct"/>
            <w:shd w:val="clear" w:color="auto" w:fill="FFFFFF"/>
            <w:vAlign w:val="center"/>
          </w:tcPr>
          <w:p w14:paraId="7F56F75F" w14:textId="77777777" w:rsidR="00ED497A" w:rsidRPr="004D620F" w:rsidRDefault="00ED497A" w:rsidP="00ED497A">
            <w:pPr>
              <w:jc w:val="both"/>
              <w:rPr>
                <w:rFonts w:ascii="Arial" w:hAnsi="Arial" w:cs="Arial"/>
                <w:b/>
                <w:bCs/>
                <w:sz w:val="16"/>
                <w:szCs w:val="16"/>
                <w:rPrChange w:id="3258" w:author="Locke Liu" w:date="2021-05-24T14:33:00Z">
                  <w:rPr>
                    <w:rFonts w:ascii="Segoe UI" w:hAnsi="Segoe UI" w:cs="Segoe UI"/>
                    <w:b/>
                    <w:bCs/>
                    <w:sz w:val="16"/>
                    <w:szCs w:val="16"/>
                  </w:rPr>
                </w:rPrChange>
              </w:rPr>
            </w:pPr>
          </w:p>
        </w:tc>
        <w:tc>
          <w:tcPr>
            <w:tcW w:w="692" w:type="pct"/>
            <w:shd w:val="clear" w:color="auto" w:fill="FFFFFF"/>
            <w:vAlign w:val="center"/>
          </w:tcPr>
          <w:p w14:paraId="01AA559D" w14:textId="77777777" w:rsidR="00ED497A" w:rsidRPr="004D620F" w:rsidRDefault="00ED497A" w:rsidP="00ED497A">
            <w:pPr>
              <w:jc w:val="both"/>
              <w:rPr>
                <w:rFonts w:ascii="Arial" w:hAnsi="Arial" w:cs="Arial"/>
                <w:b/>
                <w:bCs/>
                <w:sz w:val="16"/>
                <w:szCs w:val="16"/>
                <w:rPrChange w:id="3259" w:author="Locke Liu" w:date="2021-05-24T14:33:00Z">
                  <w:rPr>
                    <w:rFonts w:ascii="Segoe UI" w:hAnsi="Segoe UI" w:cs="Segoe UI"/>
                    <w:b/>
                    <w:bCs/>
                    <w:sz w:val="16"/>
                    <w:szCs w:val="16"/>
                  </w:rPr>
                </w:rPrChange>
              </w:rPr>
            </w:pPr>
          </w:p>
        </w:tc>
        <w:tc>
          <w:tcPr>
            <w:tcW w:w="549" w:type="pct"/>
            <w:shd w:val="clear" w:color="auto" w:fill="FFFFFF"/>
            <w:vAlign w:val="center"/>
          </w:tcPr>
          <w:p w14:paraId="16059D07" w14:textId="77777777" w:rsidR="00ED497A" w:rsidRPr="004D620F" w:rsidRDefault="00ED497A" w:rsidP="00ED497A">
            <w:pPr>
              <w:jc w:val="both"/>
              <w:rPr>
                <w:rFonts w:ascii="Arial" w:hAnsi="Arial" w:cs="Arial"/>
                <w:b/>
                <w:bCs/>
                <w:sz w:val="16"/>
                <w:szCs w:val="16"/>
                <w:rPrChange w:id="3260" w:author="Locke Liu" w:date="2021-05-24T14:33:00Z">
                  <w:rPr>
                    <w:rFonts w:ascii="Segoe UI" w:hAnsi="Segoe UI" w:cs="Segoe UI"/>
                    <w:b/>
                    <w:bCs/>
                    <w:sz w:val="16"/>
                    <w:szCs w:val="16"/>
                  </w:rPr>
                </w:rPrChange>
              </w:rPr>
            </w:pPr>
          </w:p>
        </w:tc>
        <w:tc>
          <w:tcPr>
            <w:tcW w:w="2017" w:type="pct"/>
            <w:vAlign w:val="center"/>
          </w:tcPr>
          <w:p w14:paraId="3C66FD77" w14:textId="77777777" w:rsidR="00ED497A" w:rsidRPr="004D620F" w:rsidRDefault="00ED497A" w:rsidP="00ED497A">
            <w:pPr>
              <w:jc w:val="both"/>
              <w:rPr>
                <w:rFonts w:ascii="Arial" w:hAnsi="Arial" w:cs="Arial"/>
                <w:sz w:val="16"/>
                <w:szCs w:val="16"/>
                <w:rPrChange w:id="3261" w:author="Locke Liu" w:date="2021-05-24T14:33:00Z">
                  <w:rPr>
                    <w:rFonts w:ascii="Segoe UI" w:hAnsi="Segoe UI" w:cs="Segoe UI"/>
                    <w:sz w:val="16"/>
                    <w:szCs w:val="16"/>
                  </w:rPr>
                </w:rPrChange>
              </w:rPr>
            </w:pPr>
          </w:p>
        </w:tc>
      </w:tr>
      <w:tr w:rsidR="00ED497A" w:rsidRPr="004D620F" w14:paraId="242A423A" w14:textId="77777777" w:rsidTr="00AC70C7">
        <w:trPr>
          <w:trHeight w:val="360"/>
          <w:jc w:val="center"/>
        </w:trPr>
        <w:tc>
          <w:tcPr>
            <w:tcW w:w="392" w:type="pct"/>
            <w:shd w:val="clear" w:color="auto" w:fill="FFFFFF"/>
            <w:vAlign w:val="center"/>
          </w:tcPr>
          <w:p w14:paraId="4B69F4A8" w14:textId="77777777" w:rsidR="00ED497A" w:rsidRPr="004D620F" w:rsidRDefault="00ED497A" w:rsidP="00ED497A">
            <w:pPr>
              <w:jc w:val="both"/>
              <w:rPr>
                <w:rFonts w:ascii="Arial" w:hAnsi="Arial" w:cs="Arial"/>
                <w:b/>
                <w:bCs/>
                <w:sz w:val="18"/>
                <w:szCs w:val="18"/>
                <w:rPrChange w:id="3262" w:author="Locke Liu" w:date="2021-05-24T14:33:00Z">
                  <w:rPr>
                    <w:rFonts w:ascii="Segoe UI" w:hAnsi="Segoe UI" w:cs="Segoe UI"/>
                    <w:b/>
                    <w:bCs/>
                    <w:sz w:val="18"/>
                    <w:szCs w:val="18"/>
                  </w:rPr>
                </w:rPrChange>
              </w:rPr>
            </w:pPr>
          </w:p>
        </w:tc>
        <w:tc>
          <w:tcPr>
            <w:tcW w:w="1350" w:type="pct"/>
            <w:shd w:val="clear" w:color="auto" w:fill="FFFFFF"/>
            <w:vAlign w:val="center"/>
          </w:tcPr>
          <w:p w14:paraId="76A3A44B" w14:textId="77777777" w:rsidR="00ED497A" w:rsidRPr="004D620F" w:rsidRDefault="00ED497A" w:rsidP="00ED497A">
            <w:pPr>
              <w:jc w:val="both"/>
              <w:rPr>
                <w:rFonts w:ascii="Arial" w:hAnsi="Arial" w:cs="Arial"/>
                <w:b/>
                <w:bCs/>
                <w:sz w:val="18"/>
                <w:szCs w:val="18"/>
                <w:rPrChange w:id="3263" w:author="Locke Liu" w:date="2021-05-24T14:33:00Z">
                  <w:rPr>
                    <w:rFonts w:ascii="Segoe UI" w:hAnsi="Segoe UI" w:cs="Segoe UI"/>
                    <w:b/>
                    <w:bCs/>
                    <w:sz w:val="18"/>
                    <w:szCs w:val="18"/>
                  </w:rPr>
                </w:rPrChange>
              </w:rPr>
            </w:pPr>
          </w:p>
        </w:tc>
        <w:tc>
          <w:tcPr>
            <w:tcW w:w="692" w:type="pct"/>
            <w:shd w:val="clear" w:color="auto" w:fill="FFFFFF"/>
            <w:vAlign w:val="center"/>
          </w:tcPr>
          <w:p w14:paraId="5074D882" w14:textId="77777777" w:rsidR="00ED497A" w:rsidRPr="004D620F" w:rsidRDefault="00ED497A" w:rsidP="00ED497A">
            <w:pPr>
              <w:jc w:val="both"/>
              <w:rPr>
                <w:rFonts w:ascii="Arial" w:hAnsi="Arial" w:cs="Arial"/>
                <w:b/>
                <w:bCs/>
                <w:sz w:val="18"/>
                <w:szCs w:val="18"/>
                <w:rPrChange w:id="3264" w:author="Locke Liu" w:date="2021-05-24T14:33:00Z">
                  <w:rPr>
                    <w:rFonts w:ascii="Segoe UI" w:hAnsi="Segoe UI" w:cs="Segoe UI"/>
                    <w:b/>
                    <w:bCs/>
                    <w:sz w:val="18"/>
                    <w:szCs w:val="18"/>
                  </w:rPr>
                </w:rPrChange>
              </w:rPr>
            </w:pPr>
          </w:p>
        </w:tc>
        <w:tc>
          <w:tcPr>
            <w:tcW w:w="549" w:type="pct"/>
            <w:shd w:val="clear" w:color="auto" w:fill="FFFFFF"/>
            <w:vAlign w:val="center"/>
          </w:tcPr>
          <w:p w14:paraId="0BC97766" w14:textId="77777777" w:rsidR="00ED497A" w:rsidRPr="004D620F" w:rsidRDefault="00ED497A" w:rsidP="00ED497A">
            <w:pPr>
              <w:jc w:val="both"/>
              <w:rPr>
                <w:rFonts w:ascii="Arial" w:hAnsi="Arial" w:cs="Arial"/>
                <w:b/>
                <w:bCs/>
                <w:sz w:val="18"/>
                <w:szCs w:val="18"/>
                <w:rPrChange w:id="3265" w:author="Locke Liu" w:date="2021-05-24T14:33:00Z">
                  <w:rPr>
                    <w:rFonts w:ascii="Segoe UI" w:hAnsi="Segoe UI" w:cs="Segoe UI"/>
                    <w:b/>
                    <w:bCs/>
                    <w:sz w:val="18"/>
                    <w:szCs w:val="18"/>
                  </w:rPr>
                </w:rPrChange>
              </w:rPr>
            </w:pPr>
          </w:p>
        </w:tc>
        <w:tc>
          <w:tcPr>
            <w:tcW w:w="2017" w:type="pct"/>
            <w:vAlign w:val="center"/>
          </w:tcPr>
          <w:p w14:paraId="3881E27E" w14:textId="77777777" w:rsidR="00ED497A" w:rsidRPr="004D620F" w:rsidRDefault="00ED497A" w:rsidP="00ED497A">
            <w:pPr>
              <w:jc w:val="both"/>
              <w:rPr>
                <w:rFonts w:ascii="Arial" w:hAnsi="Arial" w:cs="Arial"/>
                <w:sz w:val="18"/>
                <w:szCs w:val="18"/>
                <w:rPrChange w:id="3266" w:author="Locke Liu" w:date="2021-05-24T14:33:00Z">
                  <w:rPr>
                    <w:rFonts w:ascii="Segoe UI" w:hAnsi="Segoe UI" w:cs="Segoe UI"/>
                    <w:sz w:val="18"/>
                    <w:szCs w:val="18"/>
                  </w:rPr>
                </w:rPrChange>
              </w:rPr>
            </w:pPr>
          </w:p>
        </w:tc>
      </w:tr>
    </w:tbl>
    <w:p w14:paraId="191539BA" w14:textId="30ACAE35" w:rsidR="00E60A32" w:rsidRPr="004D620F" w:rsidDel="00764E72" w:rsidRDefault="00E60A32" w:rsidP="004D075A">
      <w:pPr>
        <w:jc w:val="both"/>
        <w:rPr>
          <w:del w:id="3267" w:author="Locke Liu" w:date="2021-05-24T15:07:00Z"/>
          <w:rFonts w:ascii="Arial" w:hAnsi="Arial" w:cs="Arial"/>
          <w:color w:val="333333"/>
          <w:rPrChange w:id="3268" w:author="Locke Liu" w:date="2021-05-24T14:33:00Z">
            <w:rPr>
              <w:del w:id="3269" w:author="Locke Liu" w:date="2021-05-24T15:07:00Z"/>
              <w:color w:val="333333"/>
            </w:rPr>
          </w:rPrChange>
        </w:rPr>
      </w:pPr>
      <w:bookmarkStart w:id="3270" w:name="_Toc72767194"/>
      <w:bookmarkEnd w:id="3270"/>
    </w:p>
    <w:p w14:paraId="4236FD8B" w14:textId="62450FB5" w:rsidR="00E60A32" w:rsidRPr="004D620F" w:rsidRDefault="00E60A32" w:rsidP="00E60A32">
      <w:pPr>
        <w:pStyle w:val="Heading2"/>
        <w:rPr>
          <w:rFonts w:ascii="Arial" w:hAnsi="Arial"/>
          <w:rPrChange w:id="3271" w:author="Locke Liu" w:date="2021-05-24T14:33:00Z">
            <w:rPr/>
          </w:rPrChange>
        </w:rPr>
      </w:pPr>
      <w:bookmarkStart w:id="3272" w:name="_Toc72767195"/>
      <w:r w:rsidRPr="004D620F">
        <w:rPr>
          <w:rFonts w:ascii="Arial" w:hAnsi="Arial"/>
          <w:rPrChange w:id="3273" w:author="Locke Liu" w:date="2021-05-24T14:33:00Z">
            <w:rPr/>
          </w:rPrChange>
        </w:rPr>
        <w:t>Architecture Decisions - Details</w:t>
      </w:r>
      <w:bookmarkEnd w:id="3272"/>
    </w:p>
    <w:p w14:paraId="6359BAA6" w14:textId="77777777" w:rsidR="00E60A32" w:rsidRPr="004D620F" w:rsidRDefault="00E60A32" w:rsidP="004D075A">
      <w:pPr>
        <w:jc w:val="both"/>
        <w:rPr>
          <w:rFonts w:ascii="Arial" w:hAnsi="Arial" w:cs="Arial"/>
          <w:color w:val="333333"/>
          <w:rPrChange w:id="3274" w:author="Locke Liu" w:date="2021-05-24T14:33:00Z">
            <w:rPr>
              <w:color w:val="333333"/>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2849"/>
        <w:gridCol w:w="3986"/>
        <w:gridCol w:w="3418"/>
      </w:tblGrid>
      <w:tr w:rsidR="001B0371" w:rsidRPr="004D620F" w14:paraId="1E615F8C" w14:textId="77777777" w:rsidTr="00E60A32">
        <w:trPr>
          <w:trHeight w:val="360"/>
          <w:jc w:val="center"/>
        </w:trPr>
        <w:tc>
          <w:tcPr>
            <w:tcW w:w="1389" w:type="pct"/>
            <w:shd w:val="clear" w:color="auto" w:fill="D5E3FF"/>
            <w:vAlign w:val="center"/>
          </w:tcPr>
          <w:p w14:paraId="1E615F89" w14:textId="77777777" w:rsidR="004D075A" w:rsidRPr="004D620F" w:rsidRDefault="004D075A" w:rsidP="00D57F73">
            <w:pPr>
              <w:overflowPunct w:val="0"/>
              <w:autoSpaceDE w:val="0"/>
              <w:autoSpaceDN w:val="0"/>
              <w:adjustRightInd w:val="0"/>
              <w:textAlignment w:val="baseline"/>
              <w:rPr>
                <w:rFonts w:ascii="Arial" w:hAnsi="Arial" w:cs="Arial"/>
                <w:b/>
                <w:bCs/>
                <w:color w:val="003195"/>
                <w:sz w:val="16"/>
                <w:szCs w:val="16"/>
                <w:rPrChange w:id="3275" w:author="Locke Liu" w:date="2021-05-24T14:33:00Z">
                  <w:rPr>
                    <w:rFonts w:ascii="Segoe UI" w:hAnsi="Segoe UI" w:cs="Segoe UI"/>
                    <w:b/>
                    <w:bCs/>
                    <w:color w:val="003195"/>
                    <w:sz w:val="16"/>
                    <w:szCs w:val="16"/>
                  </w:rPr>
                </w:rPrChange>
              </w:rPr>
            </w:pPr>
            <w:r w:rsidRPr="004D620F">
              <w:rPr>
                <w:rFonts w:ascii="Arial" w:hAnsi="Arial" w:cs="Arial"/>
                <w:b/>
                <w:bCs/>
                <w:color w:val="003195"/>
                <w:sz w:val="16"/>
                <w:szCs w:val="16"/>
                <w:rPrChange w:id="3276" w:author="Locke Liu" w:date="2021-05-24T14:33:00Z">
                  <w:rPr>
                    <w:rFonts w:ascii="Segoe UI" w:hAnsi="Segoe UI" w:cs="Segoe UI"/>
                    <w:b/>
                    <w:bCs/>
                    <w:color w:val="003195"/>
                    <w:sz w:val="16"/>
                    <w:szCs w:val="16"/>
                  </w:rPr>
                </w:rPrChange>
              </w:rPr>
              <w:t>Topic</w:t>
            </w:r>
          </w:p>
        </w:tc>
        <w:tc>
          <w:tcPr>
            <w:tcW w:w="1944" w:type="pct"/>
            <w:shd w:val="clear" w:color="auto" w:fill="D5E3FF"/>
            <w:vAlign w:val="center"/>
          </w:tcPr>
          <w:p w14:paraId="1E615F8A" w14:textId="77777777" w:rsidR="004D075A" w:rsidRPr="004D620F" w:rsidRDefault="004D075A" w:rsidP="00440445">
            <w:pPr>
              <w:jc w:val="center"/>
              <w:rPr>
                <w:rFonts w:ascii="Arial" w:hAnsi="Arial" w:cs="Arial"/>
                <w:b/>
                <w:bCs/>
                <w:iCs/>
                <w:color w:val="003195"/>
                <w:sz w:val="16"/>
                <w:szCs w:val="16"/>
                <w:rPrChange w:id="3277"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278" w:author="Locke Liu" w:date="2021-05-24T14:33:00Z">
                  <w:rPr>
                    <w:rFonts w:ascii="Segoe UI" w:hAnsi="Segoe UI" w:cs="Segoe UI"/>
                    <w:b/>
                    <w:bCs/>
                    <w:iCs/>
                    <w:color w:val="003195"/>
                    <w:sz w:val="16"/>
                    <w:szCs w:val="16"/>
                  </w:rPr>
                </w:rPrChange>
              </w:rPr>
              <w:t xml:space="preserve">Description </w:t>
            </w:r>
          </w:p>
        </w:tc>
        <w:tc>
          <w:tcPr>
            <w:tcW w:w="1667" w:type="pct"/>
            <w:shd w:val="clear" w:color="auto" w:fill="D5E3FF"/>
            <w:vAlign w:val="center"/>
          </w:tcPr>
          <w:p w14:paraId="1E615F8B" w14:textId="77777777" w:rsidR="004D075A" w:rsidRPr="004D620F" w:rsidRDefault="004D075A" w:rsidP="00440445">
            <w:pPr>
              <w:jc w:val="center"/>
              <w:rPr>
                <w:rFonts w:ascii="Arial" w:hAnsi="Arial" w:cs="Arial"/>
                <w:b/>
                <w:bCs/>
                <w:iCs/>
                <w:color w:val="003195"/>
                <w:sz w:val="16"/>
                <w:szCs w:val="16"/>
                <w:rPrChange w:id="3279"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280" w:author="Locke Liu" w:date="2021-05-24T14:33:00Z">
                  <w:rPr>
                    <w:rFonts w:ascii="Segoe UI" w:hAnsi="Segoe UI" w:cs="Segoe UI"/>
                    <w:b/>
                    <w:bCs/>
                    <w:iCs/>
                    <w:color w:val="003195"/>
                    <w:sz w:val="16"/>
                    <w:szCs w:val="16"/>
                  </w:rPr>
                </w:rPrChange>
              </w:rPr>
              <w:t>Comment</w:t>
            </w:r>
          </w:p>
        </w:tc>
      </w:tr>
      <w:tr w:rsidR="004D075A" w:rsidRPr="004D620F" w14:paraId="1E615F90" w14:textId="77777777" w:rsidTr="00E60A32">
        <w:trPr>
          <w:trHeight w:val="360"/>
          <w:jc w:val="center"/>
        </w:trPr>
        <w:tc>
          <w:tcPr>
            <w:tcW w:w="1389" w:type="pct"/>
            <w:shd w:val="clear" w:color="auto" w:fill="FFFFFF"/>
          </w:tcPr>
          <w:p w14:paraId="1E615F8D" w14:textId="77777777" w:rsidR="004D075A" w:rsidRPr="004D620F" w:rsidRDefault="004D075A" w:rsidP="00440445">
            <w:pPr>
              <w:jc w:val="both"/>
              <w:rPr>
                <w:rFonts w:ascii="Arial" w:hAnsi="Arial" w:cs="Arial"/>
                <w:b/>
                <w:bCs/>
                <w:sz w:val="16"/>
                <w:szCs w:val="16"/>
                <w:rPrChange w:id="3281" w:author="Locke Liu" w:date="2021-05-24T14:33:00Z">
                  <w:rPr>
                    <w:rFonts w:ascii="Segoe UI" w:hAnsi="Segoe UI" w:cs="Segoe UI"/>
                    <w:b/>
                    <w:bCs/>
                    <w:sz w:val="16"/>
                    <w:szCs w:val="16"/>
                  </w:rPr>
                </w:rPrChange>
              </w:rPr>
            </w:pPr>
            <w:r w:rsidRPr="004D620F">
              <w:rPr>
                <w:rFonts w:ascii="Arial" w:hAnsi="Arial" w:cs="Arial"/>
                <w:b/>
                <w:bCs/>
                <w:sz w:val="16"/>
                <w:szCs w:val="16"/>
                <w:rPrChange w:id="3282" w:author="Locke Liu" w:date="2021-05-24T14:33:00Z">
                  <w:rPr>
                    <w:rFonts w:ascii="Segoe UI" w:hAnsi="Segoe UI" w:cs="Segoe UI"/>
                    <w:b/>
                    <w:bCs/>
                    <w:sz w:val="16"/>
                    <w:szCs w:val="16"/>
                  </w:rPr>
                </w:rPrChange>
              </w:rPr>
              <w:t>ID</w:t>
            </w:r>
          </w:p>
        </w:tc>
        <w:tc>
          <w:tcPr>
            <w:tcW w:w="1944" w:type="pct"/>
            <w:shd w:val="clear" w:color="auto" w:fill="auto"/>
          </w:tcPr>
          <w:p w14:paraId="1E615F8E" w14:textId="03F824ED" w:rsidR="004D075A" w:rsidRPr="004D620F" w:rsidRDefault="000F1FB3" w:rsidP="00440445">
            <w:pPr>
              <w:jc w:val="both"/>
              <w:rPr>
                <w:rFonts w:ascii="Arial" w:hAnsi="Arial" w:cs="Arial"/>
                <w:sz w:val="16"/>
                <w:szCs w:val="16"/>
                <w:rPrChange w:id="3283" w:author="Locke Liu" w:date="2021-05-24T14:33:00Z">
                  <w:rPr>
                    <w:rFonts w:ascii="Segoe UI" w:hAnsi="Segoe UI" w:cs="Segoe UI"/>
                    <w:sz w:val="16"/>
                    <w:szCs w:val="16"/>
                  </w:rPr>
                </w:rPrChange>
              </w:rPr>
            </w:pPr>
            <w:r w:rsidRPr="004D620F">
              <w:rPr>
                <w:rFonts w:ascii="Arial" w:hAnsi="Arial" w:cs="Arial"/>
                <w:sz w:val="16"/>
                <w:szCs w:val="16"/>
                <w:rPrChange w:id="3284" w:author="Locke Liu" w:date="2021-05-24T14:33:00Z">
                  <w:rPr>
                    <w:rFonts w:ascii="Segoe UI" w:hAnsi="Segoe UI" w:cs="Segoe UI"/>
                    <w:sz w:val="16"/>
                    <w:szCs w:val="16"/>
                  </w:rPr>
                </w:rPrChange>
              </w:rPr>
              <w:t>ARD_01</w:t>
            </w:r>
          </w:p>
        </w:tc>
        <w:tc>
          <w:tcPr>
            <w:tcW w:w="1667" w:type="pct"/>
            <w:shd w:val="clear" w:color="auto" w:fill="auto"/>
          </w:tcPr>
          <w:p w14:paraId="1E615F8F" w14:textId="77777777" w:rsidR="004D075A" w:rsidRPr="004D620F" w:rsidRDefault="004D075A" w:rsidP="00440445">
            <w:pPr>
              <w:jc w:val="both"/>
              <w:rPr>
                <w:rFonts w:ascii="Arial" w:hAnsi="Arial" w:cs="Arial"/>
                <w:sz w:val="16"/>
                <w:szCs w:val="16"/>
                <w:rPrChange w:id="3285" w:author="Locke Liu" w:date="2021-05-24T14:33:00Z">
                  <w:rPr>
                    <w:rFonts w:ascii="Segoe UI" w:hAnsi="Segoe UI" w:cs="Segoe UI"/>
                    <w:sz w:val="16"/>
                    <w:szCs w:val="16"/>
                  </w:rPr>
                </w:rPrChange>
              </w:rPr>
            </w:pPr>
            <w:r w:rsidRPr="004D620F">
              <w:rPr>
                <w:rFonts w:ascii="Arial" w:hAnsi="Arial" w:cs="Arial"/>
                <w:sz w:val="16"/>
                <w:szCs w:val="16"/>
                <w:rPrChange w:id="3286" w:author="Locke Liu" w:date="2021-05-24T14:33:00Z">
                  <w:rPr>
                    <w:rFonts w:ascii="Segoe UI" w:hAnsi="Segoe UI" w:cs="Segoe UI"/>
                    <w:sz w:val="16"/>
                    <w:szCs w:val="16"/>
                  </w:rPr>
                </w:rPrChange>
              </w:rPr>
              <w:t> </w:t>
            </w:r>
          </w:p>
        </w:tc>
      </w:tr>
      <w:tr w:rsidR="004D075A" w:rsidRPr="004D620F" w14:paraId="1E615F94" w14:textId="77777777" w:rsidTr="00E60A32">
        <w:trPr>
          <w:trHeight w:val="360"/>
          <w:jc w:val="center"/>
        </w:trPr>
        <w:tc>
          <w:tcPr>
            <w:tcW w:w="1389" w:type="pct"/>
            <w:shd w:val="clear" w:color="auto" w:fill="FFFFFF"/>
          </w:tcPr>
          <w:p w14:paraId="1E615F91" w14:textId="77777777" w:rsidR="004D075A" w:rsidRPr="004D620F" w:rsidRDefault="004D075A" w:rsidP="00440445">
            <w:pPr>
              <w:jc w:val="both"/>
              <w:rPr>
                <w:rFonts w:ascii="Arial" w:hAnsi="Arial" w:cs="Arial"/>
                <w:b/>
                <w:bCs/>
                <w:sz w:val="16"/>
                <w:szCs w:val="16"/>
                <w:rPrChange w:id="3287" w:author="Locke Liu" w:date="2021-05-24T14:33:00Z">
                  <w:rPr>
                    <w:rFonts w:ascii="Segoe UI" w:hAnsi="Segoe UI" w:cs="Segoe UI"/>
                    <w:b/>
                    <w:bCs/>
                    <w:sz w:val="16"/>
                    <w:szCs w:val="16"/>
                  </w:rPr>
                </w:rPrChange>
              </w:rPr>
            </w:pPr>
            <w:r w:rsidRPr="004D620F">
              <w:rPr>
                <w:rFonts w:ascii="Arial" w:hAnsi="Arial" w:cs="Arial"/>
                <w:b/>
                <w:bCs/>
                <w:sz w:val="16"/>
                <w:szCs w:val="16"/>
                <w:rPrChange w:id="3288" w:author="Locke Liu" w:date="2021-05-24T14:33:00Z">
                  <w:rPr>
                    <w:rFonts w:ascii="Segoe UI" w:hAnsi="Segoe UI" w:cs="Segoe UI"/>
                    <w:b/>
                    <w:bCs/>
                    <w:sz w:val="16"/>
                    <w:szCs w:val="16"/>
                  </w:rPr>
                </w:rPrChange>
              </w:rPr>
              <w:t>Subject</w:t>
            </w:r>
          </w:p>
        </w:tc>
        <w:tc>
          <w:tcPr>
            <w:tcW w:w="1944" w:type="pct"/>
            <w:shd w:val="clear" w:color="auto" w:fill="auto"/>
          </w:tcPr>
          <w:p w14:paraId="1E615F92" w14:textId="09EEECA9" w:rsidR="004D075A" w:rsidRPr="004D620F" w:rsidRDefault="005D17AB" w:rsidP="00440445">
            <w:pPr>
              <w:jc w:val="both"/>
              <w:rPr>
                <w:rFonts w:ascii="Arial" w:hAnsi="Arial" w:cs="Arial"/>
                <w:sz w:val="16"/>
                <w:szCs w:val="16"/>
                <w:rPrChange w:id="3289" w:author="Locke Liu" w:date="2021-05-24T14:33:00Z">
                  <w:rPr>
                    <w:rFonts w:ascii="Segoe UI" w:hAnsi="Segoe UI" w:cs="Segoe UI"/>
                    <w:sz w:val="16"/>
                    <w:szCs w:val="16"/>
                  </w:rPr>
                </w:rPrChange>
              </w:rPr>
            </w:pPr>
            <w:r w:rsidRPr="004D620F">
              <w:rPr>
                <w:rFonts w:ascii="Arial" w:hAnsi="Arial" w:cs="Arial"/>
                <w:sz w:val="16"/>
                <w:szCs w:val="16"/>
                <w:rPrChange w:id="3290" w:author="Locke Liu" w:date="2021-05-24T14:33:00Z">
                  <w:rPr>
                    <w:rFonts w:ascii="Segoe UI" w:hAnsi="Segoe UI" w:cs="Segoe UI"/>
                    <w:sz w:val="16"/>
                    <w:szCs w:val="16"/>
                  </w:rPr>
                </w:rPrChange>
              </w:rPr>
              <w:t>Location of Data lake deployment</w:t>
            </w:r>
          </w:p>
        </w:tc>
        <w:tc>
          <w:tcPr>
            <w:tcW w:w="1667" w:type="pct"/>
            <w:shd w:val="clear" w:color="auto" w:fill="auto"/>
          </w:tcPr>
          <w:p w14:paraId="1E615F93" w14:textId="77777777" w:rsidR="004D075A" w:rsidRPr="004D620F" w:rsidRDefault="004D075A" w:rsidP="00440445">
            <w:pPr>
              <w:jc w:val="both"/>
              <w:rPr>
                <w:rFonts w:ascii="Arial" w:hAnsi="Arial" w:cs="Arial"/>
                <w:sz w:val="16"/>
                <w:szCs w:val="16"/>
                <w:rPrChange w:id="3291" w:author="Locke Liu" w:date="2021-05-24T14:33:00Z">
                  <w:rPr>
                    <w:rFonts w:ascii="Segoe UI" w:hAnsi="Segoe UI" w:cs="Segoe UI"/>
                    <w:sz w:val="16"/>
                    <w:szCs w:val="16"/>
                  </w:rPr>
                </w:rPrChange>
              </w:rPr>
            </w:pPr>
            <w:r w:rsidRPr="004D620F">
              <w:rPr>
                <w:rFonts w:ascii="Arial" w:hAnsi="Arial" w:cs="Arial"/>
                <w:sz w:val="16"/>
                <w:szCs w:val="16"/>
                <w:rPrChange w:id="3292" w:author="Locke Liu" w:date="2021-05-24T14:33:00Z">
                  <w:rPr>
                    <w:rFonts w:ascii="Segoe UI" w:hAnsi="Segoe UI" w:cs="Segoe UI"/>
                    <w:sz w:val="16"/>
                    <w:szCs w:val="16"/>
                  </w:rPr>
                </w:rPrChange>
              </w:rPr>
              <w:t> </w:t>
            </w:r>
          </w:p>
        </w:tc>
      </w:tr>
      <w:tr w:rsidR="004D075A" w:rsidRPr="004D620F" w14:paraId="1E615F98" w14:textId="77777777" w:rsidTr="00E60A32">
        <w:trPr>
          <w:trHeight w:val="360"/>
          <w:jc w:val="center"/>
        </w:trPr>
        <w:tc>
          <w:tcPr>
            <w:tcW w:w="1389" w:type="pct"/>
            <w:shd w:val="clear" w:color="auto" w:fill="FFFFFF"/>
          </w:tcPr>
          <w:p w14:paraId="1E615F95" w14:textId="77777777" w:rsidR="004D075A" w:rsidRPr="004D620F" w:rsidRDefault="004D075A" w:rsidP="00440445">
            <w:pPr>
              <w:jc w:val="both"/>
              <w:rPr>
                <w:rFonts w:ascii="Arial" w:hAnsi="Arial" w:cs="Arial"/>
                <w:b/>
                <w:bCs/>
                <w:sz w:val="16"/>
                <w:szCs w:val="16"/>
                <w:rPrChange w:id="3293" w:author="Locke Liu" w:date="2021-05-24T14:33:00Z">
                  <w:rPr>
                    <w:rFonts w:ascii="Segoe UI" w:hAnsi="Segoe UI" w:cs="Segoe UI"/>
                    <w:b/>
                    <w:bCs/>
                    <w:sz w:val="16"/>
                    <w:szCs w:val="16"/>
                  </w:rPr>
                </w:rPrChange>
              </w:rPr>
            </w:pPr>
            <w:r w:rsidRPr="004D620F">
              <w:rPr>
                <w:rFonts w:ascii="Arial" w:hAnsi="Arial" w:cs="Arial"/>
                <w:b/>
                <w:bCs/>
                <w:sz w:val="16"/>
                <w:szCs w:val="16"/>
                <w:rPrChange w:id="3294" w:author="Locke Liu" w:date="2021-05-24T14:33:00Z">
                  <w:rPr>
                    <w:rFonts w:ascii="Segoe UI" w:hAnsi="Segoe UI" w:cs="Segoe UI"/>
                    <w:b/>
                    <w:bCs/>
                    <w:sz w:val="16"/>
                    <w:szCs w:val="16"/>
                  </w:rPr>
                </w:rPrChange>
              </w:rPr>
              <w:t>Status</w:t>
            </w:r>
          </w:p>
        </w:tc>
        <w:tc>
          <w:tcPr>
            <w:tcW w:w="1944" w:type="pct"/>
            <w:shd w:val="clear" w:color="auto" w:fill="auto"/>
          </w:tcPr>
          <w:p w14:paraId="1E615F96" w14:textId="42FFE4D9" w:rsidR="004D075A" w:rsidRPr="004D620F" w:rsidRDefault="000F1FB3" w:rsidP="00440445">
            <w:pPr>
              <w:jc w:val="both"/>
              <w:rPr>
                <w:rFonts w:ascii="Arial" w:hAnsi="Arial" w:cs="Arial"/>
                <w:sz w:val="16"/>
                <w:szCs w:val="16"/>
                <w:rPrChange w:id="3295" w:author="Locke Liu" w:date="2021-05-24T14:33:00Z">
                  <w:rPr>
                    <w:rFonts w:ascii="Segoe UI" w:hAnsi="Segoe UI" w:cs="Segoe UI"/>
                    <w:sz w:val="16"/>
                    <w:szCs w:val="16"/>
                  </w:rPr>
                </w:rPrChange>
              </w:rPr>
            </w:pPr>
            <w:r w:rsidRPr="004D620F">
              <w:rPr>
                <w:rFonts w:ascii="Arial" w:hAnsi="Arial" w:cs="Arial"/>
                <w:sz w:val="16"/>
                <w:szCs w:val="16"/>
                <w:rPrChange w:id="3296" w:author="Locke Liu" w:date="2021-05-24T14:33:00Z">
                  <w:rPr>
                    <w:rFonts w:ascii="Segoe UI" w:hAnsi="Segoe UI" w:cs="Segoe UI"/>
                    <w:sz w:val="16"/>
                    <w:szCs w:val="16"/>
                  </w:rPr>
                </w:rPrChange>
              </w:rPr>
              <w:t>closed</w:t>
            </w:r>
          </w:p>
        </w:tc>
        <w:tc>
          <w:tcPr>
            <w:tcW w:w="1667" w:type="pct"/>
            <w:shd w:val="clear" w:color="auto" w:fill="auto"/>
          </w:tcPr>
          <w:p w14:paraId="1E615F97" w14:textId="77777777" w:rsidR="004D075A" w:rsidRPr="004D620F" w:rsidRDefault="004D075A" w:rsidP="00440445">
            <w:pPr>
              <w:jc w:val="both"/>
              <w:rPr>
                <w:rFonts w:ascii="Arial" w:hAnsi="Arial" w:cs="Arial"/>
                <w:sz w:val="16"/>
                <w:szCs w:val="16"/>
                <w:rPrChange w:id="3297" w:author="Locke Liu" w:date="2021-05-24T14:33:00Z">
                  <w:rPr>
                    <w:rFonts w:ascii="Segoe UI" w:hAnsi="Segoe UI" w:cs="Segoe UI"/>
                    <w:sz w:val="16"/>
                    <w:szCs w:val="16"/>
                  </w:rPr>
                </w:rPrChange>
              </w:rPr>
            </w:pPr>
            <w:r w:rsidRPr="004D620F">
              <w:rPr>
                <w:rFonts w:ascii="Arial" w:hAnsi="Arial" w:cs="Arial"/>
                <w:sz w:val="16"/>
                <w:szCs w:val="16"/>
                <w:rPrChange w:id="3298" w:author="Locke Liu" w:date="2021-05-24T14:33:00Z">
                  <w:rPr>
                    <w:rFonts w:ascii="Segoe UI" w:hAnsi="Segoe UI" w:cs="Segoe UI"/>
                    <w:sz w:val="16"/>
                    <w:szCs w:val="16"/>
                  </w:rPr>
                </w:rPrChange>
              </w:rPr>
              <w:t> </w:t>
            </w:r>
          </w:p>
        </w:tc>
      </w:tr>
      <w:tr w:rsidR="004D075A" w:rsidRPr="004D620F" w14:paraId="1E615F9C" w14:textId="77777777" w:rsidTr="00E60A32">
        <w:trPr>
          <w:trHeight w:val="480"/>
          <w:jc w:val="center"/>
        </w:trPr>
        <w:tc>
          <w:tcPr>
            <w:tcW w:w="1389" w:type="pct"/>
            <w:shd w:val="clear" w:color="auto" w:fill="FFFFFF"/>
          </w:tcPr>
          <w:p w14:paraId="1E615F99" w14:textId="77777777" w:rsidR="004D075A" w:rsidRPr="004D620F" w:rsidRDefault="004D075A" w:rsidP="00440445">
            <w:pPr>
              <w:jc w:val="both"/>
              <w:rPr>
                <w:rFonts w:ascii="Arial" w:hAnsi="Arial" w:cs="Arial"/>
                <w:b/>
                <w:bCs/>
                <w:sz w:val="16"/>
                <w:szCs w:val="16"/>
                <w:rPrChange w:id="3299" w:author="Locke Liu" w:date="2021-05-24T14:33:00Z">
                  <w:rPr>
                    <w:rFonts w:ascii="Segoe UI" w:hAnsi="Segoe UI" w:cs="Segoe UI"/>
                    <w:b/>
                    <w:bCs/>
                    <w:sz w:val="16"/>
                    <w:szCs w:val="16"/>
                  </w:rPr>
                </w:rPrChange>
              </w:rPr>
            </w:pPr>
            <w:r w:rsidRPr="004D620F">
              <w:rPr>
                <w:rFonts w:ascii="Arial" w:hAnsi="Arial" w:cs="Arial"/>
                <w:b/>
                <w:bCs/>
                <w:sz w:val="16"/>
                <w:szCs w:val="16"/>
                <w:rPrChange w:id="3300" w:author="Locke Liu" w:date="2021-05-24T14:33:00Z">
                  <w:rPr>
                    <w:rFonts w:ascii="Segoe UI" w:hAnsi="Segoe UI" w:cs="Segoe UI"/>
                    <w:b/>
                    <w:bCs/>
                    <w:sz w:val="16"/>
                    <w:szCs w:val="16"/>
                  </w:rPr>
                </w:rPrChange>
              </w:rPr>
              <w:t>Assumption</w:t>
            </w:r>
          </w:p>
        </w:tc>
        <w:tc>
          <w:tcPr>
            <w:tcW w:w="1944" w:type="pct"/>
            <w:shd w:val="clear" w:color="auto" w:fill="auto"/>
          </w:tcPr>
          <w:p w14:paraId="1E615F9A" w14:textId="1D3A412F" w:rsidR="000F1FB3" w:rsidRPr="004D620F" w:rsidRDefault="000F1FB3" w:rsidP="0028047F">
            <w:pPr>
              <w:rPr>
                <w:rFonts w:ascii="Arial" w:hAnsi="Arial" w:cs="Arial"/>
                <w:sz w:val="16"/>
                <w:szCs w:val="16"/>
                <w:rPrChange w:id="3301" w:author="Locke Liu" w:date="2021-05-24T14:33:00Z">
                  <w:rPr>
                    <w:rFonts w:ascii="Segoe UI" w:hAnsi="Segoe UI" w:cs="Segoe UI"/>
                    <w:sz w:val="16"/>
                    <w:szCs w:val="16"/>
                  </w:rPr>
                </w:rPrChange>
              </w:rPr>
            </w:pPr>
          </w:p>
        </w:tc>
        <w:tc>
          <w:tcPr>
            <w:tcW w:w="1667" w:type="pct"/>
            <w:shd w:val="clear" w:color="auto" w:fill="auto"/>
          </w:tcPr>
          <w:p w14:paraId="1E615F9B" w14:textId="77777777" w:rsidR="004D075A" w:rsidRPr="004D620F" w:rsidRDefault="004D075A" w:rsidP="000F1FB3">
            <w:pPr>
              <w:rPr>
                <w:rFonts w:ascii="Arial" w:hAnsi="Arial" w:cs="Arial"/>
                <w:sz w:val="16"/>
                <w:szCs w:val="16"/>
                <w:rPrChange w:id="3302" w:author="Locke Liu" w:date="2021-05-24T14:33:00Z">
                  <w:rPr>
                    <w:rFonts w:ascii="Segoe UI" w:hAnsi="Segoe UI" w:cs="Segoe UI"/>
                    <w:sz w:val="16"/>
                    <w:szCs w:val="16"/>
                  </w:rPr>
                </w:rPrChange>
              </w:rPr>
            </w:pPr>
            <w:r w:rsidRPr="004D620F">
              <w:rPr>
                <w:rFonts w:ascii="Arial" w:hAnsi="Arial" w:cs="Arial"/>
                <w:sz w:val="16"/>
                <w:szCs w:val="16"/>
                <w:rPrChange w:id="3303" w:author="Locke Liu" w:date="2021-05-24T14:33:00Z">
                  <w:rPr>
                    <w:rFonts w:ascii="Segoe UI" w:hAnsi="Segoe UI" w:cs="Segoe UI"/>
                    <w:sz w:val="16"/>
                    <w:szCs w:val="16"/>
                  </w:rPr>
                </w:rPrChange>
              </w:rPr>
              <w:t> </w:t>
            </w:r>
          </w:p>
        </w:tc>
      </w:tr>
      <w:tr w:rsidR="004D075A" w:rsidRPr="004D620F" w14:paraId="1E615FA0" w14:textId="77777777" w:rsidTr="00E60A32">
        <w:trPr>
          <w:trHeight w:val="480"/>
          <w:jc w:val="center"/>
        </w:trPr>
        <w:tc>
          <w:tcPr>
            <w:tcW w:w="1389" w:type="pct"/>
            <w:shd w:val="clear" w:color="auto" w:fill="FFFFFF"/>
          </w:tcPr>
          <w:p w14:paraId="1E615F9D" w14:textId="77777777" w:rsidR="004D075A" w:rsidRPr="004D620F" w:rsidRDefault="004D075A" w:rsidP="00440445">
            <w:pPr>
              <w:jc w:val="both"/>
              <w:rPr>
                <w:rFonts w:ascii="Arial" w:hAnsi="Arial" w:cs="Arial"/>
                <w:b/>
                <w:bCs/>
                <w:sz w:val="16"/>
                <w:szCs w:val="16"/>
                <w:rPrChange w:id="3304" w:author="Locke Liu" w:date="2021-05-24T14:33:00Z">
                  <w:rPr>
                    <w:rFonts w:ascii="Segoe UI" w:hAnsi="Segoe UI" w:cs="Segoe UI"/>
                    <w:b/>
                    <w:bCs/>
                    <w:sz w:val="16"/>
                    <w:szCs w:val="16"/>
                  </w:rPr>
                </w:rPrChange>
              </w:rPr>
            </w:pPr>
            <w:r w:rsidRPr="004D620F">
              <w:rPr>
                <w:rFonts w:ascii="Arial" w:hAnsi="Arial" w:cs="Arial"/>
                <w:b/>
                <w:bCs/>
                <w:sz w:val="16"/>
                <w:szCs w:val="16"/>
                <w:rPrChange w:id="3305" w:author="Locke Liu" w:date="2021-05-24T14:33:00Z">
                  <w:rPr>
                    <w:rFonts w:ascii="Segoe UI" w:hAnsi="Segoe UI" w:cs="Segoe UI"/>
                    <w:b/>
                    <w:bCs/>
                    <w:sz w:val="16"/>
                    <w:szCs w:val="16"/>
                  </w:rPr>
                </w:rPrChange>
              </w:rPr>
              <w:t xml:space="preserve">Alternatives </w:t>
            </w:r>
          </w:p>
        </w:tc>
        <w:tc>
          <w:tcPr>
            <w:tcW w:w="1944" w:type="pct"/>
            <w:shd w:val="clear" w:color="auto" w:fill="auto"/>
          </w:tcPr>
          <w:p w14:paraId="339D626C" w14:textId="308184A6" w:rsidR="000F1FB3" w:rsidRPr="004D620F" w:rsidRDefault="005D17AB" w:rsidP="00DF6898">
            <w:pPr>
              <w:pStyle w:val="ListParagraph"/>
              <w:numPr>
                <w:ilvl w:val="0"/>
                <w:numId w:val="3"/>
              </w:numPr>
              <w:rPr>
                <w:rFonts w:ascii="Arial" w:hAnsi="Arial" w:cs="Arial"/>
                <w:color w:val="0000FF"/>
                <w:sz w:val="16"/>
                <w:szCs w:val="16"/>
                <w:rPrChange w:id="3306"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3307" w:author="Locke Liu" w:date="2021-05-24T14:33:00Z">
                  <w:rPr>
                    <w:rFonts w:ascii="Segoe UI" w:hAnsi="Segoe UI" w:cs="Segoe UI"/>
                    <w:color w:val="0000FF"/>
                    <w:sz w:val="16"/>
                    <w:szCs w:val="16"/>
                  </w:rPr>
                </w:rPrChange>
              </w:rPr>
              <w:t>Azure Region: China East</w:t>
            </w:r>
          </w:p>
          <w:p w14:paraId="1E615F9E" w14:textId="55C07260" w:rsidR="002917D5" w:rsidRPr="004D620F" w:rsidRDefault="005D17AB" w:rsidP="005D17AB">
            <w:pPr>
              <w:pStyle w:val="ListParagraph"/>
              <w:numPr>
                <w:ilvl w:val="0"/>
                <w:numId w:val="3"/>
              </w:numPr>
              <w:rPr>
                <w:rFonts w:ascii="Arial" w:hAnsi="Arial" w:cs="Arial"/>
                <w:color w:val="0000FF"/>
                <w:sz w:val="16"/>
                <w:szCs w:val="16"/>
                <w:rPrChange w:id="3308"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3309" w:author="Locke Liu" w:date="2021-05-24T14:33:00Z">
                  <w:rPr>
                    <w:rFonts w:ascii="Segoe UI" w:hAnsi="Segoe UI" w:cs="Segoe UI"/>
                    <w:color w:val="0000FF"/>
                    <w:sz w:val="16"/>
                    <w:szCs w:val="16"/>
                  </w:rPr>
                </w:rPrChange>
              </w:rPr>
              <w:t>Azure Region: China East 2</w:t>
            </w:r>
          </w:p>
        </w:tc>
        <w:tc>
          <w:tcPr>
            <w:tcW w:w="1667" w:type="pct"/>
            <w:shd w:val="clear" w:color="auto" w:fill="auto"/>
          </w:tcPr>
          <w:p w14:paraId="1E615F9F" w14:textId="77777777" w:rsidR="004D075A" w:rsidRPr="004D620F" w:rsidRDefault="004D075A" w:rsidP="00440445">
            <w:pPr>
              <w:jc w:val="both"/>
              <w:rPr>
                <w:rFonts w:ascii="Arial" w:hAnsi="Arial" w:cs="Arial"/>
                <w:sz w:val="16"/>
                <w:szCs w:val="16"/>
                <w:rPrChange w:id="3310" w:author="Locke Liu" w:date="2021-05-24T14:33:00Z">
                  <w:rPr>
                    <w:rFonts w:ascii="Segoe UI" w:hAnsi="Segoe UI" w:cs="Segoe UI"/>
                    <w:sz w:val="16"/>
                    <w:szCs w:val="16"/>
                  </w:rPr>
                </w:rPrChange>
              </w:rPr>
            </w:pPr>
            <w:r w:rsidRPr="004D620F">
              <w:rPr>
                <w:rFonts w:ascii="Arial" w:hAnsi="Arial" w:cs="Arial"/>
                <w:sz w:val="16"/>
                <w:szCs w:val="16"/>
                <w:rPrChange w:id="3311" w:author="Locke Liu" w:date="2021-05-24T14:33:00Z">
                  <w:rPr>
                    <w:rFonts w:ascii="Segoe UI" w:hAnsi="Segoe UI" w:cs="Segoe UI"/>
                    <w:sz w:val="16"/>
                    <w:szCs w:val="16"/>
                  </w:rPr>
                </w:rPrChange>
              </w:rPr>
              <w:t> </w:t>
            </w:r>
          </w:p>
        </w:tc>
      </w:tr>
      <w:tr w:rsidR="004D075A" w:rsidRPr="004D620F" w14:paraId="1E615FA4" w14:textId="77777777" w:rsidTr="00E60A32">
        <w:trPr>
          <w:trHeight w:val="870"/>
          <w:jc w:val="center"/>
        </w:trPr>
        <w:tc>
          <w:tcPr>
            <w:tcW w:w="1389" w:type="pct"/>
            <w:shd w:val="clear" w:color="auto" w:fill="FFFFFF"/>
          </w:tcPr>
          <w:p w14:paraId="1E615FA1" w14:textId="77777777" w:rsidR="004D075A" w:rsidRPr="004D620F" w:rsidRDefault="004D075A" w:rsidP="00440445">
            <w:pPr>
              <w:jc w:val="both"/>
              <w:rPr>
                <w:rFonts w:ascii="Arial" w:hAnsi="Arial" w:cs="Arial"/>
                <w:b/>
                <w:bCs/>
                <w:sz w:val="16"/>
                <w:szCs w:val="16"/>
                <w:rPrChange w:id="3312" w:author="Locke Liu" w:date="2021-05-24T14:33:00Z">
                  <w:rPr>
                    <w:rFonts w:ascii="Segoe UI" w:hAnsi="Segoe UI" w:cs="Segoe UI"/>
                    <w:b/>
                    <w:bCs/>
                    <w:sz w:val="16"/>
                    <w:szCs w:val="16"/>
                  </w:rPr>
                </w:rPrChange>
              </w:rPr>
            </w:pPr>
            <w:r w:rsidRPr="004D620F">
              <w:rPr>
                <w:rFonts w:ascii="Arial" w:hAnsi="Arial" w:cs="Arial"/>
                <w:b/>
                <w:bCs/>
                <w:sz w:val="16"/>
                <w:szCs w:val="16"/>
                <w:rPrChange w:id="3313" w:author="Locke Liu" w:date="2021-05-24T14:33:00Z">
                  <w:rPr>
                    <w:rFonts w:ascii="Segoe UI" w:hAnsi="Segoe UI" w:cs="Segoe UI"/>
                    <w:b/>
                    <w:bCs/>
                    <w:sz w:val="16"/>
                    <w:szCs w:val="16"/>
                  </w:rPr>
                </w:rPrChange>
              </w:rPr>
              <w:t>Decision</w:t>
            </w:r>
          </w:p>
        </w:tc>
        <w:tc>
          <w:tcPr>
            <w:tcW w:w="1944" w:type="pct"/>
            <w:shd w:val="clear" w:color="auto" w:fill="auto"/>
          </w:tcPr>
          <w:p w14:paraId="1E615FA2" w14:textId="40044D17" w:rsidR="004D075A" w:rsidRPr="004D620F" w:rsidRDefault="004D075A" w:rsidP="00440445">
            <w:pPr>
              <w:jc w:val="both"/>
              <w:rPr>
                <w:rFonts w:ascii="Arial" w:hAnsi="Arial" w:cs="Arial"/>
                <w:b/>
                <w:bCs/>
                <w:color w:val="0000FF"/>
                <w:sz w:val="16"/>
                <w:szCs w:val="16"/>
                <w:rPrChange w:id="3314" w:author="Locke Liu" w:date="2021-05-24T14:33:00Z">
                  <w:rPr>
                    <w:rFonts w:ascii="Segoe UI" w:hAnsi="Segoe UI" w:cs="Segoe UI"/>
                    <w:b/>
                    <w:bCs/>
                    <w:color w:val="0000FF"/>
                    <w:sz w:val="16"/>
                    <w:szCs w:val="16"/>
                  </w:rPr>
                </w:rPrChange>
              </w:rPr>
            </w:pPr>
            <w:r w:rsidRPr="004D620F">
              <w:rPr>
                <w:rFonts w:ascii="Arial" w:hAnsi="Arial" w:cs="Arial"/>
                <w:b/>
                <w:bCs/>
                <w:color w:val="0000FF"/>
                <w:sz w:val="16"/>
                <w:szCs w:val="16"/>
                <w:rPrChange w:id="3315" w:author="Locke Liu" w:date="2021-05-24T14:33:00Z">
                  <w:rPr>
                    <w:rFonts w:ascii="Segoe UI" w:hAnsi="Segoe UI" w:cs="Segoe UI"/>
                    <w:b/>
                    <w:bCs/>
                    <w:color w:val="0000FF"/>
                    <w:sz w:val="16"/>
                    <w:szCs w:val="16"/>
                  </w:rPr>
                </w:rPrChange>
              </w:rPr>
              <w:t> </w:t>
            </w:r>
            <w:r w:rsidR="000F1FB3" w:rsidRPr="004D620F">
              <w:rPr>
                <w:rFonts w:ascii="Arial" w:hAnsi="Arial" w:cs="Arial"/>
                <w:b/>
                <w:bCs/>
                <w:color w:val="0000FF"/>
                <w:sz w:val="16"/>
                <w:szCs w:val="16"/>
                <w:rPrChange w:id="3316" w:author="Locke Liu" w:date="2021-05-24T14:33:00Z">
                  <w:rPr>
                    <w:rFonts w:ascii="Segoe UI" w:hAnsi="Segoe UI" w:cs="Segoe UI"/>
                    <w:b/>
                    <w:bCs/>
                    <w:color w:val="0000FF"/>
                    <w:sz w:val="16"/>
                    <w:szCs w:val="16"/>
                  </w:rPr>
                </w:rPrChange>
              </w:rPr>
              <w:t xml:space="preserve">Alternative </w:t>
            </w:r>
            <w:r w:rsidR="00A87FB0" w:rsidRPr="004D620F">
              <w:rPr>
                <w:rFonts w:ascii="Arial" w:hAnsi="Arial" w:cs="Arial"/>
                <w:b/>
                <w:bCs/>
                <w:color w:val="0000FF"/>
                <w:sz w:val="16"/>
                <w:szCs w:val="16"/>
                <w:rPrChange w:id="3317" w:author="Locke Liu" w:date="2021-05-24T14:33:00Z">
                  <w:rPr>
                    <w:rFonts w:ascii="Segoe UI" w:hAnsi="Segoe UI" w:cs="Segoe UI"/>
                    <w:b/>
                    <w:bCs/>
                    <w:color w:val="0000FF"/>
                    <w:sz w:val="16"/>
                    <w:szCs w:val="16"/>
                  </w:rPr>
                </w:rPrChange>
              </w:rPr>
              <w:t>2</w:t>
            </w:r>
          </w:p>
        </w:tc>
        <w:tc>
          <w:tcPr>
            <w:tcW w:w="1667" w:type="pct"/>
            <w:shd w:val="clear" w:color="auto" w:fill="auto"/>
          </w:tcPr>
          <w:p w14:paraId="1E615FA3" w14:textId="77777777" w:rsidR="004D075A" w:rsidRPr="004D620F" w:rsidRDefault="004D075A" w:rsidP="00440445">
            <w:pPr>
              <w:jc w:val="both"/>
              <w:rPr>
                <w:rFonts w:ascii="Arial" w:hAnsi="Arial" w:cs="Arial"/>
                <w:sz w:val="16"/>
                <w:szCs w:val="16"/>
                <w:rPrChange w:id="3318" w:author="Locke Liu" w:date="2021-05-24T14:33:00Z">
                  <w:rPr>
                    <w:rFonts w:ascii="Segoe UI" w:hAnsi="Segoe UI" w:cs="Segoe UI"/>
                    <w:sz w:val="16"/>
                    <w:szCs w:val="16"/>
                  </w:rPr>
                </w:rPrChange>
              </w:rPr>
            </w:pPr>
            <w:r w:rsidRPr="004D620F">
              <w:rPr>
                <w:rFonts w:ascii="Arial" w:hAnsi="Arial" w:cs="Arial"/>
                <w:sz w:val="16"/>
                <w:szCs w:val="16"/>
                <w:rPrChange w:id="3319" w:author="Locke Liu" w:date="2021-05-24T14:33:00Z">
                  <w:rPr>
                    <w:rFonts w:ascii="Segoe UI" w:hAnsi="Segoe UI" w:cs="Segoe UI"/>
                    <w:sz w:val="16"/>
                    <w:szCs w:val="16"/>
                  </w:rPr>
                </w:rPrChange>
              </w:rPr>
              <w:t> </w:t>
            </w:r>
          </w:p>
        </w:tc>
      </w:tr>
      <w:tr w:rsidR="004D075A" w:rsidRPr="004D620F" w14:paraId="1E615FA8" w14:textId="77777777" w:rsidTr="00E60A32">
        <w:trPr>
          <w:trHeight w:val="389"/>
          <w:jc w:val="center"/>
        </w:trPr>
        <w:tc>
          <w:tcPr>
            <w:tcW w:w="1389" w:type="pct"/>
            <w:vMerge w:val="restart"/>
            <w:shd w:val="clear" w:color="auto" w:fill="FFFFFF"/>
          </w:tcPr>
          <w:p w14:paraId="1E615FA5" w14:textId="77777777" w:rsidR="004D075A" w:rsidRPr="004D620F" w:rsidRDefault="004D075A" w:rsidP="00440445">
            <w:pPr>
              <w:jc w:val="both"/>
              <w:rPr>
                <w:rFonts w:ascii="Arial" w:hAnsi="Arial" w:cs="Arial"/>
                <w:b/>
                <w:bCs/>
                <w:sz w:val="16"/>
                <w:szCs w:val="16"/>
                <w:rPrChange w:id="3320" w:author="Locke Liu" w:date="2021-05-24T14:33:00Z">
                  <w:rPr>
                    <w:rFonts w:ascii="Segoe UI" w:hAnsi="Segoe UI" w:cs="Segoe UI"/>
                    <w:b/>
                    <w:bCs/>
                    <w:sz w:val="16"/>
                    <w:szCs w:val="16"/>
                  </w:rPr>
                </w:rPrChange>
              </w:rPr>
            </w:pPr>
            <w:r w:rsidRPr="004D620F">
              <w:rPr>
                <w:rFonts w:ascii="Arial" w:hAnsi="Arial" w:cs="Arial"/>
                <w:b/>
                <w:bCs/>
                <w:sz w:val="16"/>
                <w:szCs w:val="16"/>
                <w:rPrChange w:id="3321" w:author="Locke Liu" w:date="2021-05-24T14:33:00Z">
                  <w:rPr>
                    <w:rFonts w:ascii="Segoe UI" w:hAnsi="Segoe UI" w:cs="Segoe UI"/>
                    <w:b/>
                    <w:bCs/>
                    <w:sz w:val="16"/>
                    <w:szCs w:val="16"/>
                  </w:rPr>
                </w:rPrChange>
              </w:rPr>
              <w:t>Justification</w:t>
            </w:r>
          </w:p>
        </w:tc>
        <w:tc>
          <w:tcPr>
            <w:tcW w:w="1944" w:type="pct"/>
            <w:vMerge w:val="restart"/>
            <w:shd w:val="clear" w:color="auto" w:fill="auto"/>
          </w:tcPr>
          <w:p w14:paraId="7CF4652F" w14:textId="77777777" w:rsidR="00AA6AF7" w:rsidRPr="004D620F" w:rsidRDefault="005D17AB" w:rsidP="00C54921">
            <w:pPr>
              <w:pStyle w:val="ListParagraph"/>
              <w:numPr>
                <w:ilvl w:val="0"/>
                <w:numId w:val="9"/>
              </w:numPr>
              <w:jc w:val="both"/>
              <w:rPr>
                <w:rFonts w:ascii="Arial" w:hAnsi="Arial" w:cs="Arial"/>
                <w:sz w:val="16"/>
                <w:szCs w:val="16"/>
                <w:rPrChange w:id="3322" w:author="Locke Liu" w:date="2021-05-24T14:33:00Z">
                  <w:rPr>
                    <w:rFonts w:ascii="Segoe UI" w:hAnsi="Segoe UI" w:cs="Segoe UI"/>
                    <w:sz w:val="16"/>
                    <w:szCs w:val="16"/>
                  </w:rPr>
                </w:rPrChange>
              </w:rPr>
            </w:pPr>
            <w:commentRangeStart w:id="3323"/>
            <w:r w:rsidRPr="004D620F">
              <w:rPr>
                <w:rFonts w:ascii="Arial" w:hAnsi="Arial" w:cs="Arial"/>
                <w:sz w:val="16"/>
                <w:szCs w:val="16"/>
                <w:rPrChange w:id="3324" w:author="Locke Liu" w:date="2021-05-24T14:33:00Z">
                  <w:rPr>
                    <w:rFonts w:ascii="Segoe UI" w:hAnsi="Segoe UI" w:cs="Segoe UI"/>
                    <w:sz w:val="16"/>
                    <w:szCs w:val="16"/>
                  </w:rPr>
                </w:rPrChange>
              </w:rPr>
              <w:t>China East is no longer considered for new application deployment</w:t>
            </w:r>
            <w:commentRangeEnd w:id="3323"/>
            <w:r w:rsidR="005D6C63">
              <w:rPr>
                <w:rStyle w:val="CommentReference"/>
              </w:rPr>
              <w:commentReference w:id="3323"/>
            </w:r>
          </w:p>
          <w:p w14:paraId="1E615FA6" w14:textId="421CAC7C" w:rsidR="005D17AB" w:rsidRPr="004D620F" w:rsidRDefault="00FB002A" w:rsidP="00C54921">
            <w:pPr>
              <w:pStyle w:val="ListParagraph"/>
              <w:numPr>
                <w:ilvl w:val="0"/>
                <w:numId w:val="9"/>
              </w:numPr>
              <w:jc w:val="both"/>
              <w:rPr>
                <w:rFonts w:ascii="Arial" w:hAnsi="Arial" w:cs="Arial"/>
                <w:sz w:val="16"/>
                <w:szCs w:val="16"/>
                <w:rPrChange w:id="3325" w:author="Locke Liu" w:date="2021-05-24T14:33:00Z">
                  <w:rPr>
                    <w:rFonts w:ascii="Segoe UI" w:hAnsi="Segoe UI" w:cs="Segoe UI"/>
                    <w:sz w:val="16"/>
                    <w:szCs w:val="16"/>
                  </w:rPr>
                </w:rPrChange>
              </w:rPr>
            </w:pPr>
            <w:r w:rsidRPr="004D620F">
              <w:rPr>
                <w:rFonts w:ascii="Arial" w:hAnsi="Arial" w:cs="Arial"/>
                <w:sz w:val="16"/>
                <w:szCs w:val="16"/>
                <w:rPrChange w:id="3326" w:author="Locke Liu" w:date="2021-05-24T14:33:00Z">
                  <w:rPr>
                    <w:rFonts w:ascii="Segoe UI" w:hAnsi="Segoe UI" w:cs="Segoe UI"/>
                    <w:sz w:val="16"/>
                    <w:szCs w:val="16"/>
                  </w:rPr>
                </w:rPrChange>
              </w:rPr>
              <w:t>Some key components, such as databricks is not available in China east</w:t>
            </w:r>
          </w:p>
        </w:tc>
        <w:tc>
          <w:tcPr>
            <w:tcW w:w="1667" w:type="pct"/>
            <w:vMerge w:val="restart"/>
            <w:shd w:val="clear" w:color="auto" w:fill="auto"/>
          </w:tcPr>
          <w:p w14:paraId="1E615FA7" w14:textId="77777777" w:rsidR="004D075A" w:rsidRPr="004D620F" w:rsidRDefault="004D075A" w:rsidP="00440445">
            <w:pPr>
              <w:jc w:val="both"/>
              <w:rPr>
                <w:rFonts w:ascii="Arial" w:hAnsi="Arial" w:cs="Arial"/>
                <w:sz w:val="16"/>
                <w:szCs w:val="16"/>
                <w:rPrChange w:id="3327" w:author="Locke Liu" w:date="2021-05-24T14:33:00Z">
                  <w:rPr>
                    <w:rFonts w:ascii="Segoe UI" w:hAnsi="Segoe UI" w:cs="Segoe UI"/>
                    <w:sz w:val="16"/>
                    <w:szCs w:val="16"/>
                  </w:rPr>
                </w:rPrChange>
              </w:rPr>
            </w:pPr>
            <w:r w:rsidRPr="004D620F">
              <w:rPr>
                <w:rFonts w:ascii="Arial" w:hAnsi="Arial" w:cs="Arial"/>
                <w:sz w:val="16"/>
                <w:szCs w:val="16"/>
                <w:rPrChange w:id="3328" w:author="Locke Liu" w:date="2021-05-24T14:33:00Z">
                  <w:rPr>
                    <w:rFonts w:ascii="Segoe UI" w:hAnsi="Segoe UI" w:cs="Segoe UI"/>
                    <w:sz w:val="16"/>
                    <w:szCs w:val="16"/>
                  </w:rPr>
                </w:rPrChange>
              </w:rPr>
              <w:t> </w:t>
            </w:r>
          </w:p>
        </w:tc>
      </w:tr>
      <w:tr w:rsidR="004D075A" w:rsidRPr="004D620F" w14:paraId="1E615FAC" w14:textId="77777777" w:rsidTr="00E60A32">
        <w:trPr>
          <w:trHeight w:val="389"/>
          <w:jc w:val="center"/>
        </w:trPr>
        <w:tc>
          <w:tcPr>
            <w:tcW w:w="1389" w:type="pct"/>
            <w:vMerge/>
            <w:vAlign w:val="center"/>
          </w:tcPr>
          <w:p w14:paraId="1E615FA9" w14:textId="77777777" w:rsidR="004D075A" w:rsidRPr="004D620F" w:rsidRDefault="004D075A" w:rsidP="00440445">
            <w:pPr>
              <w:rPr>
                <w:rFonts w:ascii="Arial" w:hAnsi="Arial" w:cs="Arial"/>
                <w:b/>
                <w:bCs/>
                <w:sz w:val="16"/>
                <w:szCs w:val="16"/>
                <w:rPrChange w:id="3329" w:author="Locke Liu" w:date="2021-05-24T14:33:00Z">
                  <w:rPr>
                    <w:rFonts w:ascii="Segoe UI" w:hAnsi="Segoe UI" w:cs="Segoe UI"/>
                    <w:b/>
                    <w:bCs/>
                    <w:sz w:val="16"/>
                    <w:szCs w:val="16"/>
                  </w:rPr>
                </w:rPrChange>
              </w:rPr>
            </w:pPr>
          </w:p>
        </w:tc>
        <w:tc>
          <w:tcPr>
            <w:tcW w:w="1944" w:type="pct"/>
            <w:vMerge/>
            <w:vAlign w:val="center"/>
          </w:tcPr>
          <w:p w14:paraId="1E615FAA" w14:textId="77777777" w:rsidR="004D075A" w:rsidRPr="004D620F" w:rsidRDefault="004D075A" w:rsidP="00440445">
            <w:pPr>
              <w:rPr>
                <w:rFonts w:ascii="Arial" w:hAnsi="Arial" w:cs="Arial"/>
                <w:sz w:val="16"/>
                <w:szCs w:val="16"/>
                <w:rPrChange w:id="3330" w:author="Locke Liu" w:date="2021-05-24T14:33:00Z">
                  <w:rPr>
                    <w:rFonts w:ascii="Segoe UI" w:hAnsi="Segoe UI" w:cs="Segoe UI"/>
                    <w:sz w:val="16"/>
                    <w:szCs w:val="16"/>
                  </w:rPr>
                </w:rPrChange>
              </w:rPr>
            </w:pPr>
          </w:p>
        </w:tc>
        <w:tc>
          <w:tcPr>
            <w:tcW w:w="1667" w:type="pct"/>
            <w:vMerge/>
            <w:vAlign w:val="center"/>
          </w:tcPr>
          <w:p w14:paraId="1E615FAB" w14:textId="77777777" w:rsidR="004D075A" w:rsidRPr="004D620F" w:rsidRDefault="004D075A" w:rsidP="00440445">
            <w:pPr>
              <w:rPr>
                <w:rFonts w:ascii="Arial" w:hAnsi="Arial" w:cs="Arial"/>
                <w:sz w:val="16"/>
                <w:szCs w:val="16"/>
                <w:rPrChange w:id="3331" w:author="Locke Liu" w:date="2021-05-24T14:33:00Z">
                  <w:rPr>
                    <w:rFonts w:ascii="Segoe UI" w:hAnsi="Segoe UI" w:cs="Segoe UI"/>
                    <w:sz w:val="16"/>
                    <w:szCs w:val="16"/>
                  </w:rPr>
                </w:rPrChange>
              </w:rPr>
            </w:pPr>
          </w:p>
        </w:tc>
      </w:tr>
      <w:tr w:rsidR="004D075A" w:rsidRPr="004D620F" w14:paraId="1E615FB0" w14:textId="77777777" w:rsidTr="00E60A32">
        <w:trPr>
          <w:trHeight w:val="389"/>
          <w:jc w:val="center"/>
        </w:trPr>
        <w:tc>
          <w:tcPr>
            <w:tcW w:w="1389" w:type="pct"/>
            <w:vMerge/>
            <w:vAlign w:val="center"/>
          </w:tcPr>
          <w:p w14:paraId="1E615FAD" w14:textId="77777777" w:rsidR="004D075A" w:rsidRPr="004D620F" w:rsidRDefault="004D075A" w:rsidP="00440445">
            <w:pPr>
              <w:rPr>
                <w:rFonts w:ascii="Arial" w:hAnsi="Arial" w:cs="Arial"/>
                <w:b/>
                <w:bCs/>
                <w:sz w:val="16"/>
                <w:szCs w:val="16"/>
                <w:rPrChange w:id="3332" w:author="Locke Liu" w:date="2021-05-24T14:33:00Z">
                  <w:rPr>
                    <w:rFonts w:ascii="Segoe UI" w:hAnsi="Segoe UI" w:cs="Segoe UI"/>
                    <w:b/>
                    <w:bCs/>
                    <w:sz w:val="16"/>
                    <w:szCs w:val="16"/>
                  </w:rPr>
                </w:rPrChange>
              </w:rPr>
            </w:pPr>
          </w:p>
        </w:tc>
        <w:tc>
          <w:tcPr>
            <w:tcW w:w="1944" w:type="pct"/>
            <w:vMerge/>
            <w:vAlign w:val="center"/>
          </w:tcPr>
          <w:p w14:paraId="1E615FAE" w14:textId="77777777" w:rsidR="004D075A" w:rsidRPr="004D620F" w:rsidRDefault="004D075A" w:rsidP="00440445">
            <w:pPr>
              <w:rPr>
                <w:rFonts w:ascii="Arial" w:hAnsi="Arial" w:cs="Arial"/>
                <w:sz w:val="16"/>
                <w:szCs w:val="16"/>
                <w:rPrChange w:id="3333" w:author="Locke Liu" w:date="2021-05-24T14:33:00Z">
                  <w:rPr>
                    <w:rFonts w:ascii="Segoe UI" w:hAnsi="Segoe UI" w:cs="Segoe UI"/>
                    <w:sz w:val="16"/>
                    <w:szCs w:val="16"/>
                  </w:rPr>
                </w:rPrChange>
              </w:rPr>
            </w:pPr>
          </w:p>
        </w:tc>
        <w:tc>
          <w:tcPr>
            <w:tcW w:w="1667" w:type="pct"/>
            <w:vMerge/>
            <w:vAlign w:val="center"/>
          </w:tcPr>
          <w:p w14:paraId="1E615FAF" w14:textId="77777777" w:rsidR="004D075A" w:rsidRPr="004D620F" w:rsidRDefault="004D075A" w:rsidP="00440445">
            <w:pPr>
              <w:rPr>
                <w:rFonts w:ascii="Arial" w:hAnsi="Arial" w:cs="Arial"/>
                <w:sz w:val="16"/>
                <w:szCs w:val="16"/>
                <w:rPrChange w:id="3334" w:author="Locke Liu" w:date="2021-05-24T14:33:00Z">
                  <w:rPr>
                    <w:rFonts w:ascii="Segoe UI" w:hAnsi="Segoe UI" w:cs="Segoe UI"/>
                    <w:sz w:val="16"/>
                    <w:szCs w:val="16"/>
                  </w:rPr>
                </w:rPrChange>
              </w:rPr>
            </w:pPr>
          </w:p>
        </w:tc>
      </w:tr>
      <w:tr w:rsidR="004D075A" w:rsidRPr="004D620F" w14:paraId="1E615FB4" w14:textId="77777777" w:rsidTr="00E60A32">
        <w:trPr>
          <w:trHeight w:val="389"/>
          <w:jc w:val="center"/>
        </w:trPr>
        <w:tc>
          <w:tcPr>
            <w:tcW w:w="1389" w:type="pct"/>
            <w:vMerge/>
            <w:vAlign w:val="center"/>
          </w:tcPr>
          <w:p w14:paraId="1E615FB1" w14:textId="77777777" w:rsidR="004D075A" w:rsidRPr="004D620F" w:rsidRDefault="004D075A" w:rsidP="00440445">
            <w:pPr>
              <w:rPr>
                <w:rFonts w:ascii="Arial" w:hAnsi="Arial" w:cs="Arial"/>
                <w:b/>
                <w:bCs/>
                <w:sz w:val="16"/>
                <w:szCs w:val="16"/>
                <w:rPrChange w:id="3335" w:author="Locke Liu" w:date="2021-05-24T14:33:00Z">
                  <w:rPr>
                    <w:rFonts w:ascii="Segoe UI" w:hAnsi="Segoe UI" w:cs="Segoe UI"/>
                    <w:b/>
                    <w:bCs/>
                    <w:sz w:val="16"/>
                    <w:szCs w:val="16"/>
                  </w:rPr>
                </w:rPrChange>
              </w:rPr>
            </w:pPr>
          </w:p>
        </w:tc>
        <w:tc>
          <w:tcPr>
            <w:tcW w:w="1944" w:type="pct"/>
            <w:vMerge/>
            <w:vAlign w:val="center"/>
          </w:tcPr>
          <w:p w14:paraId="1E615FB2" w14:textId="77777777" w:rsidR="004D075A" w:rsidRPr="004D620F" w:rsidRDefault="004D075A" w:rsidP="00440445">
            <w:pPr>
              <w:rPr>
                <w:rFonts w:ascii="Arial" w:hAnsi="Arial" w:cs="Arial"/>
                <w:sz w:val="16"/>
                <w:szCs w:val="16"/>
                <w:rPrChange w:id="3336" w:author="Locke Liu" w:date="2021-05-24T14:33:00Z">
                  <w:rPr>
                    <w:rFonts w:ascii="Segoe UI" w:hAnsi="Segoe UI" w:cs="Segoe UI"/>
                    <w:sz w:val="16"/>
                    <w:szCs w:val="16"/>
                  </w:rPr>
                </w:rPrChange>
              </w:rPr>
            </w:pPr>
          </w:p>
        </w:tc>
        <w:tc>
          <w:tcPr>
            <w:tcW w:w="1667" w:type="pct"/>
            <w:vMerge/>
            <w:vAlign w:val="center"/>
          </w:tcPr>
          <w:p w14:paraId="1E615FB3" w14:textId="77777777" w:rsidR="004D075A" w:rsidRPr="004D620F" w:rsidRDefault="004D075A" w:rsidP="00440445">
            <w:pPr>
              <w:rPr>
                <w:rFonts w:ascii="Arial" w:hAnsi="Arial" w:cs="Arial"/>
                <w:sz w:val="16"/>
                <w:szCs w:val="16"/>
                <w:rPrChange w:id="3337" w:author="Locke Liu" w:date="2021-05-24T14:33:00Z">
                  <w:rPr>
                    <w:rFonts w:ascii="Segoe UI" w:hAnsi="Segoe UI" w:cs="Segoe UI"/>
                    <w:sz w:val="16"/>
                    <w:szCs w:val="16"/>
                  </w:rPr>
                </w:rPrChange>
              </w:rPr>
            </w:pPr>
          </w:p>
        </w:tc>
      </w:tr>
      <w:tr w:rsidR="004D075A" w:rsidRPr="004D620F" w14:paraId="1E615FB8" w14:textId="77777777" w:rsidTr="00E60A32">
        <w:trPr>
          <w:trHeight w:val="360"/>
          <w:jc w:val="center"/>
        </w:trPr>
        <w:tc>
          <w:tcPr>
            <w:tcW w:w="1389" w:type="pct"/>
            <w:shd w:val="clear" w:color="auto" w:fill="FFFFFF"/>
          </w:tcPr>
          <w:p w14:paraId="1E615FB5" w14:textId="77777777" w:rsidR="004D075A" w:rsidRPr="004D620F" w:rsidRDefault="004D075A" w:rsidP="00440445">
            <w:pPr>
              <w:jc w:val="both"/>
              <w:rPr>
                <w:rFonts w:ascii="Arial" w:hAnsi="Arial" w:cs="Arial"/>
                <w:b/>
                <w:bCs/>
                <w:sz w:val="16"/>
                <w:szCs w:val="16"/>
                <w:rPrChange w:id="3338" w:author="Locke Liu" w:date="2021-05-24T14:33:00Z">
                  <w:rPr>
                    <w:rFonts w:ascii="Segoe UI" w:hAnsi="Segoe UI" w:cs="Segoe UI"/>
                    <w:b/>
                    <w:bCs/>
                    <w:sz w:val="16"/>
                    <w:szCs w:val="16"/>
                  </w:rPr>
                </w:rPrChange>
              </w:rPr>
            </w:pPr>
            <w:r w:rsidRPr="004D620F">
              <w:rPr>
                <w:rFonts w:ascii="Arial" w:hAnsi="Arial" w:cs="Arial"/>
                <w:b/>
                <w:bCs/>
                <w:sz w:val="16"/>
                <w:szCs w:val="16"/>
                <w:rPrChange w:id="3339" w:author="Locke Liu" w:date="2021-05-24T14:33:00Z">
                  <w:rPr>
                    <w:rFonts w:ascii="Segoe UI" w:hAnsi="Segoe UI" w:cs="Segoe UI"/>
                    <w:b/>
                    <w:bCs/>
                    <w:sz w:val="16"/>
                    <w:szCs w:val="16"/>
                  </w:rPr>
                </w:rPrChange>
              </w:rPr>
              <w:t xml:space="preserve">Implications </w:t>
            </w:r>
          </w:p>
        </w:tc>
        <w:tc>
          <w:tcPr>
            <w:tcW w:w="1944" w:type="pct"/>
            <w:shd w:val="clear" w:color="auto" w:fill="auto"/>
          </w:tcPr>
          <w:p w14:paraId="1E615FB6" w14:textId="3081E4FF" w:rsidR="004D075A" w:rsidRPr="004D620F" w:rsidRDefault="004D075A" w:rsidP="00440445">
            <w:pPr>
              <w:jc w:val="both"/>
              <w:rPr>
                <w:rFonts w:ascii="Arial" w:hAnsi="Arial" w:cs="Arial"/>
                <w:sz w:val="16"/>
                <w:szCs w:val="16"/>
                <w:rPrChange w:id="3340" w:author="Locke Liu" w:date="2021-05-24T14:33:00Z">
                  <w:rPr>
                    <w:rFonts w:ascii="Segoe UI" w:hAnsi="Segoe UI" w:cs="Segoe UI"/>
                    <w:sz w:val="16"/>
                    <w:szCs w:val="16"/>
                  </w:rPr>
                </w:rPrChange>
              </w:rPr>
            </w:pPr>
          </w:p>
        </w:tc>
        <w:tc>
          <w:tcPr>
            <w:tcW w:w="1667" w:type="pct"/>
            <w:shd w:val="clear" w:color="auto" w:fill="auto"/>
          </w:tcPr>
          <w:p w14:paraId="1E615FB7" w14:textId="77777777" w:rsidR="004D075A" w:rsidRPr="004D620F" w:rsidRDefault="004D075A" w:rsidP="00440445">
            <w:pPr>
              <w:jc w:val="both"/>
              <w:rPr>
                <w:rFonts w:ascii="Arial" w:hAnsi="Arial" w:cs="Arial"/>
                <w:sz w:val="16"/>
                <w:szCs w:val="16"/>
                <w:rPrChange w:id="3341" w:author="Locke Liu" w:date="2021-05-24T14:33:00Z">
                  <w:rPr>
                    <w:rFonts w:ascii="Segoe UI" w:hAnsi="Segoe UI" w:cs="Segoe UI"/>
                    <w:sz w:val="16"/>
                    <w:szCs w:val="16"/>
                  </w:rPr>
                </w:rPrChange>
              </w:rPr>
            </w:pPr>
            <w:r w:rsidRPr="004D620F">
              <w:rPr>
                <w:rFonts w:ascii="Arial" w:hAnsi="Arial" w:cs="Arial"/>
                <w:sz w:val="16"/>
                <w:szCs w:val="16"/>
                <w:rPrChange w:id="3342" w:author="Locke Liu" w:date="2021-05-24T14:33:00Z">
                  <w:rPr>
                    <w:rFonts w:ascii="Segoe UI" w:hAnsi="Segoe UI" w:cs="Segoe UI"/>
                    <w:sz w:val="16"/>
                    <w:szCs w:val="16"/>
                  </w:rPr>
                </w:rPrChange>
              </w:rPr>
              <w:t> </w:t>
            </w:r>
          </w:p>
        </w:tc>
      </w:tr>
      <w:tr w:rsidR="004D075A" w:rsidRPr="004D620F" w14:paraId="1E615FBC" w14:textId="77777777" w:rsidTr="00E60A32">
        <w:trPr>
          <w:trHeight w:val="360"/>
          <w:jc w:val="center"/>
        </w:trPr>
        <w:tc>
          <w:tcPr>
            <w:tcW w:w="1389" w:type="pct"/>
            <w:shd w:val="clear" w:color="auto" w:fill="FFFFFF"/>
          </w:tcPr>
          <w:p w14:paraId="1E615FB9" w14:textId="77777777" w:rsidR="004D075A" w:rsidRPr="004D620F" w:rsidRDefault="004D075A" w:rsidP="00440445">
            <w:pPr>
              <w:jc w:val="both"/>
              <w:rPr>
                <w:rFonts w:ascii="Arial" w:hAnsi="Arial" w:cs="Arial"/>
                <w:b/>
                <w:bCs/>
                <w:sz w:val="16"/>
                <w:szCs w:val="16"/>
                <w:rPrChange w:id="3343" w:author="Locke Liu" w:date="2021-05-24T14:33:00Z">
                  <w:rPr>
                    <w:rFonts w:ascii="Segoe UI" w:hAnsi="Segoe UI" w:cs="Segoe UI"/>
                    <w:b/>
                    <w:bCs/>
                    <w:sz w:val="16"/>
                    <w:szCs w:val="16"/>
                  </w:rPr>
                </w:rPrChange>
              </w:rPr>
            </w:pPr>
            <w:r w:rsidRPr="004D620F">
              <w:rPr>
                <w:rFonts w:ascii="Arial" w:hAnsi="Arial" w:cs="Arial"/>
                <w:b/>
                <w:bCs/>
                <w:sz w:val="16"/>
                <w:szCs w:val="16"/>
                <w:rPrChange w:id="3344" w:author="Locke Liu" w:date="2021-05-24T14:33:00Z">
                  <w:rPr>
                    <w:rFonts w:ascii="Segoe UI" w:hAnsi="Segoe UI" w:cs="Segoe UI"/>
                    <w:b/>
                    <w:bCs/>
                    <w:sz w:val="16"/>
                    <w:szCs w:val="16"/>
                  </w:rPr>
                </w:rPrChange>
              </w:rPr>
              <w:t>Related requirements</w:t>
            </w:r>
          </w:p>
        </w:tc>
        <w:tc>
          <w:tcPr>
            <w:tcW w:w="1944" w:type="pct"/>
            <w:shd w:val="clear" w:color="auto" w:fill="auto"/>
          </w:tcPr>
          <w:p w14:paraId="1E615FBA" w14:textId="77777777" w:rsidR="004D075A" w:rsidRPr="004D620F" w:rsidRDefault="004D075A" w:rsidP="00440445">
            <w:pPr>
              <w:jc w:val="both"/>
              <w:rPr>
                <w:rFonts w:ascii="Arial" w:hAnsi="Arial" w:cs="Arial"/>
                <w:sz w:val="16"/>
                <w:szCs w:val="16"/>
                <w:rPrChange w:id="3345" w:author="Locke Liu" w:date="2021-05-24T14:33:00Z">
                  <w:rPr>
                    <w:rFonts w:ascii="Segoe UI" w:hAnsi="Segoe UI" w:cs="Segoe UI"/>
                    <w:sz w:val="16"/>
                    <w:szCs w:val="16"/>
                  </w:rPr>
                </w:rPrChange>
              </w:rPr>
            </w:pPr>
            <w:r w:rsidRPr="004D620F">
              <w:rPr>
                <w:rFonts w:ascii="Arial" w:hAnsi="Arial" w:cs="Arial"/>
                <w:sz w:val="16"/>
                <w:szCs w:val="16"/>
                <w:rPrChange w:id="3346" w:author="Locke Liu" w:date="2021-05-24T14:33:00Z">
                  <w:rPr>
                    <w:rFonts w:ascii="Segoe UI" w:hAnsi="Segoe UI" w:cs="Segoe UI"/>
                    <w:sz w:val="16"/>
                    <w:szCs w:val="16"/>
                  </w:rPr>
                </w:rPrChange>
              </w:rPr>
              <w:t> </w:t>
            </w:r>
          </w:p>
        </w:tc>
        <w:tc>
          <w:tcPr>
            <w:tcW w:w="1667" w:type="pct"/>
            <w:shd w:val="clear" w:color="auto" w:fill="auto"/>
          </w:tcPr>
          <w:p w14:paraId="1E615FBB" w14:textId="77777777" w:rsidR="004D075A" w:rsidRPr="004D620F" w:rsidRDefault="004D075A" w:rsidP="00440445">
            <w:pPr>
              <w:jc w:val="both"/>
              <w:rPr>
                <w:rFonts w:ascii="Arial" w:hAnsi="Arial" w:cs="Arial"/>
                <w:sz w:val="16"/>
                <w:szCs w:val="16"/>
                <w:rPrChange w:id="3347" w:author="Locke Liu" w:date="2021-05-24T14:33:00Z">
                  <w:rPr>
                    <w:rFonts w:ascii="Segoe UI" w:hAnsi="Segoe UI" w:cs="Segoe UI"/>
                    <w:sz w:val="16"/>
                    <w:szCs w:val="16"/>
                  </w:rPr>
                </w:rPrChange>
              </w:rPr>
            </w:pPr>
            <w:r w:rsidRPr="004D620F">
              <w:rPr>
                <w:rFonts w:ascii="Arial" w:hAnsi="Arial" w:cs="Arial"/>
                <w:sz w:val="16"/>
                <w:szCs w:val="16"/>
                <w:rPrChange w:id="3348" w:author="Locke Liu" w:date="2021-05-24T14:33:00Z">
                  <w:rPr>
                    <w:rFonts w:ascii="Segoe UI" w:hAnsi="Segoe UI" w:cs="Segoe UI"/>
                    <w:sz w:val="16"/>
                    <w:szCs w:val="16"/>
                  </w:rPr>
                </w:rPrChange>
              </w:rPr>
              <w:t> </w:t>
            </w:r>
          </w:p>
        </w:tc>
      </w:tr>
      <w:tr w:rsidR="004D075A" w:rsidRPr="004D620F" w14:paraId="1E615FC0" w14:textId="77777777" w:rsidTr="00E60A32">
        <w:trPr>
          <w:trHeight w:val="360"/>
          <w:jc w:val="center"/>
        </w:trPr>
        <w:tc>
          <w:tcPr>
            <w:tcW w:w="1389" w:type="pct"/>
            <w:shd w:val="clear" w:color="auto" w:fill="FFFFFF"/>
          </w:tcPr>
          <w:p w14:paraId="1E615FBD" w14:textId="77777777" w:rsidR="004D075A" w:rsidRPr="004D620F" w:rsidRDefault="004D075A" w:rsidP="00440445">
            <w:pPr>
              <w:jc w:val="both"/>
              <w:rPr>
                <w:rFonts w:ascii="Arial" w:hAnsi="Arial" w:cs="Arial"/>
                <w:b/>
                <w:bCs/>
                <w:sz w:val="16"/>
                <w:szCs w:val="16"/>
                <w:rPrChange w:id="3349" w:author="Locke Liu" w:date="2021-05-24T14:33:00Z">
                  <w:rPr>
                    <w:rFonts w:ascii="Segoe UI" w:hAnsi="Segoe UI" w:cs="Segoe UI"/>
                    <w:b/>
                    <w:bCs/>
                    <w:sz w:val="16"/>
                    <w:szCs w:val="16"/>
                  </w:rPr>
                </w:rPrChange>
              </w:rPr>
            </w:pPr>
            <w:r w:rsidRPr="004D620F">
              <w:rPr>
                <w:rFonts w:ascii="Arial" w:hAnsi="Arial" w:cs="Arial"/>
                <w:b/>
                <w:bCs/>
                <w:sz w:val="16"/>
                <w:szCs w:val="16"/>
                <w:rPrChange w:id="3350" w:author="Locke Liu" w:date="2021-05-24T14:33:00Z">
                  <w:rPr>
                    <w:rFonts w:ascii="Segoe UI" w:hAnsi="Segoe UI" w:cs="Segoe UI"/>
                    <w:b/>
                    <w:bCs/>
                    <w:sz w:val="16"/>
                    <w:szCs w:val="16"/>
                  </w:rPr>
                </w:rPrChange>
              </w:rPr>
              <w:t>Related Architecture Decisions</w:t>
            </w:r>
          </w:p>
        </w:tc>
        <w:tc>
          <w:tcPr>
            <w:tcW w:w="1944" w:type="pct"/>
            <w:shd w:val="clear" w:color="auto" w:fill="auto"/>
          </w:tcPr>
          <w:p w14:paraId="1E615FBE" w14:textId="2F02B015" w:rsidR="004D075A" w:rsidRPr="004D620F" w:rsidRDefault="004D075A" w:rsidP="00440445">
            <w:pPr>
              <w:jc w:val="both"/>
              <w:rPr>
                <w:rFonts w:ascii="Arial" w:hAnsi="Arial" w:cs="Arial"/>
                <w:color w:val="0000FF"/>
                <w:sz w:val="16"/>
                <w:szCs w:val="16"/>
                <w:u w:val="single"/>
                <w:rPrChange w:id="3351" w:author="Locke Liu" w:date="2021-05-24T14:33:00Z">
                  <w:rPr>
                    <w:rFonts w:ascii="Segoe UI" w:hAnsi="Segoe UI" w:cs="Segoe UI"/>
                    <w:color w:val="0000FF"/>
                    <w:sz w:val="16"/>
                    <w:szCs w:val="16"/>
                    <w:u w:val="single"/>
                  </w:rPr>
                </w:rPrChange>
              </w:rPr>
            </w:pPr>
          </w:p>
        </w:tc>
        <w:tc>
          <w:tcPr>
            <w:tcW w:w="1667" w:type="pct"/>
            <w:shd w:val="clear" w:color="auto" w:fill="auto"/>
          </w:tcPr>
          <w:p w14:paraId="1E615FBF" w14:textId="77777777" w:rsidR="004D075A" w:rsidRPr="004D620F" w:rsidRDefault="004D075A" w:rsidP="00440445">
            <w:pPr>
              <w:jc w:val="both"/>
              <w:rPr>
                <w:rFonts w:ascii="Arial" w:hAnsi="Arial" w:cs="Arial"/>
                <w:sz w:val="16"/>
                <w:szCs w:val="16"/>
                <w:rPrChange w:id="3352" w:author="Locke Liu" w:date="2021-05-24T14:33:00Z">
                  <w:rPr>
                    <w:rFonts w:ascii="Segoe UI" w:hAnsi="Segoe UI" w:cs="Segoe UI"/>
                    <w:sz w:val="16"/>
                    <w:szCs w:val="16"/>
                  </w:rPr>
                </w:rPrChange>
              </w:rPr>
            </w:pPr>
            <w:r w:rsidRPr="004D620F">
              <w:rPr>
                <w:rFonts w:ascii="Arial" w:hAnsi="Arial" w:cs="Arial"/>
                <w:sz w:val="16"/>
                <w:szCs w:val="16"/>
                <w:rPrChange w:id="3353" w:author="Locke Liu" w:date="2021-05-24T14:33:00Z">
                  <w:rPr>
                    <w:rFonts w:ascii="Segoe UI" w:hAnsi="Segoe UI" w:cs="Segoe UI"/>
                    <w:sz w:val="16"/>
                    <w:szCs w:val="16"/>
                  </w:rPr>
                </w:rPrChange>
              </w:rPr>
              <w:t> </w:t>
            </w:r>
          </w:p>
        </w:tc>
      </w:tr>
    </w:tbl>
    <w:p w14:paraId="1E615FC1" w14:textId="77777777" w:rsidR="004D075A" w:rsidRPr="004D620F" w:rsidRDefault="004D075A" w:rsidP="004D075A">
      <w:pPr>
        <w:rPr>
          <w:rFonts w:ascii="Arial" w:hAnsi="Arial" w:cs="Arial"/>
          <w:color w:val="333333"/>
          <w:rPrChange w:id="3354" w:author="Locke Liu" w:date="2021-05-24T14:33:00Z">
            <w:rPr>
              <w:color w:val="333333"/>
            </w:rPr>
          </w:rPrChange>
        </w:rPr>
      </w:pPr>
    </w:p>
    <w:p w14:paraId="1E615FC2" w14:textId="4206AB60" w:rsidR="004D075A" w:rsidRPr="004D620F" w:rsidRDefault="004D075A" w:rsidP="004D075A">
      <w:pPr>
        <w:rPr>
          <w:rFonts w:ascii="Arial" w:hAnsi="Arial" w:cs="Arial"/>
          <w:rPrChange w:id="3355" w:author="Locke Liu" w:date="2021-05-24T14:33:00Z">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2849"/>
        <w:gridCol w:w="3986"/>
        <w:gridCol w:w="3418"/>
      </w:tblGrid>
      <w:tr w:rsidR="00AC70C7" w:rsidRPr="004D620F" w14:paraId="467CD966" w14:textId="77777777" w:rsidTr="00B63C80">
        <w:trPr>
          <w:trHeight w:val="360"/>
          <w:jc w:val="center"/>
        </w:trPr>
        <w:tc>
          <w:tcPr>
            <w:tcW w:w="1389" w:type="pct"/>
            <w:shd w:val="clear" w:color="auto" w:fill="D5E3FF"/>
            <w:vAlign w:val="center"/>
          </w:tcPr>
          <w:p w14:paraId="25A9674A" w14:textId="77777777" w:rsidR="00AC70C7" w:rsidRPr="004D620F" w:rsidRDefault="00AC70C7" w:rsidP="00B63C80">
            <w:pPr>
              <w:overflowPunct w:val="0"/>
              <w:autoSpaceDE w:val="0"/>
              <w:autoSpaceDN w:val="0"/>
              <w:adjustRightInd w:val="0"/>
              <w:textAlignment w:val="baseline"/>
              <w:rPr>
                <w:rFonts w:ascii="Arial" w:hAnsi="Arial" w:cs="Arial"/>
                <w:b/>
                <w:bCs/>
                <w:color w:val="003195"/>
                <w:sz w:val="16"/>
                <w:szCs w:val="16"/>
                <w:rPrChange w:id="3356" w:author="Locke Liu" w:date="2021-05-24T14:33:00Z">
                  <w:rPr>
                    <w:rFonts w:ascii="Segoe UI" w:hAnsi="Segoe UI" w:cs="Segoe UI"/>
                    <w:b/>
                    <w:bCs/>
                    <w:color w:val="003195"/>
                    <w:sz w:val="16"/>
                    <w:szCs w:val="16"/>
                  </w:rPr>
                </w:rPrChange>
              </w:rPr>
            </w:pPr>
            <w:r w:rsidRPr="004D620F">
              <w:rPr>
                <w:rFonts w:ascii="Arial" w:hAnsi="Arial" w:cs="Arial"/>
                <w:b/>
                <w:bCs/>
                <w:color w:val="003195"/>
                <w:sz w:val="16"/>
                <w:szCs w:val="16"/>
                <w:rPrChange w:id="3357" w:author="Locke Liu" w:date="2021-05-24T14:33:00Z">
                  <w:rPr>
                    <w:rFonts w:ascii="Segoe UI" w:hAnsi="Segoe UI" w:cs="Segoe UI"/>
                    <w:b/>
                    <w:bCs/>
                    <w:color w:val="003195"/>
                    <w:sz w:val="16"/>
                    <w:szCs w:val="16"/>
                  </w:rPr>
                </w:rPrChange>
              </w:rPr>
              <w:t>Topic</w:t>
            </w:r>
          </w:p>
        </w:tc>
        <w:tc>
          <w:tcPr>
            <w:tcW w:w="1944" w:type="pct"/>
            <w:shd w:val="clear" w:color="auto" w:fill="D5E3FF"/>
            <w:vAlign w:val="center"/>
          </w:tcPr>
          <w:p w14:paraId="6EEC464A" w14:textId="77777777" w:rsidR="00AC70C7" w:rsidRPr="004D620F" w:rsidRDefault="00AC70C7" w:rsidP="00B63C80">
            <w:pPr>
              <w:jc w:val="center"/>
              <w:rPr>
                <w:rFonts w:ascii="Arial" w:hAnsi="Arial" w:cs="Arial"/>
                <w:b/>
                <w:bCs/>
                <w:iCs/>
                <w:color w:val="003195"/>
                <w:sz w:val="16"/>
                <w:szCs w:val="16"/>
                <w:rPrChange w:id="3358"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359" w:author="Locke Liu" w:date="2021-05-24T14:33:00Z">
                  <w:rPr>
                    <w:rFonts w:ascii="Segoe UI" w:hAnsi="Segoe UI" w:cs="Segoe UI"/>
                    <w:b/>
                    <w:bCs/>
                    <w:iCs/>
                    <w:color w:val="003195"/>
                    <w:sz w:val="16"/>
                    <w:szCs w:val="16"/>
                  </w:rPr>
                </w:rPrChange>
              </w:rPr>
              <w:t xml:space="preserve">Description </w:t>
            </w:r>
          </w:p>
        </w:tc>
        <w:tc>
          <w:tcPr>
            <w:tcW w:w="1667" w:type="pct"/>
            <w:shd w:val="clear" w:color="auto" w:fill="D5E3FF"/>
            <w:vAlign w:val="center"/>
          </w:tcPr>
          <w:p w14:paraId="79517EDD" w14:textId="77777777" w:rsidR="00AC70C7" w:rsidRPr="004D620F" w:rsidRDefault="00AC70C7" w:rsidP="00B63C80">
            <w:pPr>
              <w:jc w:val="center"/>
              <w:rPr>
                <w:rFonts w:ascii="Arial" w:hAnsi="Arial" w:cs="Arial"/>
                <w:b/>
                <w:bCs/>
                <w:iCs/>
                <w:color w:val="003195"/>
                <w:sz w:val="16"/>
                <w:szCs w:val="16"/>
                <w:rPrChange w:id="3360"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361" w:author="Locke Liu" w:date="2021-05-24T14:33:00Z">
                  <w:rPr>
                    <w:rFonts w:ascii="Segoe UI" w:hAnsi="Segoe UI" w:cs="Segoe UI"/>
                    <w:b/>
                    <w:bCs/>
                    <w:iCs/>
                    <w:color w:val="003195"/>
                    <w:sz w:val="16"/>
                    <w:szCs w:val="16"/>
                  </w:rPr>
                </w:rPrChange>
              </w:rPr>
              <w:t>Comment</w:t>
            </w:r>
          </w:p>
        </w:tc>
      </w:tr>
      <w:tr w:rsidR="00AC70C7" w:rsidRPr="004D620F" w14:paraId="20A8F158" w14:textId="77777777" w:rsidTr="00B63C80">
        <w:trPr>
          <w:trHeight w:val="360"/>
          <w:jc w:val="center"/>
        </w:trPr>
        <w:tc>
          <w:tcPr>
            <w:tcW w:w="1389" w:type="pct"/>
            <w:shd w:val="clear" w:color="auto" w:fill="FFFFFF"/>
          </w:tcPr>
          <w:p w14:paraId="3EACF44C" w14:textId="77777777" w:rsidR="00AC70C7" w:rsidRPr="004D620F" w:rsidRDefault="00AC70C7" w:rsidP="00B63C80">
            <w:pPr>
              <w:jc w:val="both"/>
              <w:rPr>
                <w:rFonts w:ascii="Arial" w:hAnsi="Arial" w:cs="Arial"/>
                <w:b/>
                <w:bCs/>
                <w:sz w:val="16"/>
                <w:szCs w:val="16"/>
                <w:rPrChange w:id="3362" w:author="Locke Liu" w:date="2021-05-24T14:33:00Z">
                  <w:rPr>
                    <w:rFonts w:ascii="Segoe UI" w:hAnsi="Segoe UI" w:cs="Segoe UI"/>
                    <w:b/>
                    <w:bCs/>
                    <w:sz w:val="16"/>
                    <w:szCs w:val="16"/>
                  </w:rPr>
                </w:rPrChange>
              </w:rPr>
            </w:pPr>
            <w:r w:rsidRPr="004D620F">
              <w:rPr>
                <w:rFonts w:ascii="Arial" w:hAnsi="Arial" w:cs="Arial"/>
                <w:b/>
                <w:bCs/>
                <w:sz w:val="16"/>
                <w:szCs w:val="16"/>
                <w:rPrChange w:id="3363" w:author="Locke Liu" w:date="2021-05-24T14:33:00Z">
                  <w:rPr>
                    <w:rFonts w:ascii="Segoe UI" w:hAnsi="Segoe UI" w:cs="Segoe UI"/>
                    <w:b/>
                    <w:bCs/>
                    <w:sz w:val="16"/>
                    <w:szCs w:val="16"/>
                  </w:rPr>
                </w:rPrChange>
              </w:rPr>
              <w:t>ID</w:t>
            </w:r>
          </w:p>
        </w:tc>
        <w:tc>
          <w:tcPr>
            <w:tcW w:w="1944" w:type="pct"/>
            <w:shd w:val="clear" w:color="auto" w:fill="auto"/>
          </w:tcPr>
          <w:p w14:paraId="0C24E413" w14:textId="32C87A05" w:rsidR="00AC70C7" w:rsidRPr="004D620F" w:rsidRDefault="00AC70C7" w:rsidP="00B63C80">
            <w:pPr>
              <w:jc w:val="both"/>
              <w:rPr>
                <w:rFonts w:ascii="Arial" w:hAnsi="Arial" w:cs="Arial"/>
                <w:sz w:val="16"/>
                <w:szCs w:val="16"/>
                <w:rPrChange w:id="3364" w:author="Locke Liu" w:date="2021-05-24T14:33:00Z">
                  <w:rPr>
                    <w:rFonts w:ascii="Segoe UI" w:hAnsi="Segoe UI" w:cs="Segoe UI"/>
                    <w:sz w:val="16"/>
                    <w:szCs w:val="16"/>
                  </w:rPr>
                </w:rPrChange>
              </w:rPr>
            </w:pPr>
            <w:r w:rsidRPr="004D620F">
              <w:rPr>
                <w:rFonts w:ascii="Arial" w:hAnsi="Arial" w:cs="Arial"/>
                <w:sz w:val="16"/>
                <w:szCs w:val="16"/>
                <w:rPrChange w:id="3365" w:author="Locke Liu" w:date="2021-05-24T14:33:00Z">
                  <w:rPr>
                    <w:rFonts w:ascii="Segoe UI" w:hAnsi="Segoe UI" w:cs="Segoe UI"/>
                    <w:sz w:val="16"/>
                    <w:szCs w:val="16"/>
                  </w:rPr>
                </w:rPrChange>
              </w:rPr>
              <w:t>ARD_0</w:t>
            </w:r>
            <w:r w:rsidR="009E07E4" w:rsidRPr="004D620F">
              <w:rPr>
                <w:rFonts w:ascii="Arial" w:hAnsi="Arial" w:cs="Arial"/>
                <w:sz w:val="16"/>
                <w:szCs w:val="16"/>
                <w:rPrChange w:id="3366" w:author="Locke Liu" w:date="2021-05-24T14:33:00Z">
                  <w:rPr>
                    <w:rFonts w:ascii="Segoe UI" w:hAnsi="Segoe UI" w:cs="Segoe UI"/>
                    <w:sz w:val="16"/>
                    <w:szCs w:val="16"/>
                  </w:rPr>
                </w:rPrChange>
              </w:rPr>
              <w:t>2</w:t>
            </w:r>
          </w:p>
        </w:tc>
        <w:tc>
          <w:tcPr>
            <w:tcW w:w="1667" w:type="pct"/>
            <w:shd w:val="clear" w:color="auto" w:fill="auto"/>
          </w:tcPr>
          <w:p w14:paraId="7E4E65EB" w14:textId="77777777" w:rsidR="00AC70C7" w:rsidRPr="004D620F" w:rsidRDefault="00AC70C7" w:rsidP="00B63C80">
            <w:pPr>
              <w:jc w:val="both"/>
              <w:rPr>
                <w:rFonts w:ascii="Arial" w:hAnsi="Arial" w:cs="Arial"/>
                <w:sz w:val="16"/>
                <w:szCs w:val="16"/>
                <w:rPrChange w:id="3367" w:author="Locke Liu" w:date="2021-05-24T14:33:00Z">
                  <w:rPr>
                    <w:rFonts w:ascii="Segoe UI" w:hAnsi="Segoe UI" w:cs="Segoe UI"/>
                    <w:sz w:val="16"/>
                    <w:szCs w:val="16"/>
                  </w:rPr>
                </w:rPrChange>
              </w:rPr>
            </w:pPr>
            <w:r w:rsidRPr="004D620F">
              <w:rPr>
                <w:rFonts w:ascii="Arial" w:hAnsi="Arial" w:cs="Arial"/>
                <w:sz w:val="16"/>
                <w:szCs w:val="16"/>
                <w:rPrChange w:id="3368" w:author="Locke Liu" w:date="2021-05-24T14:33:00Z">
                  <w:rPr>
                    <w:rFonts w:ascii="Segoe UI" w:hAnsi="Segoe UI" w:cs="Segoe UI"/>
                    <w:sz w:val="16"/>
                    <w:szCs w:val="16"/>
                  </w:rPr>
                </w:rPrChange>
              </w:rPr>
              <w:t> </w:t>
            </w:r>
          </w:p>
        </w:tc>
      </w:tr>
      <w:tr w:rsidR="00AC70C7" w:rsidRPr="004D620F" w14:paraId="6B2FC1F4" w14:textId="77777777" w:rsidTr="00B63C80">
        <w:trPr>
          <w:trHeight w:val="360"/>
          <w:jc w:val="center"/>
        </w:trPr>
        <w:tc>
          <w:tcPr>
            <w:tcW w:w="1389" w:type="pct"/>
            <w:shd w:val="clear" w:color="auto" w:fill="FFFFFF"/>
          </w:tcPr>
          <w:p w14:paraId="0C3F71F2" w14:textId="77777777" w:rsidR="00AC70C7" w:rsidRPr="004D620F" w:rsidRDefault="00AC70C7" w:rsidP="00B63C80">
            <w:pPr>
              <w:jc w:val="both"/>
              <w:rPr>
                <w:rFonts w:ascii="Arial" w:hAnsi="Arial" w:cs="Arial"/>
                <w:b/>
                <w:bCs/>
                <w:sz w:val="16"/>
                <w:szCs w:val="16"/>
                <w:rPrChange w:id="3369" w:author="Locke Liu" w:date="2021-05-24T14:33:00Z">
                  <w:rPr>
                    <w:rFonts w:ascii="Segoe UI" w:hAnsi="Segoe UI" w:cs="Segoe UI"/>
                    <w:b/>
                    <w:bCs/>
                    <w:sz w:val="16"/>
                    <w:szCs w:val="16"/>
                  </w:rPr>
                </w:rPrChange>
              </w:rPr>
            </w:pPr>
            <w:r w:rsidRPr="004D620F">
              <w:rPr>
                <w:rFonts w:ascii="Arial" w:hAnsi="Arial" w:cs="Arial"/>
                <w:b/>
                <w:bCs/>
                <w:sz w:val="16"/>
                <w:szCs w:val="16"/>
                <w:rPrChange w:id="3370" w:author="Locke Liu" w:date="2021-05-24T14:33:00Z">
                  <w:rPr>
                    <w:rFonts w:ascii="Segoe UI" w:hAnsi="Segoe UI" w:cs="Segoe UI"/>
                    <w:b/>
                    <w:bCs/>
                    <w:sz w:val="16"/>
                    <w:szCs w:val="16"/>
                  </w:rPr>
                </w:rPrChange>
              </w:rPr>
              <w:t>Subject</w:t>
            </w:r>
          </w:p>
        </w:tc>
        <w:tc>
          <w:tcPr>
            <w:tcW w:w="1944" w:type="pct"/>
            <w:shd w:val="clear" w:color="auto" w:fill="auto"/>
          </w:tcPr>
          <w:p w14:paraId="7903147F" w14:textId="43BAB853" w:rsidR="00AC70C7" w:rsidRPr="004D620F" w:rsidRDefault="00AC70C7" w:rsidP="00B63C80">
            <w:pPr>
              <w:jc w:val="both"/>
              <w:rPr>
                <w:rFonts w:ascii="Arial" w:hAnsi="Arial" w:cs="Arial"/>
                <w:sz w:val="16"/>
                <w:szCs w:val="16"/>
                <w:rPrChange w:id="3371" w:author="Locke Liu" w:date="2021-05-24T14:33:00Z">
                  <w:rPr>
                    <w:rFonts w:ascii="Segoe UI" w:hAnsi="Segoe UI" w:cs="Segoe UI"/>
                    <w:sz w:val="16"/>
                    <w:szCs w:val="16"/>
                  </w:rPr>
                </w:rPrChange>
              </w:rPr>
            </w:pPr>
            <w:r w:rsidRPr="004D620F">
              <w:rPr>
                <w:rFonts w:ascii="Arial" w:hAnsi="Arial" w:cs="Arial"/>
                <w:sz w:val="16"/>
                <w:szCs w:val="16"/>
                <w:rPrChange w:id="3372" w:author="Locke Liu" w:date="2021-05-24T14:33:00Z">
                  <w:rPr>
                    <w:rFonts w:ascii="Segoe UI" w:hAnsi="Segoe UI" w:cs="Segoe UI"/>
                    <w:sz w:val="16"/>
                    <w:szCs w:val="16"/>
                  </w:rPr>
                </w:rPrChange>
              </w:rPr>
              <w:t>Azure subscription of Data lake</w:t>
            </w:r>
          </w:p>
        </w:tc>
        <w:tc>
          <w:tcPr>
            <w:tcW w:w="1667" w:type="pct"/>
            <w:shd w:val="clear" w:color="auto" w:fill="auto"/>
          </w:tcPr>
          <w:p w14:paraId="06364633" w14:textId="77777777" w:rsidR="00AC70C7" w:rsidRPr="004D620F" w:rsidRDefault="00AC70C7" w:rsidP="00B63C80">
            <w:pPr>
              <w:jc w:val="both"/>
              <w:rPr>
                <w:rFonts w:ascii="Arial" w:hAnsi="Arial" w:cs="Arial"/>
                <w:sz w:val="16"/>
                <w:szCs w:val="16"/>
                <w:rPrChange w:id="3373" w:author="Locke Liu" w:date="2021-05-24T14:33:00Z">
                  <w:rPr>
                    <w:rFonts w:ascii="Segoe UI" w:hAnsi="Segoe UI" w:cs="Segoe UI"/>
                    <w:sz w:val="16"/>
                    <w:szCs w:val="16"/>
                  </w:rPr>
                </w:rPrChange>
              </w:rPr>
            </w:pPr>
            <w:r w:rsidRPr="004D620F">
              <w:rPr>
                <w:rFonts w:ascii="Arial" w:hAnsi="Arial" w:cs="Arial"/>
                <w:sz w:val="16"/>
                <w:szCs w:val="16"/>
                <w:rPrChange w:id="3374" w:author="Locke Liu" w:date="2021-05-24T14:33:00Z">
                  <w:rPr>
                    <w:rFonts w:ascii="Segoe UI" w:hAnsi="Segoe UI" w:cs="Segoe UI"/>
                    <w:sz w:val="16"/>
                    <w:szCs w:val="16"/>
                  </w:rPr>
                </w:rPrChange>
              </w:rPr>
              <w:t> </w:t>
            </w:r>
          </w:p>
        </w:tc>
      </w:tr>
      <w:tr w:rsidR="00AC70C7" w:rsidRPr="004D620F" w14:paraId="4DB1EE97" w14:textId="77777777" w:rsidTr="00B63C80">
        <w:trPr>
          <w:trHeight w:val="360"/>
          <w:jc w:val="center"/>
        </w:trPr>
        <w:tc>
          <w:tcPr>
            <w:tcW w:w="1389" w:type="pct"/>
            <w:shd w:val="clear" w:color="auto" w:fill="FFFFFF"/>
          </w:tcPr>
          <w:p w14:paraId="2230AD05" w14:textId="77777777" w:rsidR="00AC70C7" w:rsidRPr="004D620F" w:rsidRDefault="00AC70C7" w:rsidP="00B63C80">
            <w:pPr>
              <w:jc w:val="both"/>
              <w:rPr>
                <w:rFonts w:ascii="Arial" w:hAnsi="Arial" w:cs="Arial"/>
                <w:b/>
                <w:bCs/>
                <w:sz w:val="16"/>
                <w:szCs w:val="16"/>
                <w:rPrChange w:id="3375" w:author="Locke Liu" w:date="2021-05-24T14:33:00Z">
                  <w:rPr>
                    <w:rFonts w:ascii="Segoe UI" w:hAnsi="Segoe UI" w:cs="Segoe UI"/>
                    <w:b/>
                    <w:bCs/>
                    <w:sz w:val="16"/>
                    <w:szCs w:val="16"/>
                  </w:rPr>
                </w:rPrChange>
              </w:rPr>
            </w:pPr>
            <w:r w:rsidRPr="004D620F">
              <w:rPr>
                <w:rFonts w:ascii="Arial" w:hAnsi="Arial" w:cs="Arial"/>
                <w:b/>
                <w:bCs/>
                <w:sz w:val="16"/>
                <w:szCs w:val="16"/>
                <w:rPrChange w:id="3376" w:author="Locke Liu" w:date="2021-05-24T14:33:00Z">
                  <w:rPr>
                    <w:rFonts w:ascii="Segoe UI" w:hAnsi="Segoe UI" w:cs="Segoe UI"/>
                    <w:b/>
                    <w:bCs/>
                    <w:sz w:val="16"/>
                    <w:szCs w:val="16"/>
                  </w:rPr>
                </w:rPrChange>
              </w:rPr>
              <w:t>Status</w:t>
            </w:r>
          </w:p>
        </w:tc>
        <w:tc>
          <w:tcPr>
            <w:tcW w:w="1944" w:type="pct"/>
            <w:shd w:val="clear" w:color="auto" w:fill="auto"/>
          </w:tcPr>
          <w:p w14:paraId="406A6A90" w14:textId="77777777" w:rsidR="00AC70C7" w:rsidRPr="004D620F" w:rsidRDefault="00AC70C7" w:rsidP="00B63C80">
            <w:pPr>
              <w:jc w:val="both"/>
              <w:rPr>
                <w:rFonts w:ascii="Arial" w:hAnsi="Arial" w:cs="Arial"/>
                <w:sz w:val="16"/>
                <w:szCs w:val="16"/>
                <w:rPrChange w:id="3377" w:author="Locke Liu" w:date="2021-05-24T14:33:00Z">
                  <w:rPr>
                    <w:rFonts w:ascii="Segoe UI" w:hAnsi="Segoe UI" w:cs="Segoe UI"/>
                    <w:sz w:val="16"/>
                    <w:szCs w:val="16"/>
                  </w:rPr>
                </w:rPrChange>
              </w:rPr>
            </w:pPr>
            <w:r w:rsidRPr="004D620F">
              <w:rPr>
                <w:rFonts w:ascii="Arial" w:hAnsi="Arial" w:cs="Arial"/>
                <w:sz w:val="16"/>
                <w:szCs w:val="16"/>
                <w:rPrChange w:id="3378" w:author="Locke Liu" w:date="2021-05-24T14:33:00Z">
                  <w:rPr>
                    <w:rFonts w:ascii="Segoe UI" w:hAnsi="Segoe UI" w:cs="Segoe UI"/>
                    <w:sz w:val="16"/>
                    <w:szCs w:val="16"/>
                  </w:rPr>
                </w:rPrChange>
              </w:rPr>
              <w:t>closed</w:t>
            </w:r>
          </w:p>
        </w:tc>
        <w:tc>
          <w:tcPr>
            <w:tcW w:w="1667" w:type="pct"/>
            <w:shd w:val="clear" w:color="auto" w:fill="auto"/>
          </w:tcPr>
          <w:p w14:paraId="4D86F6AB" w14:textId="77777777" w:rsidR="00AC70C7" w:rsidRPr="004D620F" w:rsidRDefault="00AC70C7" w:rsidP="00B63C80">
            <w:pPr>
              <w:jc w:val="both"/>
              <w:rPr>
                <w:rFonts w:ascii="Arial" w:hAnsi="Arial" w:cs="Arial"/>
                <w:sz w:val="16"/>
                <w:szCs w:val="16"/>
                <w:rPrChange w:id="3379" w:author="Locke Liu" w:date="2021-05-24T14:33:00Z">
                  <w:rPr>
                    <w:rFonts w:ascii="Segoe UI" w:hAnsi="Segoe UI" w:cs="Segoe UI"/>
                    <w:sz w:val="16"/>
                    <w:szCs w:val="16"/>
                  </w:rPr>
                </w:rPrChange>
              </w:rPr>
            </w:pPr>
            <w:r w:rsidRPr="004D620F">
              <w:rPr>
                <w:rFonts w:ascii="Arial" w:hAnsi="Arial" w:cs="Arial"/>
                <w:sz w:val="16"/>
                <w:szCs w:val="16"/>
                <w:rPrChange w:id="3380" w:author="Locke Liu" w:date="2021-05-24T14:33:00Z">
                  <w:rPr>
                    <w:rFonts w:ascii="Segoe UI" w:hAnsi="Segoe UI" w:cs="Segoe UI"/>
                    <w:sz w:val="16"/>
                    <w:szCs w:val="16"/>
                  </w:rPr>
                </w:rPrChange>
              </w:rPr>
              <w:t> </w:t>
            </w:r>
          </w:p>
        </w:tc>
      </w:tr>
      <w:tr w:rsidR="00AC70C7" w:rsidRPr="004D620F" w14:paraId="77E7A9F8" w14:textId="77777777" w:rsidTr="00B63C80">
        <w:trPr>
          <w:trHeight w:val="480"/>
          <w:jc w:val="center"/>
        </w:trPr>
        <w:tc>
          <w:tcPr>
            <w:tcW w:w="1389" w:type="pct"/>
            <w:shd w:val="clear" w:color="auto" w:fill="FFFFFF"/>
          </w:tcPr>
          <w:p w14:paraId="3E1AE2FC" w14:textId="77777777" w:rsidR="00AC70C7" w:rsidRPr="004D620F" w:rsidRDefault="00AC70C7" w:rsidP="00B63C80">
            <w:pPr>
              <w:jc w:val="both"/>
              <w:rPr>
                <w:rFonts w:ascii="Arial" w:hAnsi="Arial" w:cs="Arial"/>
                <w:b/>
                <w:bCs/>
                <w:sz w:val="16"/>
                <w:szCs w:val="16"/>
                <w:rPrChange w:id="3381" w:author="Locke Liu" w:date="2021-05-24T14:33:00Z">
                  <w:rPr>
                    <w:rFonts w:ascii="Segoe UI" w:hAnsi="Segoe UI" w:cs="Segoe UI"/>
                    <w:b/>
                    <w:bCs/>
                    <w:sz w:val="16"/>
                    <w:szCs w:val="16"/>
                  </w:rPr>
                </w:rPrChange>
              </w:rPr>
            </w:pPr>
            <w:r w:rsidRPr="004D620F">
              <w:rPr>
                <w:rFonts w:ascii="Arial" w:hAnsi="Arial" w:cs="Arial"/>
                <w:b/>
                <w:bCs/>
                <w:sz w:val="16"/>
                <w:szCs w:val="16"/>
                <w:rPrChange w:id="3382" w:author="Locke Liu" w:date="2021-05-24T14:33:00Z">
                  <w:rPr>
                    <w:rFonts w:ascii="Segoe UI" w:hAnsi="Segoe UI" w:cs="Segoe UI"/>
                    <w:b/>
                    <w:bCs/>
                    <w:sz w:val="16"/>
                    <w:szCs w:val="16"/>
                  </w:rPr>
                </w:rPrChange>
              </w:rPr>
              <w:t>Assumption</w:t>
            </w:r>
          </w:p>
        </w:tc>
        <w:tc>
          <w:tcPr>
            <w:tcW w:w="1944" w:type="pct"/>
            <w:shd w:val="clear" w:color="auto" w:fill="auto"/>
          </w:tcPr>
          <w:p w14:paraId="2882A601" w14:textId="77777777" w:rsidR="00AC70C7" w:rsidRPr="004D620F" w:rsidRDefault="00AC70C7" w:rsidP="00B63C80">
            <w:pPr>
              <w:rPr>
                <w:rFonts w:ascii="Arial" w:hAnsi="Arial" w:cs="Arial"/>
                <w:sz w:val="16"/>
                <w:szCs w:val="16"/>
                <w:rPrChange w:id="3383" w:author="Locke Liu" w:date="2021-05-24T14:33:00Z">
                  <w:rPr>
                    <w:rFonts w:ascii="Segoe UI" w:hAnsi="Segoe UI" w:cs="Segoe UI"/>
                    <w:sz w:val="16"/>
                    <w:szCs w:val="16"/>
                  </w:rPr>
                </w:rPrChange>
              </w:rPr>
            </w:pPr>
          </w:p>
        </w:tc>
        <w:tc>
          <w:tcPr>
            <w:tcW w:w="1667" w:type="pct"/>
            <w:shd w:val="clear" w:color="auto" w:fill="auto"/>
          </w:tcPr>
          <w:p w14:paraId="372740A4" w14:textId="77777777" w:rsidR="00AC70C7" w:rsidRPr="004D620F" w:rsidRDefault="00AC70C7" w:rsidP="00B63C80">
            <w:pPr>
              <w:rPr>
                <w:rFonts w:ascii="Arial" w:hAnsi="Arial" w:cs="Arial"/>
                <w:sz w:val="16"/>
                <w:szCs w:val="16"/>
                <w:rPrChange w:id="3384" w:author="Locke Liu" w:date="2021-05-24T14:33:00Z">
                  <w:rPr>
                    <w:rFonts w:ascii="Segoe UI" w:hAnsi="Segoe UI" w:cs="Segoe UI"/>
                    <w:sz w:val="16"/>
                    <w:szCs w:val="16"/>
                  </w:rPr>
                </w:rPrChange>
              </w:rPr>
            </w:pPr>
            <w:r w:rsidRPr="004D620F">
              <w:rPr>
                <w:rFonts w:ascii="Arial" w:hAnsi="Arial" w:cs="Arial"/>
                <w:sz w:val="16"/>
                <w:szCs w:val="16"/>
                <w:rPrChange w:id="3385" w:author="Locke Liu" w:date="2021-05-24T14:33:00Z">
                  <w:rPr>
                    <w:rFonts w:ascii="Segoe UI" w:hAnsi="Segoe UI" w:cs="Segoe UI"/>
                    <w:sz w:val="16"/>
                    <w:szCs w:val="16"/>
                  </w:rPr>
                </w:rPrChange>
              </w:rPr>
              <w:t> </w:t>
            </w:r>
          </w:p>
        </w:tc>
      </w:tr>
      <w:tr w:rsidR="00AC70C7" w:rsidRPr="004D620F" w14:paraId="098C0F5F" w14:textId="77777777" w:rsidTr="00B63C80">
        <w:trPr>
          <w:trHeight w:val="480"/>
          <w:jc w:val="center"/>
        </w:trPr>
        <w:tc>
          <w:tcPr>
            <w:tcW w:w="1389" w:type="pct"/>
            <w:shd w:val="clear" w:color="auto" w:fill="FFFFFF"/>
          </w:tcPr>
          <w:p w14:paraId="0D70797F" w14:textId="77777777" w:rsidR="00AC70C7" w:rsidRPr="004D620F" w:rsidRDefault="00AC70C7" w:rsidP="00B63C80">
            <w:pPr>
              <w:jc w:val="both"/>
              <w:rPr>
                <w:rFonts w:ascii="Arial" w:hAnsi="Arial" w:cs="Arial"/>
                <w:b/>
                <w:bCs/>
                <w:sz w:val="16"/>
                <w:szCs w:val="16"/>
                <w:rPrChange w:id="3386" w:author="Locke Liu" w:date="2021-05-24T14:33:00Z">
                  <w:rPr>
                    <w:rFonts w:ascii="Segoe UI" w:hAnsi="Segoe UI" w:cs="Segoe UI"/>
                    <w:b/>
                    <w:bCs/>
                    <w:sz w:val="16"/>
                    <w:szCs w:val="16"/>
                  </w:rPr>
                </w:rPrChange>
              </w:rPr>
            </w:pPr>
            <w:r w:rsidRPr="004D620F">
              <w:rPr>
                <w:rFonts w:ascii="Arial" w:hAnsi="Arial" w:cs="Arial"/>
                <w:b/>
                <w:bCs/>
                <w:sz w:val="16"/>
                <w:szCs w:val="16"/>
                <w:rPrChange w:id="3387" w:author="Locke Liu" w:date="2021-05-24T14:33:00Z">
                  <w:rPr>
                    <w:rFonts w:ascii="Segoe UI" w:hAnsi="Segoe UI" w:cs="Segoe UI"/>
                    <w:b/>
                    <w:bCs/>
                    <w:sz w:val="16"/>
                    <w:szCs w:val="16"/>
                  </w:rPr>
                </w:rPrChange>
              </w:rPr>
              <w:t xml:space="preserve">Alternatives </w:t>
            </w:r>
          </w:p>
        </w:tc>
        <w:tc>
          <w:tcPr>
            <w:tcW w:w="1944" w:type="pct"/>
            <w:shd w:val="clear" w:color="auto" w:fill="auto"/>
          </w:tcPr>
          <w:p w14:paraId="2EF1ADEB" w14:textId="601C3A6D" w:rsidR="00AC70C7" w:rsidRPr="004D620F" w:rsidRDefault="00103C96" w:rsidP="00C54921">
            <w:pPr>
              <w:pStyle w:val="ListParagraph"/>
              <w:numPr>
                <w:ilvl w:val="0"/>
                <w:numId w:val="10"/>
              </w:numPr>
              <w:rPr>
                <w:rFonts w:ascii="Arial" w:hAnsi="Arial" w:cs="Arial"/>
                <w:color w:val="0000FF"/>
                <w:sz w:val="16"/>
                <w:szCs w:val="16"/>
                <w:rPrChange w:id="3388" w:author="Locke Liu" w:date="2021-05-24T14:33:00Z">
                  <w:rPr>
                    <w:rFonts w:ascii="Segoe UI" w:hAnsi="Segoe UI" w:cs="Segoe UI"/>
                    <w:color w:val="0000FF"/>
                    <w:sz w:val="16"/>
                    <w:szCs w:val="16"/>
                  </w:rPr>
                </w:rPrChange>
              </w:rPr>
            </w:pPr>
            <w:r w:rsidRPr="004D620F">
              <w:rPr>
                <w:rFonts w:ascii="Arial" w:hAnsi="Arial" w:cs="Arial"/>
                <w:color w:val="0000FF"/>
                <w:sz w:val="16"/>
                <w:szCs w:val="16"/>
                <w:lang w:eastAsia="zh-CN"/>
                <w:rPrChange w:id="3389" w:author="Locke Liu" w:date="2021-05-24T14:33:00Z">
                  <w:rPr>
                    <w:rFonts w:ascii="Segoe UI" w:hAnsi="Segoe UI" w:cs="Segoe UI"/>
                    <w:color w:val="0000FF"/>
                    <w:sz w:val="16"/>
                    <w:szCs w:val="16"/>
                    <w:lang w:eastAsia="zh-CN"/>
                  </w:rPr>
                </w:rPrChange>
              </w:rPr>
              <w:t>Share subscription with other bss/digital apps</w:t>
            </w:r>
          </w:p>
          <w:p w14:paraId="08A9CD5E" w14:textId="0A98CF64" w:rsidR="00AC70C7" w:rsidRPr="004D620F" w:rsidRDefault="00103C96" w:rsidP="00C54921">
            <w:pPr>
              <w:pStyle w:val="ListParagraph"/>
              <w:numPr>
                <w:ilvl w:val="0"/>
                <w:numId w:val="10"/>
              </w:numPr>
              <w:rPr>
                <w:rFonts w:ascii="Arial" w:hAnsi="Arial" w:cs="Arial"/>
                <w:color w:val="0000FF"/>
                <w:sz w:val="16"/>
                <w:szCs w:val="16"/>
                <w:rPrChange w:id="3390"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3391" w:author="Locke Liu" w:date="2021-05-24T14:33:00Z">
                  <w:rPr>
                    <w:rFonts w:ascii="Segoe UI" w:hAnsi="Segoe UI" w:cs="Segoe UI"/>
                    <w:color w:val="0000FF"/>
                    <w:sz w:val="16"/>
                    <w:szCs w:val="16"/>
                  </w:rPr>
                </w:rPrChange>
              </w:rPr>
              <w:t>Create one dedicate subscription for data lake and CD</w:t>
            </w:r>
            <w:r w:rsidRPr="004D620F">
              <w:rPr>
                <w:rFonts w:ascii="Arial" w:hAnsi="Arial" w:cs="Arial"/>
                <w:color w:val="0000FF"/>
                <w:sz w:val="16"/>
                <w:szCs w:val="16"/>
                <w:lang w:eastAsia="zh-CN"/>
                <w:rPrChange w:id="3392" w:author="Locke Liu" w:date="2021-05-24T14:33:00Z">
                  <w:rPr>
                    <w:rFonts w:ascii="Segoe UI" w:hAnsi="Segoe UI" w:cs="Segoe UI"/>
                    <w:color w:val="0000FF"/>
                    <w:sz w:val="16"/>
                    <w:szCs w:val="16"/>
                    <w:lang w:eastAsia="zh-CN"/>
                  </w:rPr>
                </w:rPrChange>
              </w:rPr>
              <w:t>P</w:t>
            </w:r>
          </w:p>
        </w:tc>
        <w:tc>
          <w:tcPr>
            <w:tcW w:w="1667" w:type="pct"/>
            <w:shd w:val="clear" w:color="auto" w:fill="auto"/>
          </w:tcPr>
          <w:p w14:paraId="75383D14" w14:textId="77777777" w:rsidR="00AC70C7" w:rsidRPr="004D620F" w:rsidRDefault="00AC70C7" w:rsidP="00B63C80">
            <w:pPr>
              <w:jc w:val="both"/>
              <w:rPr>
                <w:rFonts w:ascii="Arial" w:hAnsi="Arial" w:cs="Arial"/>
                <w:sz w:val="16"/>
                <w:szCs w:val="16"/>
                <w:rPrChange w:id="3393" w:author="Locke Liu" w:date="2021-05-24T14:33:00Z">
                  <w:rPr>
                    <w:rFonts w:ascii="Segoe UI" w:hAnsi="Segoe UI" w:cs="Segoe UI"/>
                    <w:sz w:val="16"/>
                    <w:szCs w:val="16"/>
                  </w:rPr>
                </w:rPrChange>
              </w:rPr>
            </w:pPr>
            <w:r w:rsidRPr="004D620F">
              <w:rPr>
                <w:rFonts w:ascii="Arial" w:hAnsi="Arial" w:cs="Arial"/>
                <w:sz w:val="16"/>
                <w:szCs w:val="16"/>
                <w:rPrChange w:id="3394" w:author="Locke Liu" w:date="2021-05-24T14:33:00Z">
                  <w:rPr>
                    <w:rFonts w:ascii="Segoe UI" w:hAnsi="Segoe UI" w:cs="Segoe UI"/>
                    <w:sz w:val="16"/>
                    <w:szCs w:val="16"/>
                  </w:rPr>
                </w:rPrChange>
              </w:rPr>
              <w:t> </w:t>
            </w:r>
          </w:p>
        </w:tc>
      </w:tr>
      <w:tr w:rsidR="00AC70C7" w:rsidRPr="004D620F" w14:paraId="2E8FCC0E" w14:textId="77777777" w:rsidTr="00B63C80">
        <w:trPr>
          <w:trHeight w:val="870"/>
          <w:jc w:val="center"/>
        </w:trPr>
        <w:tc>
          <w:tcPr>
            <w:tcW w:w="1389" w:type="pct"/>
            <w:shd w:val="clear" w:color="auto" w:fill="FFFFFF"/>
          </w:tcPr>
          <w:p w14:paraId="5D366097" w14:textId="77777777" w:rsidR="00AC70C7" w:rsidRPr="004D620F" w:rsidRDefault="00AC70C7" w:rsidP="00B63C80">
            <w:pPr>
              <w:jc w:val="both"/>
              <w:rPr>
                <w:rFonts w:ascii="Arial" w:hAnsi="Arial" w:cs="Arial"/>
                <w:b/>
                <w:bCs/>
                <w:sz w:val="16"/>
                <w:szCs w:val="16"/>
                <w:rPrChange w:id="3395" w:author="Locke Liu" w:date="2021-05-24T14:33:00Z">
                  <w:rPr>
                    <w:rFonts w:ascii="Segoe UI" w:hAnsi="Segoe UI" w:cs="Segoe UI"/>
                    <w:b/>
                    <w:bCs/>
                    <w:sz w:val="16"/>
                    <w:szCs w:val="16"/>
                  </w:rPr>
                </w:rPrChange>
              </w:rPr>
            </w:pPr>
            <w:r w:rsidRPr="004D620F">
              <w:rPr>
                <w:rFonts w:ascii="Arial" w:hAnsi="Arial" w:cs="Arial"/>
                <w:b/>
                <w:bCs/>
                <w:sz w:val="16"/>
                <w:szCs w:val="16"/>
                <w:rPrChange w:id="3396" w:author="Locke Liu" w:date="2021-05-24T14:33:00Z">
                  <w:rPr>
                    <w:rFonts w:ascii="Segoe UI" w:hAnsi="Segoe UI" w:cs="Segoe UI"/>
                    <w:b/>
                    <w:bCs/>
                    <w:sz w:val="16"/>
                    <w:szCs w:val="16"/>
                  </w:rPr>
                </w:rPrChange>
              </w:rPr>
              <w:t>Decision</w:t>
            </w:r>
          </w:p>
        </w:tc>
        <w:tc>
          <w:tcPr>
            <w:tcW w:w="1944" w:type="pct"/>
            <w:shd w:val="clear" w:color="auto" w:fill="auto"/>
          </w:tcPr>
          <w:p w14:paraId="0A2459B9" w14:textId="77777777" w:rsidR="00AC70C7" w:rsidRPr="004D620F" w:rsidRDefault="00AC70C7" w:rsidP="00B63C80">
            <w:pPr>
              <w:jc w:val="both"/>
              <w:rPr>
                <w:rFonts w:ascii="Arial" w:hAnsi="Arial" w:cs="Arial"/>
                <w:b/>
                <w:bCs/>
                <w:color w:val="0000FF"/>
                <w:sz w:val="16"/>
                <w:szCs w:val="16"/>
                <w:rPrChange w:id="3397" w:author="Locke Liu" w:date="2021-05-24T14:33:00Z">
                  <w:rPr>
                    <w:rFonts w:ascii="Segoe UI" w:hAnsi="Segoe UI" w:cs="Segoe UI"/>
                    <w:b/>
                    <w:bCs/>
                    <w:color w:val="0000FF"/>
                    <w:sz w:val="16"/>
                    <w:szCs w:val="16"/>
                  </w:rPr>
                </w:rPrChange>
              </w:rPr>
            </w:pPr>
            <w:r w:rsidRPr="004D620F">
              <w:rPr>
                <w:rFonts w:ascii="Arial" w:hAnsi="Arial" w:cs="Arial"/>
                <w:b/>
                <w:bCs/>
                <w:color w:val="0000FF"/>
                <w:sz w:val="16"/>
                <w:szCs w:val="16"/>
                <w:rPrChange w:id="3398" w:author="Locke Liu" w:date="2021-05-24T14:33:00Z">
                  <w:rPr>
                    <w:rFonts w:ascii="Segoe UI" w:hAnsi="Segoe UI" w:cs="Segoe UI"/>
                    <w:b/>
                    <w:bCs/>
                    <w:color w:val="0000FF"/>
                    <w:sz w:val="16"/>
                    <w:szCs w:val="16"/>
                  </w:rPr>
                </w:rPrChange>
              </w:rPr>
              <w:t> Alternative 2</w:t>
            </w:r>
          </w:p>
        </w:tc>
        <w:tc>
          <w:tcPr>
            <w:tcW w:w="1667" w:type="pct"/>
            <w:shd w:val="clear" w:color="auto" w:fill="auto"/>
          </w:tcPr>
          <w:p w14:paraId="2F92D205" w14:textId="77777777" w:rsidR="00AC70C7" w:rsidRPr="004D620F" w:rsidRDefault="00AC70C7" w:rsidP="00B63C80">
            <w:pPr>
              <w:jc w:val="both"/>
              <w:rPr>
                <w:rFonts w:ascii="Arial" w:hAnsi="Arial" w:cs="Arial"/>
                <w:sz w:val="16"/>
                <w:szCs w:val="16"/>
                <w:rPrChange w:id="3399" w:author="Locke Liu" w:date="2021-05-24T14:33:00Z">
                  <w:rPr>
                    <w:rFonts w:ascii="Segoe UI" w:hAnsi="Segoe UI" w:cs="Segoe UI"/>
                    <w:sz w:val="16"/>
                    <w:szCs w:val="16"/>
                  </w:rPr>
                </w:rPrChange>
              </w:rPr>
            </w:pPr>
            <w:r w:rsidRPr="004D620F">
              <w:rPr>
                <w:rFonts w:ascii="Arial" w:hAnsi="Arial" w:cs="Arial"/>
                <w:sz w:val="16"/>
                <w:szCs w:val="16"/>
                <w:rPrChange w:id="3400" w:author="Locke Liu" w:date="2021-05-24T14:33:00Z">
                  <w:rPr>
                    <w:rFonts w:ascii="Segoe UI" w:hAnsi="Segoe UI" w:cs="Segoe UI"/>
                    <w:sz w:val="16"/>
                    <w:szCs w:val="16"/>
                  </w:rPr>
                </w:rPrChange>
              </w:rPr>
              <w:t> </w:t>
            </w:r>
          </w:p>
        </w:tc>
      </w:tr>
      <w:tr w:rsidR="00AC70C7" w:rsidRPr="004D620F" w14:paraId="721CC401" w14:textId="77777777" w:rsidTr="00B63C80">
        <w:trPr>
          <w:trHeight w:val="389"/>
          <w:jc w:val="center"/>
        </w:trPr>
        <w:tc>
          <w:tcPr>
            <w:tcW w:w="1389" w:type="pct"/>
            <w:vMerge w:val="restart"/>
            <w:shd w:val="clear" w:color="auto" w:fill="FFFFFF"/>
          </w:tcPr>
          <w:p w14:paraId="5D93FE70" w14:textId="77777777" w:rsidR="00AC70C7" w:rsidRPr="004D620F" w:rsidRDefault="00AC70C7" w:rsidP="00B63C80">
            <w:pPr>
              <w:jc w:val="both"/>
              <w:rPr>
                <w:rFonts w:ascii="Arial" w:hAnsi="Arial" w:cs="Arial"/>
                <w:b/>
                <w:bCs/>
                <w:sz w:val="16"/>
                <w:szCs w:val="16"/>
                <w:rPrChange w:id="3401" w:author="Locke Liu" w:date="2021-05-24T14:33:00Z">
                  <w:rPr>
                    <w:rFonts w:ascii="Segoe UI" w:hAnsi="Segoe UI" w:cs="Segoe UI"/>
                    <w:b/>
                    <w:bCs/>
                    <w:sz w:val="16"/>
                    <w:szCs w:val="16"/>
                  </w:rPr>
                </w:rPrChange>
              </w:rPr>
            </w:pPr>
            <w:r w:rsidRPr="004D620F">
              <w:rPr>
                <w:rFonts w:ascii="Arial" w:hAnsi="Arial" w:cs="Arial"/>
                <w:b/>
                <w:bCs/>
                <w:sz w:val="16"/>
                <w:szCs w:val="16"/>
                <w:rPrChange w:id="3402" w:author="Locke Liu" w:date="2021-05-24T14:33:00Z">
                  <w:rPr>
                    <w:rFonts w:ascii="Segoe UI" w:hAnsi="Segoe UI" w:cs="Segoe UI"/>
                    <w:b/>
                    <w:bCs/>
                    <w:sz w:val="16"/>
                    <w:szCs w:val="16"/>
                  </w:rPr>
                </w:rPrChange>
              </w:rPr>
              <w:t>Justification</w:t>
            </w:r>
          </w:p>
        </w:tc>
        <w:tc>
          <w:tcPr>
            <w:tcW w:w="1944" w:type="pct"/>
            <w:vMerge w:val="restart"/>
            <w:shd w:val="clear" w:color="auto" w:fill="auto"/>
          </w:tcPr>
          <w:p w14:paraId="11950839" w14:textId="781D4080" w:rsidR="00AC70C7" w:rsidRPr="004D620F" w:rsidRDefault="00411CAE" w:rsidP="00C54921">
            <w:pPr>
              <w:pStyle w:val="ListParagraph"/>
              <w:numPr>
                <w:ilvl w:val="0"/>
                <w:numId w:val="11"/>
              </w:numPr>
              <w:jc w:val="both"/>
              <w:rPr>
                <w:rFonts w:ascii="Arial" w:hAnsi="Arial" w:cs="Arial"/>
                <w:sz w:val="16"/>
                <w:szCs w:val="16"/>
                <w:rPrChange w:id="3403" w:author="Locke Liu" w:date="2021-05-24T14:33:00Z">
                  <w:rPr>
                    <w:rFonts w:ascii="Segoe UI" w:hAnsi="Segoe UI" w:cs="Segoe UI"/>
                    <w:sz w:val="16"/>
                    <w:szCs w:val="16"/>
                  </w:rPr>
                </w:rPrChange>
              </w:rPr>
            </w:pPr>
            <w:r w:rsidRPr="004D620F">
              <w:rPr>
                <w:rFonts w:ascii="Arial" w:hAnsi="Arial" w:cs="Arial"/>
                <w:sz w:val="16"/>
                <w:szCs w:val="16"/>
                <w:rPrChange w:id="3404" w:author="Locke Liu" w:date="2021-05-24T14:33:00Z">
                  <w:rPr>
                    <w:rFonts w:ascii="Segoe UI" w:hAnsi="Segoe UI" w:cs="Segoe UI"/>
                    <w:sz w:val="16"/>
                    <w:szCs w:val="16"/>
                  </w:rPr>
                </w:rPrChange>
              </w:rPr>
              <w:t>Easy to manage from cost management perspective</w:t>
            </w:r>
          </w:p>
          <w:p w14:paraId="1D693E03" w14:textId="2A16FA5E" w:rsidR="00AC70C7" w:rsidRPr="004D620F" w:rsidRDefault="00411CAE" w:rsidP="00C54921">
            <w:pPr>
              <w:pStyle w:val="ListParagraph"/>
              <w:numPr>
                <w:ilvl w:val="0"/>
                <w:numId w:val="11"/>
              </w:numPr>
              <w:jc w:val="both"/>
              <w:rPr>
                <w:rFonts w:ascii="Arial" w:hAnsi="Arial" w:cs="Arial"/>
                <w:sz w:val="16"/>
                <w:szCs w:val="16"/>
                <w:rPrChange w:id="3405" w:author="Locke Liu" w:date="2021-05-24T14:33:00Z">
                  <w:rPr>
                    <w:rFonts w:ascii="Segoe UI" w:hAnsi="Segoe UI" w:cs="Segoe UI"/>
                    <w:sz w:val="16"/>
                    <w:szCs w:val="16"/>
                  </w:rPr>
                </w:rPrChange>
              </w:rPr>
            </w:pPr>
            <w:r w:rsidRPr="004D620F">
              <w:rPr>
                <w:rFonts w:ascii="Arial" w:hAnsi="Arial" w:cs="Arial"/>
                <w:sz w:val="16"/>
                <w:szCs w:val="16"/>
                <w:rPrChange w:id="3406" w:author="Locke Liu" w:date="2021-05-24T14:33:00Z">
                  <w:rPr>
                    <w:rFonts w:ascii="Segoe UI" w:hAnsi="Segoe UI" w:cs="Segoe UI"/>
                    <w:sz w:val="16"/>
                    <w:szCs w:val="16"/>
                  </w:rPr>
                </w:rPrChange>
              </w:rPr>
              <w:t xml:space="preserve">Dedicated subnet is required by new data lake components. Such as databricks, ADF etc. it’s better </w:t>
            </w:r>
            <w:del w:id="3407" w:author="Locke Liu" w:date="2021-05-24T15:09:00Z">
              <w:r w:rsidRPr="004D620F" w:rsidDel="00B6368E">
                <w:rPr>
                  <w:rFonts w:ascii="Arial" w:hAnsi="Arial" w:cs="Arial"/>
                  <w:sz w:val="16"/>
                  <w:szCs w:val="16"/>
                  <w:rPrChange w:id="3408" w:author="Locke Liu" w:date="2021-05-24T14:33:00Z">
                    <w:rPr>
                      <w:rFonts w:ascii="Segoe UI" w:hAnsi="Segoe UI" w:cs="Segoe UI"/>
                      <w:sz w:val="16"/>
                      <w:szCs w:val="16"/>
                    </w:rPr>
                  </w:rPrChange>
                </w:rPr>
                <w:delText>have</w:delText>
              </w:r>
            </w:del>
            <w:ins w:id="3409" w:author="Locke Liu" w:date="2021-05-24T15:09:00Z">
              <w:r w:rsidR="00B6368E" w:rsidRPr="004D620F">
                <w:rPr>
                  <w:rFonts w:ascii="Arial" w:hAnsi="Arial" w:cs="Arial"/>
                  <w:sz w:val="16"/>
                  <w:szCs w:val="16"/>
                </w:rPr>
                <w:t>h</w:t>
              </w:r>
              <w:r w:rsidR="00B6368E">
                <w:rPr>
                  <w:rFonts w:ascii="Arial" w:hAnsi="Arial" w:cs="Arial"/>
                  <w:sz w:val="16"/>
                  <w:szCs w:val="16"/>
                </w:rPr>
                <w:t>aving</w:t>
              </w:r>
            </w:ins>
            <w:r w:rsidRPr="004D620F">
              <w:rPr>
                <w:rFonts w:ascii="Arial" w:hAnsi="Arial" w:cs="Arial"/>
                <w:sz w:val="16"/>
                <w:szCs w:val="16"/>
                <w:rPrChange w:id="3410" w:author="Locke Liu" w:date="2021-05-24T14:33:00Z">
                  <w:rPr>
                    <w:rFonts w:ascii="Segoe UI" w:hAnsi="Segoe UI" w:cs="Segoe UI"/>
                    <w:sz w:val="16"/>
                    <w:szCs w:val="16"/>
                  </w:rPr>
                </w:rPrChange>
              </w:rPr>
              <w:t xml:space="preserve"> a dedicated VNET without touching existing shared infrastructure in BIBCNINF</w:t>
            </w:r>
          </w:p>
        </w:tc>
        <w:tc>
          <w:tcPr>
            <w:tcW w:w="1667" w:type="pct"/>
            <w:vMerge w:val="restart"/>
            <w:shd w:val="clear" w:color="auto" w:fill="auto"/>
          </w:tcPr>
          <w:p w14:paraId="697CC19E" w14:textId="77777777" w:rsidR="00AC70C7" w:rsidRPr="004D620F" w:rsidRDefault="00AC70C7" w:rsidP="00B63C80">
            <w:pPr>
              <w:jc w:val="both"/>
              <w:rPr>
                <w:rFonts w:ascii="Arial" w:hAnsi="Arial" w:cs="Arial"/>
                <w:sz w:val="16"/>
                <w:szCs w:val="16"/>
                <w:rPrChange w:id="3411" w:author="Locke Liu" w:date="2021-05-24T14:33:00Z">
                  <w:rPr>
                    <w:rFonts w:ascii="Segoe UI" w:hAnsi="Segoe UI" w:cs="Segoe UI"/>
                    <w:sz w:val="16"/>
                    <w:szCs w:val="16"/>
                  </w:rPr>
                </w:rPrChange>
              </w:rPr>
            </w:pPr>
            <w:r w:rsidRPr="004D620F">
              <w:rPr>
                <w:rFonts w:ascii="Arial" w:hAnsi="Arial" w:cs="Arial"/>
                <w:sz w:val="16"/>
                <w:szCs w:val="16"/>
                <w:rPrChange w:id="3412" w:author="Locke Liu" w:date="2021-05-24T14:33:00Z">
                  <w:rPr>
                    <w:rFonts w:ascii="Segoe UI" w:hAnsi="Segoe UI" w:cs="Segoe UI"/>
                    <w:sz w:val="16"/>
                    <w:szCs w:val="16"/>
                  </w:rPr>
                </w:rPrChange>
              </w:rPr>
              <w:t> </w:t>
            </w:r>
          </w:p>
        </w:tc>
      </w:tr>
      <w:tr w:rsidR="00AC70C7" w:rsidRPr="004D620F" w14:paraId="04DC77E3" w14:textId="77777777" w:rsidTr="00B63C80">
        <w:trPr>
          <w:trHeight w:val="389"/>
          <w:jc w:val="center"/>
        </w:trPr>
        <w:tc>
          <w:tcPr>
            <w:tcW w:w="1389" w:type="pct"/>
            <w:vMerge/>
            <w:vAlign w:val="center"/>
          </w:tcPr>
          <w:p w14:paraId="549852FF" w14:textId="77777777" w:rsidR="00AC70C7" w:rsidRPr="004D620F" w:rsidRDefault="00AC70C7" w:rsidP="00B63C80">
            <w:pPr>
              <w:rPr>
                <w:rFonts w:ascii="Arial" w:hAnsi="Arial" w:cs="Arial"/>
                <w:b/>
                <w:bCs/>
                <w:sz w:val="16"/>
                <w:szCs w:val="16"/>
                <w:rPrChange w:id="3413" w:author="Locke Liu" w:date="2021-05-24T14:33:00Z">
                  <w:rPr>
                    <w:rFonts w:ascii="Segoe UI" w:hAnsi="Segoe UI" w:cs="Segoe UI"/>
                    <w:b/>
                    <w:bCs/>
                    <w:sz w:val="16"/>
                    <w:szCs w:val="16"/>
                  </w:rPr>
                </w:rPrChange>
              </w:rPr>
            </w:pPr>
          </w:p>
        </w:tc>
        <w:tc>
          <w:tcPr>
            <w:tcW w:w="1944" w:type="pct"/>
            <w:vMerge/>
            <w:vAlign w:val="center"/>
          </w:tcPr>
          <w:p w14:paraId="72B4EB8E" w14:textId="77777777" w:rsidR="00AC70C7" w:rsidRPr="004D620F" w:rsidRDefault="00AC70C7" w:rsidP="00B63C80">
            <w:pPr>
              <w:rPr>
                <w:rFonts w:ascii="Arial" w:hAnsi="Arial" w:cs="Arial"/>
                <w:sz w:val="16"/>
                <w:szCs w:val="16"/>
                <w:rPrChange w:id="3414" w:author="Locke Liu" w:date="2021-05-24T14:33:00Z">
                  <w:rPr>
                    <w:rFonts w:ascii="Segoe UI" w:hAnsi="Segoe UI" w:cs="Segoe UI"/>
                    <w:sz w:val="16"/>
                    <w:szCs w:val="16"/>
                  </w:rPr>
                </w:rPrChange>
              </w:rPr>
            </w:pPr>
          </w:p>
        </w:tc>
        <w:tc>
          <w:tcPr>
            <w:tcW w:w="1667" w:type="pct"/>
            <w:vMerge/>
            <w:vAlign w:val="center"/>
          </w:tcPr>
          <w:p w14:paraId="21BDAE82" w14:textId="77777777" w:rsidR="00AC70C7" w:rsidRPr="004D620F" w:rsidRDefault="00AC70C7" w:rsidP="00B63C80">
            <w:pPr>
              <w:rPr>
                <w:rFonts w:ascii="Arial" w:hAnsi="Arial" w:cs="Arial"/>
                <w:sz w:val="16"/>
                <w:szCs w:val="16"/>
                <w:rPrChange w:id="3415" w:author="Locke Liu" w:date="2021-05-24T14:33:00Z">
                  <w:rPr>
                    <w:rFonts w:ascii="Segoe UI" w:hAnsi="Segoe UI" w:cs="Segoe UI"/>
                    <w:sz w:val="16"/>
                    <w:szCs w:val="16"/>
                  </w:rPr>
                </w:rPrChange>
              </w:rPr>
            </w:pPr>
          </w:p>
        </w:tc>
      </w:tr>
      <w:tr w:rsidR="00AC70C7" w:rsidRPr="004D620F" w14:paraId="361E501D" w14:textId="77777777" w:rsidTr="00B63C80">
        <w:trPr>
          <w:trHeight w:val="389"/>
          <w:jc w:val="center"/>
        </w:trPr>
        <w:tc>
          <w:tcPr>
            <w:tcW w:w="1389" w:type="pct"/>
            <w:vMerge/>
            <w:vAlign w:val="center"/>
          </w:tcPr>
          <w:p w14:paraId="18EFFDF5" w14:textId="77777777" w:rsidR="00AC70C7" w:rsidRPr="004D620F" w:rsidRDefault="00AC70C7" w:rsidP="00B63C80">
            <w:pPr>
              <w:rPr>
                <w:rFonts w:ascii="Arial" w:hAnsi="Arial" w:cs="Arial"/>
                <w:b/>
                <w:bCs/>
                <w:sz w:val="16"/>
                <w:szCs w:val="16"/>
                <w:rPrChange w:id="3416" w:author="Locke Liu" w:date="2021-05-24T14:33:00Z">
                  <w:rPr>
                    <w:rFonts w:ascii="Segoe UI" w:hAnsi="Segoe UI" w:cs="Segoe UI"/>
                    <w:b/>
                    <w:bCs/>
                    <w:sz w:val="16"/>
                    <w:szCs w:val="16"/>
                  </w:rPr>
                </w:rPrChange>
              </w:rPr>
            </w:pPr>
          </w:p>
        </w:tc>
        <w:tc>
          <w:tcPr>
            <w:tcW w:w="1944" w:type="pct"/>
            <w:vMerge/>
            <w:vAlign w:val="center"/>
          </w:tcPr>
          <w:p w14:paraId="49EE6636" w14:textId="77777777" w:rsidR="00AC70C7" w:rsidRPr="004D620F" w:rsidRDefault="00AC70C7" w:rsidP="00B63C80">
            <w:pPr>
              <w:rPr>
                <w:rFonts w:ascii="Arial" w:hAnsi="Arial" w:cs="Arial"/>
                <w:sz w:val="16"/>
                <w:szCs w:val="16"/>
                <w:rPrChange w:id="3417" w:author="Locke Liu" w:date="2021-05-24T14:33:00Z">
                  <w:rPr>
                    <w:rFonts w:ascii="Segoe UI" w:hAnsi="Segoe UI" w:cs="Segoe UI"/>
                    <w:sz w:val="16"/>
                    <w:szCs w:val="16"/>
                  </w:rPr>
                </w:rPrChange>
              </w:rPr>
            </w:pPr>
          </w:p>
        </w:tc>
        <w:tc>
          <w:tcPr>
            <w:tcW w:w="1667" w:type="pct"/>
            <w:vMerge/>
            <w:vAlign w:val="center"/>
          </w:tcPr>
          <w:p w14:paraId="59D40706" w14:textId="77777777" w:rsidR="00AC70C7" w:rsidRPr="004D620F" w:rsidRDefault="00AC70C7" w:rsidP="00B63C80">
            <w:pPr>
              <w:rPr>
                <w:rFonts w:ascii="Arial" w:hAnsi="Arial" w:cs="Arial"/>
                <w:sz w:val="16"/>
                <w:szCs w:val="16"/>
                <w:rPrChange w:id="3418" w:author="Locke Liu" w:date="2021-05-24T14:33:00Z">
                  <w:rPr>
                    <w:rFonts w:ascii="Segoe UI" w:hAnsi="Segoe UI" w:cs="Segoe UI"/>
                    <w:sz w:val="16"/>
                    <w:szCs w:val="16"/>
                  </w:rPr>
                </w:rPrChange>
              </w:rPr>
            </w:pPr>
          </w:p>
        </w:tc>
      </w:tr>
      <w:tr w:rsidR="00AC70C7" w:rsidRPr="004D620F" w14:paraId="1D17C5E0" w14:textId="77777777" w:rsidTr="00B63C80">
        <w:trPr>
          <w:trHeight w:val="389"/>
          <w:jc w:val="center"/>
        </w:trPr>
        <w:tc>
          <w:tcPr>
            <w:tcW w:w="1389" w:type="pct"/>
            <w:vMerge/>
            <w:vAlign w:val="center"/>
          </w:tcPr>
          <w:p w14:paraId="43F447B2" w14:textId="77777777" w:rsidR="00AC70C7" w:rsidRPr="004D620F" w:rsidRDefault="00AC70C7" w:rsidP="00B63C80">
            <w:pPr>
              <w:rPr>
                <w:rFonts w:ascii="Arial" w:hAnsi="Arial" w:cs="Arial"/>
                <w:b/>
                <w:bCs/>
                <w:sz w:val="16"/>
                <w:szCs w:val="16"/>
                <w:rPrChange w:id="3419" w:author="Locke Liu" w:date="2021-05-24T14:33:00Z">
                  <w:rPr>
                    <w:rFonts w:ascii="Segoe UI" w:hAnsi="Segoe UI" w:cs="Segoe UI"/>
                    <w:b/>
                    <w:bCs/>
                    <w:sz w:val="16"/>
                    <w:szCs w:val="16"/>
                  </w:rPr>
                </w:rPrChange>
              </w:rPr>
            </w:pPr>
          </w:p>
        </w:tc>
        <w:tc>
          <w:tcPr>
            <w:tcW w:w="1944" w:type="pct"/>
            <w:vMerge/>
            <w:vAlign w:val="center"/>
          </w:tcPr>
          <w:p w14:paraId="0D6F455E" w14:textId="77777777" w:rsidR="00AC70C7" w:rsidRPr="004D620F" w:rsidRDefault="00AC70C7" w:rsidP="00B63C80">
            <w:pPr>
              <w:rPr>
                <w:rFonts w:ascii="Arial" w:hAnsi="Arial" w:cs="Arial"/>
                <w:sz w:val="16"/>
                <w:szCs w:val="16"/>
                <w:rPrChange w:id="3420" w:author="Locke Liu" w:date="2021-05-24T14:33:00Z">
                  <w:rPr>
                    <w:rFonts w:ascii="Segoe UI" w:hAnsi="Segoe UI" w:cs="Segoe UI"/>
                    <w:sz w:val="16"/>
                    <w:szCs w:val="16"/>
                  </w:rPr>
                </w:rPrChange>
              </w:rPr>
            </w:pPr>
          </w:p>
        </w:tc>
        <w:tc>
          <w:tcPr>
            <w:tcW w:w="1667" w:type="pct"/>
            <w:vMerge/>
            <w:vAlign w:val="center"/>
          </w:tcPr>
          <w:p w14:paraId="00C4E87D" w14:textId="77777777" w:rsidR="00AC70C7" w:rsidRPr="004D620F" w:rsidRDefault="00AC70C7" w:rsidP="00B63C80">
            <w:pPr>
              <w:rPr>
                <w:rFonts w:ascii="Arial" w:hAnsi="Arial" w:cs="Arial"/>
                <w:sz w:val="16"/>
                <w:szCs w:val="16"/>
                <w:rPrChange w:id="3421" w:author="Locke Liu" w:date="2021-05-24T14:33:00Z">
                  <w:rPr>
                    <w:rFonts w:ascii="Segoe UI" w:hAnsi="Segoe UI" w:cs="Segoe UI"/>
                    <w:sz w:val="16"/>
                    <w:szCs w:val="16"/>
                  </w:rPr>
                </w:rPrChange>
              </w:rPr>
            </w:pPr>
          </w:p>
        </w:tc>
      </w:tr>
      <w:tr w:rsidR="00AC70C7" w:rsidRPr="004D620F" w14:paraId="4E06B300" w14:textId="77777777" w:rsidTr="00B63C80">
        <w:trPr>
          <w:trHeight w:val="360"/>
          <w:jc w:val="center"/>
        </w:trPr>
        <w:tc>
          <w:tcPr>
            <w:tcW w:w="1389" w:type="pct"/>
            <w:shd w:val="clear" w:color="auto" w:fill="FFFFFF"/>
          </w:tcPr>
          <w:p w14:paraId="340EDA46" w14:textId="77777777" w:rsidR="00AC70C7" w:rsidRPr="004D620F" w:rsidRDefault="00AC70C7" w:rsidP="00B63C80">
            <w:pPr>
              <w:jc w:val="both"/>
              <w:rPr>
                <w:rFonts w:ascii="Arial" w:hAnsi="Arial" w:cs="Arial"/>
                <w:b/>
                <w:bCs/>
                <w:sz w:val="16"/>
                <w:szCs w:val="16"/>
                <w:rPrChange w:id="3422" w:author="Locke Liu" w:date="2021-05-24T14:33:00Z">
                  <w:rPr>
                    <w:rFonts w:ascii="Segoe UI" w:hAnsi="Segoe UI" w:cs="Segoe UI"/>
                    <w:b/>
                    <w:bCs/>
                    <w:sz w:val="16"/>
                    <w:szCs w:val="16"/>
                  </w:rPr>
                </w:rPrChange>
              </w:rPr>
            </w:pPr>
            <w:r w:rsidRPr="004D620F">
              <w:rPr>
                <w:rFonts w:ascii="Arial" w:hAnsi="Arial" w:cs="Arial"/>
                <w:b/>
                <w:bCs/>
                <w:sz w:val="16"/>
                <w:szCs w:val="16"/>
                <w:rPrChange w:id="3423" w:author="Locke Liu" w:date="2021-05-24T14:33:00Z">
                  <w:rPr>
                    <w:rFonts w:ascii="Segoe UI" w:hAnsi="Segoe UI" w:cs="Segoe UI"/>
                    <w:b/>
                    <w:bCs/>
                    <w:sz w:val="16"/>
                    <w:szCs w:val="16"/>
                  </w:rPr>
                </w:rPrChange>
              </w:rPr>
              <w:t xml:space="preserve">Implications </w:t>
            </w:r>
          </w:p>
        </w:tc>
        <w:tc>
          <w:tcPr>
            <w:tcW w:w="1944" w:type="pct"/>
            <w:shd w:val="clear" w:color="auto" w:fill="auto"/>
          </w:tcPr>
          <w:p w14:paraId="38D881BD" w14:textId="77777777" w:rsidR="00AC70C7" w:rsidRPr="004D620F" w:rsidRDefault="00AC70C7" w:rsidP="00B63C80">
            <w:pPr>
              <w:jc w:val="both"/>
              <w:rPr>
                <w:rFonts w:ascii="Arial" w:hAnsi="Arial" w:cs="Arial"/>
                <w:sz w:val="16"/>
                <w:szCs w:val="16"/>
                <w:rPrChange w:id="3424" w:author="Locke Liu" w:date="2021-05-24T14:33:00Z">
                  <w:rPr>
                    <w:rFonts w:ascii="Segoe UI" w:hAnsi="Segoe UI" w:cs="Segoe UI"/>
                    <w:sz w:val="16"/>
                    <w:szCs w:val="16"/>
                  </w:rPr>
                </w:rPrChange>
              </w:rPr>
            </w:pPr>
          </w:p>
        </w:tc>
        <w:tc>
          <w:tcPr>
            <w:tcW w:w="1667" w:type="pct"/>
            <w:shd w:val="clear" w:color="auto" w:fill="auto"/>
          </w:tcPr>
          <w:p w14:paraId="64F60ABC" w14:textId="77777777" w:rsidR="00AC70C7" w:rsidRPr="004D620F" w:rsidRDefault="00AC70C7" w:rsidP="00B63C80">
            <w:pPr>
              <w:jc w:val="both"/>
              <w:rPr>
                <w:rFonts w:ascii="Arial" w:hAnsi="Arial" w:cs="Arial"/>
                <w:sz w:val="16"/>
                <w:szCs w:val="16"/>
                <w:rPrChange w:id="3425" w:author="Locke Liu" w:date="2021-05-24T14:33:00Z">
                  <w:rPr>
                    <w:rFonts w:ascii="Segoe UI" w:hAnsi="Segoe UI" w:cs="Segoe UI"/>
                    <w:sz w:val="16"/>
                    <w:szCs w:val="16"/>
                  </w:rPr>
                </w:rPrChange>
              </w:rPr>
            </w:pPr>
            <w:r w:rsidRPr="004D620F">
              <w:rPr>
                <w:rFonts w:ascii="Arial" w:hAnsi="Arial" w:cs="Arial"/>
                <w:sz w:val="16"/>
                <w:szCs w:val="16"/>
                <w:rPrChange w:id="3426" w:author="Locke Liu" w:date="2021-05-24T14:33:00Z">
                  <w:rPr>
                    <w:rFonts w:ascii="Segoe UI" w:hAnsi="Segoe UI" w:cs="Segoe UI"/>
                    <w:sz w:val="16"/>
                    <w:szCs w:val="16"/>
                  </w:rPr>
                </w:rPrChange>
              </w:rPr>
              <w:t> </w:t>
            </w:r>
          </w:p>
        </w:tc>
      </w:tr>
      <w:tr w:rsidR="00AC70C7" w:rsidRPr="004D620F" w14:paraId="20696485" w14:textId="77777777" w:rsidTr="00B63C80">
        <w:trPr>
          <w:trHeight w:val="360"/>
          <w:jc w:val="center"/>
        </w:trPr>
        <w:tc>
          <w:tcPr>
            <w:tcW w:w="1389" w:type="pct"/>
            <w:shd w:val="clear" w:color="auto" w:fill="FFFFFF"/>
          </w:tcPr>
          <w:p w14:paraId="720DE5A2" w14:textId="77777777" w:rsidR="00AC70C7" w:rsidRPr="004D620F" w:rsidRDefault="00AC70C7" w:rsidP="00B63C80">
            <w:pPr>
              <w:jc w:val="both"/>
              <w:rPr>
                <w:rFonts w:ascii="Arial" w:hAnsi="Arial" w:cs="Arial"/>
                <w:b/>
                <w:bCs/>
                <w:sz w:val="16"/>
                <w:szCs w:val="16"/>
                <w:rPrChange w:id="3427" w:author="Locke Liu" w:date="2021-05-24T14:33:00Z">
                  <w:rPr>
                    <w:rFonts w:ascii="Segoe UI" w:hAnsi="Segoe UI" w:cs="Segoe UI"/>
                    <w:b/>
                    <w:bCs/>
                    <w:sz w:val="16"/>
                    <w:szCs w:val="16"/>
                  </w:rPr>
                </w:rPrChange>
              </w:rPr>
            </w:pPr>
            <w:r w:rsidRPr="004D620F">
              <w:rPr>
                <w:rFonts w:ascii="Arial" w:hAnsi="Arial" w:cs="Arial"/>
                <w:b/>
                <w:bCs/>
                <w:sz w:val="16"/>
                <w:szCs w:val="16"/>
                <w:rPrChange w:id="3428" w:author="Locke Liu" w:date="2021-05-24T14:33:00Z">
                  <w:rPr>
                    <w:rFonts w:ascii="Segoe UI" w:hAnsi="Segoe UI" w:cs="Segoe UI"/>
                    <w:b/>
                    <w:bCs/>
                    <w:sz w:val="16"/>
                    <w:szCs w:val="16"/>
                  </w:rPr>
                </w:rPrChange>
              </w:rPr>
              <w:t>Related requirements</w:t>
            </w:r>
          </w:p>
        </w:tc>
        <w:tc>
          <w:tcPr>
            <w:tcW w:w="1944" w:type="pct"/>
            <w:shd w:val="clear" w:color="auto" w:fill="auto"/>
          </w:tcPr>
          <w:p w14:paraId="1A2F6181" w14:textId="77777777" w:rsidR="00AC70C7" w:rsidRPr="004D620F" w:rsidRDefault="00AC70C7" w:rsidP="00B63C80">
            <w:pPr>
              <w:jc w:val="both"/>
              <w:rPr>
                <w:rFonts w:ascii="Arial" w:hAnsi="Arial" w:cs="Arial"/>
                <w:sz w:val="16"/>
                <w:szCs w:val="16"/>
                <w:rPrChange w:id="3429" w:author="Locke Liu" w:date="2021-05-24T14:33:00Z">
                  <w:rPr>
                    <w:rFonts w:ascii="Segoe UI" w:hAnsi="Segoe UI" w:cs="Segoe UI"/>
                    <w:sz w:val="16"/>
                    <w:szCs w:val="16"/>
                  </w:rPr>
                </w:rPrChange>
              </w:rPr>
            </w:pPr>
            <w:r w:rsidRPr="004D620F">
              <w:rPr>
                <w:rFonts w:ascii="Arial" w:hAnsi="Arial" w:cs="Arial"/>
                <w:sz w:val="16"/>
                <w:szCs w:val="16"/>
                <w:rPrChange w:id="3430" w:author="Locke Liu" w:date="2021-05-24T14:33:00Z">
                  <w:rPr>
                    <w:rFonts w:ascii="Segoe UI" w:hAnsi="Segoe UI" w:cs="Segoe UI"/>
                    <w:sz w:val="16"/>
                    <w:szCs w:val="16"/>
                  </w:rPr>
                </w:rPrChange>
              </w:rPr>
              <w:t> </w:t>
            </w:r>
          </w:p>
        </w:tc>
        <w:tc>
          <w:tcPr>
            <w:tcW w:w="1667" w:type="pct"/>
            <w:shd w:val="clear" w:color="auto" w:fill="auto"/>
          </w:tcPr>
          <w:p w14:paraId="26BC49D6" w14:textId="77777777" w:rsidR="00AC70C7" w:rsidRPr="004D620F" w:rsidRDefault="00AC70C7" w:rsidP="00B63C80">
            <w:pPr>
              <w:jc w:val="both"/>
              <w:rPr>
                <w:rFonts w:ascii="Arial" w:hAnsi="Arial" w:cs="Arial"/>
                <w:sz w:val="16"/>
                <w:szCs w:val="16"/>
                <w:rPrChange w:id="3431" w:author="Locke Liu" w:date="2021-05-24T14:33:00Z">
                  <w:rPr>
                    <w:rFonts w:ascii="Segoe UI" w:hAnsi="Segoe UI" w:cs="Segoe UI"/>
                    <w:sz w:val="16"/>
                    <w:szCs w:val="16"/>
                  </w:rPr>
                </w:rPrChange>
              </w:rPr>
            </w:pPr>
            <w:r w:rsidRPr="004D620F">
              <w:rPr>
                <w:rFonts w:ascii="Arial" w:hAnsi="Arial" w:cs="Arial"/>
                <w:sz w:val="16"/>
                <w:szCs w:val="16"/>
                <w:rPrChange w:id="3432" w:author="Locke Liu" w:date="2021-05-24T14:33:00Z">
                  <w:rPr>
                    <w:rFonts w:ascii="Segoe UI" w:hAnsi="Segoe UI" w:cs="Segoe UI"/>
                    <w:sz w:val="16"/>
                    <w:szCs w:val="16"/>
                  </w:rPr>
                </w:rPrChange>
              </w:rPr>
              <w:t> </w:t>
            </w:r>
          </w:p>
        </w:tc>
      </w:tr>
      <w:tr w:rsidR="00AC70C7" w:rsidRPr="004D620F" w14:paraId="2CADB8F0" w14:textId="77777777" w:rsidTr="00B63C80">
        <w:trPr>
          <w:trHeight w:val="360"/>
          <w:jc w:val="center"/>
        </w:trPr>
        <w:tc>
          <w:tcPr>
            <w:tcW w:w="1389" w:type="pct"/>
            <w:shd w:val="clear" w:color="auto" w:fill="FFFFFF"/>
          </w:tcPr>
          <w:p w14:paraId="06420AA0" w14:textId="77777777" w:rsidR="00AC70C7" w:rsidRPr="004D620F" w:rsidRDefault="00AC70C7" w:rsidP="00B63C80">
            <w:pPr>
              <w:jc w:val="both"/>
              <w:rPr>
                <w:rFonts w:ascii="Arial" w:hAnsi="Arial" w:cs="Arial"/>
                <w:b/>
                <w:bCs/>
                <w:sz w:val="16"/>
                <w:szCs w:val="16"/>
                <w:rPrChange w:id="3433" w:author="Locke Liu" w:date="2021-05-24T14:33:00Z">
                  <w:rPr>
                    <w:rFonts w:ascii="Segoe UI" w:hAnsi="Segoe UI" w:cs="Segoe UI"/>
                    <w:b/>
                    <w:bCs/>
                    <w:sz w:val="16"/>
                    <w:szCs w:val="16"/>
                  </w:rPr>
                </w:rPrChange>
              </w:rPr>
            </w:pPr>
            <w:r w:rsidRPr="004D620F">
              <w:rPr>
                <w:rFonts w:ascii="Arial" w:hAnsi="Arial" w:cs="Arial"/>
                <w:b/>
                <w:bCs/>
                <w:sz w:val="16"/>
                <w:szCs w:val="16"/>
                <w:rPrChange w:id="3434" w:author="Locke Liu" w:date="2021-05-24T14:33:00Z">
                  <w:rPr>
                    <w:rFonts w:ascii="Segoe UI" w:hAnsi="Segoe UI" w:cs="Segoe UI"/>
                    <w:b/>
                    <w:bCs/>
                    <w:sz w:val="16"/>
                    <w:szCs w:val="16"/>
                  </w:rPr>
                </w:rPrChange>
              </w:rPr>
              <w:t>Related Architecture Decisions</w:t>
            </w:r>
          </w:p>
        </w:tc>
        <w:tc>
          <w:tcPr>
            <w:tcW w:w="1944" w:type="pct"/>
            <w:shd w:val="clear" w:color="auto" w:fill="auto"/>
          </w:tcPr>
          <w:p w14:paraId="2E9E5A77" w14:textId="77777777" w:rsidR="00AC70C7" w:rsidRPr="004D620F" w:rsidRDefault="00AC70C7" w:rsidP="00B63C80">
            <w:pPr>
              <w:jc w:val="both"/>
              <w:rPr>
                <w:rFonts w:ascii="Arial" w:hAnsi="Arial" w:cs="Arial"/>
                <w:color w:val="0000FF"/>
                <w:sz w:val="16"/>
                <w:szCs w:val="16"/>
                <w:u w:val="single"/>
                <w:rPrChange w:id="3435" w:author="Locke Liu" w:date="2021-05-24T14:33:00Z">
                  <w:rPr>
                    <w:rFonts w:ascii="Segoe UI" w:hAnsi="Segoe UI" w:cs="Segoe UI"/>
                    <w:color w:val="0000FF"/>
                    <w:sz w:val="16"/>
                    <w:szCs w:val="16"/>
                    <w:u w:val="single"/>
                  </w:rPr>
                </w:rPrChange>
              </w:rPr>
            </w:pPr>
          </w:p>
        </w:tc>
        <w:tc>
          <w:tcPr>
            <w:tcW w:w="1667" w:type="pct"/>
            <w:shd w:val="clear" w:color="auto" w:fill="auto"/>
          </w:tcPr>
          <w:p w14:paraId="0C0165DE" w14:textId="77777777" w:rsidR="00AC70C7" w:rsidRPr="004D620F" w:rsidRDefault="00AC70C7" w:rsidP="00B63C80">
            <w:pPr>
              <w:jc w:val="both"/>
              <w:rPr>
                <w:rFonts w:ascii="Arial" w:hAnsi="Arial" w:cs="Arial"/>
                <w:sz w:val="16"/>
                <w:szCs w:val="16"/>
                <w:rPrChange w:id="3436" w:author="Locke Liu" w:date="2021-05-24T14:33:00Z">
                  <w:rPr>
                    <w:rFonts w:ascii="Segoe UI" w:hAnsi="Segoe UI" w:cs="Segoe UI"/>
                    <w:sz w:val="16"/>
                    <w:szCs w:val="16"/>
                  </w:rPr>
                </w:rPrChange>
              </w:rPr>
            </w:pPr>
            <w:r w:rsidRPr="004D620F">
              <w:rPr>
                <w:rFonts w:ascii="Arial" w:hAnsi="Arial" w:cs="Arial"/>
                <w:sz w:val="16"/>
                <w:szCs w:val="16"/>
                <w:rPrChange w:id="3437" w:author="Locke Liu" w:date="2021-05-24T14:33:00Z">
                  <w:rPr>
                    <w:rFonts w:ascii="Segoe UI" w:hAnsi="Segoe UI" w:cs="Segoe UI"/>
                    <w:sz w:val="16"/>
                    <w:szCs w:val="16"/>
                  </w:rPr>
                </w:rPrChange>
              </w:rPr>
              <w:t> </w:t>
            </w:r>
          </w:p>
        </w:tc>
      </w:tr>
    </w:tbl>
    <w:p w14:paraId="19ECF887" w14:textId="60160E2D" w:rsidR="0028047F" w:rsidRPr="004D620F" w:rsidRDefault="0028047F" w:rsidP="004D075A">
      <w:pPr>
        <w:rPr>
          <w:rFonts w:ascii="Arial" w:hAnsi="Arial" w:cs="Arial"/>
          <w:b/>
          <w:bCs/>
          <w:color w:val="F8FAFB" w:themeColor="text1"/>
          <w:kern w:val="28"/>
          <w:sz w:val="28"/>
          <w:szCs w:val="28"/>
          <w:rPrChange w:id="3438" w:author="Locke Liu" w:date="2021-05-24T14:33:00Z">
            <w:rPr>
              <w:rFonts w:cs="Arial"/>
              <w:b/>
              <w:bCs/>
              <w:color w:val="F8FAFB" w:themeColor="text1"/>
              <w:kern w:val="28"/>
              <w:sz w:val="28"/>
              <w:szCs w:val="28"/>
            </w:rPr>
          </w:rPrChange>
        </w:rPr>
      </w:pPr>
    </w:p>
    <w:p w14:paraId="492ACFC1" w14:textId="0A70FF2D" w:rsidR="008723A4" w:rsidRPr="004D620F" w:rsidRDefault="008723A4" w:rsidP="004D075A">
      <w:pPr>
        <w:rPr>
          <w:rFonts w:ascii="Arial" w:hAnsi="Arial" w:cs="Arial"/>
          <w:b/>
          <w:bCs/>
          <w:color w:val="F8FAFB" w:themeColor="text1"/>
          <w:kern w:val="28"/>
          <w:sz w:val="28"/>
          <w:szCs w:val="28"/>
          <w:rPrChange w:id="3439" w:author="Locke Liu" w:date="2021-05-24T14:33:00Z">
            <w:rPr>
              <w:rFonts w:cs="Arial"/>
              <w:b/>
              <w:bCs/>
              <w:color w:val="F8FAFB" w:themeColor="text1"/>
              <w:kern w:val="28"/>
              <w:sz w:val="28"/>
              <w:szCs w:val="28"/>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2849"/>
        <w:gridCol w:w="3986"/>
        <w:gridCol w:w="3418"/>
      </w:tblGrid>
      <w:tr w:rsidR="00B63C80" w:rsidRPr="004D620F" w14:paraId="2085D82D" w14:textId="77777777" w:rsidTr="00B63C80">
        <w:trPr>
          <w:trHeight w:val="360"/>
          <w:jc w:val="center"/>
        </w:trPr>
        <w:tc>
          <w:tcPr>
            <w:tcW w:w="1389" w:type="pct"/>
            <w:shd w:val="clear" w:color="auto" w:fill="D5E3FF"/>
            <w:vAlign w:val="center"/>
          </w:tcPr>
          <w:p w14:paraId="104F87C8" w14:textId="77777777" w:rsidR="00B63C80" w:rsidRPr="004D620F" w:rsidRDefault="00B63C80" w:rsidP="00B63C80">
            <w:pPr>
              <w:overflowPunct w:val="0"/>
              <w:autoSpaceDE w:val="0"/>
              <w:autoSpaceDN w:val="0"/>
              <w:adjustRightInd w:val="0"/>
              <w:textAlignment w:val="baseline"/>
              <w:rPr>
                <w:rFonts w:ascii="Arial" w:hAnsi="Arial" w:cs="Arial"/>
                <w:b/>
                <w:bCs/>
                <w:color w:val="003195"/>
                <w:sz w:val="16"/>
                <w:szCs w:val="16"/>
                <w:rPrChange w:id="3440" w:author="Locke Liu" w:date="2021-05-24T14:33:00Z">
                  <w:rPr>
                    <w:rFonts w:ascii="Segoe UI" w:hAnsi="Segoe UI" w:cs="Segoe UI"/>
                    <w:b/>
                    <w:bCs/>
                    <w:color w:val="003195"/>
                    <w:sz w:val="16"/>
                    <w:szCs w:val="16"/>
                  </w:rPr>
                </w:rPrChange>
              </w:rPr>
            </w:pPr>
            <w:r w:rsidRPr="004D620F">
              <w:rPr>
                <w:rFonts w:ascii="Arial" w:hAnsi="Arial" w:cs="Arial"/>
                <w:b/>
                <w:bCs/>
                <w:color w:val="003195"/>
                <w:sz w:val="16"/>
                <w:szCs w:val="16"/>
                <w:rPrChange w:id="3441" w:author="Locke Liu" w:date="2021-05-24T14:33:00Z">
                  <w:rPr>
                    <w:rFonts w:ascii="Segoe UI" w:hAnsi="Segoe UI" w:cs="Segoe UI"/>
                    <w:b/>
                    <w:bCs/>
                    <w:color w:val="003195"/>
                    <w:sz w:val="16"/>
                    <w:szCs w:val="16"/>
                  </w:rPr>
                </w:rPrChange>
              </w:rPr>
              <w:t>Topic</w:t>
            </w:r>
          </w:p>
        </w:tc>
        <w:tc>
          <w:tcPr>
            <w:tcW w:w="1944" w:type="pct"/>
            <w:shd w:val="clear" w:color="auto" w:fill="D5E3FF"/>
            <w:vAlign w:val="center"/>
          </w:tcPr>
          <w:p w14:paraId="5618AB11" w14:textId="77777777" w:rsidR="00B63C80" w:rsidRPr="004D620F" w:rsidRDefault="00B63C80" w:rsidP="00B63C80">
            <w:pPr>
              <w:jc w:val="center"/>
              <w:rPr>
                <w:rFonts w:ascii="Arial" w:hAnsi="Arial" w:cs="Arial"/>
                <w:b/>
                <w:bCs/>
                <w:iCs/>
                <w:color w:val="003195"/>
                <w:sz w:val="16"/>
                <w:szCs w:val="16"/>
                <w:rPrChange w:id="3442"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443" w:author="Locke Liu" w:date="2021-05-24T14:33:00Z">
                  <w:rPr>
                    <w:rFonts w:ascii="Segoe UI" w:hAnsi="Segoe UI" w:cs="Segoe UI"/>
                    <w:b/>
                    <w:bCs/>
                    <w:iCs/>
                    <w:color w:val="003195"/>
                    <w:sz w:val="16"/>
                    <w:szCs w:val="16"/>
                  </w:rPr>
                </w:rPrChange>
              </w:rPr>
              <w:t xml:space="preserve">Description </w:t>
            </w:r>
          </w:p>
        </w:tc>
        <w:tc>
          <w:tcPr>
            <w:tcW w:w="1667" w:type="pct"/>
            <w:shd w:val="clear" w:color="auto" w:fill="D5E3FF"/>
            <w:vAlign w:val="center"/>
          </w:tcPr>
          <w:p w14:paraId="0B6799D9" w14:textId="77777777" w:rsidR="00B63C80" w:rsidRPr="004D620F" w:rsidRDefault="00B63C80" w:rsidP="00B63C80">
            <w:pPr>
              <w:jc w:val="center"/>
              <w:rPr>
                <w:rFonts w:ascii="Arial" w:hAnsi="Arial" w:cs="Arial"/>
                <w:b/>
                <w:bCs/>
                <w:iCs/>
                <w:color w:val="003195"/>
                <w:sz w:val="16"/>
                <w:szCs w:val="16"/>
                <w:rPrChange w:id="3444"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445" w:author="Locke Liu" w:date="2021-05-24T14:33:00Z">
                  <w:rPr>
                    <w:rFonts w:ascii="Segoe UI" w:hAnsi="Segoe UI" w:cs="Segoe UI"/>
                    <w:b/>
                    <w:bCs/>
                    <w:iCs/>
                    <w:color w:val="003195"/>
                    <w:sz w:val="16"/>
                    <w:szCs w:val="16"/>
                  </w:rPr>
                </w:rPrChange>
              </w:rPr>
              <w:t>Comment</w:t>
            </w:r>
          </w:p>
        </w:tc>
      </w:tr>
      <w:tr w:rsidR="00B63C80" w:rsidRPr="004D620F" w14:paraId="7DA5B1B2" w14:textId="77777777" w:rsidTr="00B63C80">
        <w:trPr>
          <w:trHeight w:val="360"/>
          <w:jc w:val="center"/>
        </w:trPr>
        <w:tc>
          <w:tcPr>
            <w:tcW w:w="1389" w:type="pct"/>
            <w:shd w:val="clear" w:color="auto" w:fill="FFFFFF"/>
          </w:tcPr>
          <w:p w14:paraId="49C2EE9E" w14:textId="77777777" w:rsidR="00B63C80" w:rsidRPr="004D620F" w:rsidRDefault="00B63C80" w:rsidP="00B63C80">
            <w:pPr>
              <w:jc w:val="both"/>
              <w:rPr>
                <w:rFonts w:ascii="Arial" w:hAnsi="Arial" w:cs="Arial"/>
                <w:b/>
                <w:bCs/>
                <w:sz w:val="16"/>
                <w:szCs w:val="16"/>
                <w:rPrChange w:id="3446" w:author="Locke Liu" w:date="2021-05-24T14:33:00Z">
                  <w:rPr>
                    <w:rFonts w:ascii="Segoe UI" w:hAnsi="Segoe UI" w:cs="Segoe UI"/>
                    <w:b/>
                    <w:bCs/>
                    <w:sz w:val="16"/>
                    <w:szCs w:val="16"/>
                  </w:rPr>
                </w:rPrChange>
              </w:rPr>
            </w:pPr>
            <w:r w:rsidRPr="004D620F">
              <w:rPr>
                <w:rFonts w:ascii="Arial" w:hAnsi="Arial" w:cs="Arial"/>
                <w:b/>
                <w:bCs/>
                <w:sz w:val="16"/>
                <w:szCs w:val="16"/>
                <w:rPrChange w:id="3447" w:author="Locke Liu" w:date="2021-05-24T14:33:00Z">
                  <w:rPr>
                    <w:rFonts w:ascii="Segoe UI" w:hAnsi="Segoe UI" w:cs="Segoe UI"/>
                    <w:b/>
                    <w:bCs/>
                    <w:sz w:val="16"/>
                    <w:szCs w:val="16"/>
                  </w:rPr>
                </w:rPrChange>
              </w:rPr>
              <w:t>ID</w:t>
            </w:r>
          </w:p>
        </w:tc>
        <w:tc>
          <w:tcPr>
            <w:tcW w:w="1944" w:type="pct"/>
            <w:shd w:val="clear" w:color="auto" w:fill="auto"/>
          </w:tcPr>
          <w:p w14:paraId="56490D0C" w14:textId="39A5C0D9" w:rsidR="00B63C80" w:rsidRPr="004D620F" w:rsidRDefault="00B63C80" w:rsidP="00B63C80">
            <w:pPr>
              <w:jc w:val="both"/>
              <w:rPr>
                <w:rFonts w:ascii="Arial" w:hAnsi="Arial" w:cs="Arial"/>
                <w:sz w:val="16"/>
                <w:szCs w:val="16"/>
                <w:rPrChange w:id="3448" w:author="Locke Liu" w:date="2021-05-24T14:33:00Z">
                  <w:rPr>
                    <w:rFonts w:ascii="Segoe UI" w:hAnsi="Segoe UI" w:cs="Segoe UI"/>
                    <w:sz w:val="16"/>
                    <w:szCs w:val="16"/>
                  </w:rPr>
                </w:rPrChange>
              </w:rPr>
            </w:pPr>
            <w:r w:rsidRPr="004D620F">
              <w:rPr>
                <w:rFonts w:ascii="Arial" w:hAnsi="Arial" w:cs="Arial"/>
                <w:sz w:val="16"/>
                <w:szCs w:val="16"/>
                <w:rPrChange w:id="3449" w:author="Locke Liu" w:date="2021-05-24T14:33:00Z">
                  <w:rPr>
                    <w:rFonts w:ascii="Segoe UI" w:hAnsi="Segoe UI" w:cs="Segoe UI"/>
                    <w:sz w:val="16"/>
                    <w:szCs w:val="16"/>
                  </w:rPr>
                </w:rPrChange>
              </w:rPr>
              <w:t>ARD_0</w:t>
            </w:r>
            <w:r w:rsidR="007C2EA9" w:rsidRPr="004D620F">
              <w:rPr>
                <w:rFonts w:ascii="Arial" w:hAnsi="Arial" w:cs="Arial"/>
                <w:sz w:val="16"/>
                <w:szCs w:val="16"/>
                <w:rPrChange w:id="3450" w:author="Locke Liu" w:date="2021-05-24T14:33:00Z">
                  <w:rPr>
                    <w:rFonts w:ascii="Segoe UI" w:hAnsi="Segoe UI" w:cs="Segoe UI"/>
                    <w:sz w:val="16"/>
                    <w:szCs w:val="16"/>
                  </w:rPr>
                </w:rPrChange>
              </w:rPr>
              <w:t>3</w:t>
            </w:r>
          </w:p>
        </w:tc>
        <w:tc>
          <w:tcPr>
            <w:tcW w:w="1667" w:type="pct"/>
            <w:shd w:val="clear" w:color="auto" w:fill="auto"/>
          </w:tcPr>
          <w:p w14:paraId="4B86638B" w14:textId="77777777" w:rsidR="00B63C80" w:rsidRPr="004D620F" w:rsidRDefault="00B63C80" w:rsidP="00B63C80">
            <w:pPr>
              <w:jc w:val="both"/>
              <w:rPr>
                <w:rFonts w:ascii="Arial" w:hAnsi="Arial" w:cs="Arial"/>
                <w:sz w:val="16"/>
                <w:szCs w:val="16"/>
                <w:rPrChange w:id="3451" w:author="Locke Liu" w:date="2021-05-24T14:33:00Z">
                  <w:rPr>
                    <w:rFonts w:ascii="Segoe UI" w:hAnsi="Segoe UI" w:cs="Segoe UI"/>
                    <w:sz w:val="16"/>
                    <w:szCs w:val="16"/>
                  </w:rPr>
                </w:rPrChange>
              </w:rPr>
            </w:pPr>
            <w:r w:rsidRPr="004D620F">
              <w:rPr>
                <w:rFonts w:ascii="Arial" w:hAnsi="Arial" w:cs="Arial"/>
                <w:sz w:val="16"/>
                <w:szCs w:val="16"/>
                <w:rPrChange w:id="3452" w:author="Locke Liu" w:date="2021-05-24T14:33:00Z">
                  <w:rPr>
                    <w:rFonts w:ascii="Segoe UI" w:hAnsi="Segoe UI" w:cs="Segoe UI"/>
                    <w:sz w:val="16"/>
                    <w:szCs w:val="16"/>
                  </w:rPr>
                </w:rPrChange>
              </w:rPr>
              <w:t> </w:t>
            </w:r>
          </w:p>
        </w:tc>
      </w:tr>
      <w:tr w:rsidR="00B63C80" w:rsidRPr="004D620F" w14:paraId="73C71DAE" w14:textId="77777777" w:rsidTr="00B63C80">
        <w:trPr>
          <w:trHeight w:val="360"/>
          <w:jc w:val="center"/>
        </w:trPr>
        <w:tc>
          <w:tcPr>
            <w:tcW w:w="1389" w:type="pct"/>
            <w:shd w:val="clear" w:color="auto" w:fill="FFFFFF"/>
          </w:tcPr>
          <w:p w14:paraId="589EF093" w14:textId="77777777" w:rsidR="00B63C80" w:rsidRPr="004D620F" w:rsidRDefault="00B63C80" w:rsidP="00B63C80">
            <w:pPr>
              <w:jc w:val="both"/>
              <w:rPr>
                <w:rFonts w:ascii="Arial" w:hAnsi="Arial" w:cs="Arial"/>
                <w:b/>
                <w:bCs/>
                <w:sz w:val="16"/>
                <w:szCs w:val="16"/>
                <w:rPrChange w:id="3453" w:author="Locke Liu" w:date="2021-05-24T14:33:00Z">
                  <w:rPr>
                    <w:rFonts w:ascii="Segoe UI" w:hAnsi="Segoe UI" w:cs="Segoe UI"/>
                    <w:b/>
                    <w:bCs/>
                    <w:sz w:val="16"/>
                    <w:szCs w:val="16"/>
                  </w:rPr>
                </w:rPrChange>
              </w:rPr>
            </w:pPr>
            <w:r w:rsidRPr="004D620F">
              <w:rPr>
                <w:rFonts w:ascii="Arial" w:hAnsi="Arial" w:cs="Arial"/>
                <w:b/>
                <w:bCs/>
                <w:sz w:val="16"/>
                <w:szCs w:val="16"/>
                <w:rPrChange w:id="3454" w:author="Locke Liu" w:date="2021-05-24T14:33:00Z">
                  <w:rPr>
                    <w:rFonts w:ascii="Segoe UI" w:hAnsi="Segoe UI" w:cs="Segoe UI"/>
                    <w:b/>
                    <w:bCs/>
                    <w:sz w:val="16"/>
                    <w:szCs w:val="16"/>
                  </w:rPr>
                </w:rPrChange>
              </w:rPr>
              <w:t>Subject</w:t>
            </w:r>
          </w:p>
        </w:tc>
        <w:tc>
          <w:tcPr>
            <w:tcW w:w="1944" w:type="pct"/>
            <w:shd w:val="clear" w:color="auto" w:fill="auto"/>
          </w:tcPr>
          <w:p w14:paraId="64801B6E" w14:textId="54D35528" w:rsidR="00B63C80" w:rsidRPr="004D620F" w:rsidRDefault="00B63C80" w:rsidP="00B63C80">
            <w:pPr>
              <w:jc w:val="both"/>
              <w:rPr>
                <w:rFonts w:ascii="Arial" w:hAnsi="Arial" w:cs="Arial"/>
                <w:sz w:val="16"/>
                <w:szCs w:val="16"/>
                <w:rPrChange w:id="3455" w:author="Locke Liu" w:date="2021-05-24T14:33:00Z">
                  <w:rPr>
                    <w:rFonts w:ascii="Segoe UI" w:hAnsi="Segoe UI" w:cs="Segoe UI"/>
                    <w:sz w:val="16"/>
                    <w:szCs w:val="16"/>
                  </w:rPr>
                </w:rPrChange>
              </w:rPr>
            </w:pPr>
            <w:r w:rsidRPr="004D620F">
              <w:rPr>
                <w:rFonts w:ascii="Arial" w:hAnsi="Arial" w:cs="Arial"/>
                <w:sz w:val="16"/>
                <w:szCs w:val="16"/>
                <w:rPrChange w:id="3456" w:author="Locke Liu" w:date="2021-05-24T14:33:00Z">
                  <w:rPr>
                    <w:rFonts w:ascii="Segoe UI" w:hAnsi="Segoe UI" w:cs="Segoe UI"/>
                    <w:sz w:val="16"/>
                    <w:szCs w:val="16"/>
                  </w:rPr>
                </w:rPrChange>
              </w:rPr>
              <w:t>Resource group plan</w:t>
            </w:r>
          </w:p>
        </w:tc>
        <w:tc>
          <w:tcPr>
            <w:tcW w:w="1667" w:type="pct"/>
            <w:shd w:val="clear" w:color="auto" w:fill="auto"/>
          </w:tcPr>
          <w:p w14:paraId="21A9379C" w14:textId="77777777" w:rsidR="00B63C80" w:rsidRPr="004D620F" w:rsidRDefault="00B63C80" w:rsidP="00B63C80">
            <w:pPr>
              <w:jc w:val="both"/>
              <w:rPr>
                <w:rFonts w:ascii="Arial" w:hAnsi="Arial" w:cs="Arial"/>
                <w:sz w:val="16"/>
                <w:szCs w:val="16"/>
                <w:rPrChange w:id="3457" w:author="Locke Liu" w:date="2021-05-24T14:33:00Z">
                  <w:rPr>
                    <w:rFonts w:ascii="Segoe UI" w:hAnsi="Segoe UI" w:cs="Segoe UI"/>
                    <w:sz w:val="16"/>
                    <w:szCs w:val="16"/>
                  </w:rPr>
                </w:rPrChange>
              </w:rPr>
            </w:pPr>
            <w:r w:rsidRPr="004D620F">
              <w:rPr>
                <w:rFonts w:ascii="Arial" w:hAnsi="Arial" w:cs="Arial"/>
                <w:sz w:val="16"/>
                <w:szCs w:val="16"/>
                <w:rPrChange w:id="3458" w:author="Locke Liu" w:date="2021-05-24T14:33:00Z">
                  <w:rPr>
                    <w:rFonts w:ascii="Segoe UI" w:hAnsi="Segoe UI" w:cs="Segoe UI"/>
                    <w:sz w:val="16"/>
                    <w:szCs w:val="16"/>
                  </w:rPr>
                </w:rPrChange>
              </w:rPr>
              <w:t> </w:t>
            </w:r>
          </w:p>
        </w:tc>
      </w:tr>
      <w:tr w:rsidR="00B63C80" w:rsidRPr="004D620F" w14:paraId="4A932C4E" w14:textId="77777777" w:rsidTr="00B63C80">
        <w:trPr>
          <w:trHeight w:val="360"/>
          <w:jc w:val="center"/>
        </w:trPr>
        <w:tc>
          <w:tcPr>
            <w:tcW w:w="1389" w:type="pct"/>
            <w:shd w:val="clear" w:color="auto" w:fill="FFFFFF"/>
          </w:tcPr>
          <w:p w14:paraId="38CA9D63" w14:textId="77777777" w:rsidR="00B63C80" w:rsidRPr="004D620F" w:rsidRDefault="00B63C80" w:rsidP="00B63C80">
            <w:pPr>
              <w:jc w:val="both"/>
              <w:rPr>
                <w:rFonts w:ascii="Arial" w:hAnsi="Arial" w:cs="Arial"/>
                <w:b/>
                <w:bCs/>
                <w:sz w:val="16"/>
                <w:szCs w:val="16"/>
                <w:rPrChange w:id="3459" w:author="Locke Liu" w:date="2021-05-24T14:33:00Z">
                  <w:rPr>
                    <w:rFonts w:ascii="Segoe UI" w:hAnsi="Segoe UI" w:cs="Segoe UI"/>
                    <w:b/>
                    <w:bCs/>
                    <w:sz w:val="16"/>
                    <w:szCs w:val="16"/>
                  </w:rPr>
                </w:rPrChange>
              </w:rPr>
            </w:pPr>
            <w:r w:rsidRPr="004D620F">
              <w:rPr>
                <w:rFonts w:ascii="Arial" w:hAnsi="Arial" w:cs="Arial"/>
                <w:b/>
                <w:bCs/>
                <w:sz w:val="16"/>
                <w:szCs w:val="16"/>
                <w:rPrChange w:id="3460" w:author="Locke Liu" w:date="2021-05-24T14:33:00Z">
                  <w:rPr>
                    <w:rFonts w:ascii="Segoe UI" w:hAnsi="Segoe UI" w:cs="Segoe UI"/>
                    <w:b/>
                    <w:bCs/>
                    <w:sz w:val="16"/>
                    <w:szCs w:val="16"/>
                  </w:rPr>
                </w:rPrChange>
              </w:rPr>
              <w:t>Status</w:t>
            </w:r>
          </w:p>
        </w:tc>
        <w:tc>
          <w:tcPr>
            <w:tcW w:w="1944" w:type="pct"/>
            <w:shd w:val="clear" w:color="auto" w:fill="auto"/>
          </w:tcPr>
          <w:p w14:paraId="5004BE7F" w14:textId="77777777" w:rsidR="00B63C80" w:rsidRPr="004D620F" w:rsidRDefault="00B63C80" w:rsidP="00B63C80">
            <w:pPr>
              <w:jc w:val="both"/>
              <w:rPr>
                <w:rFonts w:ascii="Arial" w:hAnsi="Arial" w:cs="Arial"/>
                <w:sz w:val="16"/>
                <w:szCs w:val="16"/>
                <w:rPrChange w:id="3461" w:author="Locke Liu" w:date="2021-05-24T14:33:00Z">
                  <w:rPr>
                    <w:rFonts w:ascii="Segoe UI" w:hAnsi="Segoe UI" w:cs="Segoe UI"/>
                    <w:sz w:val="16"/>
                    <w:szCs w:val="16"/>
                  </w:rPr>
                </w:rPrChange>
              </w:rPr>
            </w:pPr>
            <w:r w:rsidRPr="004D620F">
              <w:rPr>
                <w:rFonts w:ascii="Arial" w:hAnsi="Arial" w:cs="Arial"/>
                <w:sz w:val="16"/>
                <w:szCs w:val="16"/>
                <w:rPrChange w:id="3462" w:author="Locke Liu" w:date="2021-05-24T14:33:00Z">
                  <w:rPr>
                    <w:rFonts w:ascii="Segoe UI" w:hAnsi="Segoe UI" w:cs="Segoe UI"/>
                    <w:sz w:val="16"/>
                    <w:szCs w:val="16"/>
                  </w:rPr>
                </w:rPrChange>
              </w:rPr>
              <w:t>closed</w:t>
            </w:r>
          </w:p>
        </w:tc>
        <w:tc>
          <w:tcPr>
            <w:tcW w:w="1667" w:type="pct"/>
            <w:shd w:val="clear" w:color="auto" w:fill="auto"/>
          </w:tcPr>
          <w:p w14:paraId="610CFEAD" w14:textId="77777777" w:rsidR="00B63C80" w:rsidRPr="004D620F" w:rsidRDefault="00B63C80" w:rsidP="00B63C80">
            <w:pPr>
              <w:jc w:val="both"/>
              <w:rPr>
                <w:rFonts w:ascii="Arial" w:hAnsi="Arial" w:cs="Arial"/>
                <w:sz w:val="16"/>
                <w:szCs w:val="16"/>
                <w:rPrChange w:id="3463" w:author="Locke Liu" w:date="2021-05-24T14:33:00Z">
                  <w:rPr>
                    <w:rFonts w:ascii="Segoe UI" w:hAnsi="Segoe UI" w:cs="Segoe UI"/>
                    <w:sz w:val="16"/>
                    <w:szCs w:val="16"/>
                  </w:rPr>
                </w:rPrChange>
              </w:rPr>
            </w:pPr>
            <w:r w:rsidRPr="004D620F">
              <w:rPr>
                <w:rFonts w:ascii="Arial" w:hAnsi="Arial" w:cs="Arial"/>
                <w:sz w:val="16"/>
                <w:szCs w:val="16"/>
                <w:rPrChange w:id="3464" w:author="Locke Liu" w:date="2021-05-24T14:33:00Z">
                  <w:rPr>
                    <w:rFonts w:ascii="Segoe UI" w:hAnsi="Segoe UI" w:cs="Segoe UI"/>
                    <w:sz w:val="16"/>
                    <w:szCs w:val="16"/>
                  </w:rPr>
                </w:rPrChange>
              </w:rPr>
              <w:t> </w:t>
            </w:r>
          </w:p>
        </w:tc>
      </w:tr>
      <w:tr w:rsidR="00B63C80" w:rsidRPr="004D620F" w14:paraId="079F801B" w14:textId="77777777" w:rsidTr="00B63C80">
        <w:trPr>
          <w:trHeight w:val="480"/>
          <w:jc w:val="center"/>
        </w:trPr>
        <w:tc>
          <w:tcPr>
            <w:tcW w:w="1389" w:type="pct"/>
            <w:shd w:val="clear" w:color="auto" w:fill="FFFFFF"/>
          </w:tcPr>
          <w:p w14:paraId="0B17970A" w14:textId="77777777" w:rsidR="00B63C80" w:rsidRPr="004D620F" w:rsidRDefault="00B63C80" w:rsidP="00B63C80">
            <w:pPr>
              <w:jc w:val="both"/>
              <w:rPr>
                <w:rFonts w:ascii="Arial" w:hAnsi="Arial" w:cs="Arial"/>
                <w:b/>
                <w:bCs/>
                <w:sz w:val="16"/>
                <w:szCs w:val="16"/>
                <w:rPrChange w:id="3465" w:author="Locke Liu" w:date="2021-05-24T14:33:00Z">
                  <w:rPr>
                    <w:rFonts w:ascii="Segoe UI" w:hAnsi="Segoe UI" w:cs="Segoe UI"/>
                    <w:b/>
                    <w:bCs/>
                    <w:sz w:val="16"/>
                    <w:szCs w:val="16"/>
                  </w:rPr>
                </w:rPrChange>
              </w:rPr>
            </w:pPr>
            <w:r w:rsidRPr="004D620F">
              <w:rPr>
                <w:rFonts w:ascii="Arial" w:hAnsi="Arial" w:cs="Arial"/>
                <w:b/>
                <w:bCs/>
                <w:sz w:val="16"/>
                <w:szCs w:val="16"/>
                <w:rPrChange w:id="3466" w:author="Locke Liu" w:date="2021-05-24T14:33:00Z">
                  <w:rPr>
                    <w:rFonts w:ascii="Segoe UI" w:hAnsi="Segoe UI" w:cs="Segoe UI"/>
                    <w:b/>
                    <w:bCs/>
                    <w:sz w:val="16"/>
                    <w:szCs w:val="16"/>
                  </w:rPr>
                </w:rPrChange>
              </w:rPr>
              <w:t>Assumption</w:t>
            </w:r>
          </w:p>
        </w:tc>
        <w:tc>
          <w:tcPr>
            <w:tcW w:w="1944" w:type="pct"/>
            <w:shd w:val="clear" w:color="auto" w:fill="auto"/>
          </w:tcPr>
          <w:p w14:paraId="230A00EC" w14:textId="77777777" w:rsidR="00B63C80" w:rsidRPr="004D620F" w:rsidRDefault="00B63C80" w:rsidP="00B63C80">
            <w:pPr>
              <w:rPr>
                <w:rFonts w:ascii="Arial" w:hAnsi="Arial" w:cs="Arial"/>
                <w:sz w:val="16"/>
                <w:szCs w:val="16"/>
                <w:rPrChange w:id="3467" w:author="Locke Liu" w:date="2021-05-24T14:33:00Z">
                  <w:rPr>
                    <w:rFonts w:ascii="Segoe UI" w:hAnsi="Segoe UI" w:cs="Segoe UI"/>
                    <w:sz w:val="16"/>
                    <w:szCs w:val="16"/>
                  </w:rPr>
                </w:rPrChange>
              </w:rPr>
            </w:pPr>
          </w:p>
        </w:tc>
        <w:tc>
          <w:tcPr>
            <w:tcW w:w="1667" w:type="pct"/>
            <w:shd w:val="clear" w:color="auto" w:fill="auto"/>
          </w:tcPr>
          <w:p w14:paraId="51D2309B" w14:textId="77777777" w:rsidR="00B63C80" w:rsidRPr="004D620F" w:rsidRDefault="00B63C80" w:rsidP="00B63C80">
            <w:pPr>
              <w:rPr>
                <w:rFonts w:ascii="Arial" w:hAnsi="Arial" w:cs="Arial"/>
                <w:sz w:val="16"/>
                <w:szCs w:val="16"/>
                <w:rPrChange w:id="3468" w:author="Locke Liu" w:date="2021-05-24T14:33:00Z">
                  <w:rPr>
                    <w:rFonts w:ascii="Segoe UI" w:hAnsi="Segoe UI" w:cs="Segoe UI"/>
                    <w:sz w:val="16"/>
                    <w:szCs w:val="16"/>
                  </w:rPr>
                </w:rPrChange>
              </w:rPr>
            </w:pPr>
            <w:r w:rsidRPr="004D620F">
              <w:rPr>
                <w:rFonts w:ascii="Arial" w:hAnsi="Arial" w:cs="Arial"/>
                <w:sz w:val="16"/>
                <w:szCs w:val="16"/>
                <w:rPrChange w:id="3469" w:author="Locke Liu" w:date="2021-05-24T14:33:00Z">
                  <w:rPr>
                    <w:rFonts w:ascii="Segoe UI" w:hAnsi="Segoe UI" w:cs="Segoe UI"/>
                    <w:sz w:val="16"/>
                    <w:szCs w:val="16"/>
                  </w:rPr>
                </w:rPrChange>
              </w:rPr>
              <w:t> </w:t>
            </w:r>
          </w:p>
        </w:tc>
      </w:tr>
      <w:tr w:rsidR="00B63C80" w:rsidRPr="004D620F" w14:paraId="4357173D" w14:textId="77777777" w:rsidTr="00B63C80">
        <w:trPr>
          <w:trHeight w:val="480"/>
          <w:jc w:val="center"/>
        </w:trPr>
        <w:tc>
          <w:tcPr>
            <w:tcW w:w="1389" w:type="pct"/>
            <w:shd w:val="clear" w:color="auto" w:fill="FFFFFF"/>
          </w:tcPr>
          <w:p w14:paraId="0D023E77" w14:textId="77777777" w:rsidR="00B63C80" w:rsidRPr="004D620F" w:rsidRDefault="00B63C80" w:rsidP="00B63C80">
            <w:pPr>
              <w:jc w:val="both"/>
              <w:rPr>
                <w:rFonts w:ascii="Arial" w:hAnsi="Arial" w:cs="Arial"/>
                <w:b/>
                <w:bCs/>
                <w:sz w:val="16"/>
                <w:szCs w:val="16"/>
                <w:rPrChange w:id="3470" w:author="Locke Liu" w:date="2021-05-24T14:33:00Z">
                  <w:rPr>
                    <w:rFonts w:ascii="Segoe UI" w:hAnsi="Segoe UI" w:cs="Segoe UI"/>
                    <w:b/>
                    <w:bCs/>
                    <w:sz w:val="16"/>
                    <w:szCs w:val="16"/>
                  </w:rPr>
                </w:rPrChange>
              </w:rPr>
            </w:pPr>
            <w:r w:rsidRPr="004D620F">
              <w:rPr>
                <w:rFonts w:ascii="Arial" w:hAnsi="Arial" w:cs="Arial"/>
                <w:b/>
                <w:bCs/>
                <w:sz w:val="16"/>
                <w:szCs w:val="16"/>
                <w:rPrChange w:id="3471" w:author="Locke Liu" w:date="2021-05-24T14:33:00Z">
                  <w:rPr>
                    <w:rFonts w:ascii="Segoe UI" w:hAnsi="Segoe UI" w:cs="Segoe UI"/>
                    <w:b/>
                    <w:bCs/>
                    <w:sz w:val="16"/>
                    <w:szCs w:val="16"/>
                  </w:rPr>
                </w:rPrChange>
              </w:rPr>
              <w:t xml:space="preserve">Alternatives </w:t>
            </w:r>
          </w:p>
        </w:tc>
        <w:tc>
          <w:tcPr>
            <w:tcW w:w="1944" w:type="pct"/>
            <w:shd w:val="clear" w:color="auto" w:fill="auto"/>
          </w:tcPr>
          <w:p w14:paraId="2A23069E" w14:textId="18EC2DDC" w:rsidR="00B63C80" w:rsidRPr="004D620F" w:rsidRDefault="00B63C80">
            <w:pPr>
              <w:pStyle w:val="ListParagraph"/>
              <w:numPr>
                <w:ilvl w:val="0"/>
                <w:numId w:val="12"/>
              </w:numPr>
              <w:jc w:val="both"/>
              <w:rPr>
                <w:rFonts w:ascii="Arial" w:hAnsi="Arial" w:cs="Arial"/>
                <w:color w:val="0000FF"/>
                <w:sz w:val="16"/>
                <w:szCs w:val="16"/>
                <w:rPrChange w:id="3472" w:author="Locke Liu" w:date="2021-05-24T14:33:00Z">
                  <w:rPr>
                    <w:rFonts w:ascii="Segoe UI" w:hAnsi="Segoe UI" w:cs="Segoe UI"/>
                    <w:color w:val="0000FF"/>
                    <w:sz w:val="16"/>
                    <w:szCs w:val="16"/>
                  </w:rPr>
                </w:rPrChange>
              </w:rPr>
              <w:pPrChange w:id="3473" w:author="Locke Liu" w:date="2021-05-24T15:10:00Z">
                <w:pPr>
                  <w:pStyle w:val="ListParagraph"/>
                  <w:numPr>
                    <w:numId w:val="12"/>
                  </w:numPr>
                  <w:ind w:left="360" w:hanging="360"/>
                </w:pPr>
              </w:pPrChange>
            </w:pPr>
            <w:r w:rsidRPr="004D620F">
              <w:rPr>
                <w:rFonts w:ascii="Arial" w:hAnsi="Arial" w:cs="Arial"/>
                <w:color w:val="0000FF"/>
                <w:sz w:val="16"/>
                <w:szCs w:val="16"/>
                <w:lang w:eastAsia="zh-CN"/>
                <w:rPrChange w:id="3474" w:author="Locke Liu" w:date="2021-05-24T14:33:00Z">
                  <w:rPr>
                    <w:rFonts w:ascii="Segoe UI" w:hAnsi="Segoe UI" w:cs="Segoe UI"/>
                    <w:color w:val="0000FF"/>
                    <w:sz w:val="16"/>
                    <w:szCs w:val="16"/>
                    <w:lang w:eastAsia="zh-CN"/>
                  </w:rPr>
                </w:rPrChange>
              </w:rPr>
              <w:t>One Resource group for each environment</w:t>
            </w:r>
          </w:p>
          <w:p w14:paraId="1CC19565" w14:textId="27C8E3C8" w:rsidR="00B63C80" w:rsidRPr="004D620F" w:rsidRDefault="00B3040D">
            <w:pPr>
              <w:pStyle w:val="ListParagraph"/>
              <w:numPr>
                <w:ilvl w:val="0"/>
                <w:numId w:val="12"/>
              </w:numPr>
              <w:jc w:val="both"/>
              <w:rPr>
                <w:rFonts w:ascii="Arial" w:hAnsi="Arial" w:cs="Arial"/>
                <w:color w:val="0000FF"/>
                <w:sz w:val="16"/>
                <w:szCs w:val="16"/>
                <w:rPrChange w:id="3475" w:author="Locke Liu" w:date="2021-05-24T14:33:00Z">
                  <w:rPr>
                    <w:rFonts w:ascii="Segoe UI" w:hAnsi="Segoe UI" w:cs="Segoe UI"/>
                    <w:color w:val="0000FF"/>
                    <w:sz w:val="16"/>
                    <w:szCs w:val="16"/>
                  </w:rPr>
                </w:rPrChange>
              </w:rPr>
              <w:pPrChange w:id="3476" w:author="Locke Liu" w:date="2021-05-24T15:10:00Z">
                <w:pPr>
                  <w:pStyle w:val="ListParagraph"/>
                  <w:numPr>
                    <w:numId w:val="12"/>
                  </w:numPr>
                  <w:ind w:left="360" w:hanging="360"/>
                </w:pPr>
              </w:pPrChange>
            </w:pPr>
            <w:ins w:id="3477" w:author="Locke Liu" w:date="2021-05-24T15:10:00Z">
              <w:r>
                <w:rPr>
                  <w:rFonts w:ascii="Arial" w:hAnsi="Arial" w:cs="Arial"/>
                  <w:color w:val="0000FF"/>
                  <w:sz w:val="16"/>
                  <w:szCs w:val="16"/>
                </w:rPr>
                <w:t xml:space="preserve">Two </w:t>
              </w:r>
            </w:ins>
            <w:del w:id="3478" w:author="Locke Liu" w:date="2021-05-24T15:10:00Z">
              <w:r w:rsidR="00653FE9" w:rsidRPr="004D620F" w:rsidDel="00B3040D">
                <w:rPr>
                  <w:rFonts w:ascii="Arial" w:hAnsi="Arial" w:cs="Arial"/>
                  <w:color w:val="0000FF"/>
                  <w:sz w:val="16"/>
                  <w:szCs w:val="16"/>
                  <w:rPrChange w:id="3479" w:author="Locke Liu" w:date="2021-05-24T14:33:00Z">
                    <w:rPr>
                      <w:rFonts w:ascii="Segoe UI" w:hAnsi="Segoe UI" w:cs="Segoe UI"/>
                      <w:color w:val="0000FF"/>
                      <w:sz w:val="16"/>
                      <w:szCs w:val="16"/>
                    </w:rPr>
                  </w:rPrChange>
                </w:rPr>
                <w:delText xml:space="preserve">2 </w:delText>
              </w:r>
            </w:del>
            <w:r w:rsidR="00653FE9" w:rsidRPr="004D620F">
              <w:rPr>
                <w:rFonts w:ascii="Arial" w:hAnsi="Arial" w:cs="Arial"/>
                <w:color w:val="0000FF"/>
                <w:sz w:val="16"/>
                <w:szCs w:val="16"/>
                <w:rPrChange w:id="3480" w:author="Locke Liu" w:date="2021-05-24T14:33:00Z">
                  <w:rPr>
                    <w:rFonts w:ascii="Segoe UI" w:hAnsi="Segoe UI" w:cs="Segoe UI"/>
                    <w:color w:val="0000FF"/>
                    <w:sz w:val="16"/>
                    <w:szCs w:val="16"/>
                  </w:rPr>
                </w:rPrChange>
              </w:rPr>
              <w:t>resource group</w:t>
            </w:r>
            <w:ins w:id="3481" w:author="Locke Liu" w:date="2021-05-24T15:10:00Z">
              <w:r>
                <w:rPr>
                  <w:rFonts w:ascii="Arial" w:hAnsi="Arial" w:cs="Arial"/>
                  <w:color w:val="0000FF"/>
                  <w:sz w:val="16"/>
                  <w:szCs w:val="16"/>
                </w:rPr>
                <w:t>s</w:t>
              </w:r>
            </w:ins>
            <w:r w:rsidR="00653FE9" w:rsidRPr="004D620F">
              <w:rPr>
                <w:rFonts w:ascii="Arial" w:hAnsi="Arial" w:cs="Arial"/>
                <w:color w:val="0000FF"/>
                <w:sz w:val="16"/>
                <w:szCs w:val="16"/>
                <w:rPrChange w:id="3482" w:author="Locke Liu" w:date="2021-05-24T14:33:00Z">
                  <w:rPr>
                    <w:rFonts w:ascii="Segoe UI" w:hAnsi="Segoe UI" w:cs="Segoe UI"/>
                    <w:color w:val="0000FF"/>
                    <w:sz w:val="16"/>
                    <w:szCs w:val="16"/>
                  </w:rPr>
                </w:rPrChange>
              </w:rPr>
              <w:t xml:space="preserve"> for each </w:t>
            </w:r>
            <w:del w:id="3483" w:author="Locke Liu" w:date="2021-05-24T15:10:00Z">
              <w:r w:rsidR="00653FE9" w:rsidRPr="004D620F" w:rsidDel="00F1193B">
                <w:rPr>
                  <w:rFonts w:ascii="Arial" w:hAnsi="Arial" w:cs="Arial"/>
                  <w:color w:val="0000FF"/>
                  <w:sz w:val="16"/>
                  <w:szCs w:val="16"/>
                  <w:rPrChange w:id="3484" w:author="Locke Liu" w:date="2021-05-24T14:33:00Z">
                    <w:rPr>
                      <w:rFonts w:ascii="Segoe UI" w:hAnsi="Segoe UI" w:cs="Segoe UI"/>
                      <w:color w:val="0000FF"/>
                      <w:sz w:val="16"/>
                      <w:szCs w:val="16"/>
                    </w:rPr>
                  </w:rPrChange>
                </w:rPr>
                <w:delText>environments</w:delText>
              </w:r>
            </w:del>
            <w:ins w:id="3485" w:author="Locke Liu" w:date="2021-05-24T15:10:00Z">
              <w:r w:rsidR="00F1193B" w:rsidRPr="004D620F">
                <w:rPr>
                  <w:rFonts w:ascii="Arial" w:hAnsi="Arial" w:cs="Arial"/>
                  <w:color w:val="0000FF"/>
                  <w:sz w:val="16"/>
                  <w:szCs w:val="16"/>
                </w:rPr>
                <w:t>environment</w:t>
              </w:r>
            </w:ins>
            <w:r w:rsidR="00653FE9" w:rsidRPr="004D620F">
              <w:rPr>
                <w:rFonts w:ascii="Arial" w:hAnsi="Arial" w:cs="Arial"/>
                <w:color w:val="0000FF"/>
                <w:sz w:val="16"/>
                <w:szCs w:val="16"/>
                <w:rPrChange w:id="3486" w:author="Locke Liu" w:date="2021-05-24T14:33:00Z">
                  <w:rPr>
                    <w:rFonts w:ascii="Segoe UI" w:hAnsi="Segoe UI" w:cs="Segoe UI"/>
                    <w:color w:val="0000FF"/>
                    <w:sz w:val="16"/>
                    <w:szCs w:val="16"/>
                  </w:rPr>
                </w:rPrChange>
              </w:rPr>
              <w:t xml:space="preserve">, one for databricks only. One for rest </w:t>
            </w:r>
            <w:r w:rsidR="00653FE9" w:rsidRPr="004D620F">
              <w:rPr>
                <w:rFonts w:ascii="Arial" w:hAnsi="Arial" w:cs="Arial"/>
                <w:color w:val="0000FF"/>
                <w:sz w:val="16"/>
                <w:szCs w:val="16"/>
                <w:lang w:eastAsia="zh-CN"/>
                <w:rPrChange w:id="3487" w:author="Locke Liu" w:date="2021-05-24T14:33:00Z">
                  <w:rPr>
                    <w:rFonts w:ascii="Segoe UI" w:hAnsi="Segoe UI" w:cs="Segoe UI"/>
                    <w:color w:val="0000FF"/>
                    <w:sz w:val="16"/>
                    <w:szCs w:val="16"/>
                    <w:lang w:eastAsia="zh-CN"/>
                  </w:rPr>
                </w:rPrChange>
              </w:rPr>
              <w:t>9DL</w:t>
            </w:r>
            <w:r w:rsidR="00653FE9" w:rsidRPr="004D620F">
              <w:rPr>
                <w:rFonts w:ascii="Arial" w:hAnsi="Arial" w:cs="Arial"/>
                <w:color w:val="0000FF"/>
                <w:sz w:val="16"/>
                <w:szCs w:val="16"/>
                <w:rPrChange w:id="3488" w:author="Locke Liu" w:date="2021-05-24T14:33:00Z">
                  <w:rPr>
                    <w:rFonts w:ascii="Segoe UI" w:hAnsi="Segoe UI" w:cs="Segoe UI"/>
                    <w:color w:val="0000FF"/>
                    <w:sz w:val="16"/>
                    <w:szCs w:val="16"/>
                  </w:rPr>
                </w:rPrChange>
              </w:rPr>
              <w:t xml:space="preserve"> </w:t>
            </w:r>
            <w:r w:rsidR="00653FE9" w:rsidRPr="004D620F">
              <w:rPr>
                <w:rFonts w:ascii="Arial" w:hAnsi="Arial" w:cs="Arial"/>
                <w:color w:val="0000FF"/>
                <w:sz w:val="16"/>
                <w:szCs w:val="16"/>
                <w:lang w:eastAsia="zh-CN"/>
                <w:rPrChange w:id="3489" w:author="Locke Liu" w:date="2021-05-24T14:33:00Z">
                  <w:rPr>
                    <w:rFonts w:ascii="Segoe UI" w:hAnsi="Segoe UI" w:cs="Segoe UI"/>
                    <w:color w:val="0000FF"/>
                    <w:sz w:val="16"/>
                    <w:szCs w:val="16"/>
                    <w:lang w:eastAsia="zh-CN"/>
                  </w:rPr>
                </w:rPrChange>
              </w:rPr>
              <w:t>components, such as ADF, ADLS etc. one dedicated shared infra resource group. Totally 5 resource groups</w:t>
            </w:r>
            <w:ins w:id="3490" w:author="Locke Liu" w:date="2021-05-24T15:10:00Z">
              <w:r w:rsidR="00C86078">
                <w:rPr>
                  <w:rFonts w:ascii="Arial" w:hAnsi="Arial" w:cs="Arial"/>
                  <w:color w:val="0000FF"/>
                  <w:sz w:val="16"/>
                  <w:szCs w:val="16"/>
                </w:rPr>
                <w:t>.</w:t>
              </w:r>
            </w:ins>
            <w:del w:id="3491" w:author="Locke Liu" w:date="2021-05-24T15:10:00Z">
              <w:r w:rsidR="00653FE9" w:rsidRPr="004D620F" w:rsidDel="00C86078">
                <w:rPr>
                  <w:rFonts w:ascii="Arial" w:hAnsi="Arial" w:cs="Arial"/>
                  <w:color w:val="0000FF"/>
                  <w:sz w:val="16"/>
                  <w:szCs w:val="16"/>
                  <w:rPrChange w:id="3492" w:author="Locke Liu" w:date="2021-05-24T14:33:00Z">
                    <w:rPr>
                      <w:rFonts w:ascii="Segoe UI" w:hAnsi="Segoe UI" w:cs="Segoe UI"/>
                      <w:color w:val="0000FF"/>
                      <w:sz w:val="16"/>
                      <w:szCs w:val="16"/>
                    </w:rPr>
                  </w:rPrChange>
                </w:rPr>
                <w:delText xml:space="preserve"> </w:delText>
              </w:r>
            </w:del>
          </w:p>
        </w:tc>
        <w:tc>
          <w:tcPr>
            <w:tcW w:w="1667" w:type="pct"/>
            <w:shd w:val="clear" w:color="auto" w:fill="auto"/>
          </w:tcPr>
          <w:p w14:paraId="498D0DCC" w14:textId="77777777" w:rsidR="00B63C80" w:rsidRPr="004D620F" w:rsidRDefault="00B63C80" w:rsidP="00B63C80">
            <w:pPr>
              <w:jc w:val="both"/>
              <w:rPr>
                <w:rFonts w:ascii="Arial" w:hAnsi="Arial" w:cs="Arial"/>
                <w:sz w:val="16"/>
                <w:szCs w:val="16"/>
                <w:rPrChange w:id="3493" w:author="Locke Liu" w:date="2021-05-24T14:33:00Z">
                  <w:rPr>
                    <w:rFonts w:ascii="Segoe UI" w:hAnsi="Segoe UI" w:cs="Segoe UI"/>
                    <w:sz w:val="16"/>
                    <w:szCs w:val="16"/>
                  </w:rPr>
                </w:rPrChange>
              </w:rPr>
            </w:pPr>
            <w:r w:rsidRPr="004D620F">
              <w:rPr>
                <w:rFonts w:ascii="Arial" w:hAnsi="Arial" w:cs="Arial"/>
                <w:sz w:val="16"/>
                <w:szCs w:val="16"/>
                <w:rPrChange w:id="3494" w:author="Locke Liu" w:date="2021-05-24T14:33:00Z">
                  <w:rPr>
                    <w:rFonts w:ascii="Segoe UI" w:hAnsi="Segoe UI" w:cs="Segoe UI"/>
                    <w:sz w:val="16"/>
                    <w:szCs w:val="16"/>
                  </w:rPr>
                </w:rPrChange>
              </w:rPr>
              <w:t> </w:t>
            </w:r>
          </w:p>
        </w:tc>
      </w:tr>
      <w:tr w:rsidR="00B63C80" w:rsidRPr="004D620F" w14:paraId="4D43094D" w14:textId="77777777" w:rsidTr="00B63C80">
        <w:trPr>
          <w:trHeight w:val="870"/>
          <w:jc w:val="center"/>
        </w:trPr>
        <w:tc>
          <w:tcPr>
            <w:tcW w:w="1389" w:type="pct"/>
            <w:shd w:val="clear" w:color="auto" w:fill="FFFFFF"/>
          </w:tcPr>
          <w:p w14:paraId="7F23479D" w14:textId="77777777" w:rsidR="00B63C80" w:rsidRPr="004D620F" w:rsidRDefault="00B63C80" w:rsidP="00B63C80">
            <w:pPr>
              <w:jc w:val="both"/>
              <w:rPr>
                <w:rFonts w:ascii="Arial" w:hAnsi="Arial" w:cs="Arial"/>
                <w:b/>
                <w:bCs/>
                <w:sz w:val="16"/>
                <w:szCs w:val="16"/>
                <w:rPrChange w:id="3495" w:author="Locke Liu" w:date="2021-05-24T14:33:00Z">
                  <w:rPr>
                    <w:rFonts w:ascii="Segoe UI" w:hAnsi="Segoe UI" w:cs="Segoe UI"/>
                    <w:b/>
                    <w:bCs/>
                    <w:sz w:val="16"/>
                    <w:szCs w:val="16"/>
                  </w:rPr>
                </w:rPrChange>
              </w:rPr>
            </w:pPr>
            <w:r w:rsidRPr="004D620F">
              <w:rPr>
                <w:rFonts w:ascii="Arial" w:hAnsi="Arial" w:cs="Arial"/>
                <w:b/>
                <w:bCs/>
                <w:sz w:val="16"/>
                <w:szCs w:val="16"/>
                <w:rPrChange w:id="3496" w:author="Locke Liu" w:date="2021-05-24T14:33:00Z">
                  <w:rPr>
                    <w:rFonts w:ascii="Segoe UI" w:hAnsi="Segoe UI" w:cs="Segoe UI"/>
                    <w:b/>
                    <w:bCs/>
                    <w:sz w:val="16"/>
                    <w:szCs w:val="16"/>
                  </w:rPr>
                </w:rPrChange>
              </w:rPr>
              <w:t>Decision</w:t>
            </w:r>
          </w:p>
        </w:tc>
        <w:tc>
          <w:tcPr>
            <w:tcW w:w="1944" w:type="pct"/>
            <w:shd w:val="clear" w:color="auto" w:fill="auto"/>
          </w:tcPr>
          <w:p w14:paraId="077F44AE" w14:textId="77777777" w:rsidR="00B63C80" w:rsidRPr="004D620F" w:rsidRDefault="00B63C80" w:rsidP="00B63C80">
            <w:pPr>
              <w:jc w:val="both"/>
              <w:rPr>
                <w:rFonts w:ascii="Arial" w:hAnsi="Arial" w:cs="Arial"/>
                <w:b/>
                <w:bCs/>
                <w:color w:val="0000FF"/>
                <w:sz w:val="16"/>
                <w:szCs w:val="16"/>
                <w:rPrChange w:id="3497" w:author="Locke Liu" w:date="2021-05-24T14:33:00Z">
                  <w:rPr>
                    <w:rFonts w:ascii="Segoe UI" w:hAnsi="Segoe UI" w:cs="Segoe UI"/>
                    <w:b/>
                    <w:bCs/>
                    <w:color w:val="0000FF"/>
                    <w:sz w:val="16"/>
                    <w:szCs w:val="16"/>
                  </w:rPr>
                </w:rPrChange>
              </w:rPr>
            </w:pPr>
            <w:r w:rsidRPr="004D620F">
              <w:rPr>
                <w:rFonts w:ascii="Arial" w:hAnsi="Arial" w:cs="Arial"/>
                <w:b/>
                <w:bCs/>
                <w:color w:val="0000FF"/>
                <w:sz w:val="16"/>
                <w:szCs w:val="16"/>
                <w:rPrChange w:id="3498" w:author="Locke Liu" w:date="2021-05-24T14:33:00Z">
                  <w:rPr>
                    <w:rFonts w:ascii="Segoe UI" w:hAnsi="Segoe UI" w:cs="Segoe UI"/>
                    <w:b/>
                    <w:bCs/>
                    <w:color w:val="0000FF"/>
                    <w:sz w:val="16"/>
                    <w:szCs w:val="16"/>
                  </w:rPr>
                </w:rPrChange>
              </w:rPr>
              <w:t> Alternative 2</w:t>
            </w:r>
          </w:p>
        </w:tc>
        <w:tc>
          <w:tcPr>
            <w:tcW w:w="1667" w:type="pct"/>
            <w:shd w:val="clear" w:color="auto" w:fill="auto"/>
          </w:tcPr>
          <w:p w14:paraId="387A7764" w14:textId="77777777" w:rsidR="00B63C80" w:rsidRPr="004D620F" w:rsidRDefault="00B63C80" w:rsidP="00B63C80">
            <w:pPr>
              <w:jc w:val="both"/>
              <w:rPr>
                <w:rFonts w:ascii="Arial" w:hAnsi="Arial" w:cs="Arial"/>
                <w:sz w:val="16"/>
                <w:szCs w:val="16"/>
                <w:rPrChange w:id="3499" w:author="Locke Liu" w:date="2021-05-24T14:33:00Z">
                  <w:rPr>
                    <w:rFonts w:ascii="Segoe UI" w:hAnsi="Segoe UI" w:cs="Segoe UI"/>
                    <w:sz w:val="16"/>
                    <w:szCs w:val="16"/>
                  </w:rPr>
                </w:rPrChange>
              </w:rPr>
            </w:pPr>
            <w:r w:rsidRPr="004D620F">
              <w:rPr>
                <w:rFonts w:ascii="Arial" w:hAnsi="Arial" w:cs="Arial"/>
                <w:sz w:val="16"/>
                <w:szCs w:val="16"/>
                <w:rPrChange w:id="3500" w:author="Locke Liu" w:date="2021-05-24T14:33:00Z">
                  <w:rPr>
                    <w:rFonts w:ascii="Segoe UI" w:hAnsi="Segoe UI" w:cs="Segoe UI"/>
                    <w:sz w:val="16"/>
                    <w:szCs w:val="16"/>
                  </w:rPr>
                </w:rPrChange>
              </w:rPr>
              <w:t> </w:t>
            </w:r>
          </w:p>
        </w:tc>
      </w:tr>
      <w:tr w:rsidR="00B63C80" w:rsidRPr="004D620F" w14:paraId="0959DC83" w14:textId="77777777" w:rsidTr="00B63C80">
        <w:trPr>
          <w:trHeight w:val="389"/>
          <w:jc w:val="center"/>
        </w:trPr>
        <w:tc>
          <w:tcPr>
            <w:tcW w:w="1389" w:type="pct"/>
            <w:vMerge w:val="restart"/>
            <w:shd w:val="clear" w:color="auto" w:fill="FFFFFF"/>
          </w:tcPr>
          <w:p w14:paraId="1FC89DE0" w14:textId="77777777" w:rsidR="00B63C80" w:rsidRPr="004D620F" w:rsidRDefault="00B63C80" w:rsidP="00B63C80">
            <w:pPr>
              <w:jc w:val="both"/>
              <w:rPr>
                <w:rFonts w:ascii="Arial" w:hAnsi="Arial" w:cs="Arial"/>
                <w:b/>
                <w:bCs/>
                <w:sz w:val="16"/>
                <w:szCs w:val="16"/>
                <w:rPrChange w:id="3501" w:author="Locke Liu" w:date="2021-05-24T14:33:00Z">
                  <w:rPr>
                    <w:rFonts w:ascii="Segoe UI" w:hAnsi="Segoe UI" w:cs="Segoe UI"/>
                    <w:b/>
                    <w:bCs/>
                    <w:sz w:val="16"/>
                    <w:szCs w:val="16"/>
                  </w:rPr>
                </w:rPrChange>
              </w:rPr>
            </w:pPr>
            <w:r w:rsidRPr="004D620F">
              <w:rPr>
                <w:rFonts w:ascii="Arial" w:hAnsi="Arial" w:cs="Arial"/>
                <w:b/>
                <w:bCs/>
                <w:sz w:val="16"/>
                <w:szCs w:val="16"/>
                <w:rPrChange w:id="3502" w:author="Locke Liu" w:date="2021-05-24T14:33:00Z">
                  <w:rPr>
                    <w:rFonts w:ascii="Segoe UI" w:hAnsi="Segoe UI" w:cs="Segoe UI"/>
                    <w:b/>
                    <w:bCs/>
                    <w:sz w:val="16"/>
                    <w:szCs w:val="16"/>
                  </w:rPr>
                </w:rPrChange>
              </w:rPr>
              <w:t>Justification</w:t>
            </w:r>
          </w:p>
        </w:tc>
        <w:tc>
          <w:tcPr>
            <w:tcW w:w="1944" w:type="pct"/>
            <w:vMerge w:val="restart"/>
            <w:shd w:val="clear" w:color="auto" w:fill="auto"/>
          </w:tcPr>
          <w:p w14:paraId="6E5D581D" w14:textId="0E86DA61" w:rsidR="00B63C80" w:rsidRPr="004D620F" w:rsidRDefault="007C2EA9" w:rsidP="00C54921">
            <w:pPr>
              <w:pStyle w:val="ListParagraph"/>
              <w:numPr>
                <w:ilvl w:val="0"/>
                <w:numId w:val="13"/>
              </w:numPr>
              <w:jc w:val="both"/>
              <w:rPr>
                <w:rFonts w:ascii="Arial" w:hAnsi="Arial" w:cs="Arial"/>
                <w:sz w:val="16"/>
                <w:szCs w:val="16"/>
                <w:rPrChange w:id="3503" w:author="Locke Liu" w:date="2021-05-24T14:33:00Z">
                  <w:rPr>
                    <w:rFonts w:ascii="Segoe UI" w:hAnsi="Segoe UI" w:cs="Segoe UI"/>
                    <w:sz w:val="16"/>
                    <w:szCs w:val="16"/>
                  </w:rPr>
                </w:rPrChange>
              </w:rPr>
            </w:pPr>
            <w:r w:rsidRPr="004D620F">
              <w:rPr>
                <w:rFonts w:ascii="Arial" w:hAnsi="Arial" w:cs="Arial"/>
                <w:sz w:val="16"/>
                <w:szCs w:val="16"/>
                <w:rPrChange w:id="3504" w:author="Locke Liu" w:date="2021-05-24T14:33:00Z">
                  <w:rPr>
                    <w:rFonts w:ascii="Segoe UI" w:hAnsi="Segoe UI" w:cs="Segoe UI"/>
                    <w:sz w:val="16"/>
                    <w:szCs w:val="16"/>
                  </w:rPr>
                </w:rPrChange>
              </w:rPr>
              <w:t>It will be easy to organize the application components and infra components</w:t>
            </w:r>
          </w:p>
          <w:p w14:paraId="0E0A4427" w14:textId="1463252A" w:rsidR="00B63C80" w:rsidRPr="004D620F" w:rsidRDefault="007C2EA9" w:rsidP="00C54921">
            <w:pPr>
              <w:pStyle w:val="ListParagraph"/>
              <w:numPr>
                <w:ilvl w:val="0"/>
                <w:numId w:val="13"/>
              </w:numPr>
              <w:jc w:val="both"/>
              <w:rPr>
                <w:rFonts w:ascii="Arial" w:hAnsi="Arial" w:cs="Arial"/>
                <w:sz w:val="16"/>
                <w:szCs w:val="16"/>
                <w:rPrChange w:id="3505" w:author="Locke Liu" w:date="2021-05-24T14:33:00Z">
                  <w:rPr>
                    <w:rFonts w:ascii="Segoe UI" w:hAnsi="Segoe UI" w:cs="Segoe UI"/>
                    <w:sz w:val="16"/>
                    <w:szCs w:val="16"/>
                  </w:rPr>
                </w:rPrChange>
              </w:rPr>
            </w:pPr>
            <w:r w:rsidRPr="004D620F">
              <w:rPr>
                <w:rFonts w:ascii="Arial" w:hAnsi="Arial" w:cs="Arial"/>
                <w:sz w:val="16"/>
                <w:szCs w:val="16"/>
                <w:lang w:eastAsia="zh-CN"/>
                <w:rPrChange w:id="3506" w:author="Locke Liu" w:date="2021-05-24T14:33:00Z">
                  <w:rPr>
                    <w:rFonts w:ascii="Segoe UI" w:hAnsi="Segoe UI" w:cs="Segoe UI"/>
                    <w:sz w:val="16"/>
                    <w:szCs w:val="16"/>
                    <w:lang w:eastAsia="zh-CN"/>
                  </w:rPr>
                </w:rPrChange>
              </w:rPr>
              <w:t>RBAC</w:t>
            </w:r>
            <w:r w:rsidRPr="004D620F">
              <w:rPr>
                <w:rFonts w:ascii="Arial" w:hAnsi="Arial" w:cs="Arial"/>
                <w:sz w:val="16"/>
                <w:szCs w:val="16"/>
                <w:rPrChange w:id="3507" w:author="Locke Liu" w:date="2021-05-24T14:33:00Z">
                  <w:rPr>
                    <w:rFonts w:ascii="Segoe UI" w:hAnsi="Segoe UI" w:cs="Segoe UI"/>
                    <w:sz w:val="16"/>
                    <w:szCs w:val="16"/>
                  </w:rPr>
                </w:rPrChange>
              </w:rPr>
              <w:t xml:space="preserve"> defined will be easier and more precise</w:t>
            </w:r>
          </w:p>
        </w:tc>
        <w:tc>
          <w:tcPr>
            <w:tcW w:w="1667" w:type="pct"/>
            <w:vMerge w:val="restart"/>
            <w:shd w:val="clear" w:color="auto" w:fill="auto"/>
          </w:tcPr>
          <w:p w14:paraId="3AE54A22" w14:textId="77777777" w:rsidR="00B63C80" w:rsidRPr="004D620F" w:rsidRDefault="00B63C80" w:rsidP="00B63C80">
            <w:pPr>
              <w:jc w:val="both"/>
              <w:rPr>
                <w:rFonts w:ascii="Arial" w:hAnsi="Arial" w:cs="Arial"/>
                <w:sz w:val="16"/>
                <w:szCs w:val="16"/>
                <w:rPrChange w:id="3508" w:author="Locke Liu" w:date="2021-05-24T14:33:00Z">
                  <w:rPr>
                    <w:rFonts w:ascii="Segoe UI" w:hAnsi="Segoe UI" w:cs="Segoe UI"/>
                    <w:sz w:val="16"/>
                    <w:szCs w:val="16"/>
                  </w:rPr>
                </w:rPrChange>
              </w:rPr>
            </w:pPr>
            <w:r w:rsidRPr="004D620F">
              <w:rPr>
                <w:rFonts w:ascii="Arial" w:hAnsi="Arial" w:cs="Arial"/>
                <w:sz w:val="16"/>
                <w:szCs w:val="16"/>
                <w:rPrChange w:id="3509" w:author="Locke Liu" w:date="2021-05-24T14:33:00Z">
                  <w:rPr>
                    <w:rFonts w:ascii="Segoe UI" w:hAnsi="Segoe UI" w:cs="Segoe UI"/>
                    <w:sz w:val="16"/>
                    <w:szCs w:val="16"/>
                  </w:rPr>
                </w:rPrChange>
              </w:rPr>
              <w:t> </w:t>
            </w:r>
          </w:p>
        </w:tc>
      </w:tr>
      <w:tr w:rsidR="00B63C80" w:rsidRPr="004D620F" w14:paraId="7D67A3A8" w14:textId="77777777" w:rsidTr="00B63C80">
        <w:trPr>
          <w:trHeight w:val="389"/>
          <w:jc w:val="center"/>
        </w:trPr>
        <w:tc>
          <w:tcPr>
            <w:tcW w:w="1389" w:type="pct"/>
            <w:vMerge/>
            <w:vAlign w:val="center"/>
          </w:tcPr>
          <w:p w14:paraId="576D3F1E" w14:textId="77777777" w:rsidR="00B63C80" w:rsidRPr="004D620F" w:rsidRDefault="00B63C80" w:rsidP="00B63C80">
            <w:pPr>
              <w:rPr>
                <w:rFonts w:ascii="Arial" w:hAnsi="Arial" w:cs="Arial"/>
                <w:b/>
                <w:bCs/>
                <w:sz w:val="16"/>
                <w:szCs w:val="16"/>
                <w:rPrChange w:id="3510" w:author="Locke Liu" w:date="2021-05-24T14:33:00Z">
                  <w:rPr>
                    <w:rFonts w:ascii="Segoe UI" w:hAnsi="Segoe UI" w:cs="Segoe UI"/>
                    <w:b/>
                    <w:bCs/>
                    <w:sz w:val="16"/>
                    <w:szCs w:val="16"/>
                  </w:rPr>
                </w:rPrChange>
              </w:rPr>
            </w:pPr>
          </w:p>
        </w:tc>
        <w:tc>
          <w:tcPr>
            <w:tcW w:w="1944" w:type="pct"/>
            <w:vMerge/>
            <w:vAlign w:val="center"/>
          </w:tcPr>
          <w:p w14:paraId="151B3E37" w14:textId="77777777" w:rsidR="00B63C80" w:rsidRPr="004D620F" w:rsidRDefault="00B63C80" w:rsidP="00B63C80">
            <w:pPr>
              <w:rPr>
                <w:rFonts w:ascii="Arial" w:hAnsi="Arial" w:cs="Arial"/>
                <w:sz w:val="16"/>
                <w:szCs w:val="16"/>
                <w:rPrChange w:id="3511" w:author="Locke Liu" w:date="2021-05-24T14:33:00Z">
                  <w:rPr>
                    <w:rFonts w:ascii="Segoe UI" w:hAnsi="Segoe UI" w:cs="Segoe UI"/>
                    <w:sz w:val="16"/>
                    <w:szCs w:val="16"/>
                  </w:rPr>
                </w:rPrChange>
              </w:rPr>
            </w:pPr>
          </w:p>
        </w:tc>
        <w:tc>
          <w:tcPr>
            <w:tcW w:w="1667" w:type="pct"/>
            <w:vMerge/>
            <w:vAlign w:val="center"/>
          </w:tcPr>
          <w:p w14:paraId="512E6F10" w14:textId="77777777" w:rsidR="00B63C80" w:rsidRPr="004D620F" w:rsidRDefault="00B63C80" w:rsidP="00B63C80">
            <w:pPr>
              <w:rPr>
                <w:rFonts w:ascii="Arial" w:hAnsi="Arial" w:cs="Arial"/>
                <w:sz w:val="16"/>
                <w:szCs w:val="16"/>
                <w:rPrChange w:id="3512" w:author="Locke Liu" w:date="2021-05-24T14:33:00Z">
                  <w:rPr>
                    <w:rFonts w:ascii="Segoe UI" w:hAnsi="Segoe UI" w:cs="Segoe UI"/>
                    <w:sz w:val="16"/>
                    <w:szCs w:val="16"/>
                  </w:rPr>
                </w:rPrChange>
              </w:rPr>
            </w:pPr>
          </w:p>
        </w:tc>
      </w:tr>
      <w:tr w:rsidR="00B63C80" w:rsidRPr="004D620F" w14:paraId="4D299CB1" w14:textId="77777777" w:rsidTr="00B63C80">
        <w:trPr>
          <w:trHeight w:val="389"/>
          <w:jc w:val="center"/>
        </w:trPr>
        <w:tc>
          <w:tcPr>
            <w:tcW w:w="1389" w:type="pct"/>
            <w:vMerge/>
            <w:vAlign w:val="center"/>
          </w:tcPr>
          <w:p w14:paraId="0BFE64FD" w14:textId="77777777" w:rsidR="00B63C80" w:rsidRPr="004D620F" w:rsidRDefault="00B63C80" w:rsidP="00B63C80">
            <w:pPr>
              <w:rPr>
                <w:rFonts w:ascii="Arial" w:hAnsi="Arial" w:cs="Arial"/>
                <w:b/>
                <w:bCs/>
                <w:sz w:val="16"/>
                <w:szCs w:val="16"/>
                <w:rPrChange w:id="3513" w:author="Locke Liu" w:date="2021-05-24T14:33:00Z">
                  <w:rPr>
                    <w:rFonts w:ascii="Segoe UI" w:hAnsi="Segoe UI" w:cs="Segoe UI"/>
                    <w:b/>
                    <w:bCs/>
                    <w:sz w:val="16"/>
                    <w:szCs w:val="16"/>
                  </w:rPr>
                </w:rPrChange>
              </w:rPr>
            </w:pPr>
          </w:p>
        </w:tc>
        <w:tc>
          <w:tcPr>
            <w:tcW w:w="1944" w:type="pct"/>
            <w:vMerge/>
            <w:vAlign w:val="center"/>
          </w:tcPr>
          <w:p w14:paraId="3974E240" w14:textId="77777777" w:rsidR="00B63C80" w:rsidRPr="004D620F" w:rsidRDefault="00B63C80" w:rsidP="00B63C80">
            <w:pPr>
              <w:rPr>
                <w:rFonts w:ascii="Arial" w:hAnsi="Arial" w:cs="Arial"/>
                <w:sz w:val="16"/>
                <w:szCs w:val="16"/>
                <w:rPrChange w:id="3514" w:author="Locke Liu" w:date="2021-05-24T14:33:00Z">
                  <w:rPr>
                    <w:rFonts w:ascii="Segoe UI" w:hAnsi="Segoe UI" w:cs="Segoe UI"/>
                    <w:sz w:val="16"/>
                    <w:szCs w:val="16"/>
                  </w:rPr>
                </w:rPrChange>
              </w:rPr>
            </w:pPr>
          </w:p>
        </w:tc>
        <w:tc>
          <w:tcPr>
            <w:tcW w:w="1667" w:type="pct"/>
            <w:vMerge/>
            <w:vAlign w:val="center"/>
          </w:tcPr>
          <w:p w14:paraId="54188EC2" w14:textId="77777777" w:rsidR="00B63C80" w:rsidRPr="004D620F" w:rsidRDefault="00B63C80" w:rsidP="00B63C80">
            <w:pPr>
              <w:rPr>
                <w:rFonts w:ascii="Arial" w:hAnsi="Arial" w:cs="Arial"/>
                <w:sz w:val="16"/>
                <w:szCs w:val="16"/>
                <w:rPrChange w:id="3515" w:author="Locke Liu" w:date="2021-05-24T14:33:00Z">
                  <w:rPr>
                    <w:rFonts w:ascii="Segoe UI" w:hAnsi="Segoe UI" w:cs="Segoe UI"/>
                    <w:sz w:val="16"/>
                    <w:szCs w:val="16"/>
                  </w:rPr>
                </w:rPrChange>
              </w:rPr>
            </w:pPr>
          </w:p>
        </w:tc>
      </w:tr>
      <w:tr w:rsidR="00B63C80" w:rsidRPr="004D620F" w14:paraId="7A6E6BB6" w14:textId="77777777" w:rsidTr="00B63C80">
        <w:trPr>
          <w:trHeight w:val="389"/>
          <w:jc w:val="center"/>
        </w:trPr>
        <w:tc>
          <w:tcPr>
            <w:tcW w:w="1389" w:type="pct"/>
            <w:vMerge/>
            <w:vAlign w:val="center"/>
          </w:tcPr>
          <w:p w14:paraId="506D0193" w14:textId="77777777" w:rsidR="00B63C80" w:rsidRPr="004D620F" w:rsidRDefault="00B63C80" w:rsidP="00B63C80">
            <w:pPr>
              <w:rPr>
                <w:rFonts w:ascii="Arial" w:hAnsi="Arial" w:cs="Arial"/>
                <w:b/>
                <w:bCs/>
                <w:sz w:val="16"/>
                <w:szCs w:val="16"/>
                <w:rPrChange w:id="3516" w:author="Locke Liu" w:date="2021-05-24T14:33:00Z">
                  <w:rPr>
                    <w:rFonts w:ascii="Segoe UI" w:hAnsi="Segoe UI" w:cs="Segoe UI"/>
                    <w:b/>
                    <w:bCs/>
                    <w:sz w:val="16"/>
                    <w:szCs w:val="16"/>
                  </w:rPr>
                </w:rPrChange>
              </w:rPr>
            </w:pPr>
          </w:p>
        </w:tc>
        <w:tc>
          <w:tcPr>
            <w:tcW w:w="1944" w:type="pct"/>
            <w:vMerge/>
            <w:vAlign w:val="center"/>
          </w:tcPr>
          <w:p w14:paraId="00E244FD" w14:textId="77777777" w:rsidR="00B63C80" w:rsidRPr="004D620F" w:rsidRDefault="00B63C80" w:rsidP="00B63C80">
            <w:pPr>
              <w:rPr>
                <w:rFonts w:ascii="Arial" w:hAnsi="Arial" w:cs="Arial"/>
                <w:sz w:val="16"/>
                <w:szCs w:val="16"/>
                <w:rPrChange w:id="3517" w:author="Locke Liu" w:date="2021-05-24T14:33:00Z">
                  <w:rPr>
                    <w:rFonts w:ascii="Segoe UI" w:hAnsi="Segoe UI" w:cs="Segoe UI"/>
                    <w:sz w:val="16"/>
                    <w:szCs w:val="16"/>
                  </w:rPr>
                </w:rPrChange>
              </w:rPr>
            </w:pPr>
          </w:p>
        </w:tc>
        <w:tc>
          <w:tcPr>
            <w:tcW w:w="1667" w:type="pct"/>
            <w:vMerge/>
            <w:vAlign w:val="center"/>
          </w:tcPr>
          <w:p w14:paraId="037D568F" w14:textId="77777777" w:rsidR="00B63C80" w:rsidRPr="004D620F" w:rsidRDefault="00B63C80" w:rsidP="00B63C80">
            <w:pPr>
              <w:rPr>
                <w:rFonts w:ascii="Arial" w:hAnsi="Arial" w:cs="Arial"/>
                <w:sz w:val="16"/>
                <w:szCs w:val="16"/>
                <w:rPrChange w:id="3518" w:author="Locke Liu" w:date="2021-05-24T14:33:00Z">
                  <w:rPr>
                    <w:rFonts w:ascii="Segoe UI" w:hAnsi="Segoe UI" w:cs="Segoe UI"/>
                    <w:sz w:val="16"/>
                    <w:szCs w:val="16"/>
                  </w:rPr>
                </w:rPrChange>
              </w:rPr>
            </w:pPr>
          </w:p>
        </w:tc>
      </w:tr>
      <w:tr w:rsidR="00B63C80" w:rsidRPr="004D620F" w14:paraId="0C853D5A" w14:textId="77777777" w:rsidTr="00B63C80">
        <w:trPr>
          <w:trHeight w:val="360"/>
          <w:jc w:val="center"/>
        </w:trPr>
        <w:tc>
          <w:tcPr>
            <w:tcW w:w="1389" w:type="pct"/>
            <w:shd w:val="clear" w:color="auto" w:fill="FFFFFF"/>
          </w:tcPr>
          <w:p w14:paraId="7927208E" w14:textId="77777777" w:rsidR="00B63C80" w:rsidRPr="004D620F" w:rsidRDefault="00B63C80" w:rsidP="00B63C80">
            <w:pPr>
              <w:jc w:val="both"/>
              <w:rPr>
                <w:rFonts w:ascii="Arial" w:hAnsi="Arial" w:cs="Arial"/>
                <w:b/>
                <w:bCs/>
                <w:sz w:val="16"/>
                <w:szCs w:val="16"/>
                <w:rPrChange w:id="3519" w:author="Locke Liu" w:date="2021-05-24T14:33:00Z">
                  <w:rPr>
                    <w:rFonts w:ascii="Segoe UI" w:hAnsi="Segoe UI" w:cs="Segoe UI"/>
                    <w:b/>
                    <w:bCs/>
                    <w:sz w:val="16"/>
                    <w:szCs w:val="16"/>
                  </w:rPr>
                </w:rPrChange>
              </w:rPr>
            </w:pPr>
            <w:r w:rsidRPr="004D620F">
              <w:rPr>
                <w:rFonts w:ascii="Arial" w:hAnsi="Arial" w:cs="Arial"/>
                <w:b/>
                <w:bCs/>
                <w:sz w:val="16"/>
                <w:szCs w:val="16"/>
                <w:rPrChange w:id="3520" w:author="Locke Liu" w:date="2021-05-24T14:33:00Z">
                  <w:rPr>
                    <w:rFonts w:ascii="Segoe UI" w:hAnsi="Segoe UI" w:cs="Segoe UI"/>
                    <w:b/>
                    <w:bCs/>
                    <w:sz w:val="16"/>
                    <w:szCs w:val="16"/>
                  </w:rPr>
                </w:rPrChange>
              </w:rPr>
              <w:t xml:space="preserve">Implications </w:t>
            </w:r>
          </w:p>
        </w:tc>
        <w:tc>
          <w:tcPr>
            <w:tcW w:w="1944" w:type="pct"/>
            <w:shd w:val="clear" w:color="auto" w:fill="auto"/>
          </w:tcPr>
          <w:p w14:paraId="6D18D6B4" w14:textId="77777777" w:rsidR="00B63C80" w:rsidRPr="004D620F" w:rsidRDefault="00B63C80" w:rsidP="00B63C80">
            <w:pPr>
              <w:jc w:val="both"/>
              <w:rPr>
                <w:rFonts w:ascii="Arial" w:hAnsi="Arial" w:cs="Arial"/>
                <w:sz w:val="16"/>
                <w:szCs w:val="16"/>
                <w:rPrChange w:id="3521" w:author="Locke Liu" w:date="2021-05-24T14:33:00Z">
                  <w:rPr>
                    <w:rFonts w:ascii="Segoe UI" w:hAnsi="Segoe UI" w:cs="Segoe UI"/>
                    <w:sz w:val="16"/>
                    <w:szCs w:val="16"/>
                  </w:rPr>
                </w:rPrChange>
              </w:rPr>
            </w:pPr>
          </w:p>
        </w:tc>
        <w:tc>
          <w:tcPr>
            <w:tcW w:w="1667" w:type="pct"/>
            <w:shd w:val="clear" w:color="auto" w:fill="auto"/>
          </w:tcPr>
          <w:p w14:paraId="6CF19F9D" w14:textId="77777777" w:rsidR="00B63C80" w:rsidRPr="004D620F" w:rsidRDefault="00B63C80" w:rsidP="00B63C80">
            <w:pPr>
              <w:jc w:val="both"/>
              <w:rPr>
                <w:rFonts w:ascii="Arial" w:hAnsi="Arial" w:cs="Arial"/>
                <w:sz w:val="16"/>
                <w:szCs w:val="16"/>
                <w:rPrChange w:id="3522" w:author="Locke Liu" w:date="2021-05-24T14:33:00Z">
                  <w:rPr>
                    <w:rFonts w:ascii="Segoe UI" w:hAnsi="Segoe UI" w:cs="Segoe UI"/>
                    <w:sz w:val="16"/>
                    <w:szCs w:val="16"/>
                  </w:rPr>
                </w:rPrChange>
              </w:rPr>
            </w:pPr>
            <w:r w:rsidRPr="004D620F">
              <w:rPr>
                <w:rFonts w:ascii="Arial" w:hAnsi="Arial" w:cs="Arial"/>
                <w:sz w:val="16"/>
                <w:szCs w:val="16"/>
                <w:rPrChange w:id="3523" w:author="Locke Liu" w:date="2021-05-24T14:33:00Z">
                  <w:rPr>
                    <w:rFonts w:ascii="Segoe UI" w:hAnsi="Segoe UI" w:cs="Segoe UI"/>
                    <w:sz w:val="16"/>
                    <w:szCs w:val="16"/>
                  </w:rPr>
                </w:rPrChange>
              </w:rPr>
              <w:t> </w:t>
            </w:r>
          </w:p>
        </w:tc>
      </w:tr>
      <w:tr w:rsidR="00B63C80" w:rsidRPr="004D620F" w14:paraId="2765D1FA" w14:textId="77777777" w:rsidTr="00B63C80">
        <w:trPr>
          <w:trHeight w:val="360"/>
          <w:jc w:val="center"/>
        </w:trPr>
        <w:tc>
          <w:tcPr>
            <w:tcW w:w="1389" w:type="pct"/>
            <w:shd w:val="clear" w:color="auto" w:fill="FFFFFF"/>
          </w:tcPr>
          <w:p w14:paraId="6E8F6E26" w14:textId="77777777" w:rsidR="00B63C80" w:rsidRPr="004D620F" w:rsidRDefault="00B63C80" w:rsidP="00B63C80">
            <w:pPr>
              <w:jc w:val="both"/>
              <w:rPr>
                <w:rFonts w:ascii="Arial" w:hAnsi="Arial" w:cs="Arial"/>
                <w:b/>
                <w:bCs/>
                <w:sz w:val="16"/>
                <w:szCs w:val="16"/>
                <w:rPrChange w:id="3524" w:author="Locke Liu" w:date="2021-05-24T14:33:00Z">
                  <w:rPr>
                    <w:rFonts w:ascii="Segoe UI" w:hAnsi="Segoe UI" w:cs="Segoe UI"/>
                    <w:b/>
                    <w:bCs/>
                    <w:sz w:val="16"/>
                    <w:szCs w:val="16"/>
                  </w:rPr>
                </w:rPrChange>
              </w:rPr>
            </w:pPr>
            <w:r w:rsidRPr="004D620F">
              <w:rPr>
                <w:rFonts w:ascii="Arial" w:hAnsi="Arial" w:cs="Arial"/>
                <w:b/>
                <w:bCs/>
                <w:sz w:val="16"/>
                <w:szCs w:val="16"/>
                <w:rPrChange w:id="3525" w:author="Locke Liu" w:date="2021-05-24T14:33:00Z">
                  <w:rPr>
                    <w:rFonts w:ascii="Segoe UI" w:hAnsi="Segoe UI" w:cs="Segoe UI"/>
                    <w:b/>
                    <w:bCs/>
                    <w:sz w:val="16"/>
                    <w:szCs w:val="16"/>
                  </w:rPr>
                </w:rPrChange>
              </w:rPr>
              <w:t>Related requirements</w:t>
            </w:r>
          </w:p>
        </w:tc>
        <w:tc>
          <w:tcPr>
            <w:tcW w:w="1944" w:type="pct"/>
            <w:shd w:val="clear" w:color="auto" w:fill="auto"/>
          </w:tcPr>
          <w:p w14:paraId="0F819A73" w14:textId="77777777" w:rsidR="00B63C80" w:rsidRPr="004D620F" w:rsidRDefault="00B63C80" w:rsidP="00B63C80">
            <w:pPr>
              <w:jc w:val="both"/>
              <w:rPr>
                <w:rFonts w:ascii="Arial" w:hAnsi="Arial" w:cs="Arial"/>
                <w:sz w:val="16"/>
                <w:szCs w:val="16"/>
                <w:rPrChange w:id="3526" w:author="Locke Liu" w:date="2021-05-24T14:33:00Z">
                  <w:rPr>
                    <w:rFonts w:ascii="Segoe UI" w:hAnsi="Segoe UI" w:cs="Segoe UI"/>
                    <w:sz w:val="16"/>
                    <w:szCs w:val="16"/>
                  </w:rPr>
                </w:rPrChange>
              </w:rPr>
            </w:pPr>
            <w:r w:rsidRPr="004D620F">
              <w:rPr>
                <w:rFonts w:ascii="Arial" w:hAnsi="Arial" w:cs="Arial"/>
                <w:sz w:val="16"/>
                <w:szCs w:val="16"/>
                <w:rPrChange w:id="3527" w:author="Locke Liu" w:date="2021-05-24T14:33:00Z">
                  <w:rPr>
                    <w:rFonts w:ascii="Segoe UI" w:hAnsi="Segoe UI" w:cs="Segoe UI"/>
                    <w:sz w:val="16"/>
                    <w:szCs w:val="16"/>
                  </w:rPr>
                </w:rPrChange>
              </w:rPr>
              <w:t> </w:t>
            </w:r>
          </w:p>
        </w:tc>
        <w:tc>
          <w:tcPr>
            <w:tcW w:w="1667" w:type="pct"/>
            <w:shd w:val="clear" w:color="auto" w:fill="auto"/>
          </w:tcPr>
          <w:p w14:paraId="7A0EDDF4" w14:textId="77777777" w:rsidR="00B63C80" w:rsidRPr="004D620F" w:rsidRDefault="00B63C80" w:rsidP="00B63C80">
            <w:pPr>
              <w:jc w:val="both"/>
              <w:rPr>
                <w:rFonts w:ascii="Arial" w:hAnsi="Arial" w:cs="Arial"/>
                <w:sz w:val="16"/>
                <w:szCs w:val="16"/>
                <w:rPrChange w:id="3528" w:author="Locke Liu" w:date="2021-05-24T14:33:00Z">
                  <w:rPr>
                    <w:rFonts w:ascii="Segoe UI" w:hAnsi="Segoe UI" w:cs="Segoe UI"/>
                    <w:sz w:val="16"/>
                    <w:szCs w:val="16"/>
                  </w:rPr>
                </w:rPrChange>
              </w:rPr>
            </w:pPr>
            <w:r w:rsidRPr="004D620F">
              <w:rPr>
                <w:rFonts w:ascii="Arial" w:hAnsi="Arial" w:cs="Arial"/>
                <w:sz w:val="16"/>
                <w:szCs w:val="16"/>
                <w:rPrChange w:id="3529" w:author="Locke Liu" w:date="2021-05-24T14:33:00Z">
                  <w:rPr>
                    <w:rFonts w:ascii="Segoe UI" w:hAnsi="Segoe UI" w:cs="Segoe UI"/>
                    <w:sz w:val="16"/>
                    <w:szCs w:val="16"/>
                  </w:rPr>
                </w:rPrChange>
              </w:rPr>
              <w:t> </w:t>
            </w:r>
          </w:p>
        </w:tc>
      </w:tr>
      <w:tr w:rsidR="00B63C80" w:rsidRPr="004D620F" w14:paraId="7AC15AC6" w14:textId="77777777" w:rsidTr="00B63C80">
        <w:trPr>
          <w:trHeight w:val="360"/>
          <w:jc w:val="center"/>
        </w:trPr>
        <w:tc>
          <w:tcPr>
            <w:tcW w:w="1389" w:type="pct"/>
            <w:shd w:val="clear" w:color="auto" w:fill="FFFFFF"/>
          </w:tcPr>
          <w:p w14:paraId="083532E0" w14:textId="77777777" w:rsidR="00B63C80" w:rsidRPr="004D620F" w:rsidRDefault="00B63C80" w:rsidP="00B63C80">
            <w:pPr>
              <w:jc w:val="both"/>
              <w:rPr>
                <w:rFonts w:ascii="Arial" w:hAnsi="Arial" w:cs="Arial"/>
                <w:b/>
                <w:bCs/>
                <w:sz w:val="16"/>
                <w:szCs w:val="16"/>
                <w:rPrChange w:id="3530" w:author="Locke Liu" w:date="2021-05-24T14:33:00Z">
                  <w:rPr>
                    <w:rFonts w:ascii="Segoe UI" w:hAnsi="Segoe UI" w:cs="Segoe UI"/>
                    <w:b/>
                    <w:bCs/>
                    <w:sz w:val="16"/>
                    <w:szCs w:val="16"/>
                  </w:rPr>
                </w:rPrChange>
              </w:rPr>
            </w:pPr>
            <w:r w:rsidRPr="004D620F">
              <w:rPr>
                <w:rFonts w:ascii="Arial" w:hAnsi="Arial" w:cs="Arial"/>
                <w:b/>
                <w:bCs/>
                <w:sz w:val="16"/>
                <w:szCs w:val="16"/>
                <w:rPrChange w:id="3531" w:author="Locke Liu" w:date="2021-05-24T14:33:00Z">
                  <w:rPr>
                    <w:rFonts w:ascii="Segoe UI" w:hAnsi="Segoe UI" w:cs="Segoe UI"/>
                    <w:b/>
                    <w:bCs/>
                    <w:sz w:val="16"/>
                    <w:szCs w:val="16"/>
                  </w:rPr>
                </w:rPrChange>
              </w:rPr>
              <w:t>Related Architecture Decisions</w:t>
            </w:r>
          </w:p>
        </w:tc>
        <w:tc>
          <w:tcPr>
            <w:tcW w:w="1944" w:type="pct"/>
            <w:shd w:val="clear" w:color="auto" w:fill="auto"/>
          </w:tcPr>
          <w:p w14:paraId="7BED60B0" w14:textId="260897AD" w:rsidR="00B63C80" w:rsidRPr="004D620F" w:rsidRDefault="00653FE9" w:rsidP="00B63C80">
            <w:pPr>
              <w:jc w:val="both"/>
              <w:rPr>
                <w:rFonts w:ascii="Arial" w:hAnsi="Arial" w:cs="Arial"/>
                <w:color w:val="0000FF"/>
                <w:sz w:val="16"/>
                <w:szCs w:val="16"/>
                <w:u w:val="single"/>
                <w:rPrChange w:id="3532" w:author="Locke Liu" w:date="2021-05-24T14:33:00Z">
                  <w:rPr>
                    <w:rFonts w:ascii="Segoe UI" w:hAnsi="Segoe UI" w:cs="Segoe UI"/>
                    <w:color w:val="0000FF"/>
                    <w:sz w:val="16"/>
                    <w:szCs w:val="16"/>
                    <w:u w:val="single"/>
                  </w:rPr>
                </w:rPrChange>
              </w:rPr>
            </w:pPr>
            <w:r w:rsidRPr="004D620F">
              <w:rPr>
                <w:rFonts w:ascii="Arial" w:hAnsi="Arial" w:cs="Arial"/>
                <w:color w:val="0000FF"/>
                <w:sz w:val="16"/>
                <w:szCs w:val="16"/>
                <w:u w:val="single"/>
                <w:lang w:eastAsia="zh-CN"/>
                <w:rPrChange w:id="3533" w:author="Locke Liu" w:date="2021-05-24T14:33:00Z">
                  <w:rPr>
                    <w:rFonts w:ascii="Segoe UI" w:hAnsi="Segoe UI" w:cs="Segoe UI"/>
                    <w:color w:val="0000FF"/>
                    <w:sz w:val="16"/>
                    <w:szCs w:val="16"/>
                    <w:u w:val="single"/>
                    <w:lang w:eastAsia="zh-CN"/>
                  </w:rPr>
                </w:rPrChange>
              </w:rPr>
              <w:t>ARD</w:t>
            </w:r>
            <w:r w:rsidRPr="004D620F">
              <w:rPr>
                <w:rFonts w:ascii="Arial" w:hAnsi="Arial" w:cs="Arial"/>
                <w:color w:val="0000FF"/>
                <w:sz w:val="16"/>
                <w:szCs w:val="16"/>
                <w:u w:val="single"/>
                <w:rPrChange w:id="3534" w:author="Locke Liu" w:date="2021-05-24T14:33:00Z">
                  <w:rPr>
                    <w:rFonts w:ascii="Segoe UI" w:hAnsi="Segoe UI" w:cs="Segoe UI"/>
                    <w:color w:val="0000FF"/>
                    <w:sz w:val="16"/>
                    <w:szCs w:val="16"/>
                    <w:u w:val="single"/>
                  </w:rPr>
                </w:rPrChange>
              </w:rPr>
              <w:t>_10</w:t>
            </w:r>
          </w:p>
        </w:tc>
        <w:tc>
          <w:tcPr>
            <w:tcW w:w="1667" w:type="pct"/>
            <w:shd w:val="clear" w:color="auto" w:fill="auto"/>
          </w:tcPr>
          <w:p w14:paraId="5CA32B4F" w14:textId="77777777" w:rsidR="00B63C80" w:rsidRPr="004D620F" w:rsidRDefault="00B63C80" w:rsidP="00B63C80">
            <w:pPr>
              <w:jc w:val="both"/>
              <w:rPr>
                <w:rFonts w:ascii="Arial" w:hAnsi="Arial" w:cs="Arial"/>
                <w:sz w:val="16"/>
                <w:szCs w:val="16"/>
                <w:rPrChange w:id="3535" w:author="Locke Liu" w:date="2021-05-24T14:33:00Z">
                  <w:rPr>
                    <w:rFonts w:ascii="Segoe UI" w:hAnsi="Segoe UI" w:cs="Segoe UI"/>
                    <w:sz w:val="16"/>
                    <w:szCs w:val="16"/>
                  </w:rPr>
                </w:rPrChange>
              </w:rPr>
            </w:pPr>
            <w:r w:rsidRPr="004D620F">
              <w:rPr>
                <w:rFonts w:ascii="Arial" w:hAnsi="Arial" w:cs="Arial"/>
                <w:sz w:val="16"/>
                <w:szCs w:val="16"/>
                <w:rPrChange w:id="3536" w:author="Locke Liu" w:date="2021-05-24T14:33:00Z">
                  <w:rPr>
                    <w:rFonts w:ascii="Segoe UI" w:hAnsi="Segoe UI" w:cs="Segoe UI"/>
                    <w:sz w:val="16"/>
                    <w:szCs w:val="16"/>
                  </w:rPr>
                </w:rPrChange>
              </w:rPr>
              <w:t> </w:t>
            </w:r>
          </w:p>
        </w:tc>
      </w:tr>
    </w:tbl>
    <w:p w14:paraId="2BFA0F94" w14:textId="77777777" w:rsidR="008723A4" w:rsidRPr="004D620F" w:rsidRDefault="008723A4" w:rsidP="004D075A">
      <w:pPr>
        <w:rPr>
          <w:rFonts w:ascii="Arial" w:hAnsi="Arial" w:cs="Arial"/>
          <w:b/>
          <w:bCs/>
          <w:color w:val="F8FAFB" w:themeColor="text1"/>
          <w:kern w:val="28"/>
          <w:sz w:val="28"/>
          <w:szCs w:val="28"/>
          <w:rPrChange w:id="3537" w:author="Locke Liu" w:date="2021-05-24T14:33:00Z">
            <w:rPr>
              <w:rFonts w:cs="Arial"/>
              <w:b/>
              <w:bCs/>
              <w:color w:val="F8FAFB" w:themeColor="text1"/>
              <w:kern w:val="28"/>
              <w:sz w:val="28"/>
              <w:szCs w:val="28"/>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2849"/>
        <w:gridCol w:w="3986"/>
        <w:gridCol w:w="3418"/>
      </w:tblGrid>
      <w:tr w:rsidR="007C2EA9" w:rsidRPr="004D620F" w14:paraId="4EFE798D" w14:textId="77777777" w:rsidTr="006A422C">
        <w:trPr>
          <w:trHeight w:val="360"/>
          <w:jc w:val="center"/>
        </w:trPr>
        <w:tc>
          <w:tcPr>
            <w:tcW w:w="1389" w:type="pct"/>
            <w:shd w:val="clear" w:color="auto" w:fill="D5E3FF"/>
            <w:vAlign w:val="center"/>
          </w:tcPr>
          <w:p w14:paraId="5A080F39" w14:textId="77777777" w:rsidR="007C2EA9" w:rsidRPr="004D620F" w:rsidRDefault="007C2EA9" w:rsidP="006A422C">
            <w:pPr>
              <w:overflowPunct w:val="0"/>
              <w:autoSpaceDE w:val="0"/>
              <w:autoSpaceDN w:val="0"/>
              <w:adjustRightInd w:val="0"/>
              <w:textAlignment w:val="baseline"/>
              <w:rPr>
                <w:rFonts w:ascii="Arial" w:hAnsi="Arial" w:cs="Arial"/>
                <w:b/>
                <w:bCs/>
                <w:color w:val="003195"/>
                <w:sz w:val="16"/>
                <w:szCs w:val="16"/>
                <w:rPrChange w:id="3538" w:author="Locke Liu" w:date="2021-05-24T14:33:00Z">
                  <w:rPr>
                    <w:rFonts w:ascii="Segoe UI" w:hAnsi="Segoe UI" w:cs="Segoe UI"/>
                    <w:b/>
                    <w:bCs/>
                    <w:color w:val="003195"/>
                    <w:sz w:val="16"/>
                    <w:szCs w:val="16"/>
                  </w:rPr>
                </w:rPrChange>
              </w:rPr>
            </w:pPr>
            <w:r w:rsidRPr="004D620F">
              <w:rPr>
                <w:rFonts w:ascii="Arial" w:hAnsi="Arial" w:cs="Arial"/>
                <w:b/>
                <w:bCs/>
                <w:color w:val="003195"/>
                <w:sz w:val="16"/>
                <w:szCs w:val="16"/>
                <w:rPrChange w:id="3539" w:author="Locke Liu" w:date="2021-05-24T14:33:00Z">
                  <w:rPr>
                    <w:rFonts w:ascii="Segoe UI" w:hAnsi="Segoe UI" w:cs="Segoe UI"/>
                    <w:b/>
                    <w:bCs/>
                    <w:color w:val="003195"/>
                    <w:sz w:val="16"/>
                    <w:szCs w:val="16"/>
                  </w:rPr>
                </w:rPrChange>
              </w:rPr>
              <w:t>Topic</w:t>
            </w:r>
          </w:p>
        </w:tc>
        <w:tc>
          <w:tcPr>
            <w:tcW w:w="1944" w:type="pct"/>
            <w:shd w:val="clear" w:color="auto" w:fill="D5E3FF"/>
            <w:vAlign w:val="center"/>
          </w:tcPr>
          <w:p w14:paraId="023CDFF1" w14:textId="77777777" w:rsidR="007C2EA9" w:rsidRPr="004D620F" w:rsidRDefault="007C2EA9" w:rsidP="006A422C">
            <w:pPr>
              <w:jc w:val="center"/>
              <w:rPr>
                <w:rFonts w:ascii="Arial" w:hAnsi="Arial" w:cs="Arial"/>
                <w:b/>
                <w:bCs/>
                <w:iCs/>
                <w:color w:val="003195"/>
                <w:sz w:val="16"/>
                <w:szCs w:val="16"/>
                <w:rPrChange w:id="3540"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541" w:author="Locke Liu" w:date="2021-05-24T14:33:00Z">
                  <w:rPr>
                    <w:rFonts w:ascii="Segoe UI" w:hAnsi="Segoe UI" w:cs="Segoe UI"/>
                    <w:b/>
                    <w:bCs/>
                    <w:iCs/>
                    <w:color w:val="003195"/>
                    <w:sz w:val="16"/>
                    <w:szCs w:val="16"/>
                  </w:rPr>
                </w:rPrChange>
              </w:rPr>
              <w:t xml:space="preserve">Description </w:t>
            </w:r>
          </w:p>
        </w:tc>
        <w:tc>
          <w:tcPr>
            <w:tcW w:w="1667" w:type="pct"/>
            <w:shd w:val="clear" w:color="auto" w:fill="D5E3FF"/>
            <w:vAlign w:val="center"/>
          </w:tcPr>
          <w:p w14:paraId="7467D90B" w14:textId="77777777" w:rsidR="007C2EA9" w:rsidRPr="004D620F" w:rsidRDefault="007C2EA9" w:rsidP="006A422C">
            <w:pPr>
              <w:jc w:val="center"/>
              <w:rPr>
                <w:rFonts w:ascii="Arial" w:hAnsi="Arial" w:cs="Arial"/>
                <w:b/>
                <w:bCs/>
                <w:iCs/>
                <w:color w:val="003195"/>
                <w:sz w:val="16"/>
                <w:szCs w:val="16"/>
                <w:rPrChange w:id="3542"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543" w:author="Locke Liu" w:date="2021-05-24T14:33:00Z">
                  <w:rPr>
                    <w:rFonts w:ascii="Segoe UI" w:hAnsi="Segoe UI" w:cs="Segoe UI"/>
                    <w:b/>
                    <w:bCs/>
                    <w:iCs/>
                    <w:color w:val="003195"/>
                    <w:sz w:val="16"/>
                    <w:szCs w:val="16"/>
                  </w:rPr>
                </w:rPrChange>
              </w:rPr>
              <w:t>Comment</w:t>
            </w:r>
          </w:p>
        </w:tc>
      </w:tr>
      <w:tr w:rsidR="007C2EA9" w:rsidRPr="004D620F" w14:paraId="2C3A1478" w14:textId="77777777" w:rsidTr="006A422C">
        <w:trPr>
          <w:trHeight w:val="360"/>
          <w:jc w:val="center"/>
        </w:trPr>
        <w:tc>
          <w:tcPr>
            <w:tcW w:w="1389" w:type="pct"/>
            <w:shd w:val="clear" w:color="auto" w:fill="FFFFFF"/>
          </w:tcPr>
          <w:p w14:paraId="1389FF0D" w14:textId="77777777" w:rsidR="007C2EA9" w:rsidRPr="004D620F" w:rsidRDefault="007C2EA9" w:rsidP="006A422C">
            <w:pPr>
              <w:jc w:val="both"/>
              <w:rPr>
                <w:rFonts w:ascii="Arial" w:hAnsi="Arial" w:cs="Arial"/>
                <w:b/>
                <w:bCs/>
                <w:sz w:val="16"/>
                <w:szCs w:val="16"/>
                <w:rPrChange w:id="3544" w:author="Locke Liu" w:date="2021-05-24T14:33:00Z">
                  <w:rPr>
                    <w:rFonts w:ascii="Segoe UI" w:hAnsi="Segoe UI" w:cs="Segoe UI"/>
                    <w:b/>
                    <w:bCs/>
                    <w:sz w:val="16"/>
                    <w:szCs w:val="16"/>
                  </w:rPr>
                </w:rPrChange>
              </w:rPr>
            </w:pPr>
            <w:r w:rsidRPr="004D620F">
              <w:rPr>
                <w:rFonts w:ascii="Arial" w:hAnsi="Arial" w:cs="Arial"/>
                <w:b/>
                <w:bCs/>
                <w:sz w:val="16"/>
                <w:szCs w:val="16"/>
                <w:rPrChange w:id="3545" w:author="Locke Liu" w:date="2021-05-24T14:33:00Z">
                  <w:rPr>
                    <w:rFonts w:ascii="Segoe UI" w:hAnsi="Segoe UI" w:cs="Segoe UI"/>
                    <w:b/>
                    <w:bCs/>
                    <w:sz w:val="16"/>
                    <w:szCs w:val="16"/>
                  </w:rPr>
                </w:rPrChange>
              </w:rPr>
              <w:t>ID</w:t>
            </w:r>
          </w:p>
        </w:tc>
        <w:tc>
          <w:tcPr>
            <w:tcW w:w="1944" w:type="pct"/>
            <w:shd w:val="clear" w:color="auto" w:fill="auto"/>
          </w:tcPr>
          <w:p w14:paraId="300A4D9F" w14:textId="28ADB0A4" w:rsidR="007C2EA9" w:rsidRPr="004D620F" w:rsidRDefault="007C2EA9" w:rsidP="006A422C">
            <w:pPr>
              <w:jc w:val="both"/>
              <w:rPr>
                <w:rFonts w:ascii="Arial" w:hAnsi="Arial" w:cs="Arial"/>
                <w:sz w:val="16"/>
                <w:szCs w:val="16"/>
                <w:rPrChange w:id="3546" w:author="Locke Liu" w:date="2021-05-24T14:33:00Z">
                  <w:rPr>
                    <w:rFonts w:ascii="Segoe UI" w:hAnsi="Segoe UI" w:cs="Segoe UI"/>
                    <w:sz w:val="16"/>
                    <w:szCs w:val="16"/>
                  </w:rPr>
                </w:rPrChange>
              </w:rPr>
            </w:pPr>
            <w:r w:rsidRPr="004D620F">
              <w:rPr>
                <w:rFonts w:ascii="Arial" w:hAnsi="Arial" w:cs="Arial"/>
                <w:sz w:val="16"/>
                <w:szCs w:val="16"/>
                <w:rPrChange w:id="3547" w:author="Locke Liu" w:date="2021-05-24T14:33:00Z">
                  <w:rPr>
                    <w:rFonts w:ascii="Segoe UI" w:hAnsi="Segoe UI" w:cs="Segoe UI"/>
                    <w:sz w:val="16"/>
                    <w:szCs w:val="16"/>
                  </w:rPr>
                </w:rPrChange>
              </w:rPr>
              <w:t>ARD_04</w:t>
            </w:r>
          </w:p>
        </w:tc>
        <w:tc>
          <w:tcPr>
            <w:tcW w:w="1667" w:type="pct"/>
            <w:shd w:val="clear" w:color="auto" w:fill="auto"/>
          </w:tcPr>
          <w:p w14:paraId="16509392" w14:textId="77777777" w:rsidR="007C2EA9" w:rsidRPr="004D620F" w:rsidRDefault="007C2EA9" w:rsidP="006A422C">
            <w:pPr>
              <w:jc w:val="both"/>
              <w:rPr>
                <w:rFonts w:ascii="Arial" w:hAnsi="Arial" w:cs="Arial"/>
                <w:sz w:val="16"/>
                <w:szCs w:val="16"/>
                <w:rPrChange w:id="3548" w:author="Locke Liu" w:date="2021-05-24T14:33:00Z">
                  <w:rPr>
                    <w:rFonts w:ascii="Segoe UI" w:hAnsi="Segoe UI" w:cs="Segoe UI"/>
                    <w:sz w:val="16"/>
                    <w:szCs w:val="16"/>
                  </w:rPr>
                </w:rPrChange>
              </w:rPr>
            </w:pPr>
            <w:r w:rsidRPr="004D620F">
              <w:rPr>
                <w:rFonts w:ascii="Arial" w:hAnsi="Arial" w:cs="Arial"/>
                <w:sz w:val="16"/>
                <w:szCs w:val="16"/>
                <w:rPrChange w:id="3549" w:author="Locke Liu" w:date="2021-05-24T14:33:00Z">
                  <w:rPr>
                    <w:rFonts w:ascii="Segoe UI" w:hAnsi="Segoe UI" w:cs="Segoe UI"/>
                    <w:sz w:val="16"/>
                    <w:szCs w:val="16"/>
                  </w:rPr>
                </w:rPrChange>
              </w:rPr>
              <w:t> </w:t>
            </w:r>
          </w:p>
        </w:tc>
      </w:tr>
      <w:tr w:rsidR="007C2EA9" w:rsidRPr="004D620F" w14:paraId="4194E757" w14:textId="77777777" w:rsidTr="006A422C">
        <w:trPr>
          <w:trHeight w:val="360"/>
          <w:jc w:val="center"/>
        </w:trPr>
        <w:tc>
          <w:tcPr>
            <w:tcW w:w="1389" w:type="pct"/>
            <w:shd w:val="clear" w:color="auto" w:fill="FFFFFF"/>
          </w:tcPr>
          <w:p w14:paraId="4B2FFD8F" w14:textId="77777777" w:rsidR="007C2EA9" w:rsidRPr="004D620F" w:rsidRDefault="007C2EA9" w:rsidP="006A422C">
            <w:pPr>
              <w:jc w:val="both"/>
              <w:rPr>
                <w:rFonts w:ascii="Arial" w:hAnsi="Arial" w:cs="Arial"/>
                <w:b/>
                <w:bCs/>
                <w:sz w:val="16"/>
                <w:szCs w:val="16"/>
                <w:rPrChange w:id="3550" w:author="Locke Liu" w:date="2021-05-24T14:33:00Z">
                  <w:rPr>
                    <w:rFonts w:ascii="Segoe UI" w:hAnsi="Segoe UI" w:cs="Segoe UI"/>
                    <w:b/>
                    <w:bCs/>
                    <w:sz w:val="16"/>
                    <w:szCs w:val="16"/>
                  </w:rPr>
                </w:rPrChange>
              </w:rPr>
            </w:pPr>
            <w:r w:rsidRPr="004D620F">
              <w:rPr>
                <w:rFonts w:ascii="Arial" w:hAnsi="Arial" w:cs="Arial"/>
                <w:b/>
                <w:bCs/>
                <w:sz w:val="16"/>
                <w:szCs w:val="16"/>
                <w:rPrChange w:id="3551" w:author="Locke Liu" w:date="2021-05-24T14:33:00Z">
                  <w:rPr>
                    <w:rFonts w:ascii="Segoe UI" w:hAnsi="Segoe UI" w:cs="Segoe UI"/>
                    <w:b/>
                    <w:bCs/>
                    <w:sz w:val="16"/>
                    <w:szCs w:val="16"/>
                  </w:rPr>
                </w:rPrChange>
              </w:rPr>
              <w:t>Subject</w:t>
            </w:r>
          </w:p>
        </w:tc>
        <w:tc>
          <w:tcPr>
            <w:tcW w:w="1944" w:type="pct"/>
            <w:shd w:val="clear" w:color="auto" w:fill="auto"/>
          </w:tcPr>
          <w:p w14:paraId="0B1F391C" w14:textId="74485782" w:rsidR="007C2EA9" w:rsidRPr="004D620F" w:rsidRDefault="007C2EA9" w:rsidP="006A422C">
            <w:pPr>
              <w:jc w:val="both"/>
              <w:rPr>
                <w:rFonts w:ascii="Arial" w:hAnsi="Arial" w:cs="Arial"/>
                <w:sz w:val="16"/>
                <w:szCs w:val="16"/>
                <w:rPrChange w:id="3552" w:author="Locke Liu" w:date="2021-05-24T14:33:00Z">
                  <w:rPr>
                    <w:rFonts w:ascii="Segoe UI" w:hAnsi="Segoe UI" w:cs="Segoe UI"/>
                    <w:sz w:val="16"/>
                    <w:szCs w:val="16"/>
                  </w:rPr>
                </w:rPrChange>
              </w:rPr>
            </w:pPr>
            <w:r w:rsidRPr="004D620F">
              <w:rPr>
                <w:rFonts w:ascii="Arial" w:hAnsi="Arial" w:cs="Arial"/>
                <w:sz w:val="16"/>
                <w:szCs w:val="16"/>
                <w:rPrChange w:id="3553" w:author="Locke Liu" w:date="2021-05-24T14:33:00Z">
                  <w:rPr>
                    <w:rFonts w:ascii="Segoe UI" w:hAnsi="Segoe UI" w:cs="Segoe UI"/>
                    <w:sz w:val="16"/>
                    <w:szCs w:val="16"/>
                  </w:rPr>
                </w:rPrChange>
              </w:rPr>
              <w:t>Virtual network design</w:t>
            </w:r>
          </w:p>
        </w:tc>
        <w:tc>
          <w:tcPr>
            <w:tcW w:w="1667" w:type="pct"/>
            <w:shd w:val="clear" w:color="auto" w:fill="auto"/>
          </w:tcPr>
          <w:p w14:paraId="47DE98B3" w14:textId="77777777" w:rsidR="007C2EA9" w:rsidRPr="004D620F" w:rsidRDefault="007C2EA9" w:rsidP="006A422C">
            <w:pPr>
              <w:jc w:val="both"/>
              <w:rPr>
                <w:rFonts w:ascii="Arial" w:hAnsi="Arial" w:cs="Arial"/>
                <w:sz w:val="16"/>
                <w:szCs w:val="16"/>
                <w:rPrChange w:id="3554" w:author="Locke Liu" w:date="2021-05-24T14:33:00Z">
                  <w:rPr>
                    <w:rFonts w:ascii="Segoe UI" w:hAnsi="Segoe UI" w:cs="Segoe UI"/>
                    <w:sz w:val="16"/>
                    <w:szCs w:val="16"/>
                  </w:rPr>
                </w:rPrChange>
              </w:rPr>
            </w:pPr>
            <w:r w:rsidRPr="004D620F">
              <w:rPr>
                <w:rFonts w:ascii="Arial" w:hAnsi="Arial" w:cs="Arial"/>
                <w:sz w:val="16"/>
                <w:szCs w:val="16"/>
                <w:rPrChange w:id="3555" w:author="Locke Liu" w:date="2021-05-24T14:33:00Z">
                  <w:rPr>
                    <w:rFonts w:ascii="Segoe UI" w:hAnsi="Segoe UI" w:cs="Segoe UI"/>
                    <w:sz w:val="16"/>
                    <w:szCs w:val="16"/>
                  </w:rPr>
                </w:rPrChange>
              </w:rPr>
              <w:t> </w:t>
            </w:r>
          </w:p>
        </w:tc>
      </w:tr>
      <w:tr w:rsidR="007C2EA9" w:rsidRPr="004D620F" w14:paraId="48743D1E" w14:textId="77777777" w:rsidTr="006A422C">
        <w:trPr>
          <w:trHeight w:val="360"/>
          <w:jc w:val="center"/>
        </w:trPr>
        <w:tc>
          <w:tcPr>
            <w:tcW w:w="1389" w:type="pct"/>
            <w:shd w:val="clear" w:color="auto" w:fill="FFFFFF"/>
          </w:tcPr>
          <w:p w14:paraId="087BC60E" w14:textId="77777777" w:rsidR="007C2EA9" w:rsidRPr="004D620F" w:rsidRDefault="007C2EA9" w:rsidP="006A422C">
            <w:pPr>
              <w:jc w:val="both"/>
              <w:rPr>
                <w:rFonts w:ascii="Arial" w:hAnsi="Arial" w:cs="Arial"/>
                <w:b/>
                <w:bCs/>
                <w:sz w:val="16"/>
                <w:szCs w:val="16"/>
                <w:rPrChange w:id="3556" w:author="Locke Liu" w:date="2021-05-24T14:33:00Z">
                  <w:rPr>
                    <w:rFonts w:ascii="Segoe UI" w:hAnsi="Segoe UI" w:cs="Segoe UI"/>
                    <w:b/>
                    <w:bCs/>
                    <w:sz w:val="16"/>
                    <w:szCs w:val="16"/>
                  </w:rPr>
                </w:rPrChange>
              </w:rPr>
            </w:pPr>
            <w:r w:rsidRPr="004D620F">
              <w:rPr>
                <w:rFonts w:ascii="Arial" w:hAnsi="Arial" w:cs="Arial"/>
                <w:b/>
                <w:bCs/>
                <w:sz w:val="16"/>
                <w:szCs w:val="16"/>
                <w:rPrChange w:id="3557" w:author="Locke Liu" w:date="2021-05-24T14:33:00Z">
                  <w:rPr>
                    <w:rFonts w:ascii="Segoe UI" w:hAnsi="Segoe UI" w:cs="Segoe UI"/>
                    <w:b/>
                    <w:bCs/>
                    <w:sz w:val="16"/>
                    <w:szCs w:val="16"/>
                  </w:rPr>
                </w:rPrChange>
              </w:rPr>
              <w:t>Status</w:t>
            </w:r>
          </w:p>
        </w:tc>
        <w:tc>
          <w:tcPr>
            <w:tcW w:w="1944" w:type="pct"/>
            <w:shd w:val="clear" w:color="auto" w:fill="auto"/>
          </w:tcPr>
          <w:p w14:paraId="0F69CB93" w14:textId="77777777" w:rsidR="007C2EA9" w:rsidRPr="004D620F" w:rsidRDefault="007C2EA9" w:rsidP="006A422C">
            <w:pPr>
              <w:jc w:val="both"/>
              <w:rPr>
                <w:rFonts w:ascii="Arial" w:hAnsi="Arial" w:cs="Arial"/>
                <w:sz w:val="16"/>
                <w:szCs w:val="16"/>
                <w:rPrChange w:id="3558" w:author="Locke Liu" w:date="2021-05-24T14:33:00Z">
                  <w:rPr>
                    <w:rFonts w:ascii="Segoe UI" w:hAnsi="Segoe UI" w:cs="Segoe UI"/>
                    <w:sz w:val="16"/>
                    <w:szCs w:val="16"/>
                  </w:rPr>
                </w:rPrChange>
              </w:rPr>
            </w:pPr>
            <w:r w:rsidRPr="004D620F">
              <w:rPr>
                <w:rFonts w:ascii="Arial" w:hAnsi="Arial" w:cs="Arial"/>
                <w:sz w:val="16"/>
                <w:szCs w:val="16"/>
                <w:rPrChange w:id="3559" w:author="Locke Liu" w:date="2021-05-24T14:33:00Z">
                  <w:rPr>
                    <w:rFonts w:ascii="Segoe UI" w:hAnsi="Segoe UI" w:cs="Segoe UI"/>
                    <w:sz w:val="16"/>
                    <w:szCs w:val="16"/>
                  </w:rPr>
                </w:rPrChange>
              </w:rPr>
              <w:t>closed</w:t>
            </w:r>
          </w:p>
        </w:tc>
        <w:tc>
          <w:tcPr>
            <w:tcW w:w="1667" w:type="pct"/>
            <w:shd w:val="clear" w:color="auto" w:fill="auto"/>
          </w:tcPr>
          <w:p w14:paraId="68B37AA0" w14:textId="77777777" w:rsidR="007C2EA9" w:rsidRPr="004D620F" w:rsidRDefault="007C2EA9" w:rsidP="006A422C">
            <w:pPr>
              <w:jc w:val="both"/>
              <w:rPr>
                <w:rFonts w:ascii="Arial" w:hAnsi="Arial" w:cs="Arial"/>
                <w:sz w:val="16"/>
                <w:szCs w:val="16"/>
                <w:rPrChange w:id="3560" w:author="Locke Liu" w:date="2021-05-24T14:33:00Z">
                  <w:rPr>
                    <w:rFonts w:ascii="Segoe UI" w:hAnsi="Segoe UI" w:cs="Segoe UI"/>
                    <w:sz w:val="16"/>
                    <w:szCs w:val="16"/>
                  </w:rPr>
                </w:rPrChange>
              </w:rPr>
            </w:pPr>
            <w:r w:rsidRPr="004D620F">
              <w:rPr>
                <w:rFonts w:ascii="Arial" w:hAnsi="Arial" w:cs="Arial"/>
                <w:sz w:val="16"/>
                <w:szCs w:val="16"/>
                <w:rPrChange w:id="3561" w:author="Locke Liu" w:date="2021-05-24T14:33:00Z">
                  <w:rPr>
                    <w:rFonts w:ascii="Segoe UI" w:hAnsi="Segoe UI" w:cs="Segoe UI"/>
                    <w:sz w:val="16"/>
                    <w:szCs w:val="16"/>
                  </w:rPr>
                </w:rPrChange>
              </w:rPr>
              <w:t> </w:t>
            </w:r>
          </w:p>
        </w:tc>
      </w:tr>
      <w:tr w:rsidR="007C2EA9" w:rsidRPr="004D620F" w14:paraId="64F1A35E" w14:textId="77777777" w:rsidTr="006A422C">
        <w:trPr>
          <w:trHeight w:val="480"/>
          <w:jc w:val="center"/>
        </w:trPr>
        <w:tc>
          <w:tcPr>
            <w:tcW w:w="1389" w:type="pct"/>
            <w:shd w:val="clear" w:color="auto" w:fill="FFFFFF"/>
          </w:tcPr>
          <w:p w14:paraId="2E597E71" w14:textId="77777777" w:rsidR="007C2EA9" w:rsidRPr="004D620F" w:rsidRDefault="007C2EA9" w:rsidP="006A422C">
            <w:pPr>
              <w:jc w:val="both"/>
              <w:rPr>
                <w:rFonts w:ascii="Arial" w:hAnsi="Arial" w:cs="Arial"/>
                <w:b/>
                <w:bCs/>
                <w:sz w:val="16"/>
                <w:szCs w:val="16"/>
                <w:rPrChange w:id="3562" w:author="Locke Liu" w:date="2021-05-24T14:33:00Z">
                  <w:rPr>
                    <w:rFonts w:ascii="Segoe UI" w:hAnsi="Segoe UI" w:cs="Segoe UI"/>
                    <w:b/>
                    <w:bCs/>
                    <w:sz w:val="16"/>
                    <w:szCs w:val="16"/>
                  </w:rPr>
                </w:rPrChange>
              </w:rPr>
            </w:pPr>
            <w:r w:rsidRPr="004D620F">
              <w:rPr>
                <w:rFonts w:ascii="Arial" w:hAnsi="Arial" w:cs="Arial"/>
                <w:b/>
                <w:bCs/>
                <w:sz w:val="16"/>
                <w:szCs w:val="16"/>
                <w:rPrChange w:id="3563" w:author="Locke Liu" w:date="2021-05-24T14:33:00Z">
                  <w:rPr>
                    <w:rFonts w:ascii="Segoe UI" w:hAnsi="Segoe UI" w:cs="Segoe UI"/>
                    <w:b/>
                    <w:bCs/>
                    <w:sz w:val="16"/>
                    <w:szCs w:val="16"/>
                  </w:rPr>
                </w:rPrChange>
              </w:rPr>
              <w:t>Assumption</w:t>
            </w:r>
          </w:p>
        </w:tc>
        <w:tc>
          <w:tcPr>
            <w:tcW w:w="1944" w:type="pct"/>
            <w:shd w:val="clear" w:color="auto" w:fill="auto"/>
          </w:tcPr>
          <w:p w14:paraId="3A548706" w14:textId="77777777" w:rsidR="007C2EA9" w:rsidRPr="004D620F" w:rsidRDefault="007C2EA9" w:rsidP="006A422C">
            <w:pPr>
              <w:rPr>
                <w:rFonts w:ascii="Arial" w:hAnsi="Arial" w:cs="Arial"/>
                <w:sz w:val="16"/>
                <w:szCs w:val="16"/>
                <w:rPrChange w:id="3564" w:author="Locke Liu" w:date="2021-05-24T14:33:00Z">
                  <w:rPr>
                    <w:rFonts w:ascii="Segoe UI" w:hAnsi="Segoe UI" w:cs="Segoe UI"/>
                    <w:sz w:val="16"/>
                    <w:szCs w:val="16"/>
                  </w:rPr>
                </w:rPrChange>
              </w:rPr>
            </w:pPr>
          </w:p>
        </w:tc>
        <w:tc>
          <w:tcPr>
            <w:tcW w:w="1667" w:type="pct"/>
            <w:shd w:val="clear" w:color="auto" w:fill="auto"/>
          </w:tcPr>
          <w:p w14:paraId="57CCC014" w14:textId="77777777" w:rsidR="007C2EA9" w:rsidRPr="004D620F" w:rsidRDefault="007C2EA9" w:rsidP="006A422C">
            <w:pPr>
              <w:rPr>
                <w:rFonts w:ascii="Arial" w:hAnsi="Arial" w:cs="Arial"/>
                <w:sz w:val="16"/>
                <w:szCs w:val="16"/>
                <w:rPrChange w:id="3565" w:author="Locke Liu" w:date="2021-05-24T14:33:00Z">
                  <w:rPr>
                    <w:rFonts w:ascii="Segoe UI" w:hAnsi="Segoe UI" w:cs="Segoe UI"/>
                    <w:sz w:val="16"/>
                    <w:szCs w:val="16"/>
                  </w:rPr>
                </w:rPrChange>
              </w:rPr>
            </w:pPr>
            <w:r w:rsidRPr="004D620F">
              <w:rPr>
                <w:rFonts w:ascii="Arial" w:hAnsi="Arial" w:cs="Arial"/>
                <w:sz w:val="16"/>
                <w:szCs w:val="16"/>
                <w:rPrChange w:id="3566" w:author="Locke Liu" w:date="2021-05-24T14:33:00Z">
                  <w:rPr>
                    <w:rFonts w:ascii="Segoe UI" w:hAnsi="Segoe UI" w:cs="Segoe UI"/>
                    <w:sz w:val="16"/>
                    <w:szCs w:val="16"/>
                  </w:rPr>
                </w:rPrChange>
              </w:rPr>
              <w:t> </w:t>
            </w:r>
          </w:p>
        </w:tc>
      </w:tr>
      <w:tr w:rsidR="007C2EA9" w:rsidRPr="004D620F" w14:paraId="678A552E" w14:textId="77777777" w:rsidTr="006A422C">
        <w:trPr>
          <w:trHeight w:val="480"/>
          <w:jc w:val="center"/>
        </w:trPr>
        <w:tc>
          <w:tcPr>
            <w:tcW w:w="1389" w:type="pct"/>
            <w:shd w:val="clear" w:color="auto" w:fill="FFFFFF"/>
          </w:tcPr>
          <w:p w14:paraId="251540C4" w14:textId="77777777" w:rsidR="007C2EA9" w:rsidRPr="004D620F" w:rsidRDefault="007C2EA9" w:rsidP="006A422C">
            <w:pPr>
              <w:jc w:val="both"/>
              <w:rPr>
                <w:rFonts w:ascii="Arial" w:hAnsi="Arial" w:cs="Arial"/>
                <w:b/>
                <w:bCs/>
                <w:sz w:val="16"/>
                <w:szCs w:val="16"/>
                <w:rPrChange w:id="3567" w:author="Locke Liu" w:date="2021-05-24T14:33:00Z">
                  <w:rPr>
                    <w:rFonts w:ascii="Segoe UI" w:hAnsi="Segoe UI" w:cs="Segoe UI"/>
                    <w:b/>
                    <w:bCs/>
                    <w:sz w:val="16"/>
                    <w:szCs w:val="16"/>
                  </w:rPr>
                </w:rPrChange>
              </w:rPr>
            </w:pPr>
            <w:r w:rsidRPr="004D620F">
              <w:rPr>
                <w:rFonts w:ascii="Arial" w:hAnsi="Arial" w:cs="Arial"/>
                <w:b/>
                <w:bCs/>
                <w:sz w:val="16"/>
                <w:szCs w:val="16"/>
                <w:rPrChange w:id="3568" w:author="Locke Liu" w:date="2021-05-24T14:33:00Z">
                  <w:rPr>
                    <w:rFonts w:ascii="Segoe UI" w:hAnsi="Segoe UI" w:cs="Segoe UI"/>
                    <w:b/>
                    <w:bCs/>
                    <w:sz w:val="16"/>
                    <w:szCs w:val="16"/>
                  </w:rPr>
                </w:rPrChange>
              </w:rPr>
              <w:t xml:space="preserve">Alternatives </w:t>
            </w:r>
          </w:p>
        </w:tc>
        <w:tc>
          <w:tcPr>
            <w:tcW w:w="1944" w:type="pct"/>
            <w:shd w:val="clear" w:color="auto" w:fill="auto"/>
          </w:tcPr>
          <w:p w14:paraId="3B625D18" w14:textId="73C52452" w:rsidR="007C2EA9" w:rsidRPr="004D620F" w:rsidRDefault="007C2EA9">
            <w:pPr>
              <w:pStyle w:val="ListParagraph"/>
              <w:numPr>
                <w:ilvl w:val="0"/>
                <w:numId w:val="14"/>
              </w:numPr>
              <w:jc w:val="both"/>
              <w:rPr>
                <w:rFonts w:ascii="Arial" w:hAnsi="Arial" w:cs="Arial"/>
                <w:color w:val="0000FF"/>
                <w:sz w:val="16"/>
                <w:szCs w:val="16"/>
                <w:rPrChange w:id="3569" w:author="Locke Liu" w:date="2021-05-24T14:33:00Z">
                  <w:rPr>
                    <w:rFonts w:ascii="Segoe UI" w:hAnsi="Segoe UI" w:cs="Segoe UI"/>
                    <w:color w:val="0000FF"/>
                    <w:sz w:val="16"/>
                    <w:szCs w:val="16"/>
                  </w:rPr>
                </w:rPrChange>
              </w:rPr>
              <w:pPrChange w:id="3570" w:author="Locke Liu" w:date="2021-05-24T15:11:00Z">
                <w:pPr>
                  <w:pStyle w:val="ListParagraph"/>
                  <w:numPr>
                    <w:numId w:val="14"/>
                  </w:numPr>
                  <w:ind w:left="360" w:hanging="360"/>
                </w:pPr>
              </w:pPrChange>
            </w:pPr>
            <w:r w:rsidRPr="004D620F">
              <w:rPr>
                <w:rFonts w:ascii="Arial" w:hAnsi="Arial" w:cs="Arial"/>
                <w:color w:val="0000FF"/>
                <w:sz w:val="16"/>
                <w:szCs w:val="16"/>
                <w:lang w:eastAsia="zh-CN"/>
                <w:rPrChange w:id="3571" w:author="Locke Liu" w:date="2021-05-24T14:33:00Z">
                  <w:rPr>
                    <w:rFonts w:ascii="Segoe UI" w:hAnsi="Segoe UI" w:cs="Segoe UI"/>
                    <w:color w:val="0000FF"/>
                    <w:sz w:val="16"/>
                    <w:szCs w:val="16"/>
                    <w:lang w:eastAsia="zh-CN"/>
                  </w:rPr>
                </w:rPrChange>
              </w:rPr>
              <w:t>One Vnet for each environment</w:t>
            </w:r>
          </w:p>
          <w:p w14:paraId="76F82A79" w14:textId="77777777" w:rsidR="007C2EA9" w:rsidRPr="004D620F" w:rsidRDefault="007C2EA9">
            <w:pPr>
              <w:pStyle w:val="ListParagraph"/>
              <w:numPr>
                <w:ilvl w:val="0"/>
                <w:numId w:val="14"/>
              </w:numPr>
              <w:jc w:val="both"/>
              <w:rPr>
                <w:rFonts w:ascii="Arial" w:hAnsi="Arial" w:cs="Arial"/>
                <w:color w:val="0000FF"/>
                <w:sz w:val="16"/>
                <w:szCs w:val="16"/>
                <w:rPrChange w:id="3572" w:author="Locke Liu" w:date="2021-05-24T14:33:00Z">
                  <w:rPr>
                    <w:rFonts w:ascii="Segoe UI" w:hAnsi="Segoe UI" w:cs="Segoe UI"/>
                    <w:color w:val="0000FF"/>
                    <w:sz w:val="16"/>
                    <w:szCs w:val="16"/>
                  </w:rPr>
                </w:rPrChange>
              </w:rPr>
              <w:pPrChange w:id="3573" w:author="Locke Liu" w:date="2021-05-24T15:11:00Z">
                <w:pPr>
                  <w:pStyle w:val="ListParagraph"/>
                  <w:numPr>
                    <w:numId w:val="14"/>
                  </w:numPr>
                  <w:ind w:left="360" w:hanging="360"/>
                </w:pPr>
              </w:pPrChange>
            </w:pPr>
            <w:r w:rsidRPr="004D620F">
              <w:rPr>
                <w:rFonts w:ascii="Arial" w:hAnsi="Arial" w:cs="Arial"/>
                <w:color w:val="0000FF"/>
                <w:sz w:val="16"/>
                <w:szCs w:val="16"/>
                <w:rPrChange w:id="3574" w:author="Locke Liu" w:date="2021-05-24T14:33:00Z">
                  <w:rPr>
                    <w:rFonts w:ascii="Segoe UI" w:hAnsi="Segoe UI" w:cs="Segoe UI"/>
                    <w:color w:val="0000FF"/>
                    <w:sz w:val="16"/>
                    <w:szCs w:val="16"/>
                  </w:rPr>
                </w:rPrChange>
              </w:rPr>
              <w:t>One Vnet for all environment, split environments by subnets</w:t>
            </w:r>
          </w:p>
          <w:p w14:paraId="479A3CE8" w14:textId="332E5CC8" w:rsidR="006C6A8B" w:rsidRPr="004D620F" w:rsidRDefault="006C6A8B">
            <w:pPr>
              <w:pStyle w:val="ListParagraph"/>
              <w:numPr>
                <w:ilvl w:val="0"/>
                <w:numId w:val="14"/>
              </w:numPr>
              <w:jc w:val="both"/>
              <w:rPr>
                <w:rFonts w:ascii="Arial" w:hAnsi="Arial" w:cs="Arial"/>
                <w:color w:val="0000FF"/>
                <w:sz w:val="16"/>
                <w:szCs w:val="16"/>
                <w:rPrChange w:id="3575" w:author="Locke Liu" w:date="2021-05-24T14:33:00Z">
                  <w:rPr>
                    <w:rFonts w:ascii="Segoe UI" w:hAnsi="Segoe UI" w:cs="Segoe UI"/>
                    <w:color w:val="0000FF"/>
                    <w:sz w:val="16"/>
                    <w:szCs w:val="16"/>
                  </w:rPr>
                </w:rPrChange>
              </w:rPr>
              <w:pPrChange w:id="3576" w:author="Locke Liu" w:date="2021-05-24T15:11:00Z">
                <w:pPr>
                  <w:pStyle w:val="ListParagraph"/>
                  <w:numPr>
                    <w:numId w:val="14"/>
                  </w:numPr>
                  <w:ind w:left="360" w:hanging="360"/>
                </w:pPr>
              </w:pPrChange>
            </w:pPr>
            <w:r w:rsidRPr="004D620F">
              <w:rPr>
                <w:rFonts w:ascii="Arial" w:hAnsi="Arial" w:cs="Arial"/>
                <w:color w:val="0000FF"/>
                <w:sz w:val="16"/>
                <w:szCs w:val="16"/>
                <w:rPrChange w:id="3577" w:author="Locke Liu" w:date="2021-05-24T14:33:00Z">
                  <w:rPr>
                    <w:rFonts w:ascii="Segoe UI" w:hAnsi="Segoe UI" w:cs="Segoe UI"/>
                    <w:color w:val="0000FF"/>
                    <w:sz w:val="16"/>
                    <w:szCs w:val="16"/>
                  </w:rPr>
                </w:rPrChange>
              </w:rPr>
              <w:t>Extend existing vnet and create additional subnets for CDL and CDP</w:t>
            </w:r>
          </w:p>
        </w:tc>
        <w:tc>
          <w:tcPr>
            <w:tcW w:w="1667" w:type="pct"/>
            <w:shd w:val="clear" w:color="auto" w:fill="auto"/>
          </w:tcPr>
          <w:p w14:paraId="031F6C4C" w14:textId="77777777" w:rsidR="007C2EA9" w:rsidRPr="004D620F" w:rsidRDefault="007C2EA9" w:rsidP="006A422C">
            <w:pPr>
              <w:jc w:val="both"/>
              <w:rPr>
                <w:rFonts w:ascii="Arial" w:hAnsi="Arial" w:cs="Arial"/>
                <w:sz w:val="16"/>
                <w:szCs w:val="16"/>
                <w:rPrChange w:id="3578" w:author="Locke Liu" w:date="2021-05-24T14:33:00Z">
                  <w:rPr>
                    <w:rFonts w:ascii="Segoe UI" w:hAnsi="Segoe UI" w:cs="Segoe UI"/>
                    <w:sz w:val="16"/>
                    <w:szCs w:val="16"/>
                  </w:rPr>
                </w:rPrChange>
              </w:rPr>
            </w:pPr>
            <w:r w:rsidRPr="004D620F">
              <w:rPr>
                <w:rFonts w:ascii="Arial" w:hAnsi="Arial" w:cs="Arial"/>
                <w:sz w:val="16"/>
                <w:szCs w:val="16"/>
                <w:rPrChange w:id="3579" w:author="Locke Liu" w:date="2021-05-24T14:33:00Z">
                  <w:rPr>
                    <w:rFonts w:ascii="Segoe UI" w:hAnsi="Segoe UI" w:cs="Segoe UI"/>
                    <w:sz w:val="16"/>
                    <w:szCs w:val="16"/>
                  </w:rPr>
                </w:rPrChange>
              </w:rPr>
              <w:t> </w:t>
            </w:r>
          </w:p>
        </w:tc>
      </w:tr>
      <w:tr w:rsidR="007C2EA9" w:rsidRPr="004D620F" w14:paraId="4578886D" w14:textId="77777777" w:rsidTr="006A422C">
        <w:trPr>
          <w:trHeight w:val="870"/>
          <w:jc w:val="center"/>
        </w:trPr>
        <w:tc>
          <w:tcPr>
            <w:tcW w:w="1389" w:type="pct"/>
            <w:shd w:val="clear" w:color="auto" w:fill="FFFFFF"/>
          </w:tcPr>
          <w:p w14:paraId="40F2C10C" w14:textId="77777777" w:rsidR="007C2EA9" w:rsidRPr="004D620F" w:rsidRDefault="007C2EA9" w:rsidP="006A422C">
            <w:pPr>
              <w:jc w:val="both"/>
              <w:rPr>
                <w:rFonts w:ascii="Arial" w:hAnsi="Arial" w:cs="Arial"/>
                <w:b/>
                <w:bCs/>
                <w:sz w:val="16"/>
                <w:szCs w:val="16"/>
                <w:rPrChange w:id="3580" w:author="Locke Liu" w:date="2021-05-24T14:33:00Z">
                  <w:rPr>
                    <w:rFonts w:ascii="Segoe UI" w:hAnsi="Segoe UI" w:cs="Segoe UI"/>
                    <w:b/>
                    <w:bCs/>
                    <w:sz w:val="16"/>
                    <w:szCs w:val="16"/>
                  </w:rPr>
                </w:rPrChange>
              </w:rPr>
            </w:pPr>
            <w:r w:rsidRPr="004D620F">
              <w:rPr>
                <w:rFonts w:ascii="Arial" w:hAnsi="Arial" w:cs="Arial"/>
                <w:b/>
                <w:bCs/>
                <w:sz w:val="16"/>
                <w:szCs w:val="16"/>
                <w:rPrChange w:id="3581" w:author="Locke Liu" w:date="2021-05-24T14:33:00Z">
                  <w:rPr>
                    <w:rFonts w:ascii="Segoe UI" w:hAnsi="Segoe UI" w:cs="Segoe UI"/>
                    <w:b/>
                    <w:bCs/>
                    <w:sz w:val="16"/>
                    <w:szCs w:val="16"/>
                  </w:rPr>
                </w:rPrChange>
              </w:rPr>
              <w:t>Decision</w:t>
            </w:r>
          </w:p>
        </w:tc>
        <w:tc>
          <w:tcPr>
            <w:tcW w:w="1944" w:type="pct"/>
            <w:shd w:val="clear" w:color="auto" w:fill="auto"/>
          </w:tcPr>
          <w:p w14:paraId="3BE4B317" w14:textId="08C36E45" w:rsidR="007C2EA9" w:rsidRPr="004D620F" w:rsidRDefault="007C2EA9" w:rsidP="006A422C">
            <w:pPr>
              <w:jc w:val="both"/>
              <w:rPr>
                <w:rFonts w:ascii="Arial" w:hAnsi="Arial" w:cs="Arial"/>
                <w:b/>
                <w:bCs/>
                <w:color w:val="0000FF"/>
                <w:sz w:val="16"/>
                <w:szCs w:val="16"/>
                <w:rPrChange w:id="3582" w:author="Locke Liu" w:date="2021-05-24T14:33:00Z">
                  <w:rPr>
                    <w:rFonts w:ascii="Segoe UI" w:hAnsi="Segoe UI" w:cs="Segoe UI"/>
                    <w:b/>
                    <w:bCs/>
                    <w:color w:val="0000FF"/>
                    <w:sz w:val="16"/>
                    <w:szCs w:val="16"/>
                  </w:rPr>
                </w:rPrChange>
              </w:rPr>
            </w:pPr>
            <w:r w:rsidRPr="004D620F">
              <w:rPr>
                <w:rFonts w:ascii="Arial" w:hAnsi="Arial" w:cs="Arial"/>
                <w:b/>
                <w:bCs/>
                <w:color w:val="0000FF"/>
                <w:sz w:val="16"/>
                <w:szCs w:val="16"/>
                <w:rPrChange w:id="3583" w:author="Locke Liu" w:date="2021-05-24T14:33:00Z">
                  <w:rPr>
                    <w:rFonts w:ascii="Segoe UI" w:hAnsi="Segoe UI" w:cs="Segoe UI"/>
                    <w:b/>
                    <w:bCs/>
                    <w:color w:val="0000FF"/>
                    <w:sz w:val="16"/>
                    <w:szCs w:val="16"/>
                  </w:rPr>
                </w:rPrChange>
              </w:rPr>
              <w:t> Alternative 1</w:t>
            </w:r>
          </w:p>
        </w:tc>
        <w:tc>
          <w:tcPr>
            <w:tcW w:w="1667" w:type="pct"/>
            <w:shd w:val="clear" w:color="auto" w:fill="auto"/>
          </w:tcPr>
          <w:p w14:paraId="4FB74901" w14:textId="77777777" w:rsidR="007C2EA9" w:rsidRPr="004D620F" w:rsidRDefault="007C2EA9" w:rsidP="006A422C">
            <w:pPr>
              <w:jc w:val="both"/>
              <w:rPr>
                <w:rFonts w:ascii="Arial" w:hAnsi="Arial" w:cs="Arial"/>
                <w:sz w:val="16"/>
                <w:szCs w:val="16"/>
                <w:rPrChange w:id="3584" w:author="Locke Liu" w:date="2021-05-24T14:33:00Z">
                  <w:rPr>
                    <w:rFonts w:ascii="Segoe UI" w:hAnsi="Segoe UI" w:cs="Segoe UI"/>
                    <w:sz w:val="16"/>
                    <w:szCs w:val="16"/>
                  </w:rPr>
                </w:rPrChange>
              </w:rPr>
            </w:pPr>
            <w:r w:rsidRPr="004D620F">
              <w:rPr>
                <w:rFonts w:ascii="Arial" w:hAnsi="Arial" w:cs="Arial"/>
                <w:sz w:val="16"/>
                <w:szCs w:val="16"/>
                <w:rPrChange w:id="3585" w:author="Locke Liu" w:date="2021-05-24T14:33:00Z">
                  <w:rPr>
                    <w:rFonts w:ascii="Segoe UI" w:hAnsi="Segoe UI" w:cs="Segoe UI"/>
                    <w:sz w:val="16"/>
                    <w:szCs w:val="16"/>
                  </w:rPr>
                </w:rPrChange>
              </w:rPr>
              <w:t> </w:t>
            </w:r>
          </w:p>
        </w:tc>
      </w:tr>
      <w:tr w:rsidR="007C2EA9" w:rsidRPr="004D620F" w14:paraId="1646B320" w14:textId="77777777" w:rsidTr="006A422C">
        <w:trPr>
          <w:trHeight w:val="389"/>
          <w:jc w:val="center"/>
        </w:trPr>
        <w:tc>
          <w:tcPr>
            <w:tcW w:w="1389" w:type="pct"/>
            <w:vMerge w:val="restart"/>
            <w:shd w:val="clear" w:color="auto" w:fill="FFFFFF"/>
          </w:tcPr>
          <w:p w14:paraId="3C168801" w14:textId="77777777" w:rsidR="007C2EA9" w:rsidRPr="004D620F" w:rsidRDefault="007C2EA9" w:rsidP="006A422C">
            <w:pPr>
              <w:jc w:val="both"/>
              <w:rPr>
                <w:rFonts w:ascii="Arial" w:hAnsi="Arial" w:cs="Arial"/>
                <w:b/>
                <w:bCs/>
                <w:sz w:val="16"/>
                <w:szCs w:val="16"/>
                <w:rPrChange w:id="3586" w:author="Locke Liu" w:date="2021-05-24T14:33:00Z">
                  <w:rPr>
                    <w:rFonts w:ascii="Segoe UI" w:hAnsi="Segoe UI" w:cs="Segoe UI"/>
                    <w:b/>
                    <w:bCs/>
                    <w:sz w:val="16"/>
                    <w:szCs w:val="16"/>
                  </w:rPr>
                </w:rPrChange>
              </w:rPr>
            </w:pPr>
            <w:r w:rsidRPr="004D620F">
              <w:rPr>
                <w:rFonts w:ascii="Arial" w:hAnsi="Arial" w:cs="Arial"/>
                <w:b/>
                <w:bCs/>
                <w:sz w:val="16"/>
                <w:szCs w:val="16"/>
                <w:rPrChange w:id="3587" w:author="Locke Liu" w:date="2021-05-24T14:33:00Z">
                  <w:rPr>
                    <w:rFonts w:ascii="Segoe UI" w:hAnsi="Segoe UI" w:cs="Segoe UI"/>
                    <w:b/>
                    <w:bCs/>
                    <w:sz w:val="16"/>
                    <w:szCs w:val="16"/>
                  </w:rPr>
                </w:rPrChange>
              </w:rPr>
              <w:t>Justification</w:t>
            </w:r>
          </w:p>
        </w:tc>
        <w:tc>
          <w:tcPr>
            <w:tcW w:w="1944" w:type="pct"/>
            <w:vMerge w:val="restart"/>
            <w:shd w:val="clear" w:color="auto" w:fill="auto"/>
          </w:tcPr>
          <w:p w14:paraId="476C5000" w14:textId="43B7F832" w:rsidR="007C2EA9" w:rsidRPr="004D620F" w:rsidRDefault="006C6A8B" w:rsidP="00C54921">
            <w:pPr>
              <w:pStyle w:val="ListParagraph"/>
              <w:numPr>
                <w:ilvl w:val="0"/>
                <w:numId w:val="15"/>
              </w:numPr>
              <w:jc w:val="both"/>
              <w:rPr>
                <w:rFonts w:ascii="Arial" w:hAnsi="Arial" w:cs="Arial"/>
                <w:sz w:val="16"/>
                <w:szCs w:val="16"/>
                <w:rPrChange w:id="3588" w:author="Locke Liu" w:date="2021-05-24T14:33:00Z">
                  <w:rPr>
                    <w:rFonts w:ascii="Segoe UI" w:hAnsi="Segoe UI" w:cs="Segoe UI"/>
                    <w:sz w:val="16"/>
                    <w:szCs w:val="16"/>
                  </w:rPr>
                </w:rPrChange>
              </w:rPr>
            </w:pPr>
            <w:r w:rsidRPr="004D620F">
              <w:rPr>
                <w:rFonts w:ascii="Arial" w:hAnsi="Arial" w:cs="Arial"/>
                <w:sz w:val="16"/>
                <w:szCs w:val="16"/>
                <w:rPrChange w:id="3589" w:author="Locke Liu" w:date="2021-05-24T14:33:00Z">
                  <w:rPr>
                    <w:rFonts w:ascii="Segoe UI" w:hAnsi="Segoe UI" w:cs="Segoe UI"/>
                    <w:sz w:val="16"/>
                    <w:szCs w:val="16"/>
                  </w:rPr>
                </w:rPrChange>
              </w:rPr>
              <w:t>Reduce the dependency and complexity on shared network design</w:t>
            </w:r>
          </w:p>
          <w:p w14:paraId="2145EE56" w14:textId="03B97793" w:rsidR="007C2EA9" w:rsidRPr="004D620F" w:rsidRDefault="007C2EA9" w:rsidP="006C6A8B">
            <w:pPr>
              <w:jc w:val="both"/>
              <w:rPr>
                <w:rFonts w:ascii="Arial" w:hAnsi="Arial" w:cs="Arial"/>
                <w:sz w:val="16"/>
                <w:szCs w:val="16"/>
                <w:rPrChange w:id="3590" w:author="Locke Liu" w:date="2021-05-24T14:33:00Z">
                  <w:rPr>
                    <w:rFonts w:ascii="Segoe UI" w:hAnsi="Segoe UI" w:cs="Segoe UI"/>
                    <w:sz w:val="16"/>
                    <w:szCs w:val="16"/>
                  </w:rPr>
                </w:rPrChange>
              </w:rPr>
            </w:pPr>
          </w:p>
        </w:tc>
        <w:tc>
          <w:tcPr>
            <w:tcW w:w="1667" w:type="pct"/>
            <w:vMerge w:val="restart"/>
            <w:shd w:val="clear" w:color="auto" w:fill="auto"/>
          </w:tcPr>
          <w:p w14:paraId="12D52705" w14:textId="77777777" w:rsidR="007C2EA9" w:rsidRPr="004D620F" w:rsidRDefault="007C2EA9" w:rsidP="006A422C">
            <w:pPr>
              <w:jc w:val="both"/>
              <w:rPr>
                <w:rFonts w:ascii="Arial" w:hAnsi="Arial" w:cs="Arial"/>
                <w:sz w:val="16"/>
                <w:szCs w:val="16"/>
                <w:rPrChange w:id="3591" w:author="Locke Liu" w:date="2021-05-24T14:33:00Z">
                  <w:rPr>
                    <w:rFonts w:ascii="Segoe UI" w:hAnsi="Segoe UI" w:cs="Segoe UI"/>
                    <w:sz w:val="16"/>
                    <w:szCs w:val="16"/>
                  </w:rPr>
                </w:rPrChange>
              </w:rPr>
            </w:pPr>
            <w:r w:rsidRPr="004D620F">
              <w:rPr>
                <w:rFonts w:ascii="Arial" w:hAnsi="Arial" w:cs="Arial"/>
                <w:sz w:val="16"/>
                <w:szCs w:val="16"/>
                <w:rPrChange w:id="3592" w:author="Locke Liu" w:date="2021-05-24T14:33:00Z">
                  <w:rPr>
                    <w:rFonts w:ascii="Segoe UI" w:hAnsi="Segoe UI" w:cs="Segoe UI"/>
                    <w:sz w:val="16"/>
                    <w:szCs w:val="16"/>
                  </w:rPr>
                </w:rPrChange>
              </w:rPr>
              <w:t> </w:t>
            </w:r>
          </w:p>
        </w:tc>
      </w:tr>
      <w:tr w:rsidR="007C2EA9" w:rsidRPr="004D620F" w14:paraId="63359782" w14:textId="77777777" w:rsidTr="006A422C">
        <w:trPr>
          <w:trHeight w:val="389"/>
          <w:jc w:val="center"/>
        </w:trPr>
        <w:tc>
          <w:tcPr>
            <w:tcW w:w="1389" w:type="pct"/>
            <w:vMerge/>
            <w:vAlign w:val="center"/>
          </w:tcPr>
          <w:p w14:paraId="315290F7" w14:textId="77777777" w:rsidR="007C2EA9" w:rsidRPr="004D620F" w:rsidRDefault="007C2EA9" w:rsidP="006A422C">
            <w:pPr>
              <w:rPr>
                <w:rFonts w:ascii="Arial" w:hAnsi="Arial" w:cs="Arial"/>
                <w:b/>
                <w:bCs/>
                <w:sz w:val="16"/>
                <w:szCs w:val="16"/>
                <w:rPrChange w:id="3593" w:author="Locke Liu" w:date="2021-05-24T14:33:00Z">
                  <w:rPr>
                    <w:rFonts w:ascii="Segoe UI" w:hAnsi="Segoe UI" w:cs="Segoe UI"/>
                    <w:b/>
                    <w:bCs/>
                    <w:sz w:val="16"/>
                    <w:szCs w:val="16"/>
                  </w:rPr>
                </w:rPrChange>
              </w:rPr>
            </w:pPr>
          </w:p>
        </w:tc>
        <w:tc>
          <w:tcPr>
            <w:tcW w:w="1944" w:type="pct"/>
            <w:vMerge/>
            <w:vAlign w:val="center"/>
          </w:tcPr>
          <w:p w14:paraId="4790325D" w14:textId="77777777" w:rsidR="007C2EA9" w:rsidRPr="004D620F" w:rsidRDefault="007C2EA9" w:rsidP="006A422C">
            <w:pPr>
              <w:rPr>
                <w:rFonts w:ascii="Arial" w:hAnsi="Arial" w:cs="Arial"/>
                <w:sz w:val="16"/>
                <w:szCs w:val="16"/>
                <w:rPrChange w:id="3594" w:author="Locke Liu" w:date="2021-05-24T14:33:00Z">
                  <w:rPr>
                    <w:rFonts w:ascii="Segoe UI" w:hAnsi="Segoe UI" w:cs="Segoe UI"/>
                    <w:sz w:val="16"/>
                    <w:szCs w:val="16"/>
                  </w:rPr>
                </w:rPrChange>
              </w:rPr>
            </w:pPr>
          </w:p>
        </w:tc>
        <w:tc>
          <w:tcPr>
            <w:tcW w:w="1667" w:type="pct"/>
            <w:vMerge/>
            <w:vAlign w:val="center"/>
          </w:tcPr>
          <w:p w14:paraId="01E90370" w14:textId="77777777" w:rsidR="007C2EA9" w:rsidRPr="004D620F" w:rsidRDefault="007C2EA9" w:rsidP="006A422C">
            <w:pPr>
              <w:rPr>
                <w:rFonts w:ascii="Arial" w:hAnsi="Arial" w:cs="Arial"/>
                <w:sz w:val="16"/>
                <w:szCs w:val="16"/>
                <w:rPrChange w:id="3595" w:author="Locke Liu" w:date="2021-05-24T14:33:00Z">
                  <w:rPr>
                    <w:rFonts w:ascii="Segoe UI" w:hAnsi="Segoe UI" w:cs="Segoe UI"/>
                    <w:sz w:val="16"/>
                    <w:szCs w:val="16"/>
                  </w:rPr>
                </w:rPrChange>
              </w:rPr>
            </w:pPr>
          </w:p>
        </w:tc>
      </w:tr>
      <w:tr w:rsidR="007C2EA9" w:rsidRPr="004D620F" w14:paraId="566921D2" w14:textId="77777777" w:rsidTr="006A422C">
        <w:trPr>
          <w:trHeight w:val="389"/>
          <w:jc w:val="center"/>
        </w:trPr>
        <w:tc>
          <w:tcPr>
            <w:tcW w:w="1389" w:type="pct"/>
            <w:vMerge/>
            <w:vAlign w:val="center"/>
          </w:tcPr>
          <w:p w14:paraId="1A023C6F" w14:textId="77777777" w:rsidR="007C2EA9" w:rsidRPr="004D620F" w:rsidRDefault="007C2EA9" w:rsidP="006A422C">
            <w:pPr>
              <w:rPr>
                <w:rFonts w:ascii="Arial" w:hAnsi="Arial" w:cs="Arial"/>
                <w:b/>
                <w:bCs/>
                <w:sz w:val="16"/>
                <w:szCs w:val="16"/>
                <w:rPrChange w:id="3596" w:author="Locke Liu" w:date="2021-05-24T14:33:00Z">
                  <w:rPr>
                    <w:rFonts w:ascii="Segoe UI" w:hAnsi="Segoe UI" w:cs="Segoe UI"/>
                    <w:b/>
                    <w:bCs/>
                    <w:sz w:val="16"/>
                    <w:szCs w:val="16"/>
                  </w:rPr>
                </w:rPrChange>
              </w:rPr>
            </w:pPr>
          </w:p>
        </w:tc>
        <w:tc>
          <w:tcPr>
            <w:tcW w:w="1944" w:type="pct"/>
            <w:vMerge/>
            <w:vAlign w:val="center"/>
          </w:tcPr>
          <w:p w14:paraId="62D52F83" w14:textId="77777777" w:rsidR="007C2EA9" w:rsidRPr="004D620F" w:rsidRDefault="007C2EA9" w:rsidP="006A422C">
            <w:pPr>
              <w:rPr>
                <w:rFonts w:ascii="Arial" w:hAnsi="Arial" w:cs="Arial"/>
                <w:sz w:val="16"/>
                <w:szCs w:val="16"/>
                <w:rPrChange w:id="3597" w:author="Locke Liu" w:date="2021-05-24T14:33:00Z">
                  <w:rPr>
                    <w:rFonts w:ascii="Segoe UI" w:hAnsi="Segoe UI" w:cs="Segoe UI"/>
                    <w:sz w:val="16"/>
                    <w:szCs w:val="16"/>
                  </w:rPr>
                </w:rPrChange>
              </w:rPr>
            </w:pPr>
          </w:p>
        </w:tc>
        <w:tc>
          <w:tcPr>
            <w:tcW w:w="1667" w:type="pct"/>
            <w:vMerge/>
            <w:vAlign w:val="center"/>
          </w:tcPr>
          <w:p w14:paraId="278C8F7B" w14:textId="77777777" w:rsidR="007C2EA9" w:rsidRPr="004D620F" w:rsidRDefault="007C2EA9" w:rsidP="006A422C">
            <w:pPr>
              <w:rPr>
                <w:rFonts w:ascii="Arial" w:hAnsi="Arial" w:cs="Arial"/>
                <w:sz w:val="16"/>
                <w:szCs w:val="16"/>
                <w:rPrChange w:id="3598" w:author="Locke Liu" w:date="2021-05-24T14:33:00Z">
                  <w:rPr>
                    <w:rFonts w:ascii="Segoe UI" w:hAnsi="Segoe UI" w:cs="Segoe UI"/>
                    <w:sz w:val="16"/>
                    <w:szCs w:val="16"/>
                  </w:rPr>
                </w:rPrChange>
              </w:rPr>
            </w:pPr>
          </w:p>
        </w:tc>
      </w:tr>
      <w:tr w:rsidR="007C2EA9" w:rsidRPr="004D620F" w14:paraId="65704187" w14:textId="77777777" w:rsidTr="006A422C">
        <w:trPr>
          <w:trHeight w:val="389"/>
          <w:jc w:val="center"/>
        </w:trPr>
        <w:tc>
          <w:tcPr>
            <w:tcW w:w="1389" w:type="pct"/>
            <w:vMerge/>
            <w:vAlign w:val="center"/>
          </w:tcPr>
          <w:p w14:paraId="1A4361B7" w14:textId="77777777" w:rsidR="007C2EA9" w:rsidRPr="004D620F" w:rsidRDefault="007C2EA9" w:rsidP="006A422C">
            <w:pPr>
              <w:rPr>
                <w:rFonts w:ascii="Arial" w:hAnsi="Arial" w:cs="Arial"/>
                <w:b/>
                <w:bCs/>
                <w:sz w:val="16"/>
                <w:szCs w:val="16"/>
                <w:rPrChange w:id="3599" w:author="Locke Liu" w:date="2021-05-24T14:33:00Z">
                  <w:rPr>
                    <w:rFonts w:ascii="Segoe UI" w:hAnsi="Segoe UI" w:cs="Segoe UI"/>
                    <w:b/>
                    <w:bCs/>
                    <w:sz w:val="16"/>
                    <w:szCs w:val="16"/>
                  </w:rPr>
                </w:rPrChange>
              </w:rPr>
            </w:pPr>
          </w:p>
        </w:tc>
        <w:tc>
          <w:tcPr>
            <w:tcW w:w="1944" w:type="pct"/>
            <w:vMerge/>
            <w:vAlign w:val="center"/>
          </w:tcPr>
          <w:p w14:paraId="26085697" w14:textId="77777777" w:rsidR="007C2EA9" w:rsidRPr="004D620F" w:rsidRDefault="007C2EA9" w:rsidP="006A422C">
            <w:pPr>
              <w:rPr>
                <w:rFonts w:ascii="Arial" w:hAnsi="Arial" w:cs="Arial"/>
                <w:sz w:val="16"/>
                <w:szCs w:val="16"/>
                <w:rPrChange w:id="3600" w:author="Locke Liu" w:date="2021-05-24T14:33:00Z">
                  <w:rPr>
                    <w:rFonts w:ascii="Segoe UI" w:hAnsi="Segoe UI" w:cs="Segoe UI"/>
                    <w:sz w:val="16"/>
                    <w:szCs w:val="16"/>
                  </w:rPr>
                </w:rPrChange>
              </w:rPr>
            </w:pPr>
          </w:p>
        </w:tc>
        <w:tc>
          <w:tcPr>
            <w:tcW w:w="1667" w:type="pct"/>
            <w:vMerge/>
            <w:vAlign w:val="center"/>
          </w:tcPr>
          <w:p w14:paraId="28EE9FAC" w14:textId="77777777" w:rsidR="007C2EA9" w:rsidRPr="004D620F" w:rsidRDefault="007C2EA9" w:rsidP="006A422C">
            <w:pPr>
              <w:rPr>
                <w:rFonts w:ascii="Arial" w:hAnsi="Arial" w:cs="Arial"/>
                <w:sz w:val="16"/>
                <w:szCs w:val="16"/>
                <w:rPrChange w:id="3601" w:author="Locke Liu" w:date="2021-05-24T14:33:00Z">
                  <w:rPr>
                    <w:rFonts w:ascii="Segoe UI" w:hAnsi="Segoe UI" w:cs="Segoe UI"/>
                    <w:sz w:val="16"/>
                    <w:szCs w:val="16"/>
                  </w:rPr>
                </w:rPrChange>
              </w:rPr>
            </w:pPr>
          </w:p>
        </w:tc>
      </w:tr>
      <w:tr w:rsidR="007C2EA9" w:rsidRPr="004D620F" w14:paraId="57905F0B" w14:textId="77777777" w:rsidTr="006A422C">
        <w:trPr>
          <w:trHeight w:val="360"/>
          <w:jc w:val="center"/>
        </w:trPr>
        <w:tc>
          <w:tcPr>
            <w:tcW w:w="1389" w:type="pct"/>
            <w:shd w:val="clear" w:color="auto" w:fill="FFFFFF"/>
          </w:tcPr>
          <w:p w14:paraId="1E8ED327" w14:textId="77777777" w:rsidR="007C2EA9" w:rsidRPr="004D620F" w:rsidRDefault="007C2EA9" w:rsidP="006A422C">
            <w:pPr>
              <w:jc w:val="both"/>
              <w:rPr>
                <w:rFonts w:ascii="Arial" w:hAnsi="Arial" w:cs="Arial"/>
                <w:b/>
                <w:bCs/>
                <w:sz w:val="16"/>
                <w:szCs w:val="16"/>
                <w:rPrChange w:id="3602" w:author="Locke Liu" w:date="2021-05-24T14:33:00Z">
                  <w:rPr>
                    <w:rFonts w:ascii="Segoe UI" w:hAnsi="Segoe UI" w:cs="Segoe UI"/>
                    <w:b/>
                    <w:bCs/>
                    <w:sz w:val="16"/>
                    <w:szCs w:val="16"/>
                  </w:rPr>
                </w:rPrChange>
              </w:rPr>
            </w:pPr>
            <w:r w:rsidRPr="004D620F">
              <w:rPr>
                <w:rFonts w:ascii="Arial" w:hAnsi="Arial" w:cs="Arial"/>
                <w:b/>
                <w:bCs/>
                <w:sz w:val="16"/>
                <w:szCs w:val="16"/>
                <w:rPrChange w:id="3603" w:author="Locke Liu" w:date="2021-05-24T14:33:00Z">
                  <w:rPr>
                    <w:rFonts w:ascii="Segoe UI" w:hAnsi="Segoe UI" w:cs="Segoe UI"/>
                    <w:b/>
                    <w:bCs/>
                    <w:sz w:val="16"/>
                    <w:szCs w:val="16"/>
                  </w:rPr>
                </w:rPrChange>
              </w:rPr>
              <w:t xml:space="preserve">Implications </w:t>
            </w:r>
          </w:p>
        </w:tc>
        <w:tc>
          <w:tcPr>
            <w:tcW w:w="1944" w:type="pct"/>
            <w:shd w:val="clear" w:color="auto" w:fill="auto"/>
          </w:tcPr>
          <w:p w14:paraId="6847435A" w14:textId="77777777" w:rsidR="007C2EA9" w:rsidRPr="004D620F" w:rsidRDefault="007C2EA9" w:rsidP="006A422C">
            <w:pPr>
              <w:jc w:val="both"/>
              <w:rPr>
                <w:rFonts w:ascii="Arial" w:hAnsi="Arial" w:cs="Arial"/>
                <w:sz w:val="16"/>
                <w:szCs w:val="16"/>
                <w:rPrChange w:id="3604" w:author="Locke Liu" w:date="2021-05-24T14:33:00Z">
                  <w:rPr>
                    <w:rFonts w:ascii="Segoe UI" w:hAnsi="Segoe UI" w:cs="Segoe UI"/>
                    <w:sz w:val="16"/>
                    <w:szCs w:val="16"/>
                  </w:rPr>
                </w:rPrChange>
              </w:rPr>
            </w:pPr>
          </w:p>
        </w:tc>
        <w:tc>
          <w:tcPr>
            <w:tcW w:w="1667" w:type="pct"/>
            <w:shd w:val="clear" w:color="auto" w:fill="auto"/>
          </w:tcPr>
          <w:p w14:paraId="10EFB8C7" w14:textId="77777777" w:rsidR="007C2EA9" w:rsidRPr="004D620F" w:rsidRDefault="007C2EA9" w:rsidP="006A422C">
            <w:pPr>
              <w:jc w:val="both"/>
              <w:rPr>
                <w:rFonts w:ascii="Arial" w:hAnsi="Arial" w:cs="Arial"/>
                <w:sz w:val="16"/>
                <w:szCs w:val="16"/>
                <w:rPrChange w:id="3605" w:author="Locke Liu" w:date="2021-05-24T14:33:00Z">
                  <w:rPr>
                    <w:rFonts w:ascii="Segoe UI" w:hAnsi="Segoe UI" w:cs="Segoe UI"/>
                    <w:sz w:val="16"/>
                    <w:szCs w:val="16"/>
                  </w:rPr>
                </w:rPrChange>
              </w:rPr>
            </w:pPr>
            <w:r w:rsidRPr="004D620F">
              <w:rPr>
                <w:rFonts w:ascii="Arial" w:hAnsi="Arial" w:cs="Arial"/>
                <w:sz w:val="16"/>
                <w:szCs w:val="16"/>
                <w:rPrChange w:id="3606" w:author="Locke Liu" w:date="2021-05-24T14:33:00Z">
                  <w:rPr>
                    <w:rFonts w:ascii="Segoe UI" w:hAnsi="Segoe UI" w:cs="Segoe UI"/>
                    <w:sz w:val="16"/>
                    <w:szCs w:val="16"/>
                  </w:rPr>
                </w:rPrChange>
              </w:rPr>
              <w:t> </w:t>
            </w:r>
          </w:p>
        </w:tc>
      </w:tr>
      <w:tr w:rsidR="007C2EA9" w:rsidRPr="004D620F" w14:paraId="36B96CCE" w14:textId="77777777" w:rsidTr="006A422C">
        <w:trPr>
          <w:trHeight w:val="360"/>
          <w:jc w:val="center"/>
        </w:trPr>
        <w:tc>
          <w:tcPr>
            <w:tcW w:w="1389" w:type="pct"/>
            <w:shd w:val="clear" w:color="auto" w:fill="FFFFFF"/>
          </w:tcPr>
          <w:p w14:paraId="589AFE0A" w14:textId="77777777" w:rsidR="007C2EA9" w:rsidRPr="004D620F" w:rsidRDefault="007C2EA9" w:rsidP="006A422C">
            <w:pPr>
              <w:jc w:val="both"/>
              <w:rPr>
                <w:rFonts w:ascii="Arial" w:hAnsi="Arial" w:cs="Arial"/>
                <w:b/>
                <w:bCs/>
                <w:sz w:val="16"/>
                <w:szCs w:val="16"/>
                <w:rPrChange w:id="3607" w:author="Locke Liu" w:date="2021-05-24T14:33:00Z">
                  <w:rPr>
                    <w:rFonts w:ascii="Segoe UI" w:hAnsi="Segoe UI" w:cs="Segoe UI"/>
                    <w:b/>
                    <w:bCs/>
                    <w:sz w:val="16"/>
                    <w:szCs w:val="16"/>
                  </w:rPr>
                </w:rPrChange>
              </w:rPr>
            </w:pPr>
            <w:r w:rsidRPr="004D620F">
              <w:rPr>
                <w:rFonts w:ascii="Arial" w:hAnsi="Arial" w:cs="Arial"/>
                <w:b/>
                <w:bCs/>
                <w:sz w:val="16"/>
                <w:szCs w:val="16"/>
                <w:rPrChange w:id="3608" w:author="Locke Liu" w:date="2021-05-24T14:33:00Z">
                  <w:rPr>
                    <w:rFonts w:ascii="Segoe UI" w:hAnsi="Segoe UI" w:cs="Segoe UI"/>
                    <w:b/>
                    <w:bCs/>
                    <w:sz w:val="16"/>
                    <w:szCs w:val="16"/>
                  </w:rPr>
                </w:rPrChange>
              </w:rPr>
              <w:t>Related requirements</w:t>
            </w:r>
          </w:p>
        </w:tc>
        <w:tc>
          <w:tcPr>
            <w:tcW w:w="1944" w:type="pct"/>
            <w:shd w:val="clear" w:color="auto" w:fill="auto"/>
          </w:tcPr>
          <w:p w14:paraId="4D10A5B1" w14:textId="77777777" w:rsidR="007C2EA9" w:rsidRPr="004D620F" w:rsidRDefault="007C2EA9" w:rsidP="006A422C">
            <w:pPr>
              <w:jc w:val="both"/>
              <w:rPr>
                <w:rFonts w:ascii="Arial" w:hAnsi="Arial" w:cs="Arial"/>
                <w:sz w:val="16"/>
                <w:szCs w:val="16"/>
                <w:rPrChange w:id="3609" w:author="Locke Liu" w:date="2021-05-24T14:33:00Z">
                  <w:rPr>
                    <w:rFonts w:ascii="Segoe UI" w:hAnsi="Segoe UI" w:cs="Segoe UI"/>
                    <w:sz w:val="16"/>
                    <w:szCs w:val="16"/>
                  </w:rPr>
                </w:rPrChange>
              </w:rPr>
            </w:pPr>
            <w:r w:rsidRPr="004D620F">
              <w:rPr>
                <w:rFonts w:ascii="Arial" w:hAnsi="Arial" w:cs="Arial"/>
                <w:sz w:val="16"/>
                <w:szCs w:val="16"/>
                <w:rPrChange w:id="3610" w:author="Locke Liu" w:date="2021-05-24T14:33:00Z">
                  <w:rPr>
                    <w:rFonts w:ascii="Segoe UI" w:hAnsi="Segoe UI" w:cs="Segoe UI"/>
                    <w:sz w:val="16"/>
                    <w:szCs w:val="16"/>
                  </w:rPr>
                </w:rPrChange>
              </w:rPr>
              <w:t> </w:t>
            </w:r>
          </w:p>
        </w:tc>
        <w:tc>
          <w:tcPr>
            <w:tcW w:w="1667" w:type="pct"/>
            <w:shd w:val="clear" w:color="auto" w:fill="auto"/>
          </w:tcPr>
          <w:p w14:paraId="12B14BE6" w14:textId="77777777" w:rsidR="007C2EA9" w:rsidRPr="004D620F" w:rsidRDefault="007C2EA9" w:rsidP="006A422C">
            <w:pPr>
              <w:jc w:val="both"/>
              <w:rPr>
                <w:rFonts w:ascii="Arial" w:hAnsi="Arial" w:cs="Arial"/>
                <w:sz w:val="16"/>
                <w:szCs w:val="16"/>
                <w:rPrChange w:id="3611" w:author="Locke Liu" w:date="2021-05-24T14:33:00Z">
                  <w:rPr>
                    <w:rFonts w:ascii="Segoe UI" w:hAnsi="Segoe UI" w:cs="Segoe UI"/>
                    <w:sz w:val="16"/>
                    <w:szCs w:val="16"/>
                  </w:rPr>
                </w:rPrChange>
              </w:rPr>
            </w:pPr>
            <w:r w:rsidRPr="004D620F">
              <w:rPr>
                <w:rFonts w:ascii="Arial" w:hAnsi="Arial" w:cs="Arial"/>
                <w:sz w:val="16"/>
                <w:szCs w:val="16"/>
                <w:rPrChange w:id="3612" w:author="Locke Liu" w:date="2021-05-24T14:33:00Z">
                  <w:rPr>
                    <w:rFonts w:ascii="Segoe UI" w:hAnsi="Segoe UI" w:cs="Segoe UI"/>
                    <w:sz w:val="16"/>
                    <w:szCs w:val="16"/>
                  </w:rPr>
                </w:rPrChange>
              </w:rPr>
              <w:t> </w:t>
            </w:r>
          </w:p>
        </w:tc>
      </w:tr>
      <w:tr w:rsidR="007C2EA9" w:rsidRPr="004D620F" w14:paraId="619C4EE2" w14:textId="77777777" w:rsidTr="006A422C">
        <w:trPr>
          <w:trHeight w:val="360"/>
          <w:jc w:val="center"/>
        </w:trPr>
        <w:tc>
          <w:tcPr>
            <w:tcW w:w="1389" w:type="pct"/>
            <w:shd w:val="clear" w:color="auto" w:fill="FFFFFF"/>
          </w:tcPr>
          <w:p w14:paraId="028FE1CC" w14:textId="77777777" w:rsidR="007C2EA9" w:rsidRPr="004D620F" w:rsidRDefault="007C2EA9" w:rsidP="006A422C">
            <w:pPr>
              <w:jc w:val="both"/>
              <w:rPr>
                <w:rFonts w:ascii="Arial" w:hAnsi="Arial" w:cs="Arial"/>
                <w:b/>
                <w:bCs/>
                <w:sz w:val="16"/>
                <w:szCs w:val="16"/>
                <w:rPrChange w:id="3613" w:author="Locke Liu" w:date="2021-05-24T14:33:00Z">
                  <w:rPr>
                    <w:rFonts w:ascii="Segoe UI" w:hAnsi="Segoe UI" w:cs="Segoe UI"/>
                    <w:b/>
                    <w:bCs/>
                    <w:sz w:val="16"/>
                    <w:szCs w:val="16"/>
                  </w:rPr>
                </w:rPrChange>
              </w:rPr>
            </w:pPr>
            <w:r w:rsidRPr="004D620F">
              <w:rPr>
                <w:rFonts w:ascii="Arial" w:hAnsi="Arial" w:cs="Arial"/>
                <w:b/>
                <w:bCs/>
                <w:sz w:val="16"/>
                <w:szCs w:val="16"/>
                <w:rPrChange w:id="3614" w:author="Locke Liu" w:date="2021-05-24T14:33:00Z">
                  <w:rPr>
                    <w:rFonts w:ascii="Segoe UI" w:hAnsi="Segoe UI" w:cs="Segoe UI"/>
                    <w:b/>
                    <w:bCs/>
                    <w:sz w:val="16"/>
                    <w:szCs w:val="16"/>
                  </w:rPr>
                </w:rPrChange>
              </w:rPr>
              <w:t>Related Architecture Decisions</w:t>
            </w:r>
          </w:p>
        </w:tc>
        <w:tc>
          <w:tcPr>
            <w:tcW w:w="1944" w:type="pct"/>
            <w:shd w:val="clear" w:color="auto" w:fill="auto"/>
          </w:tcPr>
          <w:p w14:paraId="64D6031C" w14:textId="77777777" w:rsidR="007C2EA9" w:rsidRPr="004D620F" w:rsidRDefault="007C2EA9" w:rsidP="006A422C">
            <w:pPr>
              <w:jc w:val="both"/>
              <w:rPr>
                <w:rFonts w:ascii="Arial" w:hAnsi="Arial" w:cs="Arial"/>
                <w:color w:val="0000FF"/>
                <w:sz w:val="16"/>
                <w:szCs w:val="16"/>
                <w:u w:val="single"/>
                <w:rPrChange w:id="3615" w:author="Locke Liu" w:date="2021-05-24T14:33:00Z">
                  <w:rPr>
                    <w:rFonts w:ascii="Segoe UI" w:hAnsi="Segoe UI" w:cs="Segoe UI"/>
                    <w:color w:val="0000FF"/>
                    <w:sz w:val="16"/>
                    <w:szCs w:val="16"/>
                    <w:u w:val="single"/>
                  </w:rPr>
                </w:rPrChange>
              </w:rPr>
            </w:pPr>
          </w:p>
        </w:tc>
        <w:tc>
          <w:tcPr>
            <w:tcW w:w="1667" w:type="pct"/>
            <w:shd w:val="clear" w:color="auto" w:fill="auto"/>
          </w:tcPr>
          <w:p w14:paraId="01422544" w14:textId="77777777" w:rsidR="007C2EA9" w:rsidRPr="004D620F" w:rsidRDefault="007C2EA9" w:rsidP="006A422C">
            <w:pPr>
              <w:jc w:val="both"/>
              <w:rPr>
                <w:rFonts w:ascii="Arial" w:hAnsi="Arial" w:cs="Arial"/>
                <w:sz w:val="16"/>
                <w:szCs w:val="16"/>
                <w:rPrChange w:id="3616" w:author="Locke Liu" w:date="2021-05-24T14:33:00Z">
                  <w:rPr>
                    <w:rFonts w:ascii="Segoe UI" w:hAnsi="Segoe UI" w:cs="Segoe UI"/>
                    <w:sz w:val="16"/>
                    <w:szCs w:val="16"/>
                  </w:rPr>
                </w:rPrChange>
              </w:rPr>
            </w:pPr>
            <w:r w:rsidRPr="004D620F">
              <w:rPr>
                <w:rFonts w:ascii="Arial" w:hAnsi="Arial" w:cs="Arial"/>
                <w:sz w:val="16"/>
                <w:szCs w:val="16"/>
                <w:rPrChange w:id="3617" w:author="Locke Liu" w:date="2021-05-24T14:33:00Z">
                  <w:rPr>
                    <w:rFonts w:ascii="Segoe UI" w:hAnsi="Segoe UI" w:cs="Segoe UI"/>
                    <w:sz w:val="16"/>
                    <w:szCs w:val="16"/>
                  </w:rPr>
                </w:rPrChange>
              </w:rPr>
              <w:t> </w:t>
            </w:r>
          </w:p>
        </w:tc>
      </w:tr>
    </w:tbl>
    <w:p w14:paraId="58CAD395" w14:textId="55A214A9" w:rsidR="00C431CD" w:rsidRPr="004D620F" w:rsidRDefault="00C431CD" w:rsidP="004D075A">
      <w:pPr>
        <w:rPr>
          <w:rFonts w:ascii="Arial" w:hAnsi="Arial" w:cs="Arial"/>
          <w:b/>
          <w:bCs/>
          <w:color w:val="F8FAFB" w:themeColor="text1"/>
          <w:kern w:val="28"/>
          <w:sz w:val="28"/>
          <w:szCs w:val="28"/>
          <w:rPrChange w:id="3618" w:author="Locke Liu" w:date="2021-05-24T14:33:00Z">
            <w:rPr>
              <w:rFonts w:cs="Arial"/>
              <w:b/>
              <w:bCs/>
              <w:color w:val="F8FAFB" w:themeColor="text1"/>
              <w:kern w:val="28"/>
              <w:sz w:val="28"/>
              <w:szCs w:val="28"/>
            </w:rPr>
          </w:rPrChange>
        </w:rPr>
      </w:pPr>
    </w:p>
    <w:p w14:paraId="45FF6D43" w14:textId="77777777" w:rsidR="000100A0" w:rsidRPr="004D620F" w:rsidRDefault="000100A0" w:rsidP="004D075A">
      <w:pPr>
        <w:rPr>
          <w:rFonts w:ascii="Arial" w:hAnsi="Arial" w:cs="Arial"/>
          <w:b/>
          <w:bCs/>
          <w:color w:val="F8FAFB" w:themeColor="text1"/>
          <w:kern w:val="28"/>
          <w:sz w:val="28"/>
          <w:szCs w:val="28"/>
          <w:rPrChange w:id="3619" w:author="Locke Liu" w:date="2021-05-24T14:33:00Z">
            <w:rPr>
              <w:rFonts w:cs="Arial"/>
              <w:b/>
              <w:bCs/>
              <w:color w:val="F8FAFB" w:themeColor="text1"/>
              <w:kern w:val="28"/>
              <w:sz w:val="28"/>
              <w:szCs w:val="28"/>
            </w:rPr>
          </w:rPrChange>
        </w:rPr>
      </w:pPr>
    </w:p>
    <w:p w14:paraId="0ECB5B7A" w14:textId="549C52B2" w:rsidR="008723A4" w:rsidRPr="004D620F" w:rsidRDefault="008723A4" w:rsidP="004D075A">
      <w:pPr>
        <w:rPr>
          <w:rFonts w:ascii="Arial" w:hAnsi="Arial" w:cs="Arial"/>
          <w:b/>
          <w:bCs/>
          <w:color w:val="F8FAFB" w:themeColor="text1"/>
          <w:kern w:val="28"/>
          <w:sz w:val="28"/>
          <w:szCs w:val="28"/>
          <w:rPrChange w:id="3620" w:author="Locke Liu" w:date="2021-05-24T14:33:00Z">
            <w:rPr>
              <w:rFonts w:cs="Arial"/>
              <w:b/>
              <w:bCs/>
              <w:color w:val="F8FAFB" w:themeColor="text1"/>
              <w:kern w:val="28"/>
              <w:sz w:val="28"/>
              <w:szCs w:val="28"/>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2849"/>
        <w:gridCol w:w="3986"/>
        <w:gridCol w:w="3418"/>
      </w:tblGrid>
      <w:tr w:rsidR="001F5B2A" w:rsidRPr="004D620F" w14:paraId="31C6F7B4" w14:textId="77777777" w:rsidTr="006A422C">
        <w:trPr>
          <w:trHeight w:val="360"/>
          <w:jc w:val="center"/>
        </w:trPr>
        <w:tc>
          <w:tcPr>
            <w:tcW w:w="1389" w:type="pct"/>
            <w:shd w:val="clear" w:color="auto" w:fill="D5E3FF"/>
            <w:vAlign w:val="center"/>
          </w:tcPr>
          <w:p w14:paraId="2653A089" w14:textId="77777777" w:rsidR="001F5B2A" w:rsidRPr="004D620F" w:rsidRDefault="001F5B2A" w:rsidP="006A422C">
            <w:pPr>
              <w:overflowPunct w:val="0"/>
              <w:autoSpaceDE w:val="0"/>
              <w:autoSpaceDN w:val="0"/>
              <w:adjustRightInd w:val="0"/>
              <w:textAlignment w:val="baseline"/>
              <w:rPr>
                <w:rFonts w:ascii="Arial" w:hAnsi="Arial" w:cs="Arial"/>
                <w:b/>
                <w:bCs/>
                <w:color w:val="003195"/>
                <w:sz w:val="16"/>
                <w:szCs w:val="16"/>
                <w:rPrChange w:id="3621" w:author="Locke Liu" w:date="2021-05-24T14:33:00Z">
                  <w:rPr>
                    <w:rFonts w:ascii="Segoe UI" w:hAnsi="Segoe UI" w:cs="Segoe UI"/>
                    <w:b/>
                    <w:bCs/>
                    <w:color w:val="003195"/>
                    <w:sz w:val="16"/>
                    <w:szCs w:val="16"/>
                  </w:rPr>
                </w:rPrChange>
              </w:rPr>
            </w:pPr>
            <w:r w:rsidRPr="004D620F">
              <w:rPr>
                <w:rFonts w:ascii="Arial" w:hAnsi="Arial" w:cs="Arial"/>
                <w:b/>
                <w:bCs/>
                <w:color w:val="003195"/>
                <w:sz w:val="16"/>
                <w:szCs w:val="16"/>
                <w:rPrChange w:id="3622" w:author="Locke Liu" w:date="2021-05-24T14:33:00Z">
                  <w:rPr>
                    <w:rFonts w:ascii="Segoe UI" w:hAnsi="Segoe UI" w:cs="Segoe UI"/>
                    <w:b/>
                    <w:bCs/>
                    <w:color w:val="003195"/>
                    <w:sz w:val="16"/>
                    <w:szCs w:val="16"/>
                  </w:rPr>
                </w:rPrChange>
              </w:rPr>
              <w:t>Topic</w:t>
            </w:r>
          </w:p>
        </w:tc>
        <w:tc>
          <w:tcPr>
            <w:tcW w:w="1944" w:type="pct"/>
            <w:shd w:val="clear" w:color="auto" w:fill="D5E3FF"/>
            <w:vAlign w:val="center"/>
          </w:tcPr>
          <w:p w14:paraId="7142820E" w14:textId="77777777" w:rsidR="001F5B2A" w:rsidRPr="004D620F" w:rsidRDefault="001F5B2A" w:rsidP="006A422C">
            <w:pPr>
              <w:jc w:val="center"/>
              <w:rPr>
                <w:rFonts w:ascii="Arial" w:hAnsi="Arial" w:cs="Arial"/>
                <w:b/>
                <w:bCs/>
                <w:iCs/>
                <w:color w:val="003195"/>
                <w:sz w:val="16"/>
                <w:szCs w:val="16"/>
                <w:rPrChange w:id="3623"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624" w:author="Locke Liu" w:date="2021-05-24T14:33:00Z">
                  <w:rPr>
                    <w:rFonts w:ascii="Segoe UI" w:hAnsi="Segoe UI" w:cs="Segoe UI"/>
                    <w:b/>
                    <w:bCs/>
                    <w:iCs/>
                    <w:color w:val="003195"/>
                    <w:sz w:val="16"/>
                    <w:szCs w:val="16"/>
                  </w:rPr>
                </w:rPrChange>
              </w:rPr>
              <w:t xml:space="preserve">Description </w:t>
            </w:r>
          </w:p>
        </w:tc>
        <w:tc>
          <w:tcPr>
            <w:tcW w:w="1667" w:type="pct"/>
            <w:shd w:val="clear" w:color="auto" w:fill="D5E3FF"/>
            <w:vAlign w:val="center"/>
          </w:tcPr>
          <w:p w14:paraId="1F844E92" w14:textId="77777777" w:rsidR="001F5B2A" w:rsidRPr="004D620F" w:rsidRDefault="001F5B2A" w:rsidP="006A422C">
            <w:pPr>
              <w:jc w:val="center"/>
              <w:rPr>
                <w:rFonts w:ascii="Arial" w:hAnsi="Arial" w:cs="Arial"/>
                <w:b/>
                <w:bCs/>
                <w:iCs/>
                <w:color w:val="003195"/>
                <w:sz w:val="16"/>
                <w:szCs w:val="16"/>
                <w:rPrChange w:id="3625"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626" w:author="Locke Liu" w:date="2021-05-24T14:33:00Z">
                  <w:rPr>
                    <w:rFonts w:ascii="Segoe UI" w:hAnsi="Segoe UI" w:cs="Segoe UI"/>
                    <w:b/>
                    <w:bCs/>
                    <w:iCs/>
                    <w:color w:val="003195"/>
                    <w:sz w:val="16"/>
                    <w:szCs w:val="16"/>
                  </w:rPr>
                </w:rPrChange>
              </w:rPr>
              <w:t>Comment</w:t>
            </w:r>
          </w:p>
        </w:tc>
      </w:tr>
      <w:tr w:rsidR="001F5B2A" w:rsidRPr="004D620F" w14:paraId="4D28F168" w14:textId="77777777" w:rsidTr="006A422C">
        <w:trPr>
          <w:trHeight w:val="360"/>
          <w:jc w:val="center"/>
        </w:trPr>
        <w:tc>
          <w:tcPr>
            <w:tcW w:w="1389" w:type="pct"/>
            <w:shd w:val="clear" w:color="auto" w:fill="FFFFFF"/>
          </w:tcPr>
          <w:p w14:paraId="391984DD" w14:textId="77777777" w:rsidR="001F5B2A" w:rsidRPr="004D620F" w:rsidRDefault="001F5B2A" w:rsidP="006A422C">
            <w:pPr>
              <w:jc w:val="both"/>
              <w:rPr>
                <w:rFonts w:ascii="Arial" w:hAnsi="Arial" w:cs="Arial"/>
                <w:b/>
                <w:bCs/>
                <w:sz w:val="16"/>
                <w:szCs w:val="16"/>
                <w:rPrChange w:id="3627" w:author="Locke Liu" w:date="2021-05-24T14:33:00Z">
                  <w:rPr>
                    <w:rFonts w:ascii="Segoe UI" w:hAnsi="Segoe UI" w:cs="Segoe UI"/>
                    <w:b/>
                    <w:bCs/>
                    <w:sz w:val="16"/>
                    <w:szCs w:val="16"/>
                  </w:rPr>
                </w:rPrChange>
              </w:rPr>
            </w:pPr>
            <w:r w:rsidRPr="004D620F">
              <w:rPr>
                <w:rFonts w:ascii="Arial" w:hAnsi="Arial" w:cs="Arial"/>
                <w:b/>
                <w:bCs/>
                <w:sz w:val="16"/>
                <w:szCs w:val="16"/>
                <w:rPrChange w:id="3628" w:author="Locke Liu" w:date="2021-05-24T14:33:00Z">
                  <w:rPr>
                    <w:rFonts w:ascii="Segoe UI" w:hAnsi="Segoe UI" w:cs="Segoe UI"/>
                    <w:b/>
                    <w:bCs/>
                    <w:sz w:val="16"/>
                    <w:szCs w:val="16"/>
                  </w:rPr>
                </w:rPrChange>
              </w:rPr>
              <w:t>ID</w:t>
            </w:r>
          </w:p>
        </w:tc>
        <w:tc>
          <w:tcPr>
            <w:tcW w:w="1944" w:type="pct"/>
            <w:shd w:val="clear" w:color="auto" w:fill="auto"/>
          </w:tcPr>
          <w:p w14:paraId="230AEF46" w14:textId="0049CF2D" w:rsidR="001F5B2A" w:rsidRPr="004D620F" w:rsidRDefault="001F5B2A" w:rsidP="006A422C">
            <w:pPr>
              <w:jc w:val="both"/>
              <w:rPr>
                <w:rFonts w:ascii="Arial" w:hAnsi="Arial" w:cs="Arial"/>
                <w:sz w:val="16"/>
                <w:szCs w:val="16"/>
                <w:rPrChange w:id="3629" w:author="Locke Liu" w:date="2021-05-24T14:33:00Z">
                  <w:rPr>
                    <w:rFonts w:ascii="Segoe UI" w:hAnsi="Segoe UI" w:cs="Segoe UI"/>
                    <w:sz w:val="16"/>
                    <w:szCs w:val="16"/>
                  </w:rPr>
                </w:rPrChange>
              </w:rPr>
            </w:pPr>
            <w:r w:rsidRPr="004D620F">
              <w:rPr>
                <w:rFonts w:ascii="Arial" w:hAnsi="Arial" w:cs="Arial"/>
                <w:sz w:val="16"/>
                <w:szCs w:val="16"/>
                <w:rPrChange w:id="3630" w:author="Locke Liu" w:date="2021-05-24T14:33:00Z">
                  <w:rPr>
                    <w:rFonts w:ascii="Segoe UI" w:hAnsi="Segoe UI" w:cs="Segoe UI"/>
                    <w:sz w:val="16"/>
                    <w:szCs w:val="16"/>
                  </w:rPr>
                </w:rPrChange>
              </w:rPr>
              <w:t>ARD_05</w:t>
            </w:r>
          </w:p>
        </w:tc>
        <w:tc>
          <w:tcPr>
            <w:tcW w:w="1667" w:type="pct"/>
            <w:shd w:val="clear" w:color="auto" w:fill="auto"/>
          </w:tcPr>
          <w:p w14:paraId="758A13DD" w14:textId="77777777" w:rsidR="001F5B2A" w:rsidRPr="004D620F" w:rsidRDefault="001F5B2A" w:rsidP="006A422C">
            <w:pPr>
              <w:jc w:val="both"/>
              <w:rPr>
                <w:rFonts w:ascii="Arial" w:hAnsi="Arial" w:cs="Arial"/>
                <w:sz w:val="16"/>
                <w:szCs w:val="16"/>
                <w:rPrChange w:id="3631" w:author="Locke Liu" w:date="2021-05-24T14:33:00Z">
                  <w:rPr>
                    <w:rFonts w:ascii="Segoe UI" w:hAnsi="Segoe UI" w:cs="Segoe UI"/>
                    <w:sz w:val="16"/>
                    <w:szCs w:val="16"/>
                  </w:rPr>
                </w:rPrChange>
              </w:rPr>
            </w:pPr>
            <w:r w:rsidRPr="004D620F">
              <w:rPr>
                <w:rFonts w:ascii="Arial" w:hAnsi="Arial" w:cs="Arial"/>
                <w:sz w:val="16"/>
                <w:szCs w:val="16"/>
                <w:rPrChange w:id="3632" w:author="Locke Liu" w:date="2021-05-24T14:33:00Z">
                  <w:rPr>
                    <w:rFonts w:ascii="Segoe UI" w:hAnsi="Segoe UI" w:cs="Segoe UI"/>
                    <w:sz w:val="16"/>
                    <w:szCs w:val="16"/>
                  </w:rPr>
                </w:rPrChange>
              </w:rPr>
              <w:t> </w:t>
            </w:r>
          </w:p>
        </w:tc>
      </w:tr>
      <w:tr w:rsidR="001F5B2A" w:rsidRPr="004D620F" w14:paraId="5911EE0F" w14:textId="77777777" w:rsidTr="006A422C">
        <w:trPr>
          <w:trHeight w:val="360"/>
          <w:jc w:val="center"/>
        </w:trPr>
        <w:tc>
          <w:tcPr>
            <w:tcW w:w="1389" w:type="pct"/>
            <w:shd w:val="clear" w:color="auto" w:fill="FFFFFF"/>
          </w:tcPr>
          <w:p w14:paraId="36C200D1" w14:textId="77777777" w:rsidR="001F5B2A" w:rsidRPr="004D620F" w:rsidRDefault="001F5B2A" w:rsidP="006A422C">
            <w:pPr>
              <w:jc w:val="both"/>
              <w:rPr>
                <w:rFonts w:ascii="Arial" w:hAnsi="Arial" w:cs="Arial"/>
                <w:b/>
                <w:bCs/>
                <w:sz w:val="16"/>
                <w:szCs w:val="16"/>
                <w:rPrChange w:id="3633" w:author="Locke Liu" w:date="2021-05-24T14:33:00Z">
                  <w:rPr>
                    <w:rFonts w:ascii="Segoe UI" w:hAnsi="Segoe UI" w:cs="Segoe UI"/>
                    <w:b/>
                    <w:bCs/>
                    <w:sz w:val="16"/>
                    <w:szCs w:val="16"/>
                  </w:rPr>
                </w:rPrChange>
              </w:rPr>
            </w:pPr>
            <w:r w:rsidRPr="004D620F">
              <w:rPr>
                <w:rFonts w:ascii="Arial" w:hAnsi="Arial" w:cs="Arial"/>
                <w:b/>
                <w:bCs/>
                <w:sz w:val="16"/>
                <w:szCs w:val="16"/>
                <w:rPrChange w:id="3634" w:author="Locke Liu" w:date="2021-05-24T14:33:00Z">
                  <w:rPr>
                    <w:rFonts w:ascii="Segoe UI" w:hAnsi="Segoe UI" w:cs="Segoe UI"/>
                    <w:b/>
                    <w:bCs/>
                    <w:sz w:val="16"/>
                    <w:szCs w:val="16"/>
                  </w:rPr>
                </w:rPrChange>
              </w:rPr>
              <w:t>Subject</w:t>
            </w:r>
          </w:p>
        </w:tc>
        <w:tc>
          <w:tcPr>
            <w:tcW w:w="1944" w:type="pct"/>
            <w:shd w:val="clear" w:color="auto" w:fill="auto"/>
          </w:tcPr>
          <w:p w14:paraId="4BA62A31" w14:textId="31EEAFA3" w:rsidR="001F5B2A" w:rsidRPr="004D620F" w:rsidRDefault="001F5B2A" w:rsidP="006A422C">
            <w:pPr>
              <w:jc w:val="both"/>
              <w:rPr>
                <w:rFonts w:ascii="Arial" w:hAnsi="Arial" w:cs="Arial"/>
                <w:sz w:val="16"/>
                <w:szCs w:val="16"/>
                <w:rPrChange w:id="3635" w:author="Locke Liu" w:date="2021-05-24T14:33:00Z">
                  <w:rPr>
                    <w:rFonts w:ascii="Segoe UI" w:hAnsi="Segoe UI" w:cs="Segoe UI"/>
                    <w:sz w:val="16"/>
                    <w:szCs w:val="16"/>
                  </w:rPr>
                </w:rPrChange>
              </w:rPr>
            </w:pPr>
            <w:r w:rsidRPr="004D620F">
              <w:rPr>
                <w:rFonts w:ascii="Arial" w:hAnsi="Arial" w:cs="Arial"/>
                <w:sz w:val="16"/>
                <w:szCs w:val="16"/>
                <w:rPrChange w:id="3636" w:author="Locke Liu" w:date="2021-05-24T14:33:00Z">
                  <w:rPr>
                    <w:rFonts w:ascii="Segoe UI" w:hAnsi="Segoe UI" w:cs="Segoe UI"/>
                    <w:sz w:val="16"/>
                    <w:szCs w:val="16"/>
                  </w:rPr>
                </w:rPrChange>
              </w:rPr>
              <w:t>Network peering between CDP Vnet and China East Vnet</w:t>
            </w:r>
          </w:p>
        </w:tc>
        <w:tc>
          <w:tcPr>
            <w:tcW w:w="1667" w:type="pct"/>
            <w:shd w:val="clear" w:color="auto" w:fill="auto"/>
          </w:tcPr>
          <w:p w14:paraId="40AD7297" w14:textId="77777777" w:rsidR="001F5B2A" w:rsidRPr="004D620F" w:rsidRDefault="001F5B2A" w:rsidP="006A422C">
            <w:pPr>
              <w:jc w:val="both"/>
              <w:rPr>
                <w:rFonts w:ascii="Arial" w:hAnsi="Arial" w:cs="Arial"/>
                <w:sz w:val="16"/>
                <w:szCs w:val="16"/>
                <w:rPrChange w:id="3637" w:author="Locke Liu" w:date="2021-05-24T14:33:00Z">
                  <w:rPr>
                    <w:rFonts w:ascii="Segoe UI" w:hAnsi="Segoe UI" w:cs="Segoe UI"/>
                    <w:sz w:val="16"/>
                    <w:szCs w:val="16"/>
                  </w:rPr>
                </w:rPrChange>
              </w:rPr>
            </w:pPr>
            <w:r w:rsidRPr="004D620F">
              <w:rPr>
                <w:rFonts w:ascii="Arial" w:hAnsi="Arial" w:cs="Arial"/>
                <w:sz w:val="16"/>
                <w:szCs w:val="16"/>
                <w:rPrChange w:id="3638" w:author="Locke Liu" w:date="2021-05-24T14:33:00Z">
                  <w:rPr>
                    <w:rFonts w:ascii="Segoe UI" w:hAnsi="Segoe UI" w:cs="Segoe UI"/>
                    <w:sz w:val="16"/>
                    <w:szCs w:val="16"/>
                  </w:rPr>
                </w:rPrChange>
              </w:rPr>
              <w:t> </w:t>
            </w:r>
          </w:p>
        </w:tc>
      </w:tr>
      <w:tr w:rsidR="001F5B2A" w:rsidRPr="004D620F" w14:paraId="66BCCB37" w14:textId="77777777" w:rsidTr="006A422C">
        <w:trPr>
          <w:trHeight w:val="360"/>
          <w:jc w:val="center"/>
        </w:trPr>
        <w:tc>
          <w:tcPr>
            <w:tcW w:w="1389" w:type="pct"/>
            <w:shd w:val="clear" w:color="auto" w:fill="FFFFFF"/>
          </w:tcPr>
          <w:p w14:paraId="1FE6A22C" w14:textId="77777777" w:rsidR="001F5B2A" w:rsidRPr="004D620F" w:rsidRDefault="001F5B2A" w:rsidP="006A422C">
            <w:pPr>
              <w:jc w:val="both"/>
              <w:rPr>
                <w:rFonts w:ascii="Arial" w:hAnsi="Arial" w:cs="Arial"/>
                <w:b/>
                <w:bCs/>
                <w:sz w:val="16"/>
                <w:szCs w:val="16"/>
                <w:rPrChange w:id="3639" w:author="Locke Liu" w:date="2021-05-24T14:33:00Z">
                  <w:rPr>
                    <w:rFonts w:ascii="Segoe UI" w:hAnsi="Segoe UI" w:cs="Segoe UI"/>
                    <w:b/>
                    <w:bCs/>
                    <w:sz w:val="16"/>
                    <w:szCs w:val="16"/>
                  </w:rPr>
                </w:rPrChange>
              </w:rPr>
            </w:pPr>
            <w:r w:rsidRPr="004D620F">
              <w:rPr>
                <w:rFonts w:ascii="Arial" w:hAnsi="Arial" w:cs="Arial"/>
                <w:b/>
                <w:bCs/>
                <w:sz w:val="16"/>
                <w:szCs w:val="16"/>
                <w:rPrChange w:id="3640" w:author="Locke Liu" w:date="2021-05-24T14:33:00Z">
                  <w:rPr>
                    <w:rFonts w:ascii="Segoe UI" w:hAnsi="Segoe UI" w:cs="Segoe UI"/>
                    <w:b/>
                    <w:bCs/>
                    <w:sz w:val="16"/>
                    <w:szCs w:val="16"/>
                  </w:rPr>
                </w:rPrChange>
              </w:rPr>
              <w:t>Status</w:t>
            </w:r>
          </w:p>
        </w:tc>
        <w:tc>
          <w:tcPr>
            <w:tcW w:w="1944" w:type="pct"/>
            <w:shd w:val="clear" w:color="auto" w:fill="auto"/>
          </w:tcPr>
          <w:p w14:paraId="6DE83AF6" w14:textId="77777777" w:rsidR="001F5B2A" w:rsidRPr="004D620F" w:rsidRDefault="001F5B2A" w:rsidP="006A422C">
            <w:pPr>
              <w:jc w:val="both"/>
              <w:rPr>
                <w:rFonts w:ascii="Arial" w:hAnsi="Arial" w:cs="Arial"/>
                <w:sz w:val="16"/>
                <w:szCs w:val="16"/>
                <w:rPrChange w:id="3641" w:author="Locke Liu" w:date="2021-05-24T14:33:00Z">
                  <w:rPr>
                    <w:rFonts w:ascii="Segoe UI" w:hAnsi="Segoe UI" w:cs="Segoe UI"/>
                    <w:sz w:val="16"/>
                    <w:szCs w:val="16"/>
                  </w:rPr>
                </w:rPrChange>
              </w:rPr>
            </w:pPr>
            <w:r w:rsidRPr="004D620F">
              <w:rPr>
                <w:rFonts w:ascii="Arial" w:hAnsi="Arial" w:cs="Arial"/>
                <w:sz w:val="16"/>
                <w:szCs w:val="16"/>
                <w:rPrChange w:id="3642" w:author="Locke Liu" w:date="2021-05-24T14:33:00Z">
                  <w:rPr>
                    <w:rFonts w:ascii="Segoe UI" w:hAnsi="Segoe UI" w:cs="Segoe UI"/>
                    <w:sz w:val="16"/>
                    <w:szCs w:val="16"/>
                  </w:rPr>
                </w:rPrChange>
              </w:rPr>
              <w:t>closed</w:t>
            </w:r>
          </w:p>
        </w:tc>
        <w:tc>
          <w:tcPr>
            <w:tcW w:w="1667" w:type="pct"/>
            <w:shd w:val="clear" w:color="auto" w:fill="auto"/>
          </w:tcPr>
          <w:p w14:paraId="012AEC6D" w14:textId="77777777" w:rsidR="001F5B2A" w:rsidRPr="004D620F" w:rsidRDefault="001F5B2A" w:rsidP="006A422C">
            <w:pPr>
              <w:jc w:val="both"/>
              <w:rPr>
                <w:rFonts w:ascii="Arial" w:hAnsi="Arial" w:cs="Arial"/>
                <w:sz w:val="16"/>
                <w:szCs w:val="16"/>
                <w:rPrChange w:id="3643" w:author="Locke Liu" w:date="2021-05-24T14:33:00Z">
                  <w:rPr>
                    <w:rFonts w:ascii="Segoe UI" w:hAnsi="Segoe UI" w:cs="Segoe UI"/>
                    <w:sz w:val="16"/>
                    <w:szCs w:val="16"/>
                  </w:rPr>
                </w:rPrChange>
              </w:rPr>
            </w:pPr>
            <w:r w:rsidRPr="004D620F">
              <w:rPr>
                <w:rFonts w:ascii="Arial" w:hAnsi="Arial" w:cs="Arial"/>
                <w:sz w:val="16"/>
                <w:szCs w:val="16"/>
                <w:rPrChange w:id="3644" w:author="Locke Liu" w:date="2021-05-24T14:33:00Z">
                  <w:rPr>
                    <w:rFonts w:ascii="Segoe UI" w:hAnsi="Segoe UI" w:cs="Segoe UI"/>
                    <w:sz w:val="16"/>
                    <w:szCs w:val="16"/>
                  </w:rPr>
                </w:rPrChange>
              </w:rPr>
              <w:t> </w:t>
            </w:r>
          </w:p>
        </w:tc>
      </w:tr>
      <w:tr w:rsidR="001F5B2A" w:rsidRPr="004D620F" w14:paraId="6F361DBC" w14:textId="77777777" w:rsidTr="006A422C">
        <w:trPr>
          <w:trHeight w:val="480"/>
          <w:jc w:val="center"/>
        </w:trPr>
        <w:tc>
          <w:tcPr>
            <w:tcW w:w="1389" w:type="pct"/>
            <w:shd w:val="clear" w:color="auto" w:fill="FFFFFF"/>
          </w:tcPr>
          <w:p w14:paraId="73CCF0F8" w14:textId="77777777" w:rsidR="001F5B2A" w:rsidRPr="004D620F" w:rsidRDefault="001F5B2A" w:rsidP="006A422C">
            <w:pPr>
              <w:jc w:val="both"/>
              <w:rPr>
                <w:rFonts w:ascii="Arial" w:hAnsi="Arial" w:cs="Arial"/>
                <w:b/>
                <w:bCs/>
                <w:sz w:val="16"/>
                <w:szCs w:val="16"/>
                <w:rPrChange w:id="3645" w:author="Locke Liu" w:date="2021-05-24T14:33:00Z">
                  <w:rPr>
                    <w:rFonts w:ascii="Segoe UI" w:hAnsi="Segoe UI" w:cs="Segoe UI"/>
                    <w:b/>
                    <w:bCs/>
                    <w:sz w:val="16"/>
                    <w:szCs w:val="16"/>
                  </w:rPr>
                </w:rPrChange>
              </w:rPr>
            </w:pPr>
            <w:r w:rsidRPr="004D620F">
              <w:rPr>
                <w:rFonts w:ascii="Arial" w:hAnsi="Arial" w:cs="Arial"/>
                <w:b/>
                <w:bCs/>
                <w:sz w:val="16"/>
                <w:szCs w:val="16"/>
                <w:rPrChange w:id="3646" w:author="Locke Liu" w:date="2021-05-24T14:33:00Z">
                  <w:rPr>
                    <w:rFonts w:ascii="Segoe UI" w:hAnsi="Segoe UI" w:cs="Segoe UI"/>
                    <w:b/>
                    <w:bCs/>
                    <w:sz w:val="16"/>
                    <w:szCs w:val="16"/>
                  </w:rPr>
                </w:rPrChange>
              </w:rPr>
              <w:t>Assumption</w:t>
            </w:r>
          </w:p>
        </w:tc>
        <w:tc>
          <w:tcPr>
            <w:tcW w:w="1944" w:type="pct"/>
            <w:shd w:val="clear" w:color="auto" w:fill="auto"/>
          </w:tcPr>
          <w:p w14:paraId="1845464B" w14:textId="77777777" w:rsidR="001F5B2A" w:rsidRPr="004D620F" w:rsidRDefault="001F5B2A" w:rsidP="006A422C">
            <w:pPr>
              <w:rPr>
                <w:rFonts w:ascii="Arial" w:hAnsi="Arial" w:cs="Arial"/>
                <w:sz w:val="16"/>
                <w:szCs w:val="16"/>
                <w:rPrChange w:id="3647" w:author="Locke Liu" w:date="2021-05-24T14:33:00Z">
                  <w:rPr>
                    <w:rFonts w:ascii="Segoe UI" w:hAnsi="Segoe UI" w:cs="Segoe UI"/>
                    <w:sz w:val="16"/>
                    <w:szCs w:val="16"/>
                  </w:rPr>
                </w:rPrChange>
              </w:rPr>
            </w:pPr>
          </w:p>
        </w:tc>
        <w:tc>
          <w:tcPr>
            <w:tcW w:w="1667" w:type="pct"/>
            <w:shd w:val="clear" w:color="auto" w:fill="auto"/>
          </w:tcPr>
          <w:p w14:paraId="34A669D0" w14:textId="77777777" w:rsidR="001F5B2A" w:rsidRPr="004D620F" w:rsidRDefault="001F5B2A" w:rsidP="006A422C">
            <w:pPr>
              <w:rPr>
                <w:rFonts w:ascii="Arial" w:hAnsi="Arial" w:cs="Arial"/>
                <w:sz w:val="16"/>
                <w:szCs w:val="16"/>
                <w:rPrChange w:id="3648" w:author="Locke Liu" w:date="2021-05-24T14:33:00Z">
                  <w:rPr>
                    <w:rFonts w:ascii="Segoe UI" w:hAnsi="Segoe UI" w:cs="Segoe UI"/>
                    <w:sz w:val="16"/>
                    <w:szCs w:val="16"/>
                  </w:rPr>
                </w:rPrChange>
              </w:rPr>
            </w:pPr>
            <w:r w:rsidRPr="004D620F">
              <w:rPr>
                <w:rFonts w:ascii="Arial" w:hAnsi="Arial" w:cs="Arial"/>
                <w:sz w:val="16"/>
                <w:szCs w:val="16"/>
                <w:rPrChange w:id="3649" w:author="Locke Liu" w:date="2021-05-24T14:33:00Z">
                  <w:rPr>
                    <w:rFonts w:ascii="Segoe UI" w:hAnsi="Segoe UI" w:cs="Segoe UI"/>
                    <w:sz w:val="16"/>
                    <w:szCs w:val="16"/>
                  </w:rPr>
                </w:rPrChange>
              </w:rPr>
              <w:t> </w:t>
            </w:r>
          </w:p>
        </w:tc>
      </w:tr>
      <w:tr w:rsidR="001F5B2A" w:rsidRPr="004D620F" w14:paraId="6C04B983" w14:textId="77777777" w:rsidTr="006A422C">
        <w:trPr>
          <w:trHeight w:val="480"/>
          <w:jc w:val="center"/>
        </w:trPr>
        <w:tc>
          <w:tcPr>
            <w:tcW w:w="1389" w:type="pct"/>
            <w:shd w:val="clear" w:color="auto" w:fill="FFFFFF"/>
          </w:tcPr>
          <w:p w14:paraId="0A1FB8F3" w14:textId="77777777" w:rsidR="001F5B2A" w:rsidRPr="004D620F" w:rsidRDefault="001F5B2A" w:rsidP="006A422C">
            <w:pPr>
              <w:jc w:val="both"/>
              <w:rPr>
                <w:rFonts w:ascii="Arial" w:hAnsi="Arial" w:cs="Arial"/>
                <w:b/>
                <w:bCs/>
                <w:sz w:val="16"/>
                <w:szCs w:val="16"/>
                <w:rPrChange w:id="3650" w:author="Locke Liu" w:date="2021-05-24T14:33:00Z">
                  <w:rPr>
                    <w:rFonts w:ascii="Segoe UI" w:hAnsi="Segoe UI" w:cs="Segoe UI"/>
                    <w:b/>
                    <w:bCs/>
                    <w:sz w:val="16"/>
                    <w:szCs w:val="16"/>
                  </w:rPr>
                </w:rPrChange>
              </w:rPr>
            </w:pPr>
            <w:r w:rsidRPr="004D620F">
              <w:rPr>
                <w:rFonts w:ascii="Arial" w:hAnsi="Arial" w:cs="Arial"/>
                <w:b/>
                <w:bCs/>
                <w:sz w:val="16"/>
                <w:szCs w:val="16"/>
                <w:rPrChange w:id="3651" w:author="Locke Liu" w:date="2021-05-24T14:33:00Z">
                  <w:rPr>
                    <w:rFonts w:ascii="Segoe UI" w:hAnsi="Segoe UI" w:cs="Segoe UI"/>
                    <w:b/>
                    <w:bCs/>
                    <w:sz w:val="16"/>
                    <w:szCs w:val="16"/>
                  </w:rPr>
                </w:rPrChange>
              </w:rPr>
              <w:t xml:space="preserve">Alternatives </w:t>
            </w:r>
          </w:p>
        </w:tc>
        <w:tc>
          <w:tcPr>
            <w:tcW w:w="1944" w:type="pct"/>
            <w:shd w:val="clear" w:color="auto" w:fill="auto"/>
          </w:tcPr>
          <w:p w14:paraId="7E06FB4B" w14:textId="7CAD2129" w:rsidR="001F5B2A" w:rsidRPr="004D620F" w:rsidRDefault="001F5B2A">
            <w:pPr>
              <w:pStyle w:val="ListParagraph"/>
              <w:numPr>
                <w:ilvl w:val="0"/>
                <w:numId w:val="16"/>
              </w:numPr>
              <w:jc w:val="both"/>
              <w:rPr>
                <w:rFonts w:ascii="Arial" w:hAnsi="Arial" w:cs="Arial"/>
                <w:color w:val="0000FF"/>
                <w:sz w:val="16"/>
                <w:szCs w:val="16"/>
                <w:rPrChange w:id="3652" w:author="Locke Liu" w:date="2021-05-24T14:33:00Z">
                  <w:rPr>
                    <w:rFonts w:ascii="Segoe UI" w:hAnsi="Segoe UI" w:cs="Segoe UI"/>
                    <w:color w:val="0000FF"/>
                    <w:sz w:val="16"/>
                    <w:szCs w:val="16"/>
                  </w:rPr>
                </w:rPrChange>
              </w:rPr>
              <w:pPrChange w:id="3653" w:author="Locke Liu" w:date="2021-05-24T15:11:00Z">
                <w:pPr>
                  <w:pStyle w:val="ListParagraph"/>
                  <w:numPr>
                    <w:numId w:val="16"/>
                  </w:numPr>
                  <w:ind w:left="360" w:hanging="360"/>
                </w:pPr>
              </w:pPrChange>
            </w:pPr>
            <w:r w:rsidRPr="004D620F">
              <w:rPr>
                <w:rFonts w:ascii="Arial" w:hAnsi="Arial" w:cs="Arial"/>
                <w:color w:val="0000FF"/>
                <w:sz w:val="16"/>
                <w:szCs w:val="16"/>
                <w:lang w:eastAsia="zh-CN"/>
                <w:rPrChange w:id="3654" w:author="Locke Liu" w:date="2021-05-24T14:33:00Z">
                  <w:rPr>
                    <w:rFonts w:ascii="Segoe UI" w:hAnsi="Segoe UI" w:cs="Segoe UI"/>
                    <w:color w:val="0000FF"/>
                    <w:sz w:val="16"/>
                    <w:szCs w:val="16"/>
                    <w:lang w:eastAsia="zh-CN"/>
                  </w:rPr>
                </w:rPrChange>
              </w:rPr>
              <w:t xml:space="preserve">Create a network peering between </w:t>
            </w:r>
            <w:r w:rsidR="004B5AE9" w:rsidRPr="004D620F">
              <w:rPr>
                <w:rFonts w:ascii="Arial" w:hAnsi="Arial" w:cs="Arial"/>
                <w:color w:val="0000FF"/>
                <w:sz w:val="16"/>
                <w:szCs w:val="16"/>
                <w:lang w:eastAsia="zh-CN"/>
                <w:rPrChange w:id="3655" w:author="Locke Liu" w:date="2021-05-24T14:33:00Z">
                  <w:rPr>
                    <w:rFonts w:ascii="Segoe UI" w:hAnsi="Segoe UI" w:cs="Segoe UI"/>
                    <w:color w:val="0000FF"/>
                    <w:sz w:val="16"/>
                    <w:szCs w:val="16"/>
                    <w:lang w:eastAsia="zh-CN"/>
                  </w:rPr>
                </w:rPrChange>
              </w:rPr>
              <w:t xml:space="preserve">data lake </w:t>
            </w:r>
            <w:ins w:id="3656" w:author="Locke Liu" w:date="2021-05-24T15:13:00Z">
              <w:r w:rsidR="00644ABB" w:rsidRPr="00644ABB">
                <w:rPr>
                  <w:rFonts w:ascii="Arial" w:hAnsi="Arial" w:cs="Arial"/>
                  <w:color w:val="0000FF"/>
                  <w:sz w:val="16"/>
                  <w:szCs w:val="16"/>
                  <w:lang w:eastAsia="zh-CN"/>
                </w:rPr>
                <w:t>VNet</w:t>
              </w:r>
              <w:r w:rsidR="00644ABB" w:rsidRPr="00644ABB" w:rsidDel="00644ABB">
                <w:rPr>
                  <w:rFonts w:ascii="Arial" w:hAnsi="Arial" w:cs="Arial"/>
                  <w:color w:val="0000FF"/>
                  <w:sz w:val="16"/>
                  <w:szCs w:val="16"/>
                  <w:lang w:eastAsia="zh-CN"/>
                </w:rPr>
                <w:t xml:space="preserve"> </w:t>
              </w:r>
            </w:ins>
            <w:del w:id="3657" w:author="Locke Liu" w:date="2021-05-24T15:13:00Z">
              <w:r w:rsidR="004B5AE9" w:rsidRPr="004D620F" w:rsidDel="00644ABB">
                <w:rPr>
                  <w:rFonts w:ascii="Arial" w:hAnsi="Arial" w:cs="Arial"/>
                  <w:color w:val="0000FF"/>
                  <w:sz w:val="16"/>
                  <w:szCs w:val="16"/>
                  <w:lang w:eastAsia="zh-CN"/>
                  <w:rPrChange w:id="3658" w:author="Locke Liu" w:date="2021-05-24T14:33:00Z">
                    <w:rPr>
                      <w:rFonts w:ascii="Segoe UI" w:hAnsi="Segoe UI" w:cs="Segoe UI"/>
                      <w:color w:val="0000FF"/>
                      <w:sz w:val="16"/>
                      <w:szCs w:val="16"/>
                      <w:lang w:eastAsia="zh-CN"/>
                    </w:rPr>
                  </w:rPrChange>
                </w:rPr>
                <w:delText xml:space="preserve">vnet </w:delText>
              </w:r>
            </w:del>
            <w:r w:rsidR="004B5AE9" w:rsidRPr="004D620F">
              <w:rPr>
                <w:rFonts w:ascii="Arial" w:hAnsi="Arial" w:cs="Arial"/>
                <w:color w:val="0000FF"/>
                <w:sz w:val="16"/>
                <w:szCs w:val="16"/>
                <w:lang w:eastAsia="zh-CN"/>
                <w:rPrChange w:id="3659" w:author="Locke Liu" w:date="2021-05-24T14:33:00Z">
                  <w:rPr>
                    <w:rFonts w:ascii="Segoe UI" w:hAnsi="Segoe UI" w:cs="Segoe UI"/>
                    <w:color w:val="0000FF"/>
                    <w:sz w:val="16"/>
                    <w:szCs w:val="16"/>
                    <w:lang w:eastAsia="zh-CN"/>
                  </w:rPr>
                </w:rPrChange>
              </w:rPr>
              <w:t xml:space="preserve">and data source </w:t>
            </w:r>
            <w:ins w:id="3660" w:author="Locke Liu" w:date="2021-05-24T15:11:00Z">
              <w:r w:rsidR="00837EAA">
                <w:rPr>
                  <w:rFonts w:ascii="Arial" w:hAnsi="Arial" w:cs="Arial"/>
                  <w:color w:val="0000FF"/>
                  <w:sz w:val="16"/>
                  <w:szCs w:val="16"/>
                  <w:lang w:eastAsia="zh-CN"/>
                </w:rPr>
                <w:t>VN</w:t>
              </w:r>
            </w:ins>
            <w:del w:id="3661" w:author="Locke Liu" w:date="2021-05-24T15:11:00Z">
              <w:r w:rsidR="004B5AE9" w:rsidRPr="004D620F" w:rsidDel="00837EAA">
                <w:rPr>
                  <w:rFonts w:ascii="Arial" w:hAnsi="Arial" w:cs="Arial"/>
                  <w:color w:val="0000FF"/>
                  <w:sz w:val="16"/>
                  <w:szCs w:val="16"/>
                  <w:lang w:eastAsia="zh-CN"/>
                  <w:rPrChange w:id="3662" w:author="Locke Liu" w:date="2021-05-24T14:33:00Z">
                    <w:rPr>
                      <w:rFonts w:ascii="Segoe UI" w:hAnsi="Segoe UI" w:cs="Segoe UI"/>
                      <w:color w:val="0000FF"/>
                      <w:sz w:val="16"/>
                      <w:szCs w:val="16"/>
                      <w:lang w:eastAsia="zh-CN"/>
                    </w:rPr>
                  </w:rPrChange>
                </w:rPr>
                <w:delText>vn</w:delText>
              </w:r>
            </w:del>
            <w:r w:rsidR="004B5AE9" w:rsidRPr="004D620F">
              <w:rPr>
                <w:rFonts w:ascii="Arial" w:hAnsi="Arial" w:cs="Arial"/>
                <w:color w:val="0000FF"/>
                <w:sz w:val="16"/>
                <w:szCs w:val="16"/>
                <w:lang w:eastAsia="zh-CN"/>
                <w:rPrChange w:id="3663" w:author="Locke Liu" w:date="2021-05-24T14:33:00Z">
                  <w:rPr>
                    <w:rFonts w:ascii="Segoe UI" w:hAnsi="Segoe UI" w:cs="Segoe UI"/>
                    <w:color w:val="0000FF"/>
                    <w:sz w:val="16"/>
                    <w:szCs w:val="16"/>
                    <w:lang w:eastAsia="zh-CN"/>
                  </w:rPr>
                </w:rPrChange>
              </w:rPr>
              <w:t>et</w:t>
            </w:r>
          </w:p>
          <w:p w14:paraId="6D149A51" w14:textId="18DE1F2E" w:rsidR="001F5B2A" w:rsidRPr="004D620F" w:rsidRDefault="004B5AE9">
            <w:pPr>
              <w:pStyle w:val="ListParagraph"/>
              <w:numPr>
                <w:ilvl w:val="0"/>
                <w:numId w:val="16"/>
              </w:numPr>
              <w:jc w:val="both"/>
              <w:rPr>
                <w:rFonts w:ascii="Arial" w:hAnsi="Arial" w:cs="Arial"/>
                <w:color w:val="0000FF"/>
                <w:sz w:val="16"/>
                <w:szCs w:val="16"/>
                <w:rPrChange w:id="3664" w:author="Locke Liu" w:date="2021-05-24T14:33:00Z">
                  <w:rPr>
                    <w:rFonts w:ascii="Segoe UI" w:hAnsi="Segoe UI" w:cs="Segoe UI"/>
                    <w:color w:val="0000FF"/>
                    <w:sz w:val="16"/>
                    <w:szCs w:val="16"/>
                  </w:rPr>
                </w:rPrChange>
              </w:rPr>
              <w:pPrChange w:id="3665" w:author="Locke Liu" w:date="2021-05-24T15:11:00Z">
                <w:pPr>
                  <w:pStyle w:val="ListParagraph"/>
                  <w:numPr>
                    <w:numId w:val="16"/>
                  </w:numPr>
                  <w:ind w:left="360" w:hanging="360"/>
                </w:pPr>
              </w:pPrChange>
            </w:pPr>
            <w:r w:rsidRPr="004D620F">
              <w:rPr>
                <w:rFonts w:ascii="Arial" w:hAnsi="Arial" w:cs="Arial"/>
                <w:color w:val="0000FF"/>
                <w:sz w:val="16"/>
                <w:szCs w:val="16"/>
                <w:rPrChange w:id="3666" w:author="Locke Liu" w:date="2021-05-24T14:33:00Z">
                  <w:rPr>
                    <w:rFonts w:ascii="Segoe UI" w:hAnsi="Segoe UI" w:cs="Segoe UI"/>
                    <w:color w:val="0000FF"/>
                    <w:sz w:val="16"/>
                    <w:szCs w:val="16"/>
                  </w:rPr>
                </w:rPrChange>
              </w:rPr>
              <w:t>Use spoke hub network topology. Setup peering between Datasource vnet and China East</w:t>
            </w:r>
            <w:ins w:id="3667" w:author="Locke Liu" w:date="2021-05-24T15:11:00Z">
              <w:r w:rsidR="00837EAA">
                <w:rPr>
                  <w:rFonts w:ascii="Arial" w:hAnsi="Arial" w:cs="Arial"/>
                  <w:color w:val="0000FF"/>
                  <w:sz w:val="16"/>
                  <w:szCs w:val="16"/>
                </w:rPr>
                <w:t xml:space="preserve"> </w:t>
              </w:r>
            </w:ins>
            <w:r w:rsidRPr="004D620F">
              <w:rPr>
                <w:rFonts w:ascii="Arial" w:hAnsi="Arial" w:cs="Arial"/>
                <w:color w:val="0000FF"/>
                <w:sz w:val="16"/>
                <w:szCs w:val="16"/>
                <w:rPrChange w:id="3668" w:author="Locke Liu" w:date="2021-05-24T14:33:00Z">
                  <w:rPr>
                    <w:rFonts w:ascii="Segoe UI" w:hAnsi="Segoe UI" w:cs="Segoe UI"/>
                    <w:color w:val="0000FF"/>
                    <w:sz w:val="16"/>
                    <w:szCs w:val="16"/>
                  </w:rPr>
                </w:rPrChange>
              </w:rPr>
              <w:t xml:space="preserve">2 Infra </w:t>
            </w:r>
            <w:del w:id="3669" w:author="Locke Liu" w:date="2021-05-24T15:11:00Z">
              <w:r w:rsidRPr="004D620F" w:rsidDel="00837EAA">
                <w:rPr>
                  <w:rFonts w:ascii="Arial" w:hAnsi="Arial" w:cs="Arial"/>
                  <w:color w:val="0000FF"/>
                  <w:sz w:val="16"/>
                  <w:szCs w:val="16"/>
                  <w:rPrChange w:id="3670" w:author="Locke Liu" w:date="2021-05-24T14:33:00Z">
                    <w:rPr>
                      <w:rFonts w:ascii="Segoe UI" w:hAnsi="Segoe UI" w:cs="Segoe UI"/>
                      <w:color w:val="0000FF"/>
                      <w:sz w:val="16"/>
                      <w:szCs w:val="16"/>
                    </w:rPr>
                  </w:rPrChange>
                </w:rPr>
                <w:delText>vnet</w:delText>
              </w:r>
            </w:del>
            <w:ins w:id="3671" w:author="Locke Liu" w:date="2021-05-24T15:11:00Z">
              <w:r w:rsidR="00837EAA">
                <w:rPr>
                  <w:rFonts w:ascii="Arial" w:hAnsi="Arial" w:cs="Arial"/>
                  <w:color w:val="0000FF"/>
                  <w:sz w:val="16"/>
                  <w:szCs w:val="16"/>
                  <w:lang w:eastAsia="zh-CN"/>
                </w:rPr>
                <w:t xml:space="preserve"> VN</w:t>
              </w:r>
              <w:r w:rsidR="00837EAA" w:rsidRPr="003A67B7">
                <w:rPr>
                  <w:rFonts w:ascii="Arial" w:hAnsi="Arial" w:cs="Arial"/>
                  <w:color w:val="0000FF"/>
                  <w:sz w:val="16"/>
                  <w:szCs w:val="16"/>
                  <w:lang w:eastAsia="zh-CN"/>
                </w:rPr>
                <w:t>et</w:t>
              </w:r>
            </w:ins>
            <w:r w:rsidRPr="004D620F">
              <w:rPr>
                <w:rFonts w:ascii="Arial" w:hAnsi="Arial" w:cs="Arial"/>
                <w:color w:val="0000FF"/>
                <w:sz w:val="16"/>
                <w:szCs w:val="16"/>
                <w:rPrChange w:id="3672" w:author="Locke Liu" w:date="2021-05-24T14:33:00Z">
                  <w:rPr>
                    <w:rFonts w:ascii="Segoe UI" w:hAnsi="Segoe UI" w:cs="Segoe UI"/>
                    <w:color w:val="0000FF"/>
                    <w:sz w:val="16"/>
                    <w:szCs w:val="16"/>
                  </w:rPr>
                </w:rPrChange>
              </w:rPr>
              <w:t>.</w:t>
            </w:r>
            <w:ins w:id="3673" w:author="Locke Liu" w:date="2021-05-24T15:14:00Z">
              <w:r w:rsidR="00644ABB">
                <w:rPr>
                  <w:rFonts w:ascii="Arial" w:hAnsi="Arial" w:cs="Arial"/>
                  <w:color w:val="0000FF"/>
                  <w:sz w:val="16"/>
                  <w:szCs w:val="16"/>
                </w:rPr>
                <w:t xml:space="preserve"> </w:t>
              </w:r>
            </w:ins>
            <w:del w:id="3674" w:author="Locke Liu" w:date="2021-05-24T15:14:00Z">
              <w:r w:rsidRPr="004D620F" w:rsidDel="00644ABB">
                <w:rPr>
                  <w:rFonts w:ascii="Arial" w:hAnsi="Arial" w:cs="Arial"/>
                  <w:color w:val="0000FF"/>
                  <w:sz w:val="16"/>
                  <w:szCs w:val="16"/>
                  <w:rPrChange w:id="3675" w:author="Locke Liu" w:date="2021-05-24T14:33:00Z">
                    <w:rPr>
                      <w:rFonts w:ascii="Segoe UI" w:hAnsi="Segoe UI" w:cs="Segoe UI"/>
                      <w:color w:val="0000FF"/>
                      <w:sz w:val="16"/>
                      <w:szCs w:val="16"/>
                    </w:rPr>
                  </w:rPrChange>
                </w:rPr>
                <w:delText xml:space="preserve"> </w:delText>
              </w:r>
            </w:del>
            <w:r w:rsidRPr="004D620F">
              <w:rPr>
                <w:rFonts w:ascii="Arial" w:hAnsi="Arial" w:cs="Arial"/>
                <w:color w:val="0000FF"/>
                <w:sz w:val="16"/>
                <w:szCs w:val="16"/>
                <w:rPrChange w:id="3676" w:author="Locke Liu" w:date="2021-05-24T14:33:00Z">
                  <w:rPr>
                    <w:rFonts w:ascii="Segoe UI" w:hAnsi="Segoe UI" w:cs="Segoe UI"/>
                    <w:color w:val="0000FF"/>
                    <w:sz w:val="16"/>
                    <w:szCs w:val="16"/>
                  </w:rPr>
                </w:rPrChange>
              </w:rPr>
              <w:t>Then setup peering between</w:t>
            </w:r>
            <w:ins w:id="3677" w:author="Locke Liu" w:date="2021-05-24T15:11:00Z">
              <w:r w:rsidR="004D7372">
                <w:rPr>
                  <w:rFonts w:ascii="Arial" w:hAnsi="Arial" w:cs="Arial"/>
                  <w:color w:val="0000FF"/>
                  <w:sz w:val="16"/>
                  <w:szCs w:val="16"/>
                </w:rPr>
                <w:t xml:space="preserve"> Azure</w:t>
              </w:r>
            </w:ins>
            <w:r w:rsidRPr="004D620F">
              <w:rPr>
                <w:rFonts w:ascii="Arial" w:hAnsi="Arial" w:cs="Arial"/>
                <w:color w:val="0000FF"/>
                <w:sz w:val="16"/>
                <w:szCs w:val="16"/>
                <w:rPrChange w:id="3678" w:author="Locke Liu" w:date="2021-05-24T14:33:00Z">
                  <w:rPr>
                    <w:rFonts w:ascii="Segoe UI" w:hAnsi="Segoe UI" w:cs="Segoe UI"/>
                    <w:color w:val="0000FF"/>
                    <w:sz w:val="16"/>
                    <w:szCs w:val="16"/>
                  </w:rPr>
                </w:rPrChange>
              </w:rPr>
              <w:t xml:space="preserve"> Datalake </w:t>
            </w:r>
            <w:ins w:id="3679" w:author="Locke Liu" w:date="2021-05-24T15:11:00Z">
              <w:r w:rsidR="0034407B">
                <w:rPr>
                  <w:rFonts w:ascii="Arial" w:hAnsi="Arial" w:cs="Arial"/>
                  <w:color w:val="0000FF"/>
                  <w:sz w:val="16"/>
                  <w:szCs w:val="16"/>
                  <w:lang w:eastAsia="zh-CN"/>
                </w:rPr>
                <w:t>VN</w:t>
              </w:r>
              <w:r w:rsidR="0034407B" w:rsidRPr="003A67B7">
                <w:rPr>
                  <w:rFonts w:ascii="Arial" w:hAnsi="Arial" w:cs="Arial"/>
                  <w:color w:val="0000FF"/>
                  <w:sz w:val="16"/>
                  <w:szCs w:val="16"/>
                  <w:lang w:eastAsia="zh-CN"/>
                </w:rPr>
                <w:t>et</w:t>
              </w:r>
              <w:r w:rsidR="0034407B" w:rsidRPr="004D620F" w:rsidDel="0034407B">
                <w:rPr>
                  <w:rFonts w:ascii="Arial" w:hAnsi="Arial" w:cs="Arial"/>
                  <w:color w:val="0000FF"/>
                  <w:sz w:val="16"/>
                  <w:szCs w:val="16"/>
                </w:rPr>
                <w:t xml:space="preserve"> </w:t>
              </w:r>
            </w:ins>
            <w:del w:id="3680" w:author="Locke Liu" w:date="2021-05-24T15:11:00Z">
              <w:r w:rsidRPr="004D620F" w:rsidDel="0034407B">
                <w:rPr>
                  <w:rFonts w:ascii="Arial" w:hAnsi="Arial" w:cs="Arial"/>
                  <w:color w:val="0000FF"/>
                  <w:sz w:val="16"/>
                  <w:szCs w:val="16"/>
                  <w:rPrChange w:id="3681" w:author="Locke Liu" w:date="2021-05-24T14:33:00Z">
                    <w:rPr>
                      <w:rFonts w:ascii="Segoe UI" w:hAnsi="Segoe UI" w:cs="Segoe UI"/>
                      <w:color w:val="0000FF"/>
                      <w:sz w:val="16"/>
                      <w:szCs w:val="16"/>
                    </w:rPr>
                  </w:rPrChange>
                </w:rPr>
                <w:delText xml:space="preserve">Vnet </w:delText>
              </w:r>
            </w:del>
            <w:r w:rsidRPr="004D620F">
              <w:rPr>
                <w:rFonts w:ascii="Arial" w:hAnsi="Arial" w:cs="Arial"/>
                <w:color w:val="0000FF"/>
                <w:sz w:val="16"/>
                <w:szCs w:val="16"/>
                <w:rPrChange w:id="3682" w:author="Locke Liu" w:date="2021-05-24T14:33:00Z">
                  <w:rPr>
                    <w:rFonts w:ascii="Segoe UI" w:hAnsi="Segoe UI" w:cs="Segoe UI"/>
                    <w:color w:val="0000FF"/>
                    <w:sz w:val="16"/>
                    <w:szCs w:val="16"/>
                  </w:rPr>
                </w:rPrChange>
              </w:rPr>
              <w:t xml:space="preserve">and China East2 infra </w:t>
            </w:r>
            <w:ins w:id="3683" w:author="Locke Liu" w:date="2021-05-24T15:11:00Z">
              <w:r w:rsidR="0034407B">
                <w:rPr>
                  <w:rFonts w:ascii="Arial" w:hAnsi="Arial" w:cs="Arial"/>
                  <w:color w:val="0000FF"/>
                  <w:sz w:val="16"/>
                  <w:szCs w:val="16"/>
                  <w:lang w:eastAsia="zh-CN"/>
                </w:rPr>
                <w:t>VN</w:t>
              </w:r>
              <w:r w:rsidR="0034407B" w:rsidRPr="003A67B7">
                <w:rPr>
                  <w:rFonts w:ascii="Arial" w:hAnsi="Arial" w:cs="Arial"/>
                  <w:color w:val="0000FF"/>
                  <w:sz w:val="16"/>
                  <w:szCs w:val="16"/>
                  <w:lang w:eastAsia="zh-CN"/>
                </w:rPr>
                <w:t>et</w:t>
              </w:r>
            </w:ins>
            <w:del w:id="3684" w:author="Locke Liu" w:date="2021-05-24T15:11:00Z">
              <w:r w:rsidRPr="004D620F" w:rsidDel="0034407B">
                <w:rPr>
                  <w:rFonts w:ascii="Arial" w:hAnsi="Arial" w:cs="Arial"/>
                  <w:color w:val="0000FF"/>
                  <w:sz w:val="16"/>
                  <w:szCs w:val="16"/>
                  <w:rPrChange w:id="3685" w:author="Locke Liu" w:date="2021-05-24T14:33:00Z">
                    <w:rPr>
                      <w:rFonts w:ascii="Segoe UI" w:hAnsi="Segoe UI" w:cs="Segoe UI"/>
                      <w:color w:val="0000FF"/>
                      <w:sz w:val="16"/>
                      <w:szCs w:val="16"/>
                    </w:rPr>
                  </w:rPrChange>
                </w:rPr>
                <w:delText>vnet</w:delText>
              </w:r>
            </w:del>
          </w:p>
        </w:tc>
        <w:tc>
          <w:tcPr>
            <w:tcW w:w="1667" w:type="pct"/>
            <w:shd w:val="clear" w:color="auto" w:fill="auto"/>
          </w:tcPr>
          <w:p w14:paraId="4A70FF73" w14:textId="4D23EA93" w:rsidR="001F5B2A" w:rsidRPr="004D620F" w:rsidRDefault="001F5B2A" w:rsidP="006A422C">
            <w:pPr>
              <w:jc w:val="both"/>
              <w:rPr>
                <w:rFonts w:ascii="Arial" w:hAnsi="Arial" w:cs="Arial"/>
                <w:sz w:val="16"/>
                <w:szCs w:val="16"/>
                <w:rPrChange w:id="3686" w:author="Locke Liu" w:date="2021-05-24T14:33:00Z">
                  <w:rPr>
                    <w:rFonts w:ascii="Segoe UI" w:hAnsi="Segoe UI" w:cs="Segoe UI"/>
                    <w:sz w:val="16"/>
                    <w:szCs w:val="16"/>
                  </w:rPr>
                </w:rPrChange>
              </w:rPr>
            </w:pPr>
          </w:p>
        </w:tc>
      </w:tr>
      <w:tr w:rsidR="001F5B2A" w:rsidRPr="004D620F" w14:paraId="154D85E7" w14:textId="77777777" w:rsidTr="006A422C">
        <w:trPr>
          <w:trHeight w:val="870"/>
          <w:jc w:val="center"/>
        </w:trPr>
        <w:tc>
          <w:tcPr>
            <w:tcW w:w="1389" w:type="pct"/>
            <w:shd w:val="clear" w:color="auto" w:fill="FFFFFF"/>
          </w:tcPr>
          <w:p w14:paraId="0C4DD586" w14:textId="77777777" w:rsidR="001F5B2A" w:rsidRPr="004D620F" w:rsidRDefault="001F5B2A" w:rsidP="006A422C">
            <w:pPr>
              <w:jc w:val="both"/>
              <w:rPr>
                <w:rFonts w:ascii="Arial" w:hAnsi="Arial" w:cs="Arial"/>
                <w:b/>
                <w:bCs/>
                <w:sz w:val="16"/>
                <w:szCs w:val="16"/>
                <w:rPrChange w:id="3687" w:author="Locke Liu" w:date="2021-05-24T14:33:00Z">
                  <w:rPr>
                    <w:rFonts w:ascii="Segoe UI" w:hAnsi="Segoe UI" w:cs="Segoe UI"/>
                    <w:b/>
                    <w:bCs/>
                    <w:sz w:val="16"/>
                    <w:szCs w:val="16"/>
                  </w:rPr>
                </w:rPrChange>
              </w:rPr>
            </w:pPr>
            <w:r w:rsidRPr="004D620F">
              <w:rPr>
                <w:rFonts w:ascii="Arial" w:hAnsi="Arial" w:cs="Arial"/>
                <w:b/>
                <w:bCs/>
                <w:sz w:val="16"/>
                <w:szCs w:val="16"/>
                <w:rPrChange w:id="3688" w:author="Locke Liu" w:date="2021-05-24T14:33:00Z">
                  <w:rPr>
                    <w:rFonts w:ascii="Segoe UI" w:hAnsi="Segoe UI" w:cs="Segoe UI"/>
                    <w:b/>
                    <w:bCs/>
                    <w:sz w:val="16"/>
                    <w:szCs w:val="16"/>
                  </w:rPr>
                </w:rPrChange>
              </w:rPr>
              <w:t>Decision</w:t>
            </w:r>
          </w:p>
        </w:tc>
        <w:tc>
          <w:tcPr>
            <w:tcW w:w="1944" w:type="pct"/>
            <w:shd w:val="clear" w:color="auto" w:fill="auto"/>
          </w:tcPr>
          <w:p w14:paraId="21051DC5" w14:textId="6E5460FD" w:rsidR="001F5B2A" w:rsidRPr="004D620F" w:rsidRDefault="001F5B2A" w:rsidP="006A422C">
            <w:pPr>
              <w:jc w:val="both"/>
              <w:rPr>
                <w:rFonts w:ascii="Arial" w:hAnsi="Arial" w:cs="Arial"/>
                <w:b/>
                <w:bCs/>
                <w:color w:val="0000FF"/>
                <w:sz w:val="16"/>
                <w:szCs w:val="16"/>
                <w:rPrChange w:id="3689" w:author="Locke Liu" w:date="2021-05-24T14:33:00Z">
                  <w:rPr>
                    <w:rFonts w:ascii="Segoe UI" w:hAnsi="Segoe UI" w:cs="Segoe UI"/>
                    <w:b/>
                    <w:bCs/>
                    <w:color w:val="0000FF"/>
                    <w:sz w:val="16"/>
                    <w:szCs w:val="16"/>
                  </w:rPr>
                </w:rPrChange>
              </w:rPr>
            </w:pPr>
            <w:r w:rsidRPr="004D620F">
              <w:rPr>
                <w:rFonts w:ascii="Arial" w:hAnsi="Arial" w:cs="Arial"/>
                <w:b/>
                <w:bCs/>
                <w:color w:val="0000FF"/>
                <w:sz w:val="16"/>
                <w:szCs w:val="16"/>
                <w:rPrChange w:id="3690" w:author="Locke Liu" w:date="2021-05-24T14:33:00Z">
                  <w:rPr>
                    <w:rFonts w:ascii="Segoe UI" w:hAnsi="Segoe UI" w:cs="Segoe UI"/>
                    <w:b/>
                    <w:bCs/>
                    <w:color w:val="0000FF"/>
                    <w:sz w:val="16"/>
                    <w:szCs w:val="16"/>
                  </w:rPr>
                </w:rPrChange>
              </w:rPr>
              <w:t xml:space="preserve"> Alternative </w:t>
            </w:r>
            <w:r w:rsidR="004B5AE9" w:rsidRPr="004D620F">
              <w:rPr>
                <w:rFonts w:ascii="Arial" w:hAnsi="Arial" w:cs="Arial"/>
                <w:b/>
                <w:bCs/>
                <w:color w:val="0000FF"/>
                <w:sz w:val="16"/>
                <w:szCs w:val="16"/>
                <w:rPrChange w:id="3691" w:author="Locke Liu" w:date="2021-05-24T14:33:00Z">
                  <w:rPr>
                    <w:rFonts w:ascii="Segoe UI" w:hAnsi="Segoe UI" w:cs="Segoe UI"/>
                    <w:b/>
                    <w:bCs/>
                    <w:color w:val="0000FF"/>
                    <w:sz w:val="16"/>
                    <w:szCs w:val="16"/>
                  </w:rPr>
                </w:rPrChange>
              </w:rPr>
              <w:t>2</w:t>
            </w:r>
          </w:p>
        </w:tc>
        <w:tc>
          <w:tcPr>
            <w:tcW w:w="1667" w:type="pct"/>
            <w:shd w:val="clear" w:color="auto" w:fill="auto"/>
          </w:tcPr>
          <w:p w14:paraId="5C53C8DC" w14:textId="77777777" w:rsidR="001F5B2A" w:rsidRPr="004D620F" w:rsidRDefault="001F5B2A" w:rsidP="006A422C">
            <w:pPr>
              <w:jc w:val="both"/>
              <w:rPr>
                <w:rFonts w:ascii="Arial" w:hAnsi="Arial" w:cs="Arial"/>
                <w:sz w:val="16"/>
                <w:szCs w:val="16"/>
                <w:rPrChange w:id="3692" w:author="Locke Liu" w:date="2021-05-24T14:33:00Z">
                  <w:rPr>
                    <w:rFonts w:ascii="Segoe UI" w:hAnsi="Segoe UI" w:cs="Segoe UI"/>
                    <w:sz w:val="16"/>
                    <w:szCs w:val="16"/>
                  </w:rPr>
                </w:rPrChange>
              </w:rPr>
            </w:pPr>
            <w:r w:rsidRPr="004D620F">
              <w:rPr>
                <w:rFonts w:ascii="Arial" w:hAnsi="Arial" w:cs="Arial"/>
                <w:sz w:val="16"/>
                <w:szCs w:val="16"/>
                <w:rPrChange w:id="3693" w:author="Locke Liu" w:date="2021-05-24T14:33:00Z">
                  <w:rPr>
                    <w:rFonts w:ascii="Segoe UI" w:hAnsi="Segoe UI" w:cs="Segoe UI"/>
                    <w:sz w:val="16"/>
                    <w:szCs w:val="16"/>
                  </w:rPr>
                </w:rPrChange>
              </w:rPr>
              <w:t> </w:t>
            </w:r>
          </w:p>
        </w:tc>
      </w:tr>
      <w:tr w:rsidR="001F5B2A" w:rsidRPr="004D620F" w14:paraId="11C13961" w14:textId="77777777" w:rsidTr="006A422C">
        <w:trPr>
          <w:trHeight w:val="389"/>
          <w:jc w:val="center"/>
        </w:trPr>
        <w:tc>
          <w:tcPr>
            <w:tcW w:w="1389" w:type="pct"/>
            <w:vMerge w:val="restart"/>
            <w:shd w:val="clear" w:color="auto" w:fill="FFFFFF"/>
          </w:tcPr>
          <w:p w14:paraId="5A16AA8F" w14:textId="77777777" w:rsidR="001F5B2A" w:rsidRPr="004D620F" w:rsidRDefault="001F5B2A" w:rsidP="006A422C">
            <w:pPr>
              <w:jc w:val="both"/>
              <w:rPr>
                <w:rFonts w:ascii="Arial" w:hAnsi="Arial" w:cs="Arial"/>
                <w:b/>
                <w:bCs/>
                <w:sz w:val="16"/>
                <w:szCs w:val="16"/>
                <w:rPrChange w:id="3694" w:author="Locke Liu" w:date="2021-05-24T14:33:00Z">
                  <w:rPr>
                    <w:rFonts w:ascii="Segoe UI" w:hAnsi="Segoe UI" w:cs="Segoe UI"/>
                    <w:b/>
                    <w:bCs/>
                    <w:sz w:val="16"/>
                    <w:szCs w:val="16"/>
                  </w:rPr>
                </w:rPrChange>
              </w:rPr>
            </w:pPr>
            <w:r w:rsidRPr="004D620F">
              <w:rPr>
                <w:rFonts w:ascii="Arial" w:hAnsi="Arial" w:cs="Arial"/>
                <w:b/>
                <w:bCs/>
                <w:sz w:val="16"/>
                <w:szCs w:val="16"/>
                <w:rPrChange w:id="3695" w:author="Locke Liu" w:date="2021-05-24T14:33:00Z">
                  <w:rPr>
                    <w:rFonts w:ascii="Segoe UI" w:hAnsi="Segoe UI" w:cs="Segoe UI"/>
                    <w:b/>
                    <w:bCs/>
                    <w:sz w:val="16"/>
                    <w:szCs w:val="16"/>
                  </w:rPr>
                </w:rPrChange>
              </w:rPr>
              <w:lastRenderedPageBreak/>
              <w:t>Justification</w:t>
            </w:r>
          </w:p>
        </w:tc>
        <w:tc>
          <w:tcPr>
            <w:tcW w:w="1944" w:type="pct"/>
            <w:vMerge w:val="restart"/>
            <w:shd w:val="clear" w:color="auto" w:fill="auto"/>
          </w:tcPr>
          <w:p w14:paraId="329A2045" w14:textId="22877B39" w:rsidR="001F5B2A" w:rsidRPr="004D620F" w:rsidRDefault="004B5AE9" w:rsidP="00C54921">
            <w:pPr>
              <w:pStyle w:val="ListParagraph"/>
              <w:numPr>
                <w:ilvl w:val="0"/>
                <w:numId w:val="17"/>
              </w:numPr>
              <w:jc w:val="both"/>
              <w:rPr>
                <w:rFonts w:ascii="Arial" w:hAnsi="Arial" w:cs="Arial"/>
                <w:sz w:val="16"/>
                <w:szCs w:val="16"/>
                <w:rPrChange w:id="3696" w:author="Locke Liu" w:date="2021-05-24T14:33:00Z">
                  <w:rPr>
                    <w:rFonts w:ascii="Segoe UI" w:hAnsi="Segoe UI" w:cs="Segoe UI"/>
                    <w:sz w:val="16"/>
                    <w:szCs w:val="16"/>
                  </w:rPr>
                </w:rPrChange>
              </w:rPr>
            </w:pPr>
            <w:r w:rsidRPr="004D620F">
              <w:rPr>
                <w:rFonts w:ascii="Arial" w:hAnsi="Arial" w:cs="Arial"/>
                <w:sz w:val="16"/>
                <w:szCs w:val="16"/>
                <w:rPrChange w:id="3697" w:author="Locke Liu" w:date="2021-05-24T14:33:00Z">
                  <w:rPr>
                    <w:rFonts w:ascii="Segoe UI" w:hAnsi="Segoe UI" w:cs="Segoe UI"/>
                    <w:sz w:val="16"/>
                    <w:szCs w:val="16"/>
                  </w:rPr>
                </w:rPrChange>
              </w:rPr>
              <w:t>Spoke-hub topology is the network connectivity standard to bridge different vnet</w:t>
            </w:r>
          </w:p>
          <w:p w14:paraId="428F0F80" w14:textId="04CD7C05" w:rsidR="004B5AE9" w:rsidRPr="004D620F" w:rsidDel="002B6C5E" w:rsidRDefault="004B5AE9" w:rsidP="00C54921">
            <w:pPr>
              <w:pStyle w:val="ListParagraph"/>
              <w:numPr>
                <w:ilvl w:val="0"/>
                <w:numId w:val="17"/>
              </w:numPr>
              <w:jc w:val="both"/>
              <w:rPr>
                <w:del w:id="3698" w:author="Locke Liu" w:date="2021-05-24T15:14:00Z"/>
                <w:rFonts w:ascii="Arial" w:hAnsi="Arial" w:cs="Arial"/>
                <w:sz w:val="16"/>
                <w:szCs w:val="16"/>
                <w:rPrChange w:id="3699" w:author="Locke Liu" w:date="2021-05-24T14:33:00Z">
                  <w:rPr>
                    <w:del w:id="3700" w:author="Locke Liu" w:date="2021-05-24T15:14:00Z"/>
                    <w:rFonts w:ascii="Segoe UI" w:hAnsi="Segoe UI" w:cs="Segoe UI"/>
                    <w:sz w:val="16"/>
                    <w:szCs w:val="16"/>
                  </w:rPr>
                </w:rPrChange>
              </w:rPr>
            </w:pPr>
            <w:r w:rsidRPr="004D620F">
              <w:rPr>
                <w:rFonts w:ascii="Arial" w:hAnsi="Arial" w:cs="Arial"/>
                <w:sz w:val="16"/>
                <w:szCs w:val="16"/>
                <w:rPrChange w:id="3701" w:author="Locke Liu" w:date="2021-05-24T14:33:00Z">
                  <w:rPr>
                    <w:rFonts w:ascii="Segoe UI" w:hAnsi="Segoe UI" w:cs="Segoe UI"/>
                    <w:sz w:val="16"/>
                    <w:szCs w:val="16"/>
                  </w:rPr>
                </w:rPrChange>
              </w:rPr>
              <w:t xml:space="preserve">All traffic cross security zone and </w:t>
            </w:r>
            <w:del w:id="3702" w:author="Locke Liu" w:date="2021-05-24T15:14:00Z">
              <w:r w:rsidRPr="004D620F" w:rsidDel="0015605C">
                <w:rPr>
                  <w:rFonts w:ascii="Arial" w:hAnsi="Arial" w:cs="Arial"/>
                  <w:sz w:val="16"/>
                  <w:szCs w:val="16"/>
                  <w:rPrChange w:id="3703" w:author="Locke Liu" w:date="2021-05-24T14:33:00Z">
                    <w:rPr>
                      <w:rFonts w:ascii="Segoe UI" w:hAnsi="Segoe UI" w:cs="Segoe UI"/>
                      <w:sz w:val="16"/>
                      <w:szCs w:val="16"/>
                    </w:rPr>
                  </w:rPrChange>
                </w:rPr>
                <w:delText xml:space="preserve">vnet </w:delText>
              </w:r>
            </w:del>
            <w:ins w:id="3704" w:author="Locke Liu" w:date="2021-05-24T15:14:00Z">
              <w:r w:rsidR="0015605C">
                <w:rPr>
                  <w:rFonts w:ascii="Arial" w:hAnsi="Arial" w:cs="Arial"/>
                  <w:sz w:val="16"/>
                  <w:szCs w:val="16"/>
                </w:rPr>
                <w:t>VNet</w:t>
              </w:r>
              <w:r w:rsidR="0015605C" w:rsidRPr="004D620F">
                <w:rPr>
                  <w:rFonts w:ascii="Arial" w:hAnsi="Arial" w:cs="Arial"/>
                  <w:sz w:val="16"/>
                  <w:szCs w:val="16"/>
                  <w:rPrChange w:id="3705" w:author="Locke Liu" w:date="2021-05-24T14:33:00Z">
                    <w:rPr>
                      <w:rFonts w:ascii="Segoe UI" w:hAnsi="Segoe UI" w:cs="Segoe UI"/>
                      <w:sz w:val="16"/>
                      <w:szCs w:val="16"/>
                    </w:rPr>
                  </w:rPrChange>
                </w:rPr>
                <w:t xml:space="preserve"> </w:t>
              </w:r>
            </w:ins>
            <w:r w:rsidRPr="004D620F">
              <w:rPr>
                <w:rFonts w:ascii="Arial" w:hAnsi="Arial" w:cs="Arial"/>
                <w:sz w:val="16"/>
                <w:szCs w:val="16"/>
                <w:rPrChange w:id="3706" w:author="Locke Liu" w:date="2021-05-24T14:33:00Z">
                  <w:rPr>
                    <w:rFonts w:ascii="Segoe UI" w:hAnsi="Segoe UI" w:cs="Segoe UI"/>
                    <w:sz w:val="16"/>
                    <w:szCs w:val="16"/>
                  </w:rPr>
                </w:rPrChange>
              </w:rPr>
              <w:t>can be monitor</w:t>
            </w:r>
            <w:ins w:id="3707" w:author="Locke Liu" w:date="2021-05-24T15:14:00Z">
              <w:r w:rsidR="00E9597D">
                <w:rPr>
                  <w:rFonts w:ascii="Arial" w:hAnsi="Arial" w:cs="Arial"/>
                  <w:sz w:val="16"/>
                  <w:szCs w:val="16"/>
                </w:rPr>
                <w:t>ed</w:t>
              </w:r>
            </w:ins>
            <w:r w:rsidRPr="004D620F">
              <w:rPr>
                <w:rFonts w:ascii="Arial" w:hAnsi="Arial" w:cs="Arial"/>
                <w:sz w:val="16"/>
                <w:szCs w:val="16"/>
                <w:rPrChange w:id="3708" w:author="Locke Liu" w:date="2021-05-24T14:33:00Z">
                  <w:rPr>
                    <w:rFonts w:ascii="Segoe UI" w:hAnsi="Segoe UI" w:cs="Segoe UI"/>
                    <w:sz w:val="16"/>
                    <w:szCs w:val="16"/>
                  </w:rPr>
                </w:rPrChange>
              </w:rPr>
              <w:t xml:space="preserve"> and controlled by Azure firewall</w:t>
            </w:r>
          </w:p>
          <w:p w14:paraId="5DD4B541" w14:textId="77777777" w:rsidR="001F5B2A" w:rsidRPr="002B6C5E" w:rsidRDefault="001F5B2A">
            <w:pPr>
              <w:pStyle w:val="ListParagraph"/>
              <w:numPr>
                <w:ilvl w:val="0"/>
                <w:numId w:val="17"/>
              </w:numPr>
              <w:jc w:val="both"/>
              <w:rPr>
                <w:rFonts w:ascii="Arial" w:hAnsi="Arial" w:cs="Arial"/>
                <w:sz w:val="16"/>
                <w:szCs w:val="16"/>
                <w:rPrChange w:id="3709" w:author="Locke Liu" w:date="2021-05-24T15:14:00Z">
                  <w:rPr>
                    <w:rFonts w:ascii="Segoe UI" w:hAnsi="Segoe UI" w:cs="Segoe UI"/>
                    <w:sz w:val="16"/>
                    <w:szCs w:val="16"/>
                  </w:rPr>
                </w:rPrChange>
              </w:rPr>
              <w:pPrChange w:id="3710" w:author="Locke Liu" w:date="2021-05-24T15:14:00Z">
                <w:pPr>
                  <w:jc w:val="both"/>
                </w:pPr>
              </w:pPrChange>
            </w:pPr>
          </w:p>
        </w:tc>
        <w:tc>
          <w:tcPr>
            <w:tcW w:w="1667" w:type="pct"/>
            <w:vMerge w:val="restart"/>
            <w:shd w:val="clear" w:color="auto" w:fill="auto"/>
          </w:tcPr>
          <w:p w14:paraId="443A75AD" w14:textId="77777777" w:rsidR="001F5B2A" w:rsidRPr="004D620F" w:rsidRDefault="001F5B2A" w:rsidP="006A422C">
            <w:pPr>
              <w:jc w:val="both"/>
              <w:rPr>
                <w:rFonts w:ascii="Arial" w:hAnsi="Arial" w:cs="Arial"/>
                <w:sz w:val="16"/>
                <w:szCs w:val="16"/>
                <w:rPrChange w:id="3711" w:author="Locke Liu" w:date="2021-05-24T14:33:00Z">
                  <w:rPr>
                    <w:rFonts w:ascii="Segoe UI" w:hAnsi="Segoe UI" w:cs="Segoe UI"/>
                    <w:sz w:val="16"/>
                    <w:szCs w:val="16"/>
                  </w:rPr>
                </w:rPrChange>
              </w:rPr>
            </w:pPr>
            <w:r w:rsidRPr="004D620F">
              <w:rPr>
                <w:rFonts w:ascii="Arial" w:hAnsi="Arial" w:cs="Arial"/>
                <w:sz w:val="16"/>
                <w:szCs w:val="16"/>
                <w:rPrChange w:id="3712" w:author="Locke Liu" w:date="2021-05-24T14:33:00Z">
                  <w:rPr>
                    <w:rFonts w:ascii="Segoe UI" w:hAnsi="Segoe UI" w:cs="Segoe UI"/>
                    <w:sz w:val="16"/>
                    <w:szCs w:val="16"/>
                  </w:rPr>
                </w:rPrChange>
              </w:rPr>
              <w:t> </w:t>
            </w:r>
          </w:p>
        </w:tc>
      </w:tr>
      <w:tr w:rsidR="001F5B2A" w:rsidRPr="004D620F" w14:paraId="3EF6F5E8" w14:textId="77777777" w:rsidTr="006A422C">
        <w:trPr>
          <w:trHeight w:val="389"/>
          <w:jc w:val="center"/>
        </w:trPr>
        <w:tc>
          <w:tcPr>
            <w:tcW w:w="1389" w:type="pct"/>
            <w:vMerge/>
            <w:vAlign w:val="center"/>
          </w:tcPr>
          <w:p w14:paraId="3CC2F550" w14:textId="77777777" w:rsidR="001F5B2A" w:rsidRPr="004D620F" w:rsidRDefault="001F5B2A" w:rsidP="006A422C">
            <w:pPr>
              <w:rPr>
                <w:rFonts w:ascii="Arial" w:hAnsi="Arial" w:cs="Arial"/>
                <w:b/>
                <w:bCs/>
                <w:sz w:val="16"/>
                <w:szCs w:val="16"/>
                <w:rPrChange w:id="3713" w:author="Locke Liu" w:date="2021-05-24T14:33:00Z">
                  <w:rPr>
                    <w:rFonts w:ascii="Segoe UI" w:hAnsi="Segoe UI" w:cs="Segoe UI"/>
                    <w:b/>
                    <w:bCs/>
                    <w:sz w:val="16"/>
                    <w:szCs w:val="16"/>
                  </w:rPr>
                </w:rPrChange>
              </w:rPr>
            </w:pPr>
          </w:p>
        </w:tc>
        <w:tc>
          <w:tcPr>
            <w:tcW w:w="1944" w:type="pct"/>
            <w:vMerge/>
            <w:vAlign w:val="center"/>
          </w:tcPr>
          <w:p w14:paraId="1E49C4F2" w14:textId="77777777" w:rsidR="001F5B2A" w:rsidRPr="004D620F" w:rsidRDefault="001F5B2A" w:rsidP="006A422C">
            <w:pPr>
              <w:rPr>
                <w:rFonts w:ascii="Arial" w:hAnsi="Arial" w:cs="Arial"/>
                <w:sz w:val="16"/>
                <w:szCs w:val="16"/>
                <w:rPrChange w:id="3714" w:author="Locke Liu" w:date="2021-05-24T14:33:00Z">
                  <w:rPr>
                    <w:rFonts w:ascii="Segoe UI" w:hAnsi="Segoe UI" w:cs="Segoe UI"/>
                    <w:sz w:val="16"/>
                    <w:szCs w:val="16"/>
                  </w:rPr>
                </w:rPrChange>
              </w:rPr>
            </w:pPr>
          </w:p>
        </w:tc>
        <w:tc>
          <w:tcPr>
            <w:tcW w:w="1667" w:type="pct"/>
            <w:vMerge/>
            <w:vAlign w:val="center"/>
          </w:tcPr>
          <w:p w14:paraId="0F154B50" w14:textId="77777777" w:rsidR="001F5B2A" w:rsidRPr="004D620F" w:rsidRDefault="001F5B2A" w:rsidP="006A422C">
            <w:pPr>
              <w:rPr>
                <w:rFonts w:ascii="Arial" w:hAnsi="Arial" w:cs="Arial"/>
                <w:sz w:val="16"/>
                <w:szCs w:val="16"/>
                <w:rPrChange w:id="3715" w:author="Locke Liu" w:date="2021-05-24T14:33:00Z">
                  <w:rPr>
                    <w:rFonts w:ascii="Segoe UI" w:hAnsi="Segoe UI" w:cs="Segoe UI"/>
                    <w:sz w:val="16"/>
                    <w:szCs w:val="16"/>
                  </w:rPr>
                </w:rPrChange>
              </w:rPr>
            </w:pPr>
          </w:p>
        </w:tc>
      </w:tr>
      <w:tr w:rsidR="001F5B2A" w:rsidRPr="004D620F" w14:paraId="3BF5E6BA" w14:textId="77777777" w:rsidTr="006A422C">
        <w:trPr>
          <w:trHeight w:val="389"/>
          <w:jc w:val="center"/>
        </w:trPr>
        <w:tc>
          <w:tcPr>
            <w:tcW w:w="1389" w:type="pct"/>
            <w:vMerge/>
            <w:vAlign w:val="center"/>
          </w:tcPr>
          <w:p w14:paraId="2344A7D0" w14:textId="77777777" w:rsidR="001F5B2A" w:rsidRPr="004D620F" w:rsidRDefault="001F5B2A" w:rsidP="006A422C">
            <w:pPr>
              <w:rPr>
                <w:rFonts w:ascii="Arial" w:hAnsi="Arial" w:cs="Arial"/>
                <w:b/>
                <w:bCs/>
                <w:sz w:val="16"/>
                <w:szCs w:val="16"/>
                <w:rPrChange w:id="3716" w:author="Locke Liu" w:date="2021-05-24T14:33:00Z">
                  <w:rPr>
                    <w:rFonts w:ascii="Segoe UI" w:hAnsi="Segoe UI" w:cs="Segoe UI"/>
                    <w:b/>
                    <w:bCs/>
                    <w:sz w:val="16"/>
                    <w:szCs w:val="16"/>
                  </w:rPr>
                </w:rPrChange>
              </w:rPr>
            </w:pPr>
          </w:p>
        </w:tc>
        <w:tc>
          <w:tcPr>
            <w:tcW w:w="1944" w:type="pct"/>
            <w:vMerge/>
            <w:vAlign w:val="center"/>
          </w:tcPr>
          <w:p w14:paraId="1BE6AAEF" w14:textId="77777777" w:rsidR="001F5B2A" w:rsidRPr="004D620F" w:rsidRDefault="001F5B2A" w:rsidP="006A422C">
            <w:pPr>
              <w:rPr>
                <w:rFonts w:ascii="Arial" w:hAnsi="Arial" w:cs="Arial"/>
                <w:sz w:val="16"/>
                <w:szCs w:val="16"/>
                <w:rPrChange w:id="3717" w:author="Locke Liu" w:date="2021-05-24T14:33:00Z">
                  <w:rPr>
                    <w:rFonts w:ascii="Segoe UI" w:hAnsi="Segoe UI" w:cs="Segoe UI"/>
                    <w:sz w:val="16"/>
                    <w:szCs w:val="16"/>
                  </w:rPr>
                </w:rPrChange>
              </w:rPr>
            </w:pPr>
          </w:p>
        </w:tc>
        <w:tc>
          <w:tcPr>
            <w:tcW w:w="1667" w:type="pct"/>
            <w:vMerge/>
            <w:vAlign w:val="center"/>
          </w:tcPr>
          <w:p w14:paraId="7B385A87" w14:textId="77777777" w:rsidR="001F5B2A" w:rsidRPr="004D620F" w:rsidRDefault="001F5B2A" w:rsidP="006A422C">
            <w:pPr>
              <w:rPr>
                <w:rFonts w:ascii="Arial" w:hAnsi="Arial" w:cs="Arial"/>
                <w:sz w:val="16"/>
                <w:szCs w:val="16"/>
                <w:rPrChange w:id="3718" w:author="Locke Liu" w:date="2021-05-24T14:33:00Z">
                  <w:rPr>
                    <w:rFonts w:ascii="Segoe UI" w:hAnsi="Segoe UI" w:cs="Segoe UI"/>
                    <w:sz w:val="16"/>
                    <w:szCs w:val="16"/>
                  </w:rPr>
                </w:rPrChange>
              </w:rPr>
            </w:pPr>
          </w:p>
        </w:tc>
      </w:tr>
      <w:tr w:rsidR="001F5B2A" w:rsidRPr="004D620F" w14:paraId="75462707" w14:textId="77777777" w:rsidTr="006A422C">
        <w:trPr>
          <w:trHeight w:val="389"/>
          <w:jc w:val="center"/>
        </w:trPr>
        <w:tc>
          <w:tcPr>
            <w:tcW w:w="1389" w:type="pct"/>
            <w:vMerge/>
            <w:vAlign w:val="center"/>
          </w:tcPr>
          <w:p w14:paraId="63A146CF" w14:textId="77777777" w:rsidR="001F5B2A" w:rsidRPr="004D620F" w:rsidRDefault="001F5B2A" w:rsidP="006A422C">
            <w:pPr>
              <w:rPr>
                <w:rFonts w:ascii="Arial" w:hAnsi="Arial" w:cs="Arial"/>
                <w:b/>
                <w:bCs/>
                <w:sz w:val="16"/>
                <w:szCs w:val="16"/>
                <w:rPrChange w:id="3719" w:author="Locke Liu" w:date="2021-05-24T14:33:00Z">
                  <w:rPr>
                    <w:rFonts w:ascii="Segoe UI" w:hAnsi="Segoe UI" w:cs="Segoe UI"/>
                    <w:b/>
                    <w:bCs/>
                    <w:sz w:val="16"/>
                    <w:szCs w:val="16"/>
                  </w:rPr>
                </w:rPrChange>
              </w:rPr>
            </w:pPr>
          </w:p>
        </w:tc>
        <w:tc>
          <w:tcPr>
            <w:tcW w:w="1944" w:type="pct"/>
            <w:vMerge/>
            <w:vAlign w:val="center"/>
          </w:tcPr>
          <w:p w14:paraId="3D2659DA" w14:textId="77777777" w:rsidR="001F5B2A" w:rsidRPr="004D620F" w:rsidRDefault="001F5B2A" w:rsidP="006A422C">
            <w:pPr>
              <w:rPr>
                <w:rFonts w:ascii="Arial" w:hAnsi="Arial" w:cs="Arial"/>
                <w:sz w:val="16"/>
                <w:szCs w:val="16"/>
                <w:rPrChange w:id="3720" w:author="Locke Liu" w:date="2021-05-24T14:33:00Z">
                  <w:rPr>
                    <w:rFonts w:ascii="Segoe UI" w:hAnsi="Segoe UI" w:cs="Segoe UI"/>
                    <w:sz w:val="16"/>
                    <w:szCs w:val="16"/>
                  </w:rPr>
                </w:rPrChange>
              </w:rPr>
            </w:pPr>
          </w:p>
        </w:tc>
        <w:tc>
          <w:tcPr>
            <w:tcW w:w="1667" w:type="pct"/>
            <w:vMerge/>
            <w:vAlign w:val="center"/>
          </w:tcPr>
          <w:p w14:paraId="0351D432" w14:textId="77777777" w:rsidR="001F5B2A" w:rsidRPr="004D620F" w:rsidRDefault="001F5B2A" w:rsidP="006A422C">
            <w:pPr>
              <w:rPr>
                <w:rFonts w:ascii="Arial" w:hAnsi="Arial" w:cs="Arial"/>
                <w:sz w:val="16"/>
                <w:szCs w:val="16"/>
                <w:rPrChange w:id="3721" w:author="Locke Liu" w:date="2021-05-24T14:33:00Z">
                  <w:rPr>
                    <w:rFonts w:ascii="Segoe UI" w:hAnsi="Segoe UI" w:cs="Segoe UI"/>
                    <w:sz w:val="16"/>
                    <w:szCs w:val="16"/>
                  </w:rPr>
                </w:rPrChange>
              </w:rPr>
            </w:pPr>
          </w:p>
        </w:tc>
      </w:tr>
      <w:tr w:rsidR="001F5B2A" w:rsidRPr="004D620F" w14:paraId="36A80512" w14:textId="77777777" w:rsidTr="006A422C">
        <w:trPr>
          <w:trHeight w:val="360"/>
          <w:jc w:val="center"/>
        </w:trPr>
        <w:tc>
          <w:tcPr>
            <w:tcW w:w="1389" w:type="pct"/>
            <w:shd w:val="clear" w:color="auto" w:fill="FFFFFF"/>
          </w:tcPr>
          <w:p w14:paraId="1F541F79" w14:textId="77777777" w:rsidR="001F5B2A" w:rsidRPr="004D620F" w:rsidRDefault="001F5B2A" w:rsidP="006A422C">
            <w:pPr>
              <w:jc w:val="both"/>
              <w:rPr>
                <w:rFonts w:ascii="Arial" w:hAnsi="Arial" w:cs="Arial"/>
                <w:b/>
                <w:bCs/>
                <w:sz w:val="16"/>
                <w:szCs w:val="16"/>
                <w:rPrChange w:id="3722" w:author="Locke Liu" w:date="2021-05-24T14:33:00Z">
                  <w:rPr>
                    <w:rFonts w:ascii="Segoe UI" w:hAnsi="Segoe UI" w:cs="Segoe UI"/>
                    <w:b/>
                    <w:bCs/>
                    <w:sz w:val="16"/>
                    <w:szCs w:val="16"/>
                  </w:rPr>
                </w:rPrChange>
              </w:rPr>
            </w:pPr>
            <w:r w:rsidRPr="004D620F">
              <w:rPr>
                <w:rFonts w:ascii="Arial" w:hAnsi="Arial" w:cs="Arial"/>
                <w:b/>
                <w:bCs/>
                <w:sz w:val="16"/>
                <w:szCs w:val="16"/>
                <w:rPrChange w:id="3723" w:author="Locke Liu" w:date="2021-05-24T14:33:00Z">
                  <w:rPr>
                    <w:rFonts w:ascii="Segoe UI" w:hAnsi="Segoe UI" w:cs="Segoe UI"/>
                    <w:b/>
                    <w:bCs/>
                    <w:sz w:val="16"/>
                    <w:szCs w:val="16"/>
                  </w:rPr>
                </w:rPrChange>
              </w:rPr>
              <w:t xml:space="preserve">Implications </w:t>
            </w:r>
          </w:p>
        </w:tc>
        <w:tc>
          <w:tcPr>
            <w:tcW w:w="1944" w:type="pct"/>
            <w:shd w:val="clear" w:color="auto" w:fill="auto"/>
          </w:tcPr>
          <w:p w14:paraId="79482CF6" w14:textId="77777777" w:rsidR="001F5B2A" w:rsidRPr="004D620F" w:rsidRDefault="001F5B2A" w:rsidP="006A422C">
            <w:pPr>
              <w:jc w:val="both"/>
              <w:rPr>
                <w:rFonts w:ascii="Arial" w:hAnsi="Arial" w:cs="Arial"/>
                <w:sz w:val="16"/>
                <w:szCs w:val="16"/>
                <w:rPrChange w:id="3724" w:author="Locke Liu" w:date="2021-05-24T14:33:00Z">
                  <w:rPr>
                    <w:rFonts w:ascii="Segoe UI" w:hAnsi="Segoe UI" w:cs="Segoe UI"/>
                    <w:sz w:val="16"/>
                    <w:szCs w:val="16"/>
                  </w:rPr>
                </w:rPrChange>
              </w:rPr>
            </w:pPr>
          </w:p>
        </w:tc>
        <w:tc>
          <w:tcPr>
            <w:tcW w:w="1667" w:type="pct"/>
            <w:shd w:val="clear" w:color="auto" w:fill="auto"/>
          </w:tcPr>
          <w:p w14:paraId="60F1C88F" w14:textId="77777777" w:rsidR="001F5B2A" w:rsidRPr="004D620F" w:rsidRDefault="001F5B2A" w:rsidP="006A422C">
            <w:pPr>
              <w:jc w:val="both"/>
              <w:rPr>
                <w:rFonts w:ascii="Arial" w:hAnsi="Arial" w:cs="Arial"/>
                <w:sz w:val="16"/>
                <w:szCs w:val="16"/>
                <w:rPrChange w:id="3725" w:author="Locke Liu" w:date="2021-05-24T14:33:00Z">
                  <w:rPr>
                    <w:rFonts w:ascii="Segoe UI" w:hAnsi="Segoe UI" w:cs="Segoe UI"/>
                    <w:sz w:val="16"/>
                    <w:szCs w:val="16"/>
                  </w:rPr>
                </w:rPrChange>
              </w:rPr>
            </w:pPr>
            <w:r w:rsidRPr="004D620F">
              <w:rPr>
                <w:rFonts w:ascii="Arial" w:hAnsi="Arial" w:cs="Arial"/>
                <w:sz w:val="16"/>
                <w:szCs w:val="16"/>
                <w:rPrChange w:id="3726" w:author="Locke Liu" w:date="2021-05-24T14:33:00Z">
                  <w:rPr>
                    <w:rFonts w:ascii="Segoe UI" w:hAnsi="Segoe UI" w:cs="Segoe UI"/>
                    <w:sz w:val="16"/>
                    <w:szCs w:val="16"/>
                  </w:rPr>
                </w:rPrChange>
              </w:rPr>
              <w:t> </w:t>
            </w:r>
          </w:p>
        </w:tc>
      </w:tr>
      <w:tr w:rsidR="001F5B2A" w:rsidRPr="004D620F" w14:paraId="79984567" w14:textId="77777777" w:rsidTr="006A422C">
        <w:trPr>
          <w:trHeight w:val="360"/>
          <w:jc w:val="center"/>
        </w:trPr>
        <w:tc>
          <w:tcPr>
            <w:tcW w:w="1389" w:type="pct"/>
            <w:shd w:val="clear" w:color="auto" w:fill="FFFFFF"/>
          </w:tcPr>
          <w:p w14:paraId="66D74553" w14:textId="77777777" w:rsidR="001F5B2A" w:rsidRPr="004D620F" w:rsidRDefault="001F5B2A" w:rsidP="006A422C">
            <w:pPr>
              <w:jc w:val="both"/>
              <w:rPr>
                <w:rFonts w:ascii="Arial" w:hAnsi="Arial" w:cs="Arial"/>
                <w:b/>
                <w:bCs/>
                <w:sz w:val="16"/>
                <w:szCs w:val="16"/>
                <w:rPrChange w:id="3727" w:author="Locke Liu" w:date="2021-05-24T14:33:00Z">
                  <w:rPr>
                    <w:rFonts w:ascii="Segoe UI" w:hAnsi="Segoe UI" w:cs="Segoe UI"/>
                    <w:b/>
                    <w:bCs/>
                    <w:sz w:val="16"/>
                    <w:szCs w:val="16"/>
                  </w:rPr>
                </w:rPrChange>
              </w:rPr>
            </w:pPr>
            <w:r w:rsidRPr="004D620F">
              <w:rPr>
                <w:rFonts w:ascii="Arial" w:hAnsi="Arial" w:cs="Arial"/>
                <w:b/>
                <w:bCs/>
                <w:sz w:val="16"/>
                <w:szCs w:val="16"/>
                <w:rPrChange w:id="3728" w:author="Locke Liu" w:date="2021-05-24T14:33:00Z">
                  <w:rPr>
                    <w:rFonts w:ascii="Segoe UI" w:hAnsi="Segoe UI" w:cs="Segoe UI"/>
                    <w:b/>
                    <w:bCs/>
                    <w:sz w:val="16"/>
                    <w:szCs w:val="16"/>
                  </w:rPr>
                </w:rPrChange>
              </w:rPr>
              <w:t>Related requirements</w:t>
            </w:r>
          </w:p>
        </w:tc>
        <w:tc>
          <w:tcPr>
            <w:tcW w:w="1944" w:type="pct"/>
            <w:shd w:val="clear" w:color="auto" w:fill="auto"/>
          </w:tcPr>
          <w:p w14:paraId="6B8B6D6C" w14:textId="77777777" w:rsidR="001F5B2A" w:rsidRPr="004D620F" w:rsidRDefault="001F5B2A" w:rsidP="006A422C">
            <w:pPr>
              <w:jc w:val="both"/>
              <w:rPr>
                <w:rFonts w:ascii="Arial" w:hAnsi="Arial" w:cs="Arial"/>
                <w:sz w:val="16"/>
                <w:szCs w:val="16"/>
                <w:rPrChange w:id="3729" w:author="Locke Liu" w:date="2021-05-24T14:33:00Z">
                  <w:rPr>
                    <w:rFonts w:ascii="Segoe UI" w:hAnsi="Segoe UI" w:cs="Segoe UI"/>
                    <w:sz w:val="16"/>
                    <w:szCs w:val="16"/>
                  </w:rPr>
                </w:rPrChange>
              </w:rPr>
            </w:pPr>
            <w:r w:rsidRPr="004D620F">
              <w:rPr>
                <w:rFonts w:ascii="Arial" w:hAnsi="Arial" w:cs="Arial"/>
                <w:sz w:val="16"/>
                <w:szCs w:val="16"/>
                <w:rPrChange w:id="3730" w:author="Locke Liu" w:date="2021-05-24T14:33:00Z">
                  <w:rPr>
                    <w:rFonts w:ascii="Segoe UI" w:hAnsi="Segoe UI" w:cs="Segoe UI"/>
                    <w:sz w:val="16"/>
                    <w:szCs w:val="16"/>
                  </w:rPr>
                </w:rPrChange>
              </w:rPr>
              <w:t> </w:t>
            </w:r>
          </w:p>
        </w:tc>
        <w:tc>
          <w:tcPr>
            <w:tcW w:w="1667" w:type="pct"/>
            <w:shd w:val="clear" w:color="auto" w:fill="auto"/>
          </w:tcPr>
          <w:p w14:paraId="5EF1B421" w14:textId="77777777" w:rsidR="001F5B2A" w:rsidRPr="004D620F" w:rsidRDefault="001F5B2A" w:rsidP="006A422C">
            <w:pPr>
              <w:jc w:val="both"/>
              <w:rPr>
                <w:rFonts w:ascii="Arial" w:hAnsi="Arial" w:cs="Arial"/>
                <w:sz w:val="16"/>
                <w:szCs w:val="16"/>
                <w:rPrChange w:id="3731" w:author="Locke Liu" w:date="2021-05-24T14:33:00Z">
                  <w:rPr>
                    <w:rFonts w:ascii="Segoe UI" w:hAnsi="Segoe UI" w:cs="Segoe UI"/>
                    <w:sz w:val="16"/>
                    <w:szCs w:val="16"/>
                  </w:rPr>
                </w:rPrChange>
              </w:rPr>
            </w:pPr>
            <w:r w:rsidRPr="004D620F">
              <w:rPr>
                <w:rFonts w:ascii="Arial" w:hAnsi="Arial" w:cs="Arial"/>
                <w:sz w:val="16"/>
                <w:szCs w:val="16"/>
                <w:rPrChange w:id="3732" w:author="Locke Liu" w:date="2021-05-24T14:33:00Z">
                  <w:rPr>
                    <w:rFonts w:ascii="Segoe UI" w:hAnsi="Segoe UI" w:cs="Segoe UI"/>
                    <w:sz w:val="16"/>
                    <w:szCs w:val="16"/>
                  </w:rPr>
                </w:rPrChange>
              </w:rPr>
              <w:t> </w:t>
            </w:r>
          </w:p>
        </w:tc>
      </w:tr>
      <w:tr w:rsidR="001F5B2A" w:rsidRPr="004D620F" w14:paraId="36D0C4D4" w14:textId="77777777" w:rsidTr="006A422C">
        <w:trPr>
          <w:trHeight w:val="360"/>
          <w:jc w:val="center"/>
        </w:trPr>
        <w:tc>
          <w:tcPr>
            <w:tcW w:w="1389" w:type="pct"/>
            <w:shd w:val="clear" w:color="auto" w:fill="FFFFFF"/>
          </w:tcPr>
          <w:p w14:paraId="61AB8471" w14:textId="77777777" w:rsidR="001F5B2A" w:rsidRPr="004D620F" w:rsidRDefault="001F5B2A" w:rsidP="006A422C">
            <w:pPr>
              <w:jc w:val="both"/>
              <w:rPr>
                <w:rFonts w:ascii="Arial" w:hAnsi="Arial" w:cs="Arial"/>
                <w:b/>
                <w:bCs/>
                <w:sz w:val="16"/>
                <w:szCs w:val="16"/>
                <w:rPrChange w:id="3733" w:author="Locke Liu" w:date="2021-05-24T14:33:00Z">
                  <w:rPr>
                    <w:rFonts w:ascii="Segoe UI" w:hAnsi="Segoe UI" w:cs="Segoe UI"/>
                    <w:b/>
                    <w:bCs/>
                    <w:sz w:val="16"/>
                    <w:szCs w:val="16"/>
                  </w:rPr>
                </w:rPrChange>
              </w:rPr>
            </w:pPr>
            <w:r w:rsidRPr="004D620F">
              <w:rPr>
                <w:rFonts w:ascii="Arial" w:hAnsi="Arial" w:cs="Arial"/>
                <w:b/>
                <w:bCs/>
                <w:sz w:val="16"/>
                <w:szCs w:val="16"/>
                <w:rPrChange w:id="3734" w:author="Locke Liu" w:date="2021-05-24T14:33:00Z">
                  <w:rPr>
                    <w:rFonts w:ascii="Segoe UI" w:hAnsi="Segoe UI" w:cs="Segoe UI"/>
                    <w:b/>
                    <w:bCs/>
                    <w:sz w:val="16"/>
                    <w:szCs w:val="16"/>
                  </w:rPr>
                </w:rPrChange>
              </w:rPr>
              <w:t>Related Architecture Decisions</w:t>
            </w:r>
          </w:p>
        </w:tc>
        <w:tc>
          <w:tcPr>
            <w:tcW w:w="1944" w:type="pct"/>
            <w:shd w:val="clear" w:color="auto" w:fill="auto"/>
          </w:tcPr>
          <w:p w14:paraId="0C04BEFE" w14:textId="0E686ED1" w:rsidR="001F5B2A" w:rsidRPr="004D620F" w:rsidRDefault="004B5AE9" w:rsidP="006A422C">
            <w:pPr>
              <w:jc w:val="both"/>
              <w:rPr>
                <w:rFonts w:ascii="Arial" w:hAnsi="Arial" w:cs="Arial"/>
                <w:color w:val="0000FF"/>
                <w:sz w:val="16"/>
                <w:szCs w:val="16"/>
                <w:u w:val="single"/>
                <w:lang w:eastAsia="zh-CN"/>
                <w:rPrChange w:id="3735" w:author="Locke Liu" w:date="2021-05-24T14:33:00Z">
                  <w:rPr>
                    <w:rFonts w:ascii="Segoe UI" w:hAnsi="Segoe UI" w:cs="Segoe UI"/>
                    <w:color w:val="0000FF"/>
                    <w:sz w:val="16"/>
                    <w:szCs w:val="16"/>
                    <w:u w:val="single"/>
                    <w:lang w:eastAsia="zh-CN"/>
                  </w:rPr>
                </w:rPrChange>
              </w:rPr>
            </w:pPr>
            <w:r w:rsidRPr="004D620F">
              <w:rPr>
                <w:rFonts w:ascii="Arial" w:hAnsi="Arial" w:cs="Arial"/>
                <w:color w:val="0000FF"/>
                <w:sz w:val="16"/>
                <w:szCs w:val="16"/>
                <w:u w:val="single"/>
                <w:rPrChange w:id="3736" w:author="Locke Liu" w:date="2021-05-24T14:33:00Z">
                  <w:rPr>
                    <w:rFonts w:ascii="Segoe UI" w:hAnsi="Segoe UI" w:cs="Segoe UI"/>
                    <w:color w:val="0000FF"/>
                    <w:sz w:val="16"/>
                    <w:szCs w:val="16"/>
                    <w:u w:val="single"/>
                  </w:rPr>
                </w:rPrChange>
              </w:rPr>
              <w:t>ARD_06</w:t>
            </w:r>
          </w:p>
        </w:tc>
        <w:tc>
          <w:tcPr>
            <w:tcW w:w="1667" w:type="pct"/>
            <w:shd w:val="clear" w:color="auto" w:fill="auto"/>
          </w:tcPr>
          <w:p w14:paraId="2D1FC4E1" w14:textId="77777777" w:rsidR="001F5B2A" w:rsidRPr="004D620F" w:rsidRDefault="001F5B2A" w:rsidP="006A422C">
            <w:pPr>
              <w:jc w:val="both"/>
              <w:rPr>
                <w:rFonts w:ascii="Arial" w:hAnsi="Arial" w:cs="Arial"/>
                <w:sz w:val="16"/>
                <w:szCs w:val="16"/>
                <w:rPrChange w:id="3737" w:author="Locke Liu" w:date="2021-05-24T14:33:00Z">
                  <w:rPr>
                    <w:rFonts w:ascii="Segoe UI" w:hAnsi="Segoe UI" w:cs="Segoe UI"/>
                    <w:sz w:val="16"/>
                    <w:szCs w:val="16"/>
                  </w:rPr>
                </w:rPrChange>
              </w:rPr>
            </w:pPr>
            <w:r w:rsidRPr="004D620F">
              <w:rPr>
                <w:rFonts w:ascii="Arial" w:hAnsi="Arial" w:cs="Arial"/>
                <w:sz w:val="16"/>
                <w:szCs w:val="16"/>
                <w:rPrChange w:id="3738" w:author="Locke Liu" w:date="2021-05-24T14:33:00Z">
                  <w:rPr>
                    <w:rFonts w:ascii="Segoe UI" w:hAnsi="Segoe UI" w:cs="Segoe UI"/>
                    <w:sz w:val="16"/>
                    <w:szCs w:val="16"/>
                  </w:rPr>
                </w:rPrChange>
              </w:rPr>
              <w:t> </w:t>
            </w:r>
          </w:p>
        </w:tc>
      </w:tr>
    </w:tbl>
    <w:p w14:paraId="1A30D3C2" w14:textId="77777777" w:rsidR="00672B54" w:rsidRPr="004D620F" w:rsidRDefault="00672B54" w:rsidP="004D075A">
      <w:pPr>
        <w:rPr>
          <w:rFonts w:ascii="Arial" w:hAnsi="Arial" w:cs="Arial"/>
          <w:b/>
          <w:bCs/>
          <w:color w:val="F8FAFB" w:themeColor="text1"/>
          <w:kern w:val="28"/>
          <w:sz w:val="28"/>
          <w:szCs w:val="28"/>
          <w:rPrChange w:id="3739" w:author="Locke Liu" w:date="2021-05-24T14:33:00Z">
            <w:rPr>
              <w:rFonts w:cs="Arial"/>
              <w:b/>
              <w:bCs/>
              <w:color w:val="F8FAFB" w:themeColor="text1"/>
              <w:kern w:val="28"/>
              <w:sz w:val="28"/>
              <w:szCs w:val="28"/>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2849"/>
        <w:gridCol w:w="3986"/>
        <w:gridCol w:w="3418"/>
      </w:tblGrid>
      <w:tr w:rsidR="004B5AE9" w:rsidRPr="004D620F" w14:paraId="45FC19B0" w14:textId="77777777" w:rsidTr="006A422C">
        <w:trPr>
          <w:trHeight w:val="360"/>
          <w:jc w:val="center"/>
        </w:trPr>
        <w:tc>
          <w:tcPr>
            <w:tcW w:w="1389" w:type="pct"/>
            <w:shd w:val="clear" w:color="auto" w:fill="D5E3FF"/>
            <w:vAlign w:val="center"/>
          </w:tcPr>
          <w:p w14:paraId="30651B70" w14:textId="77777777" w:rsidR="004B5AE9" w:rsidRPr="004D620F" w:rsidRDefault="004B5AE9" w:rsidP="006A422C">
            <w:pPr>
              <w:overflowPunct w:val="0"/>
              <w:autoSpaceDE w:val="0"/>
              <w:autoSpaceDN w:val="0"/>
              <w:adjustRightInd w:val="0"/>
              <w:textAlignment w:val="baseline"/>
              <w:rPr>
                <w:rFonts w:ascii="Arial" w:hAnsi="Arial" w:cs="Arial"/>
                <w:b/>
                <w:bCs/>
                <w:color w:val="003195"/>
                <w:sz w:val="16"/>
                <w:szCs w:val="16"/>
                <w:rPrChange w:id="3740" w:author="Locke Liu" w:date="2021-05-24T14:33:00Z">
                  <w:rPr>
                    <w:rFonts w:ascii="Segoe UI" w:hAnsi="Segoe UI" w:cs="Segoe UI"/>
                    <w:b/>
                    <w:bCs/>
                    <w:color w:val="003195"/>
                    <w:sz w:val="16"/>
                    <w:szCs w:val="16"/>
                  </w:rPr>
                </w:rPrChange>
              </w:rPr>
            </w:pPr>
            <w:r w:rsidRPr="004D620F">
              <w:rPr>
                <w:rFonts w:ascii="Arial" w:hAnsi="Arial" w:cs="Arial"/>
                <w:b/>
                <w:bCs/>
                <w:color w:val="003195"/>
                <w:sz w:val="16"/>
                <w:szCs w:val="16"/>
                <w:rPrChange w:id="3741" w:author="Locke Liu" w:date="2021-05-24T14:33:00Z">
                  <w:rPr>
                    <w:rFonts w:ascii="Segoe UI" w:hAnsi="Segoe UI" w:cs="Segoe UI"/>
                    <w:b/>
                    <w:bCs/>
                    <w:color w:val="003195"/>
                    <w:sz w:val="16"/>
                    <w:szCs w:val="16"/>
                  </w:rPr>
                </w:rPrChange>
              </w:rPr>
              <w:t>Topic</w:t>
            </w:r>
          </w:p>
        </w:tc>
        <w:tc>
          <w:tcPr>
            <w:tcW w:w="1944" w:type="pct"/>
            <w:shd w:val="clear" w:color="auto" w:fill="D5E3FF"/>
            <w:vAlign w:val="center"/>
          </w:tcPr>
          <w:p w14:paraId="31DA77D2" w14:textId="77777777" w:rsidR="004B5AE9" w:rsidRPr="004D620F" w:rsidRDefault="004B5AE9" w:rsidP="006A422C">
            <w:pPr>
              <w:jc w:val="center"/>
              <w:rPr>
                <w:rFonts w:ascii="Arial" w:hAnsi="Arial" w:cs="Arial"/>
                <w:b/>
                <w:bCs/>
                <w:iCs/>
                <w:color w:val="003195"/>
                <w:sz w:val="16"/>
                <w:szCs w:val="16"/>
                <w:rPrChange w:id="3742"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743" w:author="Locke Liu" w:date="2021-05-24T14:33:00Z">
                  <w:rPr>
                    <w:rFonts w:ascii="Segoe UI" w:hAnsi="Segoe UI" w:cs="Segoe UI"/>
                    <w:b/>
                    <w:bCs/>
                    <w:iCs/>
                    <w:color w:val="003195"/>
                    <w:sz w:val="16"/>
                    <w:szCs w:val="16"/>
                  </w:rPr>
                </w:rPrChange>
              </w:rPr>
              <w:t xml:space="preserve">Description </w:t>
            </w:r>
          </w:p>
        </w:tc>
        <w:tc>
          <w:tcPr>
            <w:tcW w:w="1667" w:type="pct"/>
            <w:shd w:val="clear" w:color="auto" w:fill="D5E3FF"/>
            <w:vAlign w:val="center"/>
          </w:tcPr>
          <w:p w14:paraId="25338EDA" w14:textId="77777777" w:rsidR="004B5AE9" w:rsidRPr="004D620F" w:rsidRDefault="004B5AE9" w:rsidP="006A422C">
            <w:pPr>
              <w:jc w:val="center"/>
              <w:rPr>
                <w:rFonts w:ascii="Arial" w:hAnsi="Arial" w:cs="Arial"/>
                <w:b/>
                <w:bCs/>
                <w:iCs/>
                <w:color w:val="003195"/>
                <w:sz w:val="16"/>
                <w:szCs w:val="16"/>
                <w:rPrChange w:id="3744"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745" w:author="Locke Liu" w:date="2021-05-24T14:33:00Z">
                  <w:rPr>
                    <w:rFonts w:ascii="Segoe UI" w:hAnsi="Segoe UI" w:cs="Segoe UI"/>
                    <w:b/>
                    <w:bCs/>
                    <w:iCs/>
                    <w:color w:val="003195"/>
                    <w:sz w:val="16"/>
                    <w:szCs w:val="16"/>
                  </w:rPr>
                </w:rPrChange>
              </w:rPr>
              <w:t>Comment</w:t>
            </w:r>
          </w:p>
        </w:tc>
      </w:tr>
      <w:tr w:rsidR="004B5AE9" w:rsidRPr="004D620F" w14:paraId="785ABB46" w14:textId="77777777" w:rsidTr="006A422C">
        <w:trPr>
          <w:trHeight w:val="360"/>
          <w:jc w:val="center"/>
        </w:trPr>
        <w:tc>
          <w:tcPr>
            <w:tcW w:w="1389" w:type="pct"/>
            <w:shd w:val="clear" w:color="auto" w:fill="FFFFFF"/>
          </w:tcPr>
          <w:p w14:paraId="73723C44" w14:textId="77777777" w:rsidR="004B5AE9" w:rsidRPr="004D620F" w:rsidRDefault="004B5AE9" w:rsidP="006A422C">
            <w:pPr>
              <w:jc w:val="both"/>
              <w:rPr>
                <w:rFonts w:ascii="Arial" w:hAnsi="Arial" w:cs="Arial"/>
                <w:b/>
                <w:bCs/>
                <w:sz w:val="16"/>
                <w:szCs w:val="16"/>
                <w:rPrChange w:id="3746" w:author="Locke Liu" w:date="2021-05-24T14:33:00Z">
                  <w:rPr>
                    <w:rFonts w:ascii="Segoe UI" w:hAnsi="Segoe UI" w:cs="Segoe UI"/>
                    <w:b/>
                    <w:bCs/>
                    <w:sz w:val="16"/>
                    <w:szCs w:val="16"/>
                  </w:rPr>
                </w:rPrChange>
              </w:rPr>
            </w:pPr>
            <w:r w:rsidRPr="004D620F">
              <w:rPr>
                <w:rFonts w:ascii="Arial" w:hAnsi="Arial" w:cs="Arial"/>
                <w:b/>
                <w:bCs/>
                <w:sz w:val="16"/>
                <w:szCs w:val="16"/>
                <w:rPrChange w:id="3747" w:author="Locke Liu" w:date="2021-05-24T14:33:00Z">
                  <w:rPr>
                    <w:rFonts w:ascii="Segoe UI" w:hAnsi="Segoe UI" w:cs="Segoe UI"/>
                    <w:b/>
                    <w:bCs/>
                    <w:sz w:val="16"/>
                    <w:szCs w:val="16"/>
                  </w:rPr>
                </w:rPrChange>
              </w:rPr>
              <w:t>ID</w:t>
            </w:r>
          </w:p>
        </w:tc>
        <w:tc>
          <w:tcPr>
            <w:tcW w:w="1944" w:type="pct"/>
            <w:shd w:val="clear" w:color="auto" w:fill="auto"/>
          </w:tcPr>
          <w:p w14:paraId="007EF9EA" w14:textId="298E9EB9" w:rsidR="004B5AE9" w:rsidRPr="004D620F" w:rsidRDefault="004B5AE9" w:rsidP="006A422C">
            <w:pPr>
              <w:jc w:val="both"/>
              <w:rPr>
                <w:rFonts w:ascii="Arial" w:hAnsi="Arial" w:cs="Arial"/>
                <w:sz w:val="16"/>
                <w:szCs w:val="16"/>
                <w:rPrChange w:id="3748" w:author="Locke Liu" w:date="2021-05-24T14:33:00Z">
                  <w:rPr>
                    <w:rFonts w:ascii="Segoe UI" w:hAnsi="Segoe UI" w:cs="Segoe UI"/>
                    <w:sz w:val="16"/>
                    <w:szCs w:val="16"/>
                  </w:rPr>
                </w:rPrChange>
              </w:rPr>
            </w:pPr>
            <w:r w:rsidRPr="004D620F">
              <w:rPr>
                <w:rFonts w:ascii="Arial" w:hAnsi="Arial" w:cs="Arial"/>
                <w:sz w:val="16"/>
                <w:szCs w:val="16"/>
                <w:rPrChange w:id="3749" w:author="Locke Liu" w:date="2021-05-24T14:33:00Z">
                  <w:rPr>
                    <w:rFonts w:ascii="Segoe UI" w:hAnsi="Segoe UI" w:cs="Segoe UI"/>
                    <w:sz w:val="16"/>
                    <w:szCs w:val="16"/>
                  </w:rPr>
                </w:rPrChange>
              </w:rPr>
              <w:t>ARD_06</w:t>
            </w:r>
          </w:p>
        </w:tc>
        <w:tc>
          <w:tcPr>
            <w:tcW w:w="1667" w:type="pct"/>
            <w:shd w:val="clear" w:color="auto" w:fill="auto"/>
          </w:tcPr>
          <w:p w14:paraId="22462734" w14:textId="77777777" w:rsidR="004B5AE9" w:rsidRPr="004D620F" w:rsidRDefault="004B5AE9" w:rsidP="006A422C">
            <w:pPr>
              <w:jc w:val="both"/>
              <w:rPr>
                <w:rFonts w:ascii="Arial" w:hAnsi="Arial" w:cs="Arial"/>
                <w:sz w:val="16"/>
                <w:szCs w:val="16"/>
                <w:rPrChange w:id="3750" w:author="Locke Liu" w:date="2021-05-24T14:33:00Z">
                  <w:rPr>
                    <w:rFonts w:ascii="Segoe UI" w:hAnsi="Segoe UI" w:cs="Segoe UI"/>
                    <w:sz w:val="16"/>
                    <w:szCs w:val="16"/>
                  </w:rPr>
                </w:rPrChange>
              </w:rPr>
            </w:pPr>
            <w:r w:rsidRPr="004D620F">
              <w:rPr>
                <w:rFonts w:ascii="Arial" w:hAnsi="Arial" w:cs="Arial"/>
                <w:sz w:val="16"/>
                <w:szCs w:val="16"/>
                <w:rPrChange w:id="3751" w:author="Locke Liu" w:date="2021-05-24T14:33:00Z">
                  <w:rPr>
                    <w:rFonts w:ascii="Segoe UI" w:hAnsi="Segoe UI" w:cs="Segoe UI"/>
                    <w:sz w:val="16"/>
                    <w:szCs w:val="16"/>
                  </w:rPr>
                </w:rPrChange>
              </w:rPr>
              <w:t> </w:t>
            </w:r>
          </w:p>
        </w:tc>
      </w:tr>
      <w:tr w:rsidR="004B5AE9" w:rsidRPr="004D620F" w14:paraId="17122D98" w14:textId="77777777" w:rsidTr="006A422C">
        <w:trPr>
          <w:trHeight w:val="360"/>
          <w:jc w:val="center"/>
        </w:trPr>
        <w:tc>
          <w:tcPr>
            <w:tcW w:w="1389" w:type="pct"/>
            <w:shd w:val="clear" w:color="auto" w:fill="FFFFFF"/>
          </w:tcPr>
          <w:p w14:paraId="4BCF596A" w14:textId="77777777" w:rsidR="004B5AE9" w:rsidRPr="004D620F" w:rsidRDefault="004B5AE9" w:rsidP="006A422C">
            <w:pPr>
              <w:jc w:val="both"/>
              <w:rPr>
                <w:rFonts w:ascii="Arial" w:hAnsi="Arial" w:cs="Arial"/>
                <w:b/>
                <w:bCs/>
                <w:sz w:val="16"/>
                <w:szCs w:val="16"/>
                <w:rPrChange w:id="3752" w:author="Locke Liu" w:date="2021-05-24T14:33:00Z">
                  <w:rPr>
                    <w:rFonts w:ascii="Segoe UI" w:hAnsi="Segoe UI" w:cs="Segoe UI"/>
                    <w:b/>
                    <w:bCs/>
                    <w:sz w:val="16"/>
                    <w:szCs w:val="16"/>
                  </w:rPr>
                </w:rPrChange>
              </w:rPr>
            </w:pPr>
            <w:r w:rsidRPr="004D620F">
              <w:rPr>
                <w:rFonts w:ascii="Arial" w:hAnsi="Arial" w:cs="Arial"/>
                <w:b/>
                <w:bCs/>
                <w:sz w:val="16"/>
                <w:szCs w:val="16"/>
                <w:rPrChange w:id="3753" w:author="Locke Liu" w:date="2021-05-24T14:33:00Z">
                  <w:rPr>
                    <w:rFonts w:ascii="Segoe UI" w:hAnsi="Segoe UI" w:cs="Segoe UI"/>
                    <w:b/>
                    <w:bCs/>
                    <w:sz w:val="16"/>
                    <w:szCs w:val="16"/>
                  </w:rPr>
                </w:rPrChange>
              </w:rPr>
              <w:t>Subject</w:t>
            </w:r>
          </w:p>
        </w:tc>
        <w:tc>
          <w:tcPr>
            <w:tcW w:w="1944" w:type="pct"/>
            <w:shd w:val="clear" w:color="auto" w:fill="auto"/>
          </w:tcPr>
          <w:p w14:paraId="6CA605CE" w14:textId="33EDE300" w:rsidR="004B5AE9" w:rsidRPr="004D620F" w:rsidRDefault="004B5AE9" w:rsidP="006A422C">
            <w:pPr>
              <w:jc w:val="both"/>
              <w:rPr>
                <w:rFonts w:ascii="Arial" w:hAnsi="Arial" w:cs="Arial"/>
                <w:sz w:val="16"/>
                <w:szCs w:val="16"/>
                <w:rPrChange w:id="3754" w:author="Locke Liu" w:date="2021-05-24T14:33:00Z">
                  <w:rPr>
                    <w:rFonts w:ascii="Segoe UI" w:hAnsi="Segoe UI" w:cs="Segoe UI"/>
                    <w:sz w:val="16"/>
                    <w:szCs w:val="16"/>
                  </w:rPr>
                </w:rPrChange>
              </w:rPr>
            </w:pPr>
            <w:r w:rsidRPr="004D620F">
              <w:rPr>
                <w:rFonts w:ascii="Arial" w:hAnsi="Arial" w:cs="Arial"/>
                <w:sz w:val="16"/>
                <w:szCs w:val="16"/>
                <w:rPrChange w:id="3755" w:author="Locke Liu" w:date="2021-05-24T14:33:00Z">
                  <w:rPr>
                    <w:rFonts w:ascii="Segoe UI" w:hAnsi="Segoe UI" w:cs="Segoe UI"/>
                    <w:sz w:val="16"/>
                    <w:szCs w:val="16"/>
                  </w:rPr>
                </w:rPrChange>
              </w:rPr>
              <w:t>Data integration between ADF and Data source in China east Vnet</w:t>
            </w:r>
          </w:p>
        </w:tc>
        <w:tc>
          <w:tcPr>
            <w:tcW w:w="1667" w:type="pct"/>
            <w:shd w:val="clear" w:color="auto" w:fill="auto"/>
          </w:tcPr>
          <w:p w14:paraId="3839A8EC" w14:textId="77777777" w:rsidR="004B5AE9" w:rsidRPr="004D620F" w:rsidRDefault="004B5AE9" w:rsidP="006A422C">
            <w:pPr>
              <w:jc w:val="both"/>
              <w:rPr>
                <w:rFonts w:ascii="Arial" w:hAnsi="Arial" w:cs="Arial"/>
                <w:sz w:val="16"/>
                <w:szCs w:val="16"/>
                <w:rPrChange w:id="3756" w:author="Locke Liu" w:date="2021-05-24T14:33:00Z">
                  <w:rPr>
                    <w:rFonts w:ascii="Segoe UI" w:hAnsi="Segoe UI" w:cs="Segoe UI"/>
                    <w:sz w:val="16"/>
                    <w:szCs w:val="16"/>
                  </w:rPr>
                </w:rPrChange>
              </w:rPr>
            </w:pPr>
            <w:r w:rsidRPr="004D620F">
              <w:rPr>
                <w:rFonts w:ascii="Arial" w:hAnsi="Arial" w:cs="Arial"/>
                <w:sz w:val="16"/>
                <w:szCs w:val="16"/>
                <w:rPrChange w:id="3757" w:author="Locke Liu" w:date="2021-05-24T14:33:00Z">
                  <w:rPr>
                    <w:rFonts w:ascii="Segoe UI" w:hAnsi="Segoe UI" w:cs="Segoe UI"/>
                    <w:sz w:val="16"/>
                    <w:szCs w:val="16"/>
                  </w:rPr>
                </w:rPrChange>
              </w:rPr>
              <w:t> </w:t>
            </w:r>
          </w:p>
        </w:tc>
      </w:tr>
      <w:tr w:rsidR="004B5AE9" w:rsidRPr="004D620F" w14:paraId="1AE47227" w14:textId="77777777" w:rsidTr="006A422C">
        <w:trPr>
          <w:trHeight w:val="360"/>
          <w:jc w:val="center"/>
        </w:trPr>
        <w:tc>
          <w:tcPr>
            <w:tcW w:w="1389" w:type="pct"/>
            <w:shd w:val="clear" w:color="auto" w:fill="FFFFFF"/>
          </w:tcPr>
          <w:p w14:paraId="2F6BDB1D" w14:textId="77777777" w:rsidR="004B5AE9" w:rsidRPr="004D620F" w:rsidRDefault="004B5AE9" w:rsidP="006A422C">
            <w:pPr>
              <w:jc w:val="both"/>
              <w:rPr>
                <w:rFonts w:ascii="Arial" w:hAnsi="Arial" w:cs="Arial"/>
                <w:b/>
                <w:bCs/>
                <w:sz w:val="16"/>
                <w:szCs w:val="16"/>
                <w:rPrChange w:id="3758" w:author="Locke Liu" w:date="2021-05-24T14:33:00Z">
                  <w:rPr>
                    <w:rFonts w:ascii="Segoe UI" w:hAnsi="Segoe UI" w:cs="Segoe UI"/>
                    <w:b/>
                    <w:bCs/>
                    <w:sz w:val="16"/>
                    <w:szCs w:val="16"/>
                  </w:rPr>
                </w:rPrChange>
              </w:rPr>
            </w:pPr>
            <w:r w:rsidRPr="004D620F">
              <w:rPr>
                <w:rFonts w:ascii="Arial" w:hAnsi="Arial" w:cs="Arial"/>
                <w:b/>
                <w:bCs/>
                <w:sz w:val="16"/>
                <w:szCs w:val="16"/>
                <w:rPrChange w:id="3759" w:author="Locke Liu" w:date="2021-05-24T14:33:00Z">
                  <w:rPr>
                    <w:rFonts w:ascii="Segoe UI" w:hAnsi="Segoe UI" w:cs="Segoe UI"/>
                    <w:b/>
                    <w:bCs/>
                    <w:sz w:val="16"/>
                    <w:szCs w:val="16"/>
                  </w:rPr>
                </w:rPrChange>
              </w:rPr>
              <w:t>Status</w:t>
            </w:r>
          </w:p>
        </w:tc>
        <w:tc>
          <w:tcPr>
            <w:tcW w:w="1944" w:type="pct"/>
            <w:shd w:val="clear" w:color="auto" w:fill="auto"/>
          </w:tcPr>
          <w:p w14:paraId="57C1B888" w14:textId="77777777" w:rsidR="004B5AE9" w:rsidRPr="004D620F" w:rsidRDefault="004B5AE9" w:rsidP="006A422C">
            <w:pPr>
              <w:jc w:val="both"/>
              <w:rPr>
                <w:rFonts w:ascii="Arial" w:hAnsi="Arial" w:cs="Arial"/>
                <w:sz w:val="16"/>
                <w:szCs w:val="16"/>
                <w:rPrChange w:id="3760" w:author="Locke Liu" w:date="2021-05-24T14:33:00Z">
                  <w:rPr>
                    <w:rFonts w:ascii="Segoe UI" w:hAnsi="Segoe UI" w:cs="Segoe UI"/>
                    <w:sz w:val="16"/>
                    <w:szCs w:val="16"/>
                  </w:rPr>
                </w:rPrChange>
              </w:rPr>
            </w:pPr>
            <w:r w:rsidRPr="004D620F">
              <w:rPr>
                <w:rFonts w:ascii="Arial" w:hAnsi="Arial" w:cs="Arial"/>
                <w:sz w:val="16"/>
                <w:szCs w:val="16"/>
                <w:rPrChange w:id="3761" w:author="Locke Liu" w:date="2021-05-24T14:33:00Z">
                  <w:rPr>
                    <w:rFonts w:ascii="Segoe UI" w:hAnsi="Segoe UI" w:cs="Segoe UI"/>
                    <w:sz w:val="16"/>
                    <w:szCs w:val="16"/>
                  </w:rPr>
                </w:rPrChange>
              </w:rPr>
              <w:t>closed</w:t>
            </w:r>
          </w:p>
        </w:tc>
        <w:tc>
          <w:tcPr>
            <w:tcW w:w="1667" w:type="pct"/>
            <w:shd w:val="clear" w:color="auto" w:fill="auto"/>
          </w:tcPr>
          <w:p w14:paraId="3DD120CF" w14:textId="77777777" w:rsidR="004B5AE9" w:rsidRPr="004D620F" w:rsidRDefault="004B5AE9" w:rsidP="006A422C">
            <w:pPr>
              <w:jc w:val="both"/>
              <w:rPr>
                <w:rFonts w:ascii="Arial" w:hAnsi="Arial" w:cs="Arial"/>
                <w:sz w:val="16"/>
                <w:szCs w:val="16"/>
                <w:rPrChange w:id="3762" w:author="Locke Liu" w:date="2021-05-24T14:33:00Z">
                  <w:rPr>
                    <w:rFonts w:ascii="Segoe UI" w:hAnsi="Segoe UI" w:cs="Segoe UI"/>
                    <w:sz w:val="16"/>
                    <w:szCs w:val="16"/>
                  </w:rPr>
                </w:rPrChange>
              </w:rPr>
            </w:pPr>
            <w:r w:rsidRPr="004D620F">
              <w:rPr>
                <w:rFonts w:ascii="Arial" w:hAnsi="Arial" w:cs="Arial"/>
                <w:sz w:val="16"/>
                <w:szCs w:val="16"/>
                <w:rPrChange w:id="3763" w:author="Locke Liu" w:date="2021-05-24T14:33:00Z">
                  <w:rPr>
                    <w:rFonts w:ascii="Segoe UI" w:hAnsi="Segoe UI" w:cs="Segoe UI"/>
                    <w:sz w:val="16"/>
                    <w:szCs w:val="16"/>
                  </w:rPr>
                </w:rPrChange>
              </w:rPr>
              <w:t> </w:t>
            </w:r>
          </w:p>
        </w:tc>
      </w:tr>
      <w:tr w:rsidR="004B5AE9" w:rsidRPr="004D620F" w14:paraId="662C5865" w14:textId="77777777" w:rsidTr="006A422C">
        <w:trPr>
          <w:trHeight w:val="480"/>
          <w:jc w:val="center"/>
        </w:trPr>
        <w:tc>
          <w:tcPr>
            <w:tcW w:w="1389" w:type="pct"/>
            <w:shd w:val="clear" w:color="auto" w:fill="FFFFFF"/>
          </w:tcPr>
          <w:p w14:paraId="48FC0A8C" w14:textId="77777777" w:rsidR="004B5AE9" w:rsidRPr="004D620F" w:rsidRDefault="004B5AE9" w:rsidP="006A422C">
            <w:pPr>
              <w:jc w:val="both"/>
              <w:rPr>
                <w:rFonts w:ascii="Arial" w:hAnsi="Arial" w:cs="Arial"/>
                <w:b/>
                <w:bCs/>
                <w:sz w:val="16"/>
                <w:szCs w:val="16"/>
                <w:rPrChange w:id="3764" w:author="Locke Liu" w:date="2021-05-24T14:33:00Z">
                  <w:rPr>
                    <w:rFonts w:ascii="Segoe UI" w:hAnsi="Segoe UI" w:cs="Segoe UI"/>
                    <w:b/>
                    <w:bCs/>
                    <w:sz w:val="16"/>
                    <w:szCs w:val="16"/>
                  </w:rPr>
                </w:rPrChange>
              </w:rPr>
            </w:pPr>
            <w:r w:rsidRPr="004D620F">
              <w:rPr>
                <w:rFonts w:ascii="Arial" w:hAnsi="Arial" w:cs="Arial"/>
                <w:b/>
                <w:bCs/>
                <w:sz w:val="16"/>
                <w:szCs w:val="16"/>
                <w:rPrChange w:id="3765" w:author="Locke Liu" w:date="2021-05-24T14:33:00Z">
                  <w:rPr>
                    <w:rFonts w:ascii="Segoe UI" w:hAnsi="Segoe UI" w:cs="Segoe UI"/>
                    <w:b/>
                    <w:bCs/>
                    <w:sz w:val="16"/>
                    <w:szCs w:val="16"/>
                  </w:rPr>
                </w:rPrChange>
              </w:rPr>
              <w:t>Assumption</w:t>
            </w:r>
          </w:p>
        </w:tc>
        <w:tc>
          <w:tcPr>
            <w:tcW w:w="1944" w:type="pct"/>
            <w:shd w:val="clear" w:color="auto" w:fill="auto"/>
          </w:tcPr>
          <w:p w14:paraId="082D8889" w14:textId="77777777" w:rsidR="004B5AE9" w:rsidRPr="004D620F" w:rsidRDefault="004B5AE9" w:rsidP="006A422C">
            <w:pPr>
              <w:rPr>
                <w:rFonts w:ascii="Arial" w:hAnsi="Arial" w:cs="Arial"/>
                <w:sz w:val="16"/>
                <w:szCs w:val="16"/>
                <w:rPrChange w:id="3766" w:author="Locke Liu" w:date="2021-05-24T14:33:00Z">
                  <w:rPr>
                    <w:rFonts w:ascii="Segoe UI" w:hAnsi="Segoe UI" w:cs="Segoe UI"/>
                    <w:sz w:val="16"/>
                    <w:szCs w:val="16"/>
                  </w:rPr>
                </w:rPrChange>
              </w:rPr>
            </w:pPr>
          </w:p>
        </w:tc>
        <w:tc>
          <w:tcPr>
            <w:tcW w:w="1667" w:type="pct"/>
            <w:shd w:val="clear" w:color="auto" w:fill="auto"/>
          </w:tcPr>
          <w:p w14:paraId="55DBA3EB" w14:textId="77777777" w:rsidR="004B5AE9" w:rsidRPr="004D620F" w:rsidRDefault="004B5AE9" w:rsidP="006A422C">
            <w:pPr>
              <w:rPr>
                <w:rFonts w:ascii="Arial" w:hAnsi="Arial" w:cs="Arial"/>
                <w:sz w:val="16"/>
                <w:szCs w:val="16"/>
                <w:rPrChange w:id="3767" w:author="Locke Liu" w:date="2021-05-24T14:33:00Z">
                  <w:rPr>
                    <w:rFonts w:ascii="Segoe UI" w:hAnsi="Segoe UI" w:cs="Segoe UI"/>
                    <w:sz w:val="16"/>
                    <w:szCs w:val="16"/>
                  </w:rPr>
                </w:rPrChange>
              </w:rPr>
            </w:pPr>
            <w:r w:rsidRPr="004D620F">
              <w:rPr>
                <w:rFonts w:ascii="Arial" w:hAnsi="Arial" w:cs="Arial"/>
                <w:sz w:val="16"/>
                <w:szCs w:val="16"/>
                <w:rPrChange w:id="3768" w:author="Locke Liu" w:date="2021-05-24T14:33:00Z">
                  <w:rPr>
                    <w:rFonts w:ascii="Segoe UI" w:hAnsi="Segoe UI" w:cs="Segoe UI"/>
                    <w:sz w:val="16"/>
                    <w:szCs w:val="16"/>
                  </w:rPr>
                </w:rPrChange>
              </w:rPr>
              <w:t> </w:t>
            </w:r>
          </w:p>
        </w:tc>
      </w:tr>
      <w:tr w:rsidR="004B5AE9" w:rsidRPr="004D620F" w14:paraId="5A5EEAC9" w14:textId="77777777" w:rsidTr="006A422C">
        <w:trPr>
          <w:trHeight w:val="480"/>
          <w:jc w:val="center"/>
        </w:trPr>
        <w:tc>
          <w:tcPr>
            <w:tcW w:w="1389" w:type="pct"/>
            <w:shd w:val="clear" w:color="auto" w:fill="FFFFFF"/>
          </w:tcPr>
          <w:p w14:paraId="4E47F55B" w14:textId="77777777" w:rsidR="004B5AE9" w:rsidRPr="004D620F" w:rsidRDefault="004B5AE9" w:rsidP="006A422C">
            <w:pPr>
              <w:jc w:val="both"/>
              <w:rPr>
                <w:rFonts w:ascii="Arial" w:hAnsi="Arial" w:cs="Arial"/>
                <w:b/>
                <w:bCs/>
                <w:sz w:val="16"/>
                <w:szCs w:val="16"/>
                <w:rPrChange w:id="3769" w:author="Locke Liu" w:date="2021-05-24T14:33:00Z">
                  <w:rPr>
                    <w:rFonts w:ascii="Segoe UI" w:hAnsi="Segoe UI" w:cs="Segoe UI"/>
                    <w:b/>
                    <w:bCs/>
                    <w:sz w:val="16"/>
                    <w:szCs w:val="16"/>
                  </w:rPr>
                </w:rPrChange>
              </w:rPr>
            </w:pPr>
            <w:r w:rsidRPr="004D620F">
              <w:rPr>
                <w:rFonts w:ascii="Arial" w:hAnsi="Arial" w:cs="Arial"/>
                <w:b/>
                <w:bCs/>
                <w:sz w:val="16"/>
                <w:szCs w:val="16"/>
                <w:rPrChange w:id="3770" w:author="Locke Liu" w:date="2021-05-24T14:33:00Z">
                  <w:rPr>
                    <w:rFonts w:ascii="Segoe UI" w:hAnsi="Segoe UI" w:cs="Segoe UI"/>
                    <w:b/>
                    <w:bCs/>
                    <w:sz w:val="16"/>
                    <w:szCs w:val="16"/>
                  </w:rPr>
                </w:rPrChange>
              </w:rPr>
              <w:t xml:space="preserve">Alternatives </w:t>
            </w:r>
          </w:p>
        </w:tc>
        <w:tc>
          <w:tcPr>
            <w:tcW w:w="1944" w:type="pct"/>
            <w:shd w:val="clear" w:color="auto" w:fill="auto"/>
          </w:tcPr>
          <w:p w14:paraId="399C75A8" w14:textId="1FEDD0BE" w:rsidR="004B5AE9" w:rsidRPr="004D620F" w:rsidRDefault="005A4542" w:rsidP="00C54921">
            <w:pPr>
              <w:pStyle w:val="ListParagraph"/>
              <w:numPr>
                <w:ilvl w:val="0"/>
                <w:numId w:val="18"/>
              </w:numPr>
              <w:rPr>
                <w:rFonts w:ascii="Arial" w:hAnsi="Arial" w:cs="Arial"/>
                <w:color w:val="0000FF"/>
                <w:sz w:val="16"/>
                <w:szCs w:val="16"/>
                <w:rPrChange w:id="3771"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3772" w:author="Locke Liu" w:date="2021-05-24T14:33:00Z">
                  <w:rPr>
                    <w:rFonts w:ascii="Segoe UI" w:hAnsi="Segoe UI" w:cs="Segoe UI"/>
                    <w:color w:val="0000FF"/>
                    <w:sz w:val="16"/>
                    <w:szCs w:val="16"/>
                  </w:rPr>
                </w:rPrChange>
              </w:rPr>
              <w:t>Setup self-hosted integration runtime to allow ADF connect to data source through firewall</w:t>
            </w:r>
          </w:p>
          <w:p w14:paraId="425A8074" w14:textId="5E087B78" w:rsidR="004B5AE9" w:rsidRPr="004D620F" w:rsidRDefault="005A4542" w:rsidP="00C54921">
            <w:pPr>
              <w:pStyle w:val="ListParagraph"/>
              <w:numPr>
                <w:ilvl w:val="0"/>
                <w:numId w:val="18"/>
              </w:numPr>
              <w:rPr>
                <w:rFonts w:ascii="Arial" w:hAnsi="Arial" w:cs="Arial"/>
                <w:color w:val="0000FF"/>
                <w:sz w:val="16"/>
                <w:szCs w:val="16"/>
                <w:rPrChange w:id="3773"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3774" w:author="Locke Liu" w:date="2021-05-24T14:33:00Z">
                  <w:rPr>
                    <w:rFonts w:ascii="Segoe UI" w:hAnsi="Segoe UI" w:cs="Segoe UI"/>
                    <w:color w:val="0000FF"/>
                    <w:sz w:val="16"/>
                    <w:szCs w:val="16"/>
                  </w:rPr>
                </w:rPrChange>
              </w:rPr>
              <w:t>Setup direct network peering between ADF vnet and data source vnet</w:t>
            </w:r>
          </w:p>
        </w:tc>
        <w:tc>
          <w:tcPr>
            <w:tcW w:w="1667" w:type="pct"/>
            <w:shd w:val="clear" w:color="auto" w:fill="auto"/>
          </w:tcPr>
          <w:p w14:paraId="24FEB47D" w14:textId="77777777" w:rsidR="004B5AE9" w:rsidRPr="004D620F" w:rsidRDefault="004B5AE9" w:rsidP="006A422C">
            <w:pPr>
              <w:jc w:val="both"/>
              <w:rPr>
                <w:rFonts w:ascii="Arial" w:hAnsi="Arial" w:cs="Arial"/>
                <w:sz w:val="16"/>
                <w:szCs w:val="16"/>
                <w:rPrChange w:id="3775" w:author="Locke Liu" w:date="2021-05-24T14:33:00Z">
                  <w:rPr>
                    <w:rFonts w:ascii="Segoe UI" w:hAnsi="Segoe UI" w:cs="Segoe UI"/>
                    <w:sz w:val="16"/>
                    <w:szCs w:val="16"/>
                  </w:rPr>
                </w:rPrChange>
              </w:rPr>
            </w:pPr>
          </w:p>
        </w:tc>
      </w:tr>
      <w:tr w:rsidR="004B5AE9" w:rsidRPr="004D620F" w14:paraId="66E42DCE" w14:textId="77777777" w:rsidTr="006A422C">
        <w:trPr>
          <w:trHeight w:val="870"/>
          <w:jc w:val="center"/>
        </w:trPr>
        <w:tc>
          <w:tcPr>
            <w:tcW w:w="1389" w:type="pct"/>
            <w:shd w:val="clear" w:color="auto" w:fill="FFFFFF"/>
          </w:tcPr>
          <w:p w14:paraId="066216E3" w14:textId="77777777" w:rsidR="004B5AE9" w:rsidRPr="004D620F" w:rsidRDefault="004B5AE9" w:rsidP="006A422C">
            <w:pPr>
              <w:jc w:val="both"/>
              <w:rPr>
                <w:rFonts w:ascii="Arial" w:hAnsi="Arial" w:cs="Arial"/>
                <w:b/>
                <w:bCs/>
                <w:sz w:val="16"/>
                <w:szCs w:val="16"/>
                <w:rPrChange w:id="3776" w:author="Locke Liu" w:date="2021-05-24T14:33:00Z">
                  <w:rPr>
                    <w:rFonts w:ascii="Segoe UI" w:hAnsi="Segoe UI" w:cs="Segoe UI"/>
                    <w:b/>
                    <w:bCs/>
                    <w:sz w:val="16"/>
                    <w:szCs w:val="16"/>
                  </w:rPr>
                </w:rPrChange>
              </w:rPr>
            </w:pPr>
            <w:r w:rsidRPr="004D620F">
              <w:rPr>
                <w:rFonts w:ascii="Arial" w:hAnsi="Arial" w:cs="Arial"/>
                <w:b/>
                <w:bCs/>
                <w:sz w:val="16"/>
                <w:szCs w:val="16"/>
                <w:rPrChange w:id="3777" w:author="Locke Liu" w:date="2021-05-24T14:33:00Z">
                  <w:rPr>
                    <w:rFonts w:ascii="Segoe UI" w:hAnsi="Segoe UI" w:cs="Segoe UI"/>
                    <w:b/>
                    <w:bCs/>
                    <w:sz w:val="16"/>
                    <w:szCs w:val="16"/>
                  </w:rPr>
                </w:rPrChange>
              </w:rPr>
              <w:t>Decision</w:t>
            </w:r>
          </w:p>
        </w:tc>
        <w:tc>
          <w:tcPr>
            <w:tcW w:w="1944" w:type="pct"/>
            <w:shd w:val="clear" w:color="auto" w:fill="auto"/>
          </w:tcPr>
          <w:p w14:paraId="7C14AB39" w14:textId="61CBECAE" w:rsidR="004B5AE9" w:rsidRPr="004D620F" w:rsidRDefault="004B5AE9" w:rsidP="006A422C">
            <w:pPr>
              <w:jc w:val="both"/>
              <w:rPr>
                <w:rFonts w:ascii="Arial" w:hAnsi="Arial" w:cs="Arial"/>
                <w:b/>
                <w:bCs/>
                <w:color w:val="0000FF"/>
                <w:sz w:val="16"/>
                <w:szCs w:val="16"/>
                <w:rPrChange w:id="3778" w:author="Locke Liu" w:date="2021-05-24T14:33:00Z">
                  <w:rPr>
                    <w:rFonts w:ascii="Segoe UI" w:hAnsi="Segoe UI" w:cs="Segoe UI"/>
                    <w:b/>
                    <w:bCs/>
                    <w:color w:val="0000FF"/>
                    <w:sz w:val="16"/>
                    <w:szCs w:val="16"/>
                  </w:rPr>
                </w:rPrChange>
              </w:rPr>
            </w:pPr>
            <w:r w:rsidRPr="004D620F">
              <w:rPr>
                <w:rFonts w:ascii="Arial" w:hAnsi="Arial" w:cs="Arial"/>
                <w:b/>
                <w:bCs/>
                <w:color w:val="0000FF"/>
                <w:sz w:val="16"/>
                <w:szCs w:val="16"/>
                <w:rPrChange w:id="3779" w:author="Locke Liu" w:date="2021-05-24T14:33:00Z">
                  <w:rPr>
                    <w:rFonts w:ascii="Segoe UI" w:hAnsi="Segoe UI" w:cs="Segoe UI"/>
                    <w:b/>
                    <w:bCs/>
                    <w:color w:val="0000FF"/>
                    <w:sz w:val="16"/>
                    <w:szCs w:val="16"/>
                  </w:rPr>
                </w:rPrChange>
              </w:rPr>
              <w:t xml:space="preserve"> Alternative </w:t>
            </w:r>
            <w:r w:rsidR="005A4542" w:rsidRPr="004D620F">
              <w:rPr>
                <w:rFonts w:ascii="Arial" w:hAnsi="Arial" w:cs="Arial"/>
                <w:b/>
                <w:bCs/>
                <w:color w:val="0000FF"/>
                <w:sz w:val="16"/>
                <w:szCs w:val="16"/>
                <w:rPrChange w:id="3780" w:author="Locke Liu" w:date="2021-05-24T14:33:00Z">
                  <w:rPr>
                    <w:rFonts w:ascii="Segoe UI" w:hAnsi="Segoe UI" w:cs="Segoe UI"/>
                    <w:b/>
                    <w:bCs/>
                    <w:color w:val="0000FF"/>
                    <w:sz w:val="16"/>
                    <w:szCs w:val="16"/>
                  </w:rPr>
                </w:rPrChange>
              </w:rPr>
              <w:t>1</w:t>
            </w:r>
          </w:p>
        </w:tc>
        <w:tc>
          <w:tcPr>
            <w:tcW w:w="1667" w:type="pct"/>
            <w:shd w:val="clear" w:color="auto" w:fill="auto"/>
          </w:tcPr>
          <w:p w14:paraId="3FF9A2B7" w14:textId="77777777" w:rsidR="004B5AE9" w:rsidRPr="004D620F" w:rsidRDefault="004B5AE9" w:rsidP="006A422C">
            <w:pPr>
              <w:jc w:val="both"/>
              <w:rPr>
                <w:rFonts w:ascii="Arial" w:hAnsi="Arial" w:cs="Arial"/>
                <w:sz w:val="16"/>
                <w:szCs w:val="16"/>
                <w:rPrChange w:id="3781" w:author="Locke Liu" w:date="2021-05-24T14:33:00Z">
                  <w:rPr>
                    <w:rFonts w:ascii="Segoe UI" w:hAnsi="Segoe UI" w:cs="Segoe UI"/>
                    <w:sz w:val="16"/>
                    <w:szCs w:val="16"/>
                  </w:rPr>
                </w:rPrChange>
              </w:rPr>
            </w:pPr>
            <w:r w:rsidRPr="004D620F">
              <w:rPr>
                <w:rFonts w:ascii="Arial" w:hAnsi="Arial" w:cs="Arial"/>
                <w:sz w:val="16"/>
                <w:szCs w:val="16"/>
                <w:rPrChange w:id="3782" w:author="Locke Liu" w:date="2021-05-24T14:33:00Z">
                  <w:rPr>
                    <w:rFonts w:ascii="Segoe UI" w:hAnsi="Segoe UI" w:cs="Segoe UI"/>
                    <w:sz w:val="16"/>
                    <w:szCs w:val="16"/>
                  </w:rPr>
                </w:rPrChange>
              </w:rPr>
              <w:t> </w:t>
            </w:r>
          </w:p>
        </w:tc>
      </w:tr>
      <w:tr w:rsidR="004B5AE9" w:rsidRPr="004D620F" w14:paraId="3F8DEC35" w14:textId="77777777" w:rsidTr="006A422C">
        <w:trPr>
          <w:trHeight w:val="389"/>
          <w:jc w:val="center"/>
        </w:trPr>
        <w:tc>
          <w:tcPr>
            <w:tcW w:w="1389" w:type="pct"/>
            <w:vMerge w:val="restart"/>
            <w:shd w:val="clear" w:color="auto" w:fill="FFFFFF"/>
          </w:tcPr>
          <w:p w14:paraId="5ABE242E" w14:textId="77777777" w:rsidR="004B5AE9" w:rsidRPr="004D620F" w:rsidRDefault="004B5AE9" w:rsidP="006A422C">
            <w:pPr>
              <w:jc w:val="both"/>
              <w:rPr>
                <w:rFonts w:ascii="Arial" w:hAnsi="Arial" w:cs="Arial"/>
                <w:b/>
                <w:bCs/>
                <w:sz w:val="16"/>
                <w:szCs w:val="16"/>
                <w:rPrChange w:id="3783" w:author="Locke Liu" w:date="2021-05-24T14:33:00Z">
                  <w:rPr>
                    <w:rFonts w:ascii="Segoe UI" w:hAnsi="Segoe UI" w:cs="Segoe UI"/>
                    <w:b/>
                    <w:bCs/>
                    <w:sz w:val="16"/>
                    <w:szCs w:val="16"/>
                  </w:rPr>
                </w:rPrChange>
              </w:rPr>
            </w:pPr>
            <w:r w:rsidRPr="004D620F">
              <w:rPr>
                <w:rFonts w:ascii="Arial" w:hAnsi="Arial" w:cs="Arial"/>
                <w:b/>
                <w:bCs/>
                <w:sz w:val="16"/>
                <w:szCs w:val="16"/>
                <w:rPrChange w:id="3784" w:author="Locke Liu" w:date="2021-05-24T14:33:00Z">
                  <w:rPr>
                    <w:rFonts w:ascii="Segoe UI" w:hAnsi="Segoe UI" w:cs="Segoe UI"/>
                    <w:b/>
                    <w:bCs/>
                    <w:sz w:val="16"/>
                    <w:szCs w:val="16"/>
                  </w:rPr>
                </w:rPrChange>
              </w:rPr>
              <w:t>Justification</w:t>
            </w:r>
          </w:p>
        </w:tc>
        <w:tc>
          <w:tcPr>
            <w:tcW w:w="1944" w:type="pct"/>
            <w:vMerge w:val="restart"/>
            <w:shd w:val="clear" w:color="auto" w:fill="auto"/>
          </w:tcPr>
          <w:p w14:paraId="4B7EEB93" w14:textId="64FF8BAA" w:rsidR="004B5AE9" w:rsidRPr="004D620F" w:rsidRDefault="004B5AE9" w:rsidP="00C54921">
            <w:pPr>
              <w:pStyle w:val="ListParagraph"/>
              <w:numPr>
                <w:ilvl w:val="0"/>
                <w:numId w:val="19"/>
              </w:numPr>
              <w:jc w:val="both"/>
              <w:rPr>
                <w:rFonts w:ascii="Arial" w:hAnsi="Arial" w:cs="Arial"/>
                <w:sz w:val="16"/>
                <w:szCs w:val="16"/>
                <w:rPrChange w:id="3785" w:author="Locke Liu" w:date="2021-05-24T14:33:00Z">
                  <w:rPr>
                    <w:rFonts w:ascii="Segoe UI" w:hAnsi="Segoe UI" w:cs="Segoe UI"/>
                    <w:sz w:val="16"/>
                    <w:szCs w:val="16"/>
                  </w:rPr>
                </w:rPrChange>
              </w:rPr>
            </w:pPr>
            <w:r w:rsidRPr="004D620F">
              <w:rPr>
                <w:rFonts w:ascii="Arial" w:hAnsi="Arial" w:cs="Arial"/>
                <w:sz w:val="16"/>
                <w:szCs w:val="16"/>
                <w:rPrChange w:id="3786" w:author="Locke Liu" w:date="2021-05-24T14:33:00Z">
                  <w:rPr>
                    <w:rFonts w:ascii="Segoe UI" w:hAnsi="Segoe UI" w:cs="Segoe UI"/>
                    <w:sz w:val="16"/>
                    <w:szCs w:val="16"/>
                  </w:rPr>
                </w:rPrChange>
              </w:rPr>
              <w:t>Spoke-hub topology is the network connectivity standard to bridge different vnet</w:t>
            </w:r>
            <w:r w:rsidR="002D770D" w:rsidRPr="004D620F">
              <w:rPr>
                <w:rFonts w:ascii="Arial" w:hAnsi="Arial" w:cs="Arial"/>
                <w:sz w:val="16"/>
                <w:szCs w:val="16"/>
                <w:rPrChange w:id="3787" w:author="Locke Liu" w:date="2021-05-24T14:33:00Z">
                  <w:rPr>
                    <w:rFonts w:ascii="Segoe UI" w:hAnsi="Segoe UI" w:cs="Segoe UI"/>
                    <w:sz w:val="16"/>
                    <w:szCs w:val="16"/>
                  </w:rPr>
                </w:rPrChange>
              </w:rPr>
              <w:t xml:space="preserve">. </w:t>
            </w:r>
            <w:del w:id="3788" w:author="Locke Liu" w:date="2021-05-24T15:14:00Z">
              <w:r w:rsidR="002D770D" w:rsidRPr="004D620F" w:rsidDel="009A3BAC">
                <w:rPr>
                  <w:rFonts w:ascii="Arial" w:hAnsi="Arial" w:cs="Arial"/>
                  <w:sz w:val="16"/>
                  <w:szCs w:val="16"/>
                  <w:rPrChange w:id="3789" w:author="Locke Liu" w:date="2021-05-24T14:33:00Z">
                    <w:rPr>
                      <w:rFonts w:ascii="Segoe UI" w:hAnsi="Segoe UI" w:cs="Segoe UI"/>
                      <w:sz w:val="16"/>
                      <w:szCs w:val="16"/>
                    </w:rPr>
                  </w:rPrChange>
                </w:rPr>
                <w:delText>So</w:delText>
              </w:r>
            </w:del>
            <w:ins w:id="3790" w:author="Locke Liu" w:date="2021-05-24T15:14:00Z">
              <w:r w:rsidR="009A3BAC" w:rsidRPr="004D620F">
                <w:rPr>
                  <w:rFonts w:ascii="Arial" w:hAnsi="Arial" w:cs="Arial"/>
                  <w:sz w:val="16"/>
                  <w:szCs w:val="16"/>
                </w:rPr>
                <w:t>So,</w:t>
              </w:r>
            </w:ins>
            <w:r w:rsidR="002D770D" w:rsidRPr="004D620F">
              <w:rPr>
                <w:rFonts w:ascii="Arial" w:hAnsi="Arial" w:cs="Arial"/>
                <w:sz w:val="16"/>
                <w:szCs w:val="16"/>
                <w:rPrChange w:id="3791" w:author="Locke Liu" w:date="2021-05-24T14:33:00Z">
                  <w:rPr>
                    <w:rFonts w:ascii="Segoe UI" w:hAnsi="Segoe UI" w:cs="Segoe UI"/>
                    <w:sz w:val="16"/>
                    <w:szCs w:val="16"/>
                  </w:rPr>
                </w:rPrChange>
              </w:rPr>
              <w:t xml:space="preserve"> configure a direct peering between </w:t>
            </w:r>
            <w:del w:id="3792" w:author="Locke Liu" w:date="2021-05-24T15:15:00Z">
              <w:r w:rsidR="002D770D" w:rsidRPr="004D620F" w:rsidDel="00482828">
                <w:rPr>
                  <w:rFonts w:ascii="Arial" w:hAnsi="Arial" w:cs="Arial"/>
                  <w:sz w:val="16"/>
                  <w:szCs w:val="16"/>
                  <w:rPrChange w:id="3793" w:author="Locke Liu" w:date="2021-05-24T14:33:00Z">
                    <w:rPr>
                      <w:rFonts w:ascii="Segoe UI" w:hAnsi="Segoe UI" w:cs="Segoe UI"/>
                      <w:sz w:val="16"/>
                      <w:szCs w:val="16"/>
                    </w:rPr>
                  </w:rPrChange>
                </w:rPr>
                <w:delText>Datasource</w:delText>
              </w:r>
            </w:del>
            <w:ins w:id="3794" w:author="Locke Liu" w:date="2021-05-24T15:15:00Z">
              <w:r w:rsidR="005875C5">
                <w:rPr>
                  <w:rFonts w:ascii="Arial" w:hAnsi="Arial" w:cs="Arial"/>
                  <w:sz w:val="16"/>
                  <w:szCs w:val="16"/>
                </w:rPr>
                <w:t>d</w:t>
              </w:r>
              <w:r w:rsidR="00482828" w:rsidRPr="004D620F">
                <w:rPr>
                  <w:rFonts w:ascii="Arial" w:hAnsi="Arial" w:cs="Arial"/>
                  <w:sz w:val="16"/>
                  <w:szCs w:val="16"/>
                </w:rPr>
                <w:t>ata source</w:t>
              </w:r>
            </w:ins>
            <w:r w:rsidR="002D770D" w:rsidRPr="004D620F">
              <w:rPr>
                <w:rFonts w:ascii="Arial" w:hAnsi="Arial" w:cs="Arial"/>
                <w:sz w:val="16"/>
                <w:szCs w:val="16"/>
                <w:rPrChange w:id="3795" w:author="Locke Liu" w:date="2021-05-24T14:33:00Z">
                  <w:rPr>
                    <w:rFonts w:ascii="Segoe UI" w:hAnsi="Segoe UI" w:cs="Segoe UI"/>
                    <w:sz w:val="16"/>
                    <w:szCs w:val="16"/>
                  </w:rPr>
                </w:rPrChange>
              </w:rPr>
              <w:t xml:space="preserve"> </w:t>
            </w:r>
            <w:del w:id="3796" w:author="Locke Liu" w:date="2021-05-24T15:15:00Z">
              <w:r w:rsidR="002D770D" w:rsidRPr="004D620F" w:rsidDel="001460AA">
                <w:rPr>
                  <w:rFonts w:ascii="Arial" w:hAnsi="Arial" w:cs="Arial"/>
                  <w:sz w:val="16"/>
                  <w:szCs w:val="16"/>
                  <w:rPrChange w:id="3797" w:author="Locke Liu" w:date="2021-05-24T14:33:00Z">
                    <w:rPr>
                      <w:rFonts w:ascii="Segoe UI" w:hAnsi="Segoe UI" w:cs="Segoe UI"/>
                      <w:sz w:val="16"/>
                      <w:szCs w:val="16"/>
                    </w:rPr>
                  </w:rPrChange>
                </w:rPr>
                <w:delText xml:space="preserve">vnet </w:delText>
              </w:r>
            </w:del>
            <w:ins w:id="3798" w:author="Locke Liu" w:date="2021-05-24T15:15:00Z">
              <w:r w:rsidR="001460AA">
                <w:rPr>
                  <w:rFonts w:ascii="Arial" w:hAnsi="Arial" w:cs="Arial"/>
                  <w:sz w:val="16"/>
                  <w:szCs w:val="16"/>
                </w:rPr>
                <w:t>VN</w:t>
              </w:r>
              <w:r w:rsidR="001460AA" w:rsidRPr="004D620F">
                <w:rPr>
                  <w:rFonts w:ascii="Arial" w:hAnsi="Arial" w:cs="Arial"/>
                  <w:sz w:val="16"/>
                  <w:szCs w:val="16"/>
                  <w:rPrChange w:id="3799" w:author="Locke Liu" w:date="2021-05-24T14:33:00Z">
                    <w:rPr>
                      <w:rFonts w:ascii="Segoe UI" w:hAnsi="Segoe UI" w:cs="Segoe UI"/>
                      <w:sz w:val="16"/>
                      <w:szCs w:val="16"/>
                    </w:rPr>
                  </w:rPrChange>
                </w:rPr>
                <w:t xml:space="preserve">et </w:t>
              </w:r>
            </w:ins>
            <w:r w:rsidR="002D770D" w:rsidRPr="004D620F">
              <w:rPr>
                <w:rFonts w:ascii="Arial" w:hAnsi="Arial" w:cs="Arial"/>
                <w:sz w:val="16"/>
                <w:szCs w:val="16"/>
                <w:rPrChange w:id="3800" w:author="Locke Liu" w:date="2021-05-24T14:33:00Z">
                  <w:rPr>
                    <w:rFonts w:ascii="Segoe UI" w:hAnsi="Segoe UI" w:cs="Segoe UI"/>
                    <w:sz w:val="16"/>
                    <w:szCs w:val="16"/>
                  </w:rPr>
                </w:rPrChange>
              </w:rPr>
              <w:t xml:space="preserve">and Data lake </w:t>
            </w:r>
            <w:ins w:id="3801" w:author="Locke Liu" w:date="2021-05-24T15:15:00Z">
              <w:r w:rsidR="00F365EE">
                <w:rPr>
                  <w:rFonts w:ascii="Arial" w:hAnsi="Arial" w:cs="Arial"/>
                  <w:sz w:val="16"/>
                  <w:szCs w:val="16"/>
                </w:rPr>
                <w:t>VN</w:t>
              </w:r>
              <w:r w:rsidR="00F365EE" w:rsidRPr="003A67B7">
                <w:rPr>
                  <w:rFonts w:ascii="Arial" w:hAnsi="Arial" w:cs="Arial"/>
                  <w:sz w:val="16"/>
                  <w:szCs w:val="16"/>
                </w:rPr>
                <w:t xml:space="preserve">et </w:t>
              </w:r>
            </w:ins>
            <w:del w:id="3802" w:author="Locke Liu" w:date="2021-05-24T15:15:00Z">
              <w:r w:rsidR="002D770D" w:rsidRPr="004D620F" w:rsidDel="00F365EE">
                <w:rPr>
                  <w:rFonts w:ascii="Arial" w:hAnsi="Arial" w:cs="Arial"/>
                  <w:sz w:val="16"/>
                  <w:szCs w:val="16"/>
                  <w:rPrChange w:id="3803" w:author="Locke Liu" w:date="2021-05-24T14:33:00Z">
                    <w:rPr>
                      <w:rFonts w:ascii="Segoe UI" w:hAnsi="Segoe UI" w:cs="Segoe UI"/>
                      <w:sz w:val="16"/>
                      <w:szCs w:val="16"/>
                    </w:rPr>
                  </w:rPrChange>
                </w:rPr>
                <w:delText xml:space="preserve">vnet </w:delText>
              </w:r>
            </w:del>
            <w:r w:rsidR="002D770D" w:rsidRPr="004D620F">
              <w:rPr>
                <w:rFonts w:ascii="Arial" w:hAnsi="Arial" w:cs="Arial"/>
                <w:sz w:val="16"/>
                <w:szCs w:val="16"/>
                <w:rPrChange w:id="3804" w:author="Locke Liu" w:date="2021-05-24T14:33:00Z">
                  <w:rPr>
                    <w:rFonts w:ascii="Segoe UI" w:hAnsi="Segoe UI" w:cs="Segoe UI"/>
                    <w:sz w:val="16"/>
                    <w:szCs w:val="16"/>
                  </w:rPr>
                </w:rPrChange>
              </w:rPr>
              <w:t>is not allowed</w:t>
            </w:r>
          </w:p>
          <w:p w14:paraId="5F2051B3" w14:textId="36ABC873" w:rsidR="004B5AE9" w:rsidRPr="004D620F" w:rsidRDefault="002D770D" w:rsidP="00C54921">
            <w:pPr>
              <w:pStyle w:val="ListParagraph"/>
              <w:numPr>
                <w:ilvl w:val="0"/>
                <w:numId w:val="19"/>
              </w:numPr>
              <w:jc w:val="both"/>
              <w:rPr>
                <w:rFonts w:ascii="Arial" w:hAnsi="Arial" w:cs="Arial"/>
                <w:sz w:val="16"/>
                <w:szCs w:val="16"/>
                <w:rPrChange w:id="3805" w:author="Locke Liu" w:date="2021-05-24T14:33:00Z">
                  <w:rPr>
                    <w:rFonts w:ascii="Segoe UI" w:hAnsi="Segoe UI" w:cs="Segoe UI"/>
                    <w:sz w:val="16"/>
                    <w:szCs w:val="16"/>
                  </w:rPr>
                </w:rPrChange>
              </w:rPr>
            </w:pPr>
            <w:r w:rsidRPr="004D620F">
              <w:rPr>
                <w:rFonts w:ascii="Arial" w:hAnsi="Arial" w:cs="Arial"/>
                <w:sz w:val="16"/>
                <w:szCs w:val="16"/>
                <w:rPrChange w:id="3806" w:author="Locke Liu" w:date="2021-05-24T14:33:00Z">
                  <w:rPr>
                    <w:rFonts w:ascii="Segoe UI" w:hAnsi="Segoe UI" w:cs="Segoe UI"/>
                    <w:sz w:val="16"/>
                    <w:szCs w:val="16"/>
                  </w:rPr>
                </w:rPrChange>
              </w:rPr>
              <w:t xml:space="preserve">There is no mandatory UDR has been implemented on all subnet in China east vnet. Without routing information, ADF can’t reach data source VM inside of China east vnet as of now. </w:t>
            </w:r>
            <w:del w:id="3807" w:author="Locke Liu" w:date="2021-05-24T15:15:00Z">
              <w:r w:rsidRPr="004D620F" w:rsidDel="00F15B0E">
                <w:rPr>
                  <w:rFonts w:ascii="Arial" w:hAnsi="Arial" w:cs="Arial"/>
                  <w:sz w:val="16"/>
                  <w:szCs w:val="16"/>
                  <w:rPrChange w:id="3808" w:author="Locke Liu" w:date="2021-05-24T14:33:00Z">
                    <w:rPr>
                      <w:rFonts w:ascii="Segoe UI" w:hAnsi="Segoe UI" w:cs="Segoe UI"/>
                      <w:sz w:val="16"/>
                      <w:szCs w:val="16"/>
                    </w:rPr>
                  </w:rPrChange>
                </w:rPr>
                <w:delText>So</w:delText>
              </w:r>
            </w:del>
            <w:ins w:id="3809" w:author="Locke Liu" w:date="2021-05-24T15:15:00Z">
              <w:r w:rsidR="00F15B0E" w:rsidRPr="004D620F">
                <w:rPr>
                  <w:rFonts w:ascii="Arial" w:hAnsi="Arial" w:cs="Arial"/>
                  <w:sz w:val="16"/>
                  <w:szCs w:val="16"/>
                </w:rPr>
                <w:t>So,</w:t>
              </w:r>
            </w:ins>
            <w:r w:rsidRPr="004D620F">
              <w:rPr>
                <w:rFonts w:ascii="Arial" w:hAnsi="Arial" w:cs="Arial"/>
                <w:sz w:val="16"/>
                <w:szCs w:val="16"/>
                <w:rPrChange w:id="3810" w:author="Locke Liu" w:date="2021-05-24T14:33:00Z">
                  <w:rPr>
                    <w:rFonts w:ascii="Segoe UI" w:hAnsi="Segoe UI" w:cs="Segoe UI"/>
                    <w:sz w:val="16"/>
                    <w:szCs w:val="16"/>
                  </w:rPr>
                </w:rPrChange>
              </w:rPr>
              <w:t xml:space="preserve"> we have to setup a</w:t>
            </w:r>
            <w:ins w:id="3811" w:author="Locke Liu" w:date="2021-05-24T15:15:00Z">
              <w:r w:rsidR="00F15B0E">
                <w:rPr>
                  <w:rFonts w:ascii="Arial" w:hAnsi="Arial" w:cs="Arial"/>
                  <w:sz w:val="16"/>
                  <w:szCs w:val="16"/>
                </w:rPr>
                <w:t>n</w:t>
              </w:r>
            </w:ins>
            <w:r w:rsidRPr="004D620F">
              <w:rPr>
                <w:rFonts w:ascii="Arial" w:hAnsi="Arial" w:cs="Arial"/>
                <w:sz w:val="16"/>
                <w:szCs w:val="16"/>
                <w:rPrChange w:id="3812" w:author="Locke Liu" w:date="2021-05-24T14:33:00Z">
                  <w:rPr>
                    <w:rFonts w:ascii="Segoe UI" w:hAnsi="Segoe UI" w:cs="Segoe UI"/>
                    <w:sz w:val="16"/>
                    <w:szCs w:val="16"/>
                  </w:rPr>
                </w:rPrChange>
              </w:rPr>
              <w:t xml:space="preserve"> integration runtime in a specific subnet where UDR is applied</w:t>
            </w:r>
          </w:p>
          <w:p w14:paraId="75EB1E0F" w14:textId="77777777" w:rsidR="004B5AE9" w:rsidRPr="004D620F" w:rsidRDefault="004B5AE9" w:rsidP="006A422C">
            <w:pPr>
              <w:jc w:val="both"/>
              <w:rPr>
                <w:rFonts w:ascii="Arial" w:hAnsi="Arial" w:cs="Arial"/>
                <w:sz w:val="16"/>
                <w:szCs w:val="16"/>
                <w:rPrChange w:id="3813" w:author="Locke Liu" w:date="2021-05-24T14:33:00Z">
                  <w:rPr>
                    <w:rFonts w:ascii="Segoe UI" w:hAnsi="Segoe UI" w:cs="Segoe UI"/>
                    <w:sz w:val="16"/>
                    <w:szCs w:val="16"/>
                  </w:rPr>
                </w:rPrChange>
              </w:rPr>
            </w:pPr>
          </w:p>
        </w:tc>
        <w:tc>
          <w:tcPr>
            <w:tcW w:w="1667" w:type="pct"/>
            <w:vMerge w:val="restart"/>
            <w:shd w:val="clear" w:color="auto" w:fill="auto"/>
          </w:tcPr>
          <w:p w14:paraId="57ED2414" w14:textId="265AC0F1" w:rsidR="004B5AE9" w:rsidRPr="004D620F" w:rsidRDefault="002D770D" w:rsidP="006A422C">
            <w:pPr>
              <w:jc w:val="both"/>
              <w:rPr>
                <w:rFonts w:ascii="Arial" w:hAnsi="Arial" w:cs="Arial"/>
                <w:sz w:val="16"/>
                <w:szCs w:val="16"/>
                <w:rPrChange w:id="3814" w:author="Locke Liu" w:date="2021-05-24T14:33:00Z">
                  <w:rPr>
                    <w:rFonts w:ascii="Segoe UI" w:hAnsi="Segoe UI" w:cs="Segoe UI"/>
                    <w:sz w:val="16"/>
                    <w:szCs w:val="16"/>
                  </w:rPr>
                </w:rPrChange>
              </w:rPr>
            </w:pPr>
            <w:r w:rsidRPr="004D620F">
              <w:rPr>
                <w:rFonts w:ascii="Arial" w:hAnsi="Arial" w:cs="Arial"/>
                <w:sz w:val="16"/>
                <w:szCs w:val="16"/>
                <w:rPrChange w:id="3815" w:author="Locke Liu" w:date="2021-05-24T14:33:00Z">
                  <w:rPr>
                    <w:rFonts w:ascii="Segoe UI" w:hAnsi="Segoe UI" w:cs="Segoe UI"/>
                    <w:sz w:val="16"/>
                    <w:szCs w:val="16"/>
                  </w:rPr>
                </w:rPrChange>
              </w:rPr>
              <w:t xml:space="preserve">There is no way to allow network traffic between CDP </w:t>
            </w:r>
            <w:ins w:id="3816" w:author="Locke Liu" w:date="2021-05-24T15:15:00Z">
              <w:r w:rsidR="00460311">
                <w:rPr>
                  <w:rFonts w:ascii="Arial" w:hAnsi="Arial" w:cs="Arial"/>
                  <w:sz w:val="16"/>
                  <w:szCs w:val="16"/>
                </w:rPr>
                <w:t>VN</w:t>
              </w:r>
              <w:r w:rsidR="00460311" w:rsidRPr="003A67B7">
                <w:rPr>
                  <w:rFonts w:ascii="Arial" w:hAnsi="Arial" w:cs="Arial"/>
                  <w:sz w:val="16"/>
                  <w:szCs w:val="16"/>
                </w:rPr>
                <w:t xml:space="preserve">et </w:t>
              </w:r>
            </w:ins>
            <w:del w:id="3817" w:author="Locke Liu" w:date="2021-05-24T15:15:00Z">
              <w:r w:rsidRPr="004D620F" w:rsidDel="00460311">
                <w:rPr>
                  <w:rFonts w:ascii="Arial" w:hAnsi="Arial" w:cs="Arial"/>
                  <w:sz w:val="16"/>
                  <w:szCs w:val="16"/>
                  <w:rPrChange w:id="3818" w:author="Locke Liu" w:date="2021-05-24T14:33:00Z">
                    <w:rPr>
                      <w:rFonts w:ascii="Segoe UI" w:hAnsi="Segoe UI" w:cs="Segoe UI"/>
                      <w:sz w:val="16"/>
                      <w:szCs w:val="16"/>
                    </w:rPr>
                  </w:rPrChange>
                </w:rPr>
                <w:delText xml:space="preserve">VNET </w:delText>
              </w:r>
            </w:del>
            <w:r w:rsidRPr="004D620F">
              <w:rPr>
                <w:rFonts w:ascii="Arial" w:hAnsi="Arial" w:cs="Arial"/>
                <w:sz w:val="16"/>
                <w:szCs w:val="16"/>
                <w:rPrChange w:id="3819" w:author="Locke Liu" w:date="2021-05-24T14:33:00Z">
                  <w:rPr>
                    <w:rFonts w:ascii="Segoe UI" w:hAnsi="Segoe UI" w:cs="Segoe UI"/>
                    <w:sz w:val="16"/>
                    <w:szCs w:val="16"/>
                  </w:rPr>
                </w:rPrChange>
              </w:rPr>
              <w:t xml:space="preserve">and China East data </w:t>
            </w:r>
            <w:del w:id="3820" w:author="Locke Liu" w:date="2021-05-24T15:15:00Z">
              <w:r w:rsidRPr="004D620F" w:rsidDel="000B1C39">
                <w:rPr>
                  <w:rFonts w:ascii="Arial" w:hAnsi="Arial" w:cs="Arial"/>
                  <w:sz w:val="16"/>
                  <w:szCs w:val="16"/>
                  <w:rPrChange w:id="3821" w:author="Locke Liu" w:date="2021-05-24T14:33:00Z">
                    <w:rPr>
                      <w:rFonts w:ascii="Segoe UI" w:hAnsi="Segoe UI" w:cs="Segoe UI"/>
                      <w:sz w:val="16"/>
                      <w:szCs w:val="16"/>
                    </w:rPr>
                  </w:rPrChange>
                </w:rPr>
                <w:delText>vn</w:delText>
              </w:r>
            </w:del>
            <w:ins w:id="3822" w:author="Locke Liu" w:date="2021-05-24T15:15:00Z">
              <w:r w:rsidR="000B1C39">
                <w:rPr>
                  <w:rFonts w:ascii="Arial" w:hAnsi="Arial" w:cs="Arial"/>
                  <w:sz w:val="16"/>
                  <w:szCs w:val="16"/>
                </w:rPr>
                <w:t>VN</w:t>
              </w:r>
            </w:ins>
            <w:r w:rsidRPr="004D620F">
              <w:rPr>
                <w:rFonts w:ascii="Arial" w:hAnsi="Arial" w:cs="Arial"/>
                <w:sz w:val="16"/>
                <w:szCs w:val="16"/>
                <w:rPrChange w:id="3823" w:author="Locke Liu" w:date="2021-05-24T14:33:00Z">
                  <w:rPr>
                    <w:rFonts w:ascii="Segoe UI" w:hAnsi="Segoe UI" w:cs="Segoe UI"/>
                    <w:sz w:val="16"/>
                    <w:szCs w:val="16"/>
                  </w:rPr>
                </w:rPrChange>
              </w:rPr>
              <w:t xml:space="preserve">et (except infra </w:t>
            </w:r>
            <w:ins w:id="3824" w:author="Locke Liu" w:date="2021-05-24T15:15:00Z">
              <w:r w:rsidR="00460311">
                <w:rPr>
                  <w:rFonts w:ascii="Arial" w:hAnsi="Arial" w:cs="Arial"/>
                  <w:sz w:val="16"/>
                  <w:szCs w:val="16"/>
                </w:rPr>
                <w:t>VN</w:t>
              </w:r>
              <w:r w:rsidR="00460311" w:rsidRPr="003A67B7">
                <w:rPr>
                  <w:rFonts w:ascii="Arial" w:hAnsi="Arial" w:cs="Arial"/>
                  <w:sz w:val="16"/>
                  <w:szCs w:val="16"/>
                </w:rPr>
                <w:t>et</w:t>
              </w:r>
            </w:ins>
            <w:del w:id="3825" w:author="Locke Liu" w:date="2021-05-24T15:15:00Z">
              <w:r w:rsidRPr="004D620F" w:rsidDel="00460311">
                <w:rPr>
                  <w:rFonts w:ascii="Arial" w:hAnsi="Arial" w:cs="Arial"/>
                  <w:sz w:val="16"/>
                  <w:szCs w:val="16"/>
                  <w:rPrChange w:id="3826" w:author="Locke Liu" w:date="2021-05-24T14:33:00Z">
                    <w:rPr>
                      <w:rFonts w:ascii="Segoe UI" w:hAnsi="Segoe UI" w:cs="Segoe UI"/>
                      <w:sz w:val="16"/>
                      <w:szCs w:val="16"/>
                    </w:rPr>
                  </w:rPrChange>
                </w:rPr>
                <w:delText>vnet</w:delText>
              </w:r>
            </w:del>
            <w:r w:rsidRPr="004D620F">
              <w:rPr>
                <w:rFonts w:ascii="Arial" w:hAnsi="Arial" w:cs="Arial"/>
                <w:sz w:val="16"/>
                <w:szCs w:val="16"/>
                <w:rPrChange w:id="3827" w:author="Locke Liu" w:date="2021-05-24T14:33:00Z">
                  <w:rPr>
                    <w:rFonts w:ascii="Segoe UI" w:hAnsi="Segoe UI" w:cs="Segoe UI"/>
                    <w:sz w:val="16"/>
                    <w:szCs w:val="16"/>
                  </w:rPr>
                </w:rPrChange>
              </w:rPr>
              <w:t xml:space="preserve">) without </w:t>
            </w:r>
            <w:del w:id="3828" w:author="Locke Liu" w:date="2021-05-24T15:15:00Z">
              <w:r w:rsidRPr="004D620F" w:rsidDel="000B1C39">
                <w:rPr>
                  <w:rFonts w:ascii="Arial" w:hAnsi="Arial" w:cs="Arial"/>
                  <w:sz w:val="16"/>
                  <w:szCs w:val="16"/>
                  <w:rPrChange w:id="3829" w:author="Locke Liu" w:date="2021-05-24T14:33:00Z">
                    <w:rPr>
                      <w:rFonts w:ascii="Segoe UI" w:hAnsi="Segoe UI" w:cs="Segoe UI"/>
                      <w:sz w:val="16"/>
                      <w:szCs w:val="16"/>
                    </w:rPr>
                  </w:rPrChange>
                </w:rPr>
                <w:delText>udr</w:delText>
              </w:r>
            </w:del>
            <w:ins w:id="3830" w:author="Locke Liu" w:date="2021-05-24T15:15:00Z">
              <w:r w:rsidR="000B1C39">
                <w:rPr>
                  <w:rFonts w:ascii="Arial" w:hAnsi="Arial" w:cs="Arial"/>
                  <w:sz w:val="16"/>
                  <w:szCs w:val="16"/>
                </w:rPr>
                <w:t>UDR</w:t>
              </w:r>
            </w:ins>
            <w:r w:rsidRPr="004D620F">
              <w:rPr>
                <w:rFonts w:ascii="Arial" w:hAnsi="Arial" w:cs="Arial"/>
                <w:sz w:val="16"/>
                <w:szCs w:val="16"/>
                <w:rPrChange w:id="3831" w:author="Locke Liu" w:date="2021-05-24T14:33:00Z">
                  <w:rPr>
                    <w:rFonts w:ascii="Segoe UI" w:hAnsi="Segoe UI" w:cs="Segoe UI"/>
                    <w:sz w:val="16"/>
                    <w:szCs w:val="16"/>
                  </w:rPr>
                </w:rPrChange>
              </w:rPr>
              <w:t>.</w:t>
            </w:r>
          </w:p>
        </w:tc>
      </w:tr>
      <w:tr w:rsidR="004B5AE9" w:rsidRPr="004D620F" w14:paraId="06EEA651" w14:textId="77777777" w:rsidTr="006A422C">
        <w:trPr>
          <w:trHeight w:val="389"/>
          <w:jc w:val="center"/>
        </w:trPr>
        <w:tc>
          <w:tcPr>
            <w:tcW w:w="1389" w:type="pct"/>
            <w:vMerge/>
            <w:vAlign w:val="center"/>
          </w:tcPr>
          <w:p w14:paraId="42AB7808" w14:textId="77777777" w:rsidR="004B5AE9" w:rsidRPr="004D620F" w:rsidRDefault="004B5AE9" w:rsidP="006A422C">
            <w:pPr>
              <w:rPr>
                <w:rFonts w:ascii="Arial" w:hAnsi="Arial" w:cs="Arial"/>
                <w:b/>
                <w:bCs/>
                <w:sz w:val="16"/>
                <w:szCs w:val="16"/>
                <w:rPrChange w:id="3832" w:author="Locke Liu" w:date="2021-05-24T14:33:00Z">
                  <w:rPr>
                    <w:rFonts w:ascii="Segoe UI" w:hAnsi="Segoe UI" w:cs="Segoe UI"/>
                    <w:b/>
                    <w:bCs/>
                    <w:sz w:val="16"/>
                    <w:szCs w:val="16"/>
                  </w:rPr>
                </w:rPrChange>
              </w:rPr>
            </w:pPr>
          </w:p>
        </w:tc>
        <w:tc>
          <w:tcPr>
            <w:tcW w:w="1944" w:type="pct"/>
            <w:vMerge/>
            <w:vAlign w:val="center"/>
          </w:tcPr>
          <w:p w14:paraId="4728AF63" w14:textId="77777777" w:rsidR="004B5AE9" w:rsidRPr="004D620F" w:rsidRDefault="004B5AE9" w:rsidP="006A422C">
            <w:pPr>
              <w:rPr>
                <w:rFonts w:ascii="Arial" w:hAnsi="Arial" w:cs="Arial"/>
                <w:sz w:val="16"/>
                <w:szCs w:val="16"/>
                <w:rPrChange w:id="3833" w:author="Locke Liu" w:date="2021-05-24T14:33:00Z">
                  <w:rPr>
                    <w:rFonts w:ascii="Segoe UI" w:hAnsi="Segoe UI" w:cs="Segoe UI"/>
                    <w:sz w:val="16"/>
                    <w:szCs w:val="16"/>
                  </w:rPr>
                </w:rPrChange>
              </w:rPr>
            </w:pPr>
          </w:p>
        </w:tc>
        <w:tc>
          <w:tcPr>
            <w:tcW w:w="1667" w:type="pct"/>
            <w:vMerge/>
            <w:vAlign w:val="center"/>
          </w:tcPr>
          <w:p w14:paraId="7EDD32B1" w14:textId="77777777" w:rsidR="004B5AE9" w:rsidRPr="004D620F" w:rsidRDefault="004B5AE9" w:rsidP="006A422C">
            <w:pPr>
              <w:rPr>
                <w:rFonts w:ascii="Arial" w:hAnsi="Arial" w:cs="Arial"/>
                <w:sz w:val="16"/>
                <w:szCs w:val="16"/>
                <w:rPrChange w:id="3834" w:author="Locke Liu" w:date="2021-05-24T14:33:00Z">
                  <w:rPr>
                    <w:rFonts w:ascii="Segoe UI" w:hAnsi="Segoe UI" w:cs="Segoe UI"/>
                    <w:sz w:val="16"/>
                    <w:szCs w:val="16"/>
                  </w:rPr>
                </w:rPrChange>
              </w:rPr>
            </w:pPr>
          </w:p>
        </w:tc>
      </w:tr>
      <w:tr w:rsidR="004B5AE9" w:rsidRPr="004D620F" w14:paraId="38B03509" w14:textId="77777777" w:rsidTr="006A422C">
        <w:trPr>
          <w:trHeight w:val="389"/>
          <w:jc w:val="center"/>
        </w:trPr>
        <w:tc>
          <w:tcPr>
            <w:tcW w:w="1389" w:type="pct"/>
            <w:vMerge/>
            <w:vAlign w:val="center"/>
          </w:tcPr>
          <w:p w14:paraId="0C6F2834" w14:textId="77777777" w:rsidR="004B5AE9" w:rsidRPr="004D620F" w:rsidRDefault="004B5AE9" w:rsidP="006A422C">
            <w:pPr>
              <w:rPr>
                <w:rFonts w:ascii="Arial" w:hAnsi="Arial" w:cs="Arial"/>
                <w:b/>
                <w:bCs/>
                <w:sz w:val="16"/>
                <w:szCs w:val="16"/>
                <w:rPrChange w:id="3835" w:author="Locke Liu" w:date="2021-05-24T14:33:00Z">
                  <w:rPr>
                    <w:rFonts w:ascii="Segoe UI" w:hAnsi="Segoe UI" w:cs="Segoe UI"/>
                    <w:b/>
                    <w:bCs/>
                    <w:sz w:val="16"/>
                    <w:szCs w:val="16"/>
                  </w:rPr>
                </w:rPrChange>
              </w:rPr>
            </w:pPr>
          </w:p>
        </w:tc>
        <w:tc>
          <w:tcPr>
            <w:tcW w:w="1944" w:type="pct"/>
            <w:vMerge/>
            <w:vAlign w:val="center"/>
          </w:tcPr>
          <w:p w14:paraId="1F65FDE7" w14:textId="77777777" w:rsidR="004B5AE9" w:rsidRPr="004D620F" w:rsidRDefault="004B5AE9" w:rsidP="006A422C">
            <w:pPr>
              <w:rPr>
                <w:rFonts w:ascii="Arial" w:hAnsi="Arial" w:cs="Arial"/>
                <w:sz w:val="16"/>
                <w:szCs w:val="16"/>
                <w:rPrChange w:id="3836" w:author="Locke Liu" w:date="2021-05-24T14:33:00Z">
                  <w:rPr>
                    <w:rFonts w:ascii="Segoe UI" w:hAnsi="Segoe UI" w:cs="Segoe UI"/>
                    <w:sz w:val="16"/>
                    <w:szCs w:val="16"/>
                  </w:rPr>
                </w:rPrChange>
              </w:rPr>
            </w:pPr>
          </w:p>
        </w:tc>
        <w:tc>
          <w:tcPr>
            <w:tcW w:w="1667" w:type="pct"/>
            <w:vMerge/>
            <w:vAlign w:val="center"/>
          </w:tcPr>
          <w:p w14:paraId="26CA4470" w14:textId="77777777" w:rsidR="004B5AE9" w:rsidRPr="004D620F" w:rsidRDefault="004B5AE9" w:rsidP="006A422C">
            <w:pPr>
              <w:rPr>
                <w:rFonts w:ascii="Arial" w:hAnsi="Arial" w:cs="Arial"/>
                <w:sz w:val="16"/>
                <w:szCs w:val="16"/>
                <w:rPrChange w:id="3837" w:author="Locke Liu" w:date="2021-05-24T14:33:00Z">
                  <w:rPr>
                    <w:rFonts w:ascii="Segoe UI" w:hAnsi="Segoe UI" w:cs="Segoe UI"/>
                    <w:sz w:val="16"/>
                    <w:szCs w:val="16"/>
                  </w:rPr>
                </w:rPrChange>
              </w:rPr>
            </w:pPr>
          </w:p>
        </w:tc>
      </w:tr>
      <w:tr w:rsidR="004B5AE9" w:rsidRPr="004D620F" w14:paraId="04A335FA" w14:textId="77777777" w:rsidTr="006A422C">
        <w:trPr>
          <w:trHeight w:val="389"/>
          <w:jc w:val="center"/>
        </w:trPr>
        <w:tc>
          <w:tcPr>
            <w:tcW w:w="1389" w:type="pct"/>
            <w:vMerge/>
            <w:vAlign w:val="center"/>
          </w:tcPr>
          <w:p w14:paraId="5AEF6486" w14:textId="77777777" w:rsidR="004B5AE9" w:rsidRPr="004D620F" w:rsidRDefault="004B5AE9" w:rsidP="006A422C">
            <w:pPr>
              <w:rPr>
                <w:rFonts w:ascii="Arial" w:hAnsi="Arial" w:cs="Arial"/>
                <w:b/>
                <w:bCs/>
                <w:sz w:val="16"/>
                <w:szCs w:val="16"/>
                <w:rPrChange w:id="3838" w:author="Locke Liu" w:date="2021-05-24T14:33:00Z">
                  <w:rPr>
                    <w:rFonts w:ascii="Segoe UI" w:hAnsi="Segoe UI" w:cs="Segoe UI"/>
                    <w:b/>
                    <w:bCs/>
                    <w:sz w:val="16"/>
                    <w:szCs w:val="16"/>
                  </w:rPr>
                </w:rPrChange>
              </w:rPr>
            </w:pPr>
          </w:p>
        </w:tc>
        <w:tc>
          <w:tcPr>
            <w:tcW w:w="1944" w:type="pct"/>
            <w:vMerge/>
            <w:vAlign w:val="center"/>
          </w:tcPr>
          <w:p w14:paraId="2CF042BF" w14:textId="77777777" w:rsidR="004B5AE9" w:rsidRPr="004D620F" w:rsidRDefault="004B5AE9" w:rsidP="006A422C">
            <w:pPr>
              <w:rPr>
                <w:rFonts w:ascii="Arial" w:hAnsi="Arial" w:cs="Arial"/>
                <w:sz w:val="16"/>
                <w:szCs w:val="16"/>
                <w:rPrChange w:id="3839" w:author="Locke Liu" w:date="2021-05-24T14:33:00Z">
                  <w:rPr>
                    <w:rFonts w:ascii="Segoe UI" w:hAnsi="Segoe UI" w:cs="Segoe UI"/>
                    <w:sz w:val="16"/>
                    <w:szCs w:val="16"/>
                  </w:rPr>
                </w:rPrChange>
              </w:rPr>
            </w:pPr>
          </w:p>
        </w:tc>
        <w:tc>
          <w:tcPr>
            <w:tcW w:w="1667" w:type="pct"/>
            <w:vMerge/>
            <w:vAlign w:val="center"/>
          </w:tcPr>
          <w:p w14:paraId="183D599A" w14:textId="77777777" w:rsidR="004B5AE9" w:rsidRPr="004D620F" w:rsidRDefault="004B5AE9" w:rsidP="006A422C">
            <w:pPr>
              <w:rPr>
                <w:rFonts w:ascii="Arial" w:hAnsi="Arial" w:cs="Arial"/>
                <w:sz w:val="16"/>
                <w:szCs w:val="16"/>
                <w:rPrChange w:id="3840" w:author="Locke Liu" w:date="2021-05-24T14:33:00Z">
                  <w:rPr>
                    <w:rFonts w:ascii="Segoe UI" w:hAnsi="Segoe UI" w:cs="Segoe UI"/>
                    <w:sz w:val="16"/>
                    <w:szCs w:val="16"/>
                  </w:rPr>
                </w:rPrChange>
              </w:rPr>
            </w:pPr>
          </w:p>
        </w:tc>
      </w:tr>
      <w:tr w:rsidR="004B5AE9" w:rsidRPr="004D620F" w14:paraId="41ACD7B3" w14:textId="77777777" w:rsidTr="006A422C">
        <w:trPr>
          <w:trHeight w:val="360"/>
          <w:jc w:val="center"/>
        </w:trPr>
        <w:tc>
          <w:tcPr>
            <w:tcW w:w="1389" w:type="pct"/>
            <w:shd w:val="clear" w:color="auto" w:fill="FFFFFF"/>
          </w:tcPr>
          <w:p w14:paraId="045A60CF" w14:textId="77777777" w:rsidR="004B5AE9" w:rsidRPr="004D620F" w:rsidRDefault="004B5AE9" w:rsidP="006A422C">
            <w:pPr>
              <w:jc w:val="both"/>
              <w:rPr>
                <w:rFonts w:ascii="Arial" w:hAnsi="Arial" w:cs="Arial"/>
                <w:b/>
                <w:bCs/>
                <w:sz w:val="16"/>
                <w:szCs w:val="16"/>
                <w:rPrChange w:id="3841" w:author="Locke Liu" w:date="2021-05-24T14:33:00Z">
                  <w:rPr>
                    <w:rFonts w:ascii="Segoe UI" w:hAnsi="Segoe UI" w:cs="Segoe UI"/>
                    <w:b/>
                    <w:bCs/>
                    <w:sz w:val="16"/>
                    <w:szCs w:val="16"/>
                  </w:rPr>
                </w:rPrChange>
              </w:rPr>
            </w:pPr>
            <w:r w:rsidRPr="004D620F">
              <w:rPr>
                <w:rFonts w:ascii="Arial" w:hAnsi="Arial" w:cs="Arial"/>
                <w:b/>
                <w:bCs/>
                <w:sz w:val="16"/>
                <w:szCs w:val="16"/>
                <w:rPrChange w:id="3842" w:author="Locke Liu" w:date="2021-05-24T14:33:00Z">
                  <w:rPr>
                    <w:rFonts w:ascii="Segoe UI" w:hAnsi="Segoe UI" w:cs="Segoe UI"/>
                    <w:b/>
                    <w:bCs/>
                    <w:sz w:val="16"/>
                    <w:szCs w:val="16"/>
                  </w:rPr>
                </w:rPrChange>
              </w:rPr>
              <w:t xml:space="preserve">Implications </w:t>
            </w:r>
          </w:p>
        </w:tc>
        <w:tc>
          <w:tcPr>
            <w:tcW w:w="1944" w:type="pct"/>
            <w:shd w:val="clear" w:color="auto" w:fill="auto"/>
          </w:tcPr>
          <w:p w14:paraId="1A40A664" w14:textId="77777777" w:rsidR="004B5AE9" w:rsidRPr="004D620F" w:rsidRDefault="004B5AE9" w:rsidP="006A422C">
            <w:pPr>
              <w:jc w:val="both"/>
              <w:rPr>
                <w:rFonts w:ascii="Arial" w:hAnsi="Arial" w:cs="Arial"/>
                <w:sz w:val="16"/>
                <w:szCs w:val="16"/>
                <w:rPrChange w:id="3843" w:author="Locke Liu" w:date="2021-05-24T14:33:00Z">
                  <w:rPr>
                    <w:rFonts w:ascii="Segoe UI" w:hAnsi="Segoe UI" w:cs="Segoe UI"/>
                    <w:sz w:val="16"/>
                    <w:szCs w:val="16"/>
                  </w:rPr>
                </w:rPrChange>
              </w:rPr>
            </w:pPr>
          </w:p>
        </w:tc>
        <w:tc>
          <w:tcPr>
            <w:tcW w:w="1667" w:type="pct"/>
            <w:shd w:val="clear" w:color="auto" w:fill="auto"/>
          </w:tcPr>
          <w:p w14:paraId="3D3BFEDA" w14:textId="77777777" w:rsidR="004B5AE9" w:rsidRPr="004D620F" w:rsidRDefault="004B5AE9" w:rsidP="006A422C">
            <w:pPr>
              <w:jc w:val="both"/>
              <w:rPr>
                <w:rFonts w:ascii="Arial" w:hAnsi="Arial" w:cs="Arial"/>
                <w:sz w:val="16"/>
                <w:szCs w:val="16"/>
                <w:rPrChange w:id="3844" w:author="Locke Liu" w:date="2021-05-24T14:33:00Z">
                  <w:rPr>
                    <w:rFonts w:ascii="Segoe UI" w:hAnsi="Segoe UI" w:cs="Segoe UI"/>
                    <w:sz w:val="16"/>
                    <w:szCs w:val="16"/>
                  </w:rPr>
                </w:rPrChange>
              </w:rPr>
            </w:pPr>
            <w:r w:rsidRPr="004D620F">
              <w:rPr>
                <w:rFonts w:ascii="Arial" w:hAnsi="Arial" w:cs="Arial"/>
                <w:sz w:val="16"/>
                <w:szCs w:val="16"/>
                <w:rPrChange w:id="3845" w:author="Locke Liu" w:date="2021-05-24T14:33:00Z">
                  <w:rPr>
                    <w:rFonts w:ascii="Segoe UI" w:hAnsi="Segoe UI" w:cs="Segoe UI"/>
                    <w:sz w:val="16"/>
                    <w:szCs w:val="16"/>
                  </w:rPr>
                </w:rPrChange>
              </w:rPr>
              <w:t> </w:t>
            </w:r>
          </w:p>
        </w:tc>
      </w:tr>
      <w:tr w:rsidR="004B5AE9" w:rsidRPr="004D620F" w14:paraId="61E4DD7B" w14:textId="77777777" w:rsidTr="006A422C">
        <w:trPr>
          <w:trHeight w:val="360"/>
          <w:jc w:val="center"/>
        </w:trPr>
        <w:tc>
          <w:tcPr>
            <w:tcW w:w="1389" w:type="pct"/>
            <w:shd w:val="clear" w:color="auto" w:fill="FFFFFF"/>
          </w:tcPr>
          <w:p w14:paraId="1EDBB416" w14:textId="77777777" w:rsidR="004B5AE9" w:rsidRPr="004D620F" w:rsidRDefault="004B5AE9" w:rsidP="006A422C">
            <w:pPr>
              <w:jc w:val="both"/>
              <w:rPr>
                <w:rFonts w:ascii="Arial" w:hAnsi="Arial" w:cs="Arial"/>
                <w:b/>
                <w:bCs/>
                <w:sz w:val="16"/>
                <w:szCs w:val="16"/>
                <w:rPrChange w:id="3846" w:author="Locke Liu" w:date="2021-05-24T14:33:00Z">
                  <w:rPr>
                    <w:rFonts w:ascii="Segoe UI" w:hAnsi="Segoe UI" w:cs="Segoe UI"/>
                    <w:b/>
                    <w:bCs/>
                    <w:sz w:val="16"/>
                    <w:szCs w:val="16"/>
                  </w:rPr>
                </w:rPrChange>
              </w:rPr>
            </w:pPr>
            <w:r w:rsidRPr="004D620F">
              <w:rPr>
                <w:rFonts w:ascii="Arial" w:hAnsi="Arial" w:cs="Arial"/>
                <w:b/>
                <w:bCs/>
                <w:sz w:val="16"/>
                <w:szCs w:val="16"/>
                <w:rPrChange w:id="3847" w:author="Locke Liu" w:date="2021-05-24T14:33:00Z">
                  <w:rPr>
                    <w:rFonts w:ascii="Segoe UI" w:hAnsi="Segoe UI" w:cs="Segoe UI"/>
                    <w:b/>
                    <w:bCs/>
                    <w:sz w:val="16"/>
                    <w:szCs w:val="16"/>
                  </w:rPr>
                </w:rPrChange>
              </w:rPr>
              <w:t>Related requirements</w:t>
            </w:r>
          </w:p>
        </w:tc>
        <w:tc>
          <w:tcPr>
            <w:tcW w:w="1944" w:type="pct"/>
            <w:shd w:val="clear" w:color="auto" w:fill="auto"/>
          </w:tcPr>
          <w:p w14:paraId="6D988376" w14:textId="77777777" w:rsidR="004B5AE9" w:rsidRPr="004D620F" w:rsidRDefault="004B5AE9" w:rsidP="006A422C">
            <w:pPr>
              <w:jc w:val="both"/>
              <w:rPr>
                <w:rFonts w:ascii="Arial" w:hAnsi="Arial" w:cs="Arial"/>
                <w:sz w:val="16"/>
                <w:szCs w:val="16"/>
                <w:rPrChange w:id="3848" w:author="Locke Liu" w:date="2021-05-24T14:33:00Z">
                  <w:rPr>
                    <w:rFonts w:ascii="Segoe UI" w:hAnsi="Segoe UI" w:cs="Segoe UI"/>
                    <w:sz w:val="16"/>
                    <w:szCs w:val="16"/>
                  </w:rPr>
                </w:rPrChange>
              </w:rPr>
            </w:pPr>
            <w:r w:rsidRPr="004D620F">
              <w:rPr>
                <w:rFonts w:ascii="Arial" w:hAnsi="Arial" w:cs="Arial"/>
                <w:sz w:val="16"/>
                <w:szCs w:val="16"/>
                <w:rPrChange w:id="3849" w:author="Locke Liu" w:date="2021-05-24T14:33:00Z">
                  <w:rPr>
                    <w:rFonts w:ascii="Segoe UI" w:hAnsi="Segoe UI" w:cs="Segoe UI"/>
                    <w:sz w:val="16"/>
                    <w:szCs w:val="16"/>
                  </w:rPr>
                </w:rPrChange>
              </w:rPr>
              <w:t> </w:t>
            </w:r>
          </w:p>
        </w:tc>
        <w:tc>
          <w:tcPr>
            <w:tcW w:w="1667" w:type="pct"/>
            <w:shd w:val="clear" w:color="auto" w:fill="auto"/>
          </w:tcPr>
          <w:p w14:paraId="0EF82D0C" w14:textId="77777777" w:rsidR="004B5AE9" w:rsidRPr="004D620F" w:rsidRDefault="004B5AE9" w:rsidP="006A422C">
            <w:pPr>
              <w:jc w:val="both"/>
              <w:rPr>
                <w:rFonts w:ascii="Arial" w:hAnsi="Arial" w:cs="Arial"/>
                <w:sz w:val="16"/>
                <w:szCs w:val="16"/>
                <w:rPrChange w:id="3850" w:author="Locke Liu" w:date="2021-05-24T14:33:00Z">
                  <w:rPr>
                    <w:rFonts w:ascii="Segoe UI" w:hAnsi="Segoe UI" w:cs="Segoe UI"/>
                    <w:sz w:val="16"/>
                    <w:szCs w:val="16"/>
                  </w:rPr>
                </w:rPrChange>
              </w:rPr>
            </w:pPr>
            <w:r w:rsidRPr="004D620F">
              <w:rPr>
                <w:rFonts w:ascii="Arial" w:hAnsi="Arial" w:cs="Arial"/>
                <w:sz w:val="16"/>
                <w:szCs w:val="16"/>
                <w:rPrChange w:id="3851" w:author="Locke Liu" w:date="2021-05-24T14:33:00Z">
                  <w:rPr>
                    <w:rFonts w:ascii="Segoe UI" w:hAnsi="Segoe UI" w:cs="Segoe UI"/>
                    <w:sz w:val="16"/>
                    <w:szCs w:val="16"/>
                  </w:rPr>
                </w:rPrChange>
              </w:rPr>
              <w:t> </w:t>
            </w:r>
          </w:p>
        </w:tc>
      </w:tr>
      <w:tr w:rsidR="004B5AE9" w:rsidRPr="004D620F" w14:paraId="501B9849" w14:textId="77777777" w:rsidTr="006A422C">
        <w:trPr>
          <w:trHeight w:val="360"/>
          <w:jc w:val="center"/>
        </w:trPr>
        <w:tc>
          <w:tcPr>
            <w:tcW w:w="1389" w:type="pct"/>
            <w:shd w:val="clear" w:color="auto" w:fill="FFFFFF"/>
          </w:tcPr>
          <w:p w14:paraId="24119366" w14:textId="77777777" w:rsidR="004B5AE9" w:rsidRPr="004D620F" w:rsidRDefault="004B5AE9" w:rsidP="006A422C">
            <w:pPr>
              <w:jc w:val="both"/>
              <w:rPr>
                <w:rFonts w:ascii="Arial" w:hAnsi="Arial" w:cs="Arial"/>
                <w:b/>
                <w:bCs/>
                <w:sz w:val="16"/>
                <w:szCs w:val="16"/>
                <w:rPrChange w:id="3852" w:author="Locke Liu" w:date="2021-05-24T14:33:00Z">
                  <w:rPr>
                    <w:rFonts w:ascii="Segoe UI" w:hAnsi="Segoe UI" w:cs="Segoe UI"/>
                    <w:b/>
                    <w:bCs/>
                    <w:sz w:val="16"/>
                    <w:szCs w:val="16"/>
                  </w:rPr>
                </w:rPrChange>
              </w:rPr>
            </w:pPr>
            <w:r w:rsidRPr="004D620F">
              <w:rPr>
                <w:rFonts w:ascii="Arial" w:hAnsi="Arial" w:cs="Arial"/>
                <w:b/>
                <w:bCs/>
                <w:sz w:val="16"/>
                <w:szCs w:val="16"/>
                <w:rPrChange w:id="3853" w:author="Locke Liu" w:date="2021-05-24T14:33:00Z">
                  <w:rPr>
                    <w:rFonts w:ascii="Segoe UI" w:hAnsi="Segoe UI" w:cs="Segoe UI"/>
                    <w:b/>
                    <w:bCs/>
                    <w:sz w:val="16"/>
                    <w:szCs w:val="16"/>
                  </w:rPr>
                </w:rPrChange>
              </w:rPr>
              <w:t>Related Architecture Decisions</w:t>
            </w:r>
          </w:p>
        </w:tc>
        <w:tc>
          <w:tcPr>
            <w:tcW w:w="1944" w:type="pct"/>
            <w:shd w:val="clear" w:color="auto" w:fill="auto"/>
          </w:tcPr>
          <w:p w14:paraId="5150701E" w14:textId="77777777" w:rsidR="004B5AE9" w:rsidRPr="004D620F" w:rsidRDefault="004B5AE9" w:rsidP="006A422C">
            <w:pPr>
              <w:jc w:val="both"/>
              <w:rPr>
                <w:rFonts w:ascii="Arial" w:hAnsi="Arial" w:cs="Arial"/>
                <w:color w:val="0000FF"/>
                <w:sz w:val="16"/>
                <w:szCs w:val="16"/>
                <w:u w:val="single"/>
                <w:rPrChange w:id="3854" w:author="Locke Liu" w:date="2021-05-24T14:33:00Z">
                  <w:rPr>
                    <w:rFonts w:ascii="Segoe UI" w:hAnsi="Segoe UI" w:cs="Segoe UI"/>
                    <w:color w:val="0000FF"/>
                    <w:sz w:val="16"/>
                    <w:szCs w:val="16"/>
                    <w:u w:val="single"/>
                  </w:rPr>
                </w:rPrChange>
              </w:rPr>
            </w:pPr>
          </w:p>
        </w:tc>
        <w:tc>
          <w:tcPr>
            <w:tcW w:w="1667" w:type="pct"/>
            <w:shd w:val="clear" w:color="auto" w:fill="auto"/>
          </w:tcPr>
          <w:p w14:paraId="15EA145B" w14:textId="77777777" w:rsidR="004B5AE9" w:rsidRPr="004D620F" w:rsidRDefault="004B5AE9" w:rsidP="006A422C">
            <w:pPr>
              <w:jc w:val="both"/>
              <w:rPr>
                <w:rFonts w:ascii="Arial" w:hAnsi="Arial" w:cs="Arial"/>
                <w:sz w:val="16"/>
                <w:szCs w:val="16"/>
                <w:rPrChange w:id="3855" w:author="Locke Liu" w:date="2021-05-24T14:33:00Z">
                  <w:rPr>
                    <w:rFonts w:ascii="Segoe UI" w:hAnsi="Segoe UI" w:cs="Segoe UI"/>
                    <w:sz w:val="16"/>
                    <w:szCs w:val="16"/>
                  </w:rPr>
                </w:rPrChange>
              </w:rPr>
            </w:pPr>
            <w:r w:rsidRPr="004D620F">
              <w:rPr>
                <w:rFonts w:ascii="Arial" w:hAnsi="Arial" w:cs="Arial"/>
                <w:sz w:val="16"/>
                <w:szCs w:val="16"/>
                <w:rPrChange w:id="3856" w:author="Locke Liu" w:date="2021-05-24T14:33:00Z">
                  <w:rPr>
                    <w:rFonts w:ascii="Segoe UI" w:hAnsi="Segoe UI" w:cs="Segoe UI"/>
                    <w:sz w:val="16"/>
                    <w:szCs w:val="16"/>
                  </w:rPr>
                </w:rPrChange>
              </w:rPr>
              <w:t> </w:t>
            </w:r>
          </w:p>
        </w:tc>
      </w:tr>
    </w:tbl>
    <w:p w14:paraId="62317EBF" w14:textId="5B7B3497" w:rsidR="001E20E0" w:rsidRPr="004D620F" w:rsidRDefault="001E20E0" w:rsidP="004D075A">
      <w:pPr>
        <w:rPr>
          <w:rFonts w:ascii="Arial" w:hAnsi="Arial" w:cs="Arial"/>
          <w:b/>
          <w:bCs/>
          <w:color w:val="F8FAFB" w:themeColor="text1"/>
          <w:kern w:val="28"/>
          <w:sz w:val="28"/>
          <w:szCs w:val="28"/>
          <w:rPrChange w:id="3857" w:author="Locke Liu" w:date="2021-05-24T14:33:00Z">
            <w:rPr>
              <w:rFonts w:cs="Arial"/>
              <w:b/>
              <w:bCs/>
              <w:color w:val="F8FAFB" w:themeColor="text1"/>
              <w:kern w:val="28"/>
              <w:sz w:val="28"/>
              <w:szCs w:val="28"/>
            </w:rPr>
          </w:rPrChange>
        </w:rPr>
      </w:pPr>
    </w:p>
    <w:p w14:paraId="209D7420" w14:textId="7F32BF10" w:rsidR="00A87FB0" w:rsidRPr="004D620F" w:rsidRDefault="00A87FB0" w:rsidP="004D075A">
      <w:pPr>
        <w:rPr>
          <w:rFonts w:ascii="Arial" w:hAnsi="Arial" w:cs="Arial"/>
          <w:b/>
          <w:bCs/>
          <w:color w:val="F8FAFB" w:themeColor="text1"/>
          <w:kern w:val="28"/>
          <w:sz w:val="28"/>
          <w:szCs w:val="28"/>
          <w:rPrChange w:id="3858" w:author="Locke Liu" w:date="2021-05-24T14:33:00Z">
            <w:rPr>
              <w:rFonts w:cs="Arial"/>
              <w:b/>
              <w:bCs/>
              <w:color w:val="F8FAFB" w:themeColor="text1"/>
              <w:kern w:val="28"/>
              <w:sz w:val="28"/>
              <w:szCs w:val="28"/>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2849"/>
        <w:gridCol w:w="3986"/>
        <w:gridCol w:w="3418"/>
      </w:tblGrid>
      <w:tr w:rsidR="002D770D" w:rsidRPr="004D620F" w14:paraId="32401848" w14:textId="77777777" w:rsidTr="006A422C">
        <w:trPr>
          <w:trHeight w:val="360"/>
          <w:jc w:val="center"/>
        </w:trPr>
        <w:tc>
          <w:tcPr>
            <w:tcW w:w="1389" w:type="pct"/>
            <w:shd w:val="clear" w:color="auto" w:fill="D5E3FF"/>
            <w:vAlign w:val="center"/>
          </w:tcPr>
          <w:p w14:paraId="0EB4C2CB" w14:textId="77777777" w:rsidR="002D770D" w:rsidRPr="004D620F" w:rsidRDefault="002D770D" w:rsidP="006A422C">
            <w:pPr>
              <w:overflowPunct w:val="0"/>
              <w:autoSpaceDE w:val="0"/>
              <w:autoSpaceDN w:val="0"/>
              <w:adjustRightInd w:val="0"/>
              <w:textAlignment w:val="baseline"/>
              <w:rPr>
                <w:rFonts w:ascii="Arial" w:hAnsi="Arial" w:cs="Arial"/>
                <w:b/>
                <w:bCs/>
                <w:color w:val="003195"/>
                <w:sz w:val="16"/>
                <w:szCs w:val="16"/>
                <w:rPrChange w:id="3859" w:author="Locke Liu" w:date="2021-05-24T14:33:00Z">
                  <w:rPr>
                    <w:rFonts w:ascii="Segoe UI" w:hAnsi="Segoe UI" w:cs="Segoe UI"/>
                    <w:b/>
                    <w:bCs/>
                    <w:color w:val="003195"/>
                    <w:sz w:val="16"/>
                    <w:szCs w:val="16"/>
                  </w:rPr>
                </w:rPrChange>
              </w:rPr>
            </w:pPr>
            <w:r w:rsidRPr="004D620F">
              <w:rPr>
                <w:rFonts w:ascii="Arial" w:hAnsi="Arial" w:cs="Arial"/>
                <w:b/>
                <w:bCs/>
                <w:color w:val="003195"/>
                <w:sz w:val="16"/>
                <w:szCs w:val="16"/>
                <w:rPrChange w:id="3860" w:author="Locke Liu" w:date="2021-05-24T14:33:00Z">
                  <w:rPr>
                    <w:rFonts w:ascii="Segoe UI" w:hAnsi="Segoe UI" w:cs="Segoe UI"/>
                    <w:b/>
                    <w:bCs/>
                    <w:color w:val="003195"/>
                    <w:sz w:val="16"/>
                    <w:szCs w:val="16"/>
                  </w:rPr>
                </w:rPrChange>
              </w:rPr>
              <w:t>Topic</w:t>
            </w:r>
          </w:p>
        </w:tc>
        <w:tc>
          <w:tcPr>
            <w:tcW w:w="1944" w:type="pct"/>
            <w:shd w:val="clear" w:color="auto" w:fill="D5E3FF"/>
            <w:vAlign w:val="center"/>
          </w:tcPr>
          <w:p w14:paraId="47A1B013" w14:textId="77777777" w:rsidR="002D770D" w:rsidRPr="004D620F" w:rsidRDefault="002D770D" w:rsidP="006A422C">
            <w:pPr>
              <w:jc w:val="center"/>
              <w:rPr>
                <w:rFonts w:ascii="Arial" w:hAnsi="Arial" w:cs="Arial"/>
                <w:b/>
                <w:bCs/>
                <w:iCs/>
                <w:color w:val="003195"/>
                <w:sz w:val="16"/>
                <w:szCs w:val="16"/>
                <w:rPrChange w:id="3861"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862" w:author="Locke Liu" w:date="2021-05-24T14:33:00Z">
                  <w:rPr>
                    <w:rFonts w:ascii="Segoe UI" w:hAnsi="Segoe UI" w:cs="Segoe UI"/>
                    <w:b/>
                    <w:bCs/>
                    <w:iCs/>
                    <w:color w:val="003195"/>
                    <w:sz w:val="16"/>
                    <w:szCs w:val="16"/>
                  </w:rPr>
                </w:rPrChange>
              </w:rPr>
              <w:t xml:space="preserve">Description </w:t>
            </w:r>
          </w:p>
        </w:tc>
        <w:tc>
          <w:tcPr>
            <w:tcW w:w="1667" w:type="pct"/>
            <w:shd w:val="clear" w:color="auto" w:fill="D5E3FF"/>
            <w:vAlign w:val="center"/>
          </w:tcPr>
          <w:p w14:paraId="20ECA9F0" w14:textId="77777777" w:rsidR="002D770D" w:rsidRPr="004D620F" w:rsidRDefault="002D770D" w:rsidP="006A422C">
            <w:pPr>
              <w:jc w:val="center"/>
              <w:rPr>
                <w:rFonts w:ascii="Arial" w:hAnsi="Arial" w:cs="Arial"/>
                <w:b/>
                <w:bCs/>
                <w:iCs/>
                <w:color w:val="003195"/>
                <w:sz w:val="16"/>
                <w:szCs w:val="16"/>
                <w:rPrChange w:id="3863"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864" w:author="Locke Liu" w:date="2021-05-24T14:33:00Z">
                  <w:rPr>
                    <w:rFonts w:ascii="Segoe UI" w:hAnsi="Segoe UI" w:cs="Segoe UI"/>
                    <w:b/>
                    <w:bCs/>
                    <w:iCs/>
                    <w:color w:val="003195"/>
                    <w:sz w:val="16"/>
                    <w:szCs w:val="16"/>
                  </w:rPr>
                </w:rPrChange>
              </w:rPr>
              <w:t>Comment</w:t>
            </w:r>
          </w:p>
        </w:tc>
      </w:tr>
      <w:tr w:rsidR="002D770D" w:rsidRPr="004D620F" w14:paraId="216F3DEC" w14:textId="77777777" w:rsidTr="006A422C">
        <w:trPr>
          <w:trHeight w:val="360"/>
          <w:jc w:val="center"/>
        </w:trPr>
        <w:tc>
          <w:tcPr>
            <w:tcW w:w="1389" w:type="pct"/>
            <w:shd w:val="clear" w:color="auto" w:fill="FFFFFF"/>
          </w:tcPr>
          <w:p w14:paraId="5FF04F8E" w14:textId="77777777" w:rsidR="002D770D" w:rsidRPr="004D620F" w:rsidRDefault="002D770D" w:rsidP="006A422C">
            <w:pPr>
              <w:jc w:val="both"/>
              <w:rPr>
                <w:rFonts w:ascii="Arial" w:hAnsi="Arial" w:cs="Arial"/>
                <w:b/>
                <w:bCs/>
                <w:sz w:val="16"/>
                <w:szCs w:val="16"/>
                <w:rPrChange w:id="3865" w:author="Locke Liu" w:date="2021-05-24T14:33:00Z">
                  <w:rPr>
                    <w:rFonts w:ascii="Segoe UI" w:hAnsi="Segoe UI" w:cs="Segoe UI"/>
                    <w:b/>
                    <w:bCs/>
                    <w:sz w:val="16"/>
                    <w:szCs w:val="16"/>
                  </w:rPr>
                </w:rPrChange>
              </w:rPr>
            </w:pPr>
            <w:r w:rsidRPr="004D620F">
              <w:rPr>
                <w:rFonts w:ascii="Arial" w:hAnsi="Arial" w:cs="Arial"/>
                <w:b/>
                <w:bCs/>
                <w:sz w:val="16"/>
                <w:szCs w:val="16"/>
                <w:rPrChange w:id="3866" w:author="Locke Liu" w:date="2021-05-24T14:33:00Z">
                  <w:rPr>
                    <w:rFonts w:ascii="Segoe UI" w:hAnsi="Segoe UI" w:cs="Segoe UI"/>
                    <w:b/>
                    <w:bCs/>
                    <w:sz w:val="16"/>
                    <w:szCs w:val="16"/>
                  </w:rPr>
                </w:rPrChange>
              </w:rPr>
              <w:t>ID</w:t>
            </w:r>
          </w:p>
        </w:tc>
        <w:tc>
          <w:tcPr>
            <w:tcW w:w="1944" w:type="pct"/>
            <w:shd w:val="clear" w:color="auto" w:fill="auto"/>
          </w:tcPr>
          <w:p w14:paraId="2128ECC7" w14:textId="23E4730C" w:rsidR="002D770D" w:rsidRPr="004D620F" w:rsidRDefault="002D770D" w:rsidP="006A422C">
            <w:pPr>
              <w:jc w:val="both"/>
              <w:rPr>
                <w:rFonts w:ascii="Arial" w:hAnsi="Arial" w:cs="Arial"/>
                <w:sz w:val="16"/>
                <w:szCs w:val="16"/>
                <w:rPrChange w:id="3867" w:author="Locke Liu" w:date="2021-05-24T14:33:00Z">
                  <w:rPr>
                    <w:rFonts w:ascii="Segoe UI" w:hAnsi="Segoe UI" w:cs="Segoe UI"/>
                    <w:sz w:val="16"/>
                    <w:szCs w:val="16"/>
                  </w:rPr>
                </w:rPrChange>
              </w:rPr>
            </w:pPr>
            <w:r w:rsidRPr="004D620F">
              <w:rPr>
                <w:rFonts w:ascii="Arial" w:hAnsi="Arial" w:cs="Arial"/>
                <w:sz w:val="16"/>
                <w:szCs w:val="16"/>
                <w:rPrChange w:id="3868" w:author="Locke Liu" w:date="2021-05-24T14:33:00Z">
                  <w:rPr>
                    <w:rFonts w:ascii="Segoe UI" w:hAnsi="Segoe UI" w:cs="Segoe UI"/>
                    <w:sz w:val="16"/>
                    <w:szCs w:val="16"/>
                  </w:rPr>
                </w:rPrChange>
              </w:rPr>
              <w:t>ARD_07</w:t>
            </w:r>
          </w:p>
        </w:tc>
        <w:tc>
          <w:tcPr>
            <w:tcW w:w="1667" w:type="pct"/>
            <w:shd w:val="clear" w:color="auto" w:fill="auto"/>
          </w:tcPr>
          <w:p w14:paraId="3A10613D" w14:textId="77777777" w:rsidR="002D770D" w:rsidRPr="004D620F" w:rsidRDefault="002D770D" w:rsidP="006A422C">
            <w:pPr>
              <w:jc w:val="both"/>
              <w:rPr>
                <w:rFonts w:ascii="Arial" w:hAnsi="Arial" w:cs="Arial"/>
                <w:sz w:val="16"/>
                <w:szCs w:val="16"/>
                <w:rPrChange w:id="3869" w:author="Locke Liu" w:date="2021-05-24T14:33:00Z">
                  <w:rPr>
                    <w:rFonts w:ascii="Segoe UI" w:hAnsi="Segoe UI" w:cs="Segoe UI"/>
                    <w:sz w:val="16"/>
                    <w:szCs w:val="16"/>
                  </w:rPr>
                </w:rPrChange>
              </w:rPr>
            </w:pPr>
            <w:r w:rsidRPr="004D620F">
              <w:rPr>
                <w:rFonts w:ascii="Arial" w:hAnsi="Arial" w:cs="Arial"/>
                <w:sz w:val="16"/>
                <w:szCs w:val="16"/>
                <w:rPrChange w:id="3870" w:author="Locke Liu" w:date="2021-05-24T14:33:00Z">
                  <w:rPr>
                    <w:rFonts w:ascii="Segoe UI" w:hAnsi="Segoe UI" w:cs="Segoe UI"/>
                    <w:sz w:val="16"/>
                    <w:szCs w:val="16"/>
                  </w:rPr>
                </w:rPrChange>
              </w:rPr>
              <w:t> </w:t>
            </w:r>
          </w:p>
        </w:tc>
      </w:tr>
      <w:tr w:rsidR="002D770D" w:rsidRPr="004D620F" w14:paraId="0F614918" w14:textId="77777777" w:rsidTr="006A422C">
        <w:trPr>
          <w:trHeight w:val="360"/>
          <w:jc w:val="center"/>
        </w:trPr>
        <w:tc>
          <w:tcPr>
            <w:tcW w:w="1389" w:type="pct"/>
            <w:shd w:val="clear" w:color="auto" w:fill="FFFFFF"/>
          </w:tcPr>
          <w:p w14:paraId="43A75BA1" w14:textId="77777777" w:rsidR="002D770D" w:rsidRPr="004D620F" w:rsidRDefault="002D770D" w:rsidP="006A422C">
            <w:pPr>
              <w:jc w:val="both"/>
              <w:rPr>
                <w:rFonts w:ascii="Arial" w:hAnsi="Arial" w:cs="Arial"/>
                <w:b/>
                <w:bCs/>
                <w:sz w:val="16"/>
                <w:szCs w:val="16"/>
                <w:rPrChange w:id="3871" w:author="Locke Liu" w:date="2021-05-24T14:33:00Z">
                  <w:rPr>
                    <w:rFonts w:ascii="Segoe UI" w:hAnsi="Segoe UI" w:cs="Segoe UI"/>
                    <w:b/>
                    <w:bCs/>
                    <w:sz w:val="16"/>
                    <w:szCs w:val="16"/>
                  </w:rPr>
                </w:rPrChange>
              </w:rPr>
            </w:pPr>
            <w:r w:rsidRPr="004D620F">
              <w:rPr>
                <w:rFonts w:ascii="Arial" w:hAnsi="Arial" w:cs="Arial"/>
                <w:b/>
                <w:bCs/>
                <w:sz w:val="16"/>
                <w:szCs w:val="16"/>
                <w:rPrChange w:id="3872" w:author="Locke Liu" w:date="2021-05-24T14:33:00Z">
                  <w:rPr>
                    <w:rFonts w:ascii="Segoe UI" w:hAnsi="Segoe UI" w:cs="Segoe UI"/>
                    <w:b/>
                    <w:bCs/>
                    <w:sz w:val="16"/>
                    <w:szCs w:val="16"/>
                  </w:rPr>
                </w:rPrChange>
              </w:rPr>
              <w:t>Subject</w:t>
            </w:r>
          </w:p>
        </w:tc>
        <w:tc>
          <w:tcPr>
            <w:tcW w:w="1944" w:type="pct"/>
            <w:shd w:val="clear" w:color="auto" w:fill="auto"/>
          </w:tcPr>
          <w:p w14:paraId="0673019D" w14:textId="023B205B" w:rsidR="002D770D" w:rsidRPr="004D620F" w:rsidRDefault="002D770D" w:rsidP="006A422C">
            <w:pPr>
              <w:jc w:val="both"/>
              <w:rPr>
                <w:rFonts w:ascii="Arial" w:hAnsi="Arial" w:cs="Arial"/>
                <w:sz w:val="16"/>
                <w:szCs w:val="16"/>
                <w:rPrChange w:id="3873" w:author="Locke Liu" w:date="2021-05-24T14:33:00Z">
                  <w:rPr>
                    <w:rFonts w:ascii="Segoe UI" w:hAnsi="Segoe UI" w:cs="Segoe UI"/>
                    <w:sz w:val="16"/>
                    <w:szCs w:val="16"/>
                  </w:rPr>
                </w:rPrChange>
              </w:rPr>
            </w:pPr>
            <w:r w:rsidRPr="004D620F">
              <w:rPr>
                <w:rFonts w:ascii="Arial" w:hAnsi="Arial" w:cs="Arial"/>
                <w:sz w:val="16"/>
                <w:szCs w:val="16"/>
                <w:rPrChange w:id="3874" w:author="Locke Liu" w:date="2021-05-24T14:33:00Z">
                  <w:rPr>
                    <w:rFonts w:ascii="Segoe UI" w:hAnsi="Segoe UI" w:cs="Segoe UI"/>
                    <w:sz w:val="16"/>
                    <w:szCs w:val="16"/>
                  </w:rPr>
                </w:rPrChange>
              </w:rPr>
              <w:t>Datalake storage and Blob storage hosting plan</w:t>
            </w:r>
          </w:p>
        </w:tc>
        <w:tc>
          <w:tcPr>
            <w:tcW w:w="1667" w:type="pct"/>
            <w:shd w:val="clear" w:color="auto" w:fill="auto"/>
          </w:tcPr>
          <w:p w14:paraId="05119A83" w14:textId="77777777" w:rsidR="002D770D" w:rsidRPr="004D620F" w:rsidRDefault="002D770D" w:rsidP="006A422C">
            <w:pPr>
              <w:jc w:val="both"/>
              <w:rPr>
                <w:rFonts w:ascii="Arial" w:hAnsi="Arial" w:cs="Arial"/>
                <w:sz w:val="16"/>
                <w:szCs w:val="16"/>
                <w:rPrChange w:id="3875" w:author="Locke Liu" w:date="2021-05-24T14:33:00Z">
                  <w:rPr>
                    <w:rFonts w:ascii="Segoe UI" w:hAnsi="Segoe UI" w:cs="Segoe UI"/>
                    <w:sz w:val="16"/>
                    <w:szCs w:val="16"/>
                  </w:rPr>
                </w:rPrChange>
              </w:rPr>
            </w:pPr>
            <w:r w:rsidRPr="004D620F">
              <w:rPr>
                <w:rFonts w:ascii="Arial" w:hAnsi="Arial" w:cs="Arial"/>
                <w:sz w:val="16"/>
                <w:szCs w:val="16"/>
                <w:rPrChange w:id="3876" w:author="Locke Liu" w:date="2021-05-24T14:33:00Z">
                  <w:rPr>
                    <w:rFonts w:ascii="Segoe UI" w:hAnsi="Segoe UI" w:cs="Segoe UI"/>
                    <w:sz w:val="16"/>
                    <w:szCs w:val="16"/>
                  </w:rPr>
                </w:rPrChange>
              </w:rPr>
              <w:t> </w:t>
            </w:r>
          </w:p>
        </w:tc>
      </w:tr>
      <w:tr w:rsidR="002D770D" w:rsidRPr="004D620F" w14:paraId="07EDE18B" w14:textId="77777777" w:rsidTr="006A422C">
        <w:trPr>
          <w:trHeight w:val="360"/>
          <w:jc w:val="center"/>
        </w:trPr>
        <w:tc>
          <w:tcPr>
            <w:tcW w:w="1389" w:type="pct"/>
            <w:shd w:val="clear" w:color="auto" w:fill="FFFFFF"/>
          </w:tcPr>
          <w:p w14:paraId="223DC55C" w14:textId="77777777" w:rsidR="002D770D" w:rsidRPr="004D620F" w:rsidRDefault="002D770D" w:rsidP="006A422C">
            <w:pPr>
              <w:jc w:val="both"/>
              <w:rPr>
                <w:rFonts w:ascii="Arial" w:hAnsi="Arial" w:cs="Arial"/>
                <w:b/>
                <w:bCs/>
                <w:sz w:val="16"/>
                <w:szCs w:val="16"/>
                <w:rPrChange w:id="3877" w:author="Locke Liu" w:date="2021-05-24T14:33:00Z">
                  <w:rPr>
                    <w:rFonts w:ascii="Segoe UI" w:hAnsi="Segoe UI" w:cs="Segoe UI"/>
                    <w:b/>
                    <w:bCs/>
                    <w:sz w:val="16"/>
                    <w:szCs w:val="16"/>
                  </w:rPr>
                </w:rPrChange>
              </w:rPr>
            </w:pPr>
            <w:r w:rsidRPr="004D620F">
              <w:rPr>
                <w:rFonts w:ascii="Arial" w:hAnsi="Arial" w:cs="Arial"/>
                <w:b/>
                <w:bCs/>
                <w:sz w:val="16"/>
                <w:szCs w:val="16"/>
                <w:rPrChange w:id="3878" w:author="Locke Liu" w:date="2021-05-24T14:33:00Z">
                  <w:rPr>
                    <w:rFonts w:ascii="Segoe UI" w:hAnsi="Segoe UI" w:cs="Segoe UI"/>
                    <w:b/>
                    <w:bCs/>
                    <w:sz w:val="16"/>
                    <w:szCs w:val="16"/>
                  </w:rPr>
                </w:rPrChange>
              </w:rPr>
              <w:t>Status</w:t>
            </w:r>
          </w:p>
        </w:tc>
        <w:tc>
          <w:tcPr>
            <w:tcW w:w="1944" w:type="pct"/>
            <w:shd w:val="clear" w:color="auto" w:fill="auto"/>
          </w:tcPr>
          <w:p w14:paraId="36C91145" w14:textId="77777777" w:rsidR="002D770D" w:rsidRPr="004D620F" w:rsidRDefault="002D770D" w:rsidP="006A422C">
            <w:pPr>
              <w:jc w:val="both"/>
              <w:rPr>
                <w:rFonts w:ascii="Arial" w:hAnsi="Arial" w:cs="Arial"/>
                <w:sz w:val="16"/>
                <w:szCs w:val="16"/>
                <w:rPrChange w:id="3879" w:author="Locke Liu" w:date="2021-05-24T14:33:00Z">
                  <w:rPr>
                    <w:rFonts w:ascii="Segoe UI" w:hAnsi="Segoe UI" w:cs="Segoe UI"/>
                    <w:sz w:val="16"/>
                    <w:szCs w:val="16"/>
                  </w:rPr>
                </w:rPrChange>
              </w:rPr>
            </w:pPr>
            <w:r w:rsidRPr="004D620F">
              <w:rPr>
                <w:rFonts w:ascii="Arial" w:hAnsi="Arial" w:cs="Arial"/>
                <w:sz w:val="16"/>
                <w:szCs w:val="16"/>
                <w:rPrChange w:id="3880" w:author="Locke Liu" w:date="2021-05-24T14:33:00Z">
                  <w:rPr>
                    <w:rFonts w:ascii="Segoe UI" w:hAnsi="Segoe UI" w:cs="Segoe UI"/>
                    <w:sz w:val="16"/>
                    <w:szCs w:val="16"/>
                  </w:rPr>
                </w:rPrChange>
              </w:rPr>
              <w:t>closed</w:t>
            </w:r>
          </w:p>
        </w:tc>
        <w:tc>
          <w:tcPr>
            <w:tcW w:w="1667" w:type="pct"/>
            <w:shd w:val="clear" w:color="auto" w:fill="auto"/>
          </w:tcPr>
          <w:p w14:paraId="5AA85C68" w14:textId="77777777" w:rsidR="002D770D" w:rsidRPr="004D620F" w:rsidRDefault="002D770D" w:rsidP="006A422C">
            <w:pPr>
              <w:jc w:val="both"/>
              <w:rPr>
                <w:rFonts w:ascii="Arial" w:hAnsi="Arial" w:cs="Arial"/>
                <w:sz w:val="16"/>
                <w:szCs w:val="16"/>
                <w:rPrChange w:id="3881" w:author="Locke Liu" w:date="2021-05-24T14:33:00Z">
                  <w:rPr>
                    <w:rFonts w:ascii="Segoe UI" w:hAnsi="Segoe UI" w:cs="Segoe UI"/>
                    <w:sz w:val="16"/>
                    <w:szCs w:val="16"/>
                  </w:rPr>
                </w:rPrChange>
              </w:rPr>
            </w:pPr>
            <w:r w:rsidRPr="004D620F">
              <w:rPr>
                <w:rFonts w:ascii="Arial" w:hAnsi="Arial" w:cs="Arial"/>
                <w:sz w:val="16"/>
                <w:szCs w:val="16"/>
                <w:rPrChange w:id="3882" w:author="Locke Liu" w:date="2021-05-24T14:33:00Z">
                  <w:rPr>
                    <w:rFonts w:ascii="Segoe UI" w:hAnsi="Segoe UI" w:cs="Segoe UI"/>
                    <w:sz w:val="16"/>
                    <w:szCs w:val="16"/>
                  </w:rPr>
                </w:rPrChange>
              </w:rPr>
              <w:t> </w:t>
            </w:r>
          </w:p>
        </w:tc>
      </w:tr>
      <w:tr w:rsidR="002D770D" w:rsidRPr="004D620F" w14:paraId="03E40AA9" w14:textId="77777777" w:rsidTr="006A422C">
        <w:trPr>
          <w:trHeight w:val="480"/>
          <w:jc w:val="center"/>
        </w:trPr>
        <w:tc>
          <w:tcPr>
            <w:tcW w:w="1389" w:type="pct"/>
            <w:shd w:val="clear" w:color="auto" w:fill="FFFFFF"/>
          </w:tcPr>
          <w:p w14:paraId="4BF24A37" w14:textId="77777777" w:rsidR="002D770D" w:rsidRPr="004D620F" w:rsidRDefault="002D770D" w:rsidP="006A422C">
            <w:pPr>
              <w:jc w:val="both"/>
              <w:rPr>
                <w:rFonts w:ascii="Arial" w:hAnsi="Arial" w:cs="Arial"/>
                <w:b/>
                <w:bCs/>
                <w:sz w:val="16"/>
                <w:szCs w:val="16"/>
                <w:rPrChange w:id="3883" w:author="Locke Liu" w:date="2021-05-24T14:33:00Z">
                  <w:rPr>
                    <w:rFonts w:ascii="Segoe UI" w:hAnsi="Segoe UI" w:cs="Segoe UI"/>
                    <w:b/>
                    <w:bCs/>
                    <w:sz w:val="16"/>
                    <w:szCs w:val="16"/>
                  </w:rPr>
                </w:rPrChange>
              </w:rPr>
            </w:pPr>
            <w:r w:rsidRPr="004D620F">
              <w:rPr>
                <w:rFonts w:ascii="Arial" w:hAnsi="Arial" w:cs="Arial"/>
                <w:b/>
                <w:bCs/>
                <w:sz w:val="16"/>
                <w:szCs w:val="16"/>
                <w:rPrChange w:id="3884" w:author="Locke Liu" w:date="2021-05-24T14:33:00Z">
                  <w:rPr>
                    <w:rFonts w:ascii="Segoe UI" w:hAnsi="Segoe UI" w:cs="Segoe UI"/>
                    <w:b/>
                    <w:bCs/>
                    <w:sz w:val="16"/>
                    <w:szCs w:val="16"/>
                  </w:rPr>
                </w:rPrChange>
              </w:rPr>
              <w:t>Assumption</w:t>
            </w:r>
          </w:p>
        </w:tc>
        <w:tc>
          <w:tcPr>
            <w:tcW w:w="1944" w:type="pct"/>
            <w:shd w:val="clear" w:color="auto" w:fill="auto"/>
          </w:tcPr>
          <w:p w14:paraId="29160D14" w14:textId="001AA935" w:rsidR="002D770D" w:rsidRPr="004D620F" w:rsidRDefault="002D770D" w:rsidP="006A422C">
            <w:pPr>
              <w:rPr>
                <w:rFonts w:ascii="Arial" w:hAnsi="Arial" w:cs="Arial"/>
                <w:sz w:val="16"/>
                <w:szCs w:val="16"/>
                <w:rPrChange w:id="3885" w:author="Locke Liu" w:date="2021-05-24T14:33:00Z">
                  <w:rPr>
                    <w:rFonts w:ascii="Segoe UI" w:hAnsi="Segoe UI" w:cs="Segoe UI"/>
                    <w:sz w:val="16"/>
                    <w:szCs w:val="16"/>
                  </w:rPr>
                </w:rPrChange>
              </w:rPr>
            </w:pPr>
            <w:r w:rsidRPr="004D620F">
              <w:rPr>
                <w:rFonts w:ascii="Arial" w:hAnsi="Arial" w:cs="Arial"/>
                <w:sz w:val="16"/>
                <w:szCs w:val="16"/>
                <w:rPrChange w:id="3886" w:author="Locke Liu" w:date="2021-05-24T14:33:00Z">
                  <w:rPr>
                    <w:rFonts w:ascii="Segoe UI" w:hAnsi="Segoe UI" w:cs="Segoe UI"/>
                    <w:sz w:val="16"/>
                    <w:szCs w:val="16"/>
                  </w:rPr>
                </w:rPrChange>
              </w:rPr>
              <w:t>Blob storage and Azure data lake storage all built on azure blob storage</w:t>
            </w:r>
          </w:p>
        </w:tc>
        <w:tc>
          <w:tcPr>
            <w:tcW w:w="1667" w:type="pct"/>
            <w:shd w:val="clear" w:color="auto" w:fill="auto"/>
          </w:tcPr>
          <w:p w14:paraId="4E007DB9" w14:textId="77777777" w:rsidR="002D770D" w:rsidRPr="004D620F" w:rsidRDefault="002D770D" w:rsidP="006A422C">
            <w:pPr>
              <w:rPr>
                <w:rFonts w:ascii="Arial" w:hAnsi="Arial" w:cs="Arial"/>
                <w:sz w:val="16"/>
                <w:szCs w:val="16"/>
                <w:rPrChange w:id="3887" w:author="Locke Liu" w:date="2021-05-24T14:33:00Z">
                  <w:rPr>
                    <w:rFonts w:ascii="Segoe UI" w:hAnsi="Segoe UI" w:cs="Segoe UI"/>
                    <w:sz w:val="16"/>
                    <w:szCs w:val="16"/>
                  </w:rPr>
                </w:rPrChange>
              </w:rPr>
            </w:pPr>
            <w:r w:rsidRPr="004D620F">
              <w:rPr>
                <w:rFonts w:ascii="Arial" w:hAnsi="Arial" w:cs="Arial"/>
                <w:sz w:val="16"/>
                <w:szCs w:val="16"/>
                <w:rPrChange w:id="3888" w:author="Locke Liu" w:date="2021-05-24T14:33:00Z">
                  <w:rPr>
                    <w:rFonts w:ascii="Segoe UI" w:hAnsi="Segoe UI" w:cs="Segoe UI"/>
                    <w:sz w:val="16"/>
                    <w:szCs w:val="16"/>
                  </w:rPr>
                </w:rPrChange>
              </w:rPr>
              <w:t> </w:t>
            </w:r>
          </w:p>
        </w:tc>
      </w:tr>
      <w:tr w:rsidR="002D770D" w:rsidRPr="004D620F" w14:paraId="6694F2BD" w14:textId="77777777" w:rsidTr="006A422C">
        <w:trPr>
          <w:trHeight w:val="480"/>
          <w:jc w:val="center"/>
        </w:trPr>
        <w:tc>
          <w:tcPr>
            <w:tcW w:w="1389" w:type="pct"/>
            <w:shd w:val="clear" w:color="auto" w:fill="FFFFFF"/>
          </w:tcPr>
          <w:p w14:paraId="5E79B0D0" w14:textId="77777777" w:rsidR="002D770D" w:rsidRPr="004D620F" w:rsidRDefault="002D770D" w:rsidP="006A422C">
            <w:pPr>
              <w:jc w:val="both"/>
              <w:rPr>
                <w:rFonts w:ascii="Arial" w:hAnsi="Arial" w:cs="Arial"/>
                <w:b/>
                <w:bCs/>
                <w:sz w:val="16"/>
                <w:szCs w:val="16"/>
                <w:rPrChange w:id="3889" w:author="Locke Liu" w:date="2021-05-24T14:33:00Z">
                  <w:rPr>
                    <w:rFonts w:ascii="Segoe UI" w:hAnsi="Segoe UI" w:cs="Segoe UI"/>
                    <w:b/>
                    <w:bCs/>
                    <w:sz w:val="16"/>
                    <w:szCs w:val="16"/>
                  </w:rPr>
                </w:rPrChange>
              </w:rPr>
            </w:pPr>
            <w:r w:rsidRPr="004D620F">
              <w:rPr>
                <w:rFonts w:ascii="Arial" w:hAnsi="Arial" w:cs="Arial"/>
                <w:b/>
                <w:bCs/>
                <w:sz w:val="16"/>
                <w:szCs w:val="16"/>
                <w:rPrChange w:id="3890" w:author="Locke Liu" w:date="2021-05-24T14:33:00Z">
                  <w:rPr>
                    <w:rFonts w:ascii="Segoe UI" w:hAnsi="Segoe UI" w:cs="Segoe UI"/>
                    <w:b/>
                    <w:bCs/>
                    <w:sz w:val="16"/>
                    <w:szCs w:val="16"/>
                  </w:rPr>
                </w:rPrChange>
              </w:rPr>
              <w:t xml:space="preserve">Alternatives </w:t>
            </w:r>
          </w:p>
        </w:tc>
        <w:tc>
          <w:tcPr>
            <w:tcW w:w="1944" w:type="pct"/>
            <w:shd w:val="clear" w:color="auto" w:fill="auto"/>
          </w:tcPr>
          <w:p w14:paraId="7D80F6F9" w14:textId="7D4C378F" w:rsidR="002D770D" w:rsidRPr="004D620F" w:rsidRDefault="00513198" w:rsidP="00C54921">
            <w:pPr>
              <w:pStyle w:val="ListParagraph"/>
              <w:numPr>
                <w:ilvl w:val="0"/>
                <w:numId w:val="20"/>
              </w:numPr>
              <w:rPr>
                <w:rFonts w:ascii="Arial" w:hAnsi="Arial" w:cs="Arial"/>
                <w:color w:val="0000FF"/>
                <w:sz w:val="16"/>
                <w:szCs w:val="16"/>
                <w:rPrChange w:id="3891"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3892" w:author="Locke Liu" w:date="2021-05-24T14:33:00Z">
                  <w:rPr>
                    <w:rFonts w:ascii="Segoe UI" w:hAnsi="Segoe UI" w:cs="Segoe UI"/>
                    <w:color w:val="0000FF"/>
                    <w:sz w:val="16"/>
                    <w:szCs w:val="16"/>
                  </w:rPr>
                </w:rPrChange>
              </w:rPr>
              <w:t>Create one storage to provide blob and Data lake storage services</w:t>
            </w:r>
          </w:p>
          <w:p w14:paraId="578F9F5F" w14:textId="1E397B0E" w:rsidR="002D770D" w:rsidRPr="004D620F" w:rsidRDefault="00513198" w:rsidP="00C54921">
            <w:pPr>
              <w:pStyle w:val="ListParagraph"/>
              <w:numPr>
                <w:ilvl w:val="0"/>
                <w:numId w:val="20"/>
              </w:numPr>
              <w:rPr>
                <w:rFonts w:ascii="Arial" w:hAnsi="Arial" w:cs="Arial"/>
                <w:color w:val="0000FF"/>
                <w:sz w:val="16"/>
                <w:szCs w:val="16"/>
                <w:rPrChange w:id="3893"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3894" w:author="Locke Liu" w:date="2021-05-24T14:33:00Z">
                  <w:rPr>
                    <w:rFonts w:ascii="Segoe UI" w:hAnsi="Segoe UI" w:cs="Segoe UI"/>
                    <w:color w:val="0000FF"/>
                    <w:sz w:val="16"/>
                    <w:szCs w:val="16"/>
                  </w:rPr>
                </w:rPrChange>
              </w:rPr>
              <w:t>Create dedicated storage account for both blob services and data lake storage</w:t>
            </w:r>
          </w:p>
        </w:tc>
        <w:tc>
          <w:tcPr>
            <w:tcW w:w="1667" w:type="pct"/>
            <w:shd w:val="clear" w:color="auto" w:fill="auto"/>
          </w:tcPr>
          <w:p w14:paraId="3BE1F586" w14:textId="77777777" w:rsidR="002D770D" w:rsidRPr="004D620F" w:rsidRDefault="002D770D" w:rsidP="006A422C">
            <w:pPr>
              <w:jc w:val="both"/>
              <w:rPr>
                <w:rFonts w:ascii="Arial" w:hAnsi="Arial" w:cs="Arial"/>
                <w:sz w:val="16"/>
                <w:szCs w:val="16"/>
                <w:rPrChange w:id="3895" w:author="Locke Liu" w:date="2021-05-24T14:33:00Z">
                  <w:rPr>
                    <w:rFonts w:ascii="Segoe UI" w:hAnsi="Segoe UI" w:cs="Segoe UI"/>
                    <w:sz w:val="16"/>
                    <w:szCs w:val="16"/>
                  </w:rPr>
                </w:rPrChange>
              </w:rPr>
            </w:pPr>
          </w:p>
        </w:tc>
      </w:tr>
      <w:tr w:rsidR="002D770D" w:rsidRPr="004D620F" w14:paraId="146E8A26" w14:textId="77777777" w:rsidTr="006A422C">
        <w:trPr>
          <w:trHeight w:val="870"/>
          <w:jc w:val="center"/>
        </w:trPr>
        <w:tc>
          <w:tcPr>
            <w:tcW w:w="1389" w:type="pct"/>
            <w:shd w:val="clear" w:color="auto" w:fill="FFFFFF"/>
          </w:tcPr>
          <w:p w14:paraId="7B312D6D" w14:textId="77777777" w:rsidR="002D770D" w:rsidRPr="004D620F" w:rsidRDefault="002D770D" w:rsidP="006A422C">
            <w:pPr>
              <w:jc w:val="both"/>
              <w:rPr>
                <w:rFonts w:ascii="Arial" w:hAnsi="Arial" w:cs="Arial"/>
                <w:b/>
                <w:bCs/>
                <w:sz w:val="16"/>
                <w:szCs w:val="16"/>
                <w:rPrChange w:id="3896" w:author="Locke Liu" w:date="2021-05-24T14:33:00Z">
                  <w:rPr>
                    <w:rFonts w:ascii="Segoe UI" w:hAnsi="Segoe UI" w:cs="Segoe UI"/>
                    <w:b/>
                    <w:bCs/>
                    <w:sz w:val="16"/>
                    <w:szCs w:val="16"/>
                  </w:rPr>
                </w:rPrChange>
              </w:rPr>
            </w:pPr>
            <w:r w:rsidRPr="004D620F">
              <w:rPr>
                <w:rFonts w:ascii="Arial" w:hAnsi="Arial" w:cs="Arial"/>
                <w:b/>
                <w:bCs/>
                <w:sz w:val="16"/>
                <w:szCs w:val="16"/>
                <w:rPrChange w:id="3897" w:author="Locke Liu" w:date="2021-05-24T14:33:00Z">
                  <w:rPr>
                    <w:rFonts w:ascii="Segoe UI" w:hAnsi="Segoe UI" w:cs="Segoe UI"/>
                    <w:b/>
                    <w:bCs/>
                    <w:sz w:val="16"/>
                    <w:szCs w:val="16"/>
                  </w:rPr>
                </w:rPrChange>
              </w:rPr>
              <w:lastRenderedPageBreak/>
              <w:t>Decision</w:t>
            </w:r>
          </w:p>
        </w:tc>
        <w:tc>
          <w:tcPr>
            <w:tcW w:w="1944" w:type="pct"/>
            <w:shd w:val="clear" w:color="auto" w:fill="auto"/>
          </w:tcPr>
          <w:p w14:paraId="28A8969A" w14:textId="652E5AFA" w:rsidR="002D770D" w:rsidRPr="004D620F" w:rsidRDefault="002D770D" w:rsidP="006A422C">
            <w:pPr>
              <w:jc w:val="both"/>
              <w:rPr>
                <w:rFonts w:ascii="Arial" w:hAnsi="Arial" w:cs="Arial"/>
                <w:b/>
                <w:bCs/>
                <w:color w:val="0000FF"/>
                <w:sz w:val="16"/>
                <w:szCs w:val="16"/>
                <w:rPrChange w:id="3898" w:author="Locke Liu" w:date="2021-05-24T14:33:00Z">
                  <w:rPr>
                    <w:rFonts w:ascii="Segoe UI" w:hAnsi="Segoe UI" w:cs="Segoe UI"/>
                    <w:b/>
                    <w:bCs/>
                    <w:color w:val="0000FF"/>
                    <w:sz w:val="16"/>
                    <w:szCs w:val="16"/>
                  </w:rPr>
                </w:rPrChange>
              </w:rPr>
            </w:pPr>
            <w:r w:rsidRPr="004D620F">
              <w:rPr>
                <w:rFonts w:ascii="Arial" w:hAnsi="Arial" w:cs="Arial"/>
                <w:b/>
                <w:bCs/>
                <w:color w:val="0000FF"/>
                <w:sz w:val="16"/>
                <w:szCs w:val="16"/>
                <w:rPrChange w:id="3899" w:author="Locke Liu" w:date="2021-05-24T14:33:00Z">
                  <w:rPr>
                    <w:rFonts w:ascii="Segoe UI" w:hAnsi="Segoe UI" w:cs="Segoe UI"/>
                    <w:b/>
                    <w:bCs/>
                    <w:color w:val="0000FF"/>
                    <w:sz w:val="16"/>
                    <w:szCs w:val="16"/>
                  </w:rPr>
                </w:rPrChange>
              </w:rPr>
              <w:t xml:space="preserve"> Alternative </w:t>
            </w:r>
            <w:r w:rsidR="00513198" w:rsidRPr="004D620F">
              <w:rPr>
                <w:rFonts w:ascii="Arial" w:hAnsi="Arial" w:cs="Arial"/>
                <w:b/>
                <w:bCs/>
                <w:color w:val="0000FF"/>
                <w:sz w:val="16"/>
                <w:szCs w:val="16"/>
                <w:rPrChange w:id="3900" w:author="Locke Liu" w:date="2021-05-24T14:33:00Z">
                  <w:rPr>
                    <w:rFonts w:ascii="Segoe UI" w:hAnsi="Segoe UI" w:cs="Segoe UI"/>
                    <w:b/>
                    <w:bCs/>
                    <w:color w:val="0000FF"/>
                    <w:sz w:val="16"/>
                    <w:szCs w:val="16"/>
                  </w:rPr>
                </w:rPrChange>
              </w:rPr>
              <w:t>2</w:t>
            </w:r>
          </w:p>
        </w:tc>
        <w:tc>
          <w:tcPr>
            <w:tcW w:w="1667" w:type="pct"/>
            <w:shd w:val="clear" w:color="auto" w:fill="auto"/>
          </w:tcPr>
          <w:p w14:paraId="66A649EA" w14:textId="77777777" w:rsidR="002D770D" w:rsidRPr="004D620F" w:rsidRDefault="002D770D" w:rsidP="006A422C">
            <w:pPr>
              <w:jc w:val="both"/>
              <w:rPr>
                <w:rFonts w:ascii="Arial" w:hAnsi="Arial" w:cs="Arial"/>
                <w:sz w:val="16"/>
                <w:szCs w:val="16"/>
                <w:rPrChange w:id="3901" w:author="Locke Liu" w:date="2021-05-24T14:33:00Z">
                  <w:rPr>
                    <w:rFonts w:ascii="Segoe UI" w:hAnsi="Segoe UI" w:cs="Segoe UI"/>
                    <w:sz w:val="16"/>
                    <w:szCs w:val="16"/>
                  </w:rPr>
                </w:rPrChange>
              </w:rPr>
            </w:pPr>
            <w:r w:rsidRPr="004D620F">
              <w:rPr>
                <w:rFonts w:ascii="Arial" w:hAnsi="Arial" w:cs="Arial"/>
                <w:sz w:val="16"/>
                <w:szCs w:val="16"/>
                <w:rPrChange w:id="3902" w:author="Locke Liu" w:date="2021-05-24T14:33:00Z">
                  <w:rPr>
                    <w:rFonts w:ascii="Segoe UI" w:hAnsi="Segoe UI" w:cs="Segoe UI"/>
                    <w:sz w:val="16"/>
                    <w:szCs w:val="16"/>
                  </w:rPr>
                </w:rPrChange>
              </w:rPr>
              <w:t> </w:t>
            </w:r>
          </w:p>
        </w:tc>
      </w:tr>
      <w:tr w:rsidR="002D770D" w:rsidRPr="004D620F" w14:paraId="2EACBAA7" w14:textId="77777777" w:rsidTr="006A422C">
        <w:trPr>
          <w:trHeight w:val="389"/>
          <w:jc w:val="center"/>
        </w:trPr>
        <w:tc>
          <w:tcPr>
            <w:tcW w:w="1389" w:type="pct"/>
            <w:vMerge w:val="restart"/>
            <w:shd w:val="clear" w:color="auto" w:fill="FFFFFF"/>
          </w:tcPr>
          <w:p w14:paraId="6FB69C1C" w14:textId="77777777" w:rsidR="002D770D" w:rsidRPr="004D620F" w:rsidRDefault="002D770D" w:rsidP="006A422C">
            <w:pPr>
              <w:jc w:val="both"/>
              <w:rPr>
                <w:rFonts w:ascii="Arial" w:hAnsi="Arial" w:cs="Arial"/>
                <w:b/>
                <w:bCs/>
                <w:sz w:val="16"/>
                <w:szCs w:val="16"/>
                <w:rPrChange w:id="3903" w:author="Locke Liu" w:date="2021-05-24T14:33:00Z">
                  <w:rPr>
                    <w:rFonts w:ascii="Segoe UI" w:hAnsi="Segoe UI" w:cs="Segoe UI"/>
                    <w:b/>
                    <w:bCs/>
                    <w:sz w:val="16"/>
                    <w:szCs w:val="16"/>
                  </w:rPr>
                </w:rPrChange>
              </w:rPr>
            </w:pPr>
            <w:r w:rsidRPr="004D620F">
              <w:rPr>
                <w:rFonts w:ascii="Arial" w:hAnsi="Arial" w:cs="Arial"/>
                <w:b/>
                <w:bCs/>
                <w:sz w:val="16"/>
                <w:szCs w:val="16"/>
                <w:rPrChange w:id="3904" w:author="Locke Liu" w:date="2021-05-24T14:33:00Z">
                  <w:rPr>
                    <w:rFonts w:ascii="Segoe UI" w:hAnsi="Segoe UI" w:cs="Segoe UI"/>
                    <w:b/>
                    <w:bCs/>
                    <w:sz w:val="16"/>
                    <w:szCs w:val="16"/>
                  </w:rPr>
                </w:rPrChange>
              </w:rPr>
              <w:t>Justification</w:t>
            </w:r>
          </w:p>
        </w:tc>
        <w:tc>
          <w:tcPr>
            <w:tcW w:w="1944" w:type="pct"/>
            <w:vMerge w:val="restart"/>
            <w:shd w:val="clear" w:color="auto" w:fill="auto"/>
          </w:tcPr>
          <w:p w14:paraId="4B8FC2E0" w14:textId="540D1287" w:rsidR="002D770D" w:rsidRPr="004D620F" w:rsidRDefault="00513198" w:rsidP="00C54921">
            <w:pPr>
              <w:pStyle w:val="ListParagraph"/>
              <w:numPr>
                <w:ilvl w:val="0"/>
                <w:numId w:val="21"/>
              </w:numPr>
              <w:jc w:val="both"/>
              <w:rPr>
                <w:rFonts w:ascii="Arial" w:hAnsi="Arial" w:cs="Arial"/>
                <w:sz w:val="16"/>
                <w:szCs w:val="16"/>
                <w:rPrChange w:id="3905" w:author="Locke Liu" w:date="2021-05-24T14:33:00Z">
                  <w:rPr>
                    <w:rFonts w:ascii="Segoe UI" w:hAnsi="Segoe UI" w:cs="Segoe UI"/>
                    <w:sz w:val="16"/>
                    <w:szCs w:val="16"/>
                  </w:rPr>
                </w:rPrChange>
              </w:rPr>
            </w:pPr>
            <w:r w:rsidRPr="004D620F">
              <w:rPr>
                <w:rFonts w:ascii="Arial" w:hAnsi="Arial" w:cs="Arial"/>
                <w:sz w:val="16"/>
                <w:szCs w:val="16"/>
                <w:rPrChange w:id="3906" w:author="Locke Liu" w:date="2021-05-24T14:33:00Z">
                  <w:rPr>
                    <w:rFonts w:ascii="Segoe UI" w:hAnsi="Segoe UI" w:cs="Segoe UI"/>
                    <w:sz w:val="16"/>
                    <w:szCs w:val="16"/>
                  </w:rPr>
                </w:rPrChange>
              </w:rPr>
              <w:t xml:space="preserve">The blob storage required by 9DL is planned for other </w:t>
            </w:r>
          </w:p>
          <w:p w14:paraId="6533EA02" w14:textId="77777777" w:rsidR="002D770D" w:rsidRPr="004D620F" w:rsidRDefault="002D770D" w:rsidP="00C54921">
            <w:pPr>
              <w:pStyle w:val="ListParagraph"/>
              <w:numPr>
                <w:ilvl w:val="0"/>
                <w:numId w:val="21"/>
              </w:numPr>
              <w:jc w:val="both"/>
              <w:rPr>
                <w:rFonts w:ascii="Arial" w:hAnsi="Arial" w:cs="Arial"/>
                <w:sz w:val="16"/>
                <w:szCs w:val="16"/>
                <w:rPrChange w:id="3907" w:author="Locke Liu" w:date="2021-05-24T14:33:00Z">
                  <w:rPr>
                    <w:rFonts w:ascii="Segoe UI" w:hAnsi="Segoe UI" w:cs="Segoe UI"/>
                    <w:sz w:val="16"/>
                    <w:szCs w:val="16"/>
                  </w:rPr>
                </w:rPrChange>
              </w:rPr>
            </w:pPr>
            <w:r w:rsidRPr="004D620F">
              <w:rPr>
                <w:rFonts w:ascii="Arial" w:hAnsi="Arial" w:cs="Arial"/>
                <w:sz w:val="16"/>
                <w:szCs w:val="16"/>
                <w:rPrChange w:id="3908" w:author="Locke Liu" w:date="2021-05-24T14:33:00Z">
                  <w:rPr>
                    <w:rFonts w:ascii="Segoe UI" w:hAnsi="Segoe UI" w:cs="Segoe UI"/>
                    <w:sz w:val="16"/>
                    <w:szCs w:val="16"/>
                  </w:rPr>
                </w:rPrChange>
              </w:rPr>
              <w:t>There is no mandatory UDR has been implemented on all subnet in China east vnet. Without routing information, ADF can’t reach data source VM inside of China east vnet as of now. So we have to setup a integration runtime in a specific subnet where UDR is applied</w:t>
            </w:r>
          </w:p>
          <w:p w14:paraId="13A53861" w14:textId="77777777" w:rsidR="002D770D" w:rsidRPr="004D620F" w:rsidRDefault="002D770D" w:rsidP="006A422C">
            <w:pPr>
              <w:jc w:val="both"/>
              <w:rPr>
                <w:rFonts w:ascii="Arial" w:hAnsi="Arial" w:cs="Arial"/>
                <w:sz w:val="16"/>
                <w:szCs w:val="16"/>
                <w:rPrChange w:id="3909" w:author="Locke Liu" w:date="2021-05-24T14:33:00Z">
                  <w:rPr>
                    <w:rFonts w:ascii="Segoe UI" w:hAnsi="Segoe UI" w:cs="Segoe UI"/>
                    <w:sz w:val="16"/>
                    <w:szCs w:val="16"/>
                  </w:rPr>
                </w:rPrChange>
              </w:rPr>
            </w:pPr>
          </w:p>
        </w:tc>
        <w:tc>
          <w:tcPr>
            <w:tcW w:w="1667" w:type="pct"/>
            <w:vMerge w:val="restart"/>
            <w:shd w:val="clear" w:color="auto" w:fill="auto"/>
          </w:tcPr>
          <w:p w14:paraId="4470990F" w14:textId="77777777" w:rsidR="002D770D" w:rsidRPr="004D620F" w:rsidRDefault="002D770D" w:rsidP="006A422C">
            <w:pPr>
              <w:jc w:val="both"/>
              <w:rPr>
                <w:rFonts w:ascii="Arial" w:hAnsi="Arial" w:cs="Arial"/>
                <w:sz w:val="16"/>
                <w:szCs w:val="16"/>
                <w:rPrChange w:id="3910" w:author="Locke Liu" w:date="2021-05-24T14:33:00Z">
                  <w:rPr>
                    <w:rFonts w:ascii="Segoe UI" w:hAnsi="Segoe UI" w:cs="Segoe UI"/>
                    <w:sz w:val="16"/>
                    <w:szCs w:val="16"/>
                  </w:rPr>
                </w:rPrChange>
              </w:rPr>
            </w:pPr>
            <w:r w:rsidRPr="004D620F">
              <w:rPr>
                <w:rFonts w:ascii="Arial" w:hAnsi="Arial" w:cs="Arial"/>
                <w:sz w:val="16"/>
                <w:szCs w:val="16"/>
                <w:rPrChange w:id="3911" w:author="Locke Liu" w:date="2021-05-24T14:33:00Z">
                  <w:rPr>
                    <w:rFonts w:ascii="Segoe UI" w:hAnsi="Segoe UI" w:cs="Segoe UI"/>
                    <w:sz w:val="16"/>
                    <w:szCs w:val="16"/>
                  </w:rPr>
                </w:rPrChange>
              </w:rPr>
              <w:t>There is no way to allow network traffic between CDP VNET and China East data vnet (except infra vnet) without udr.</w:t>
            </w:r>
          </w:p>
        </w:tc>
      </w:tr>
      <w:tr w:rsidR="002D770D" w:rsidRPr="004D620F" w14:paraId="59592EFF" w14:textId="77777777" w:rsidTr="006A422C">
        <w:trPr>
          <w:trHeight w:val="389"/>
          <w:jc w:val="center"/>
        </w:trPr>
        <w:tc>
          <w:tcPr>
            <w:tcW w:w="1389" w:type="pct"/>
            <w:vMerge/>
            <w:vAlign w:val="center"/>
          </w:tcPr>
          <w:p w14:paraId="33816938" w14:textId="77777777" w:rsidR="002D770D" w:rsidRPr="004D620F" w:rsidRDefault="002D770D" w:rsidP="006A422C">
            <w:pPr>
              <w:rPr>
                <w:rFonts w:ascii="Arial" w:hAnsi="Arial" w:cs="Arial"/>
                <w:b/>
                <w:bCs/>
                <w:sz w:val="16"/>
                <w:szCs w:val="16"/>
                <w:rPrChange w:id="3912" w:author="Locke Liu" w:date="2021-05-24T14:33:00Z">
                  <w:rPr>
                    <w:rFonts w:ascii="Segoe UI" w:hAnsi="Segoe UI" w:cs="Segoe UI"/>
                    <w:b/>
                    <w:bCs/>
                    <w:sz w:val="16"/>
                    <w:szCs w:val="16"/>
                  </w:rPr>
                </w:rPrChange>
              </w:rPr>
            </w:pPr>
          </w:p>
        </w:tc>
        <w:tc>
          <w:tcPr>
            <w:tcW w:w="1944" w:type="pct"/>
            <w:vMerge/>
            <w:vAlign w:val="center"/>
          </w:tcPr>
          <w:p w14:paraId="06AE46F0" w14:textId="77777777" w:rsidR="002D770D" w:rsidRPr="004D620F" w:rsidRDefault="002D770D" w:rsidP="006A422C">
            <w:pPr>
              <w:rPr>
                <w:rFonts w:ascii="Arial" w:hAnsi="Arial" w:cs="Arial"/>
                <w:sz w:val="16"/>
                <w:szCs w:val="16"/>
                <w:rPrChange w:id="3913" w:author="Locke Liu" w:date="2021-05-24T14:33:00Z">
                  <w:rPr>
                    <w:rFonts w:ascii="Segoe UI" w:hAnsi="Segoe UI" w:cs="Segoe UI"/>
                    <w:sz w:val="16"/>
                    <w:szCs w:val="16"/>
                  </w:rPr>
                </w:rPrChange>
              </w:rPr>
            </w:pPr>
          </w:p>
        </w:tc>
        <w:tc>
          <w:tcPr>
            <w:tcW w:w="1667" w:type="pct"/>
            <w:vMerge/>
            <w:vAlign w:val="center"/>
          </w:tcPr>
          <w:p w14:paraId="66E42480" w14:textId="77777777" w:rsidR="002D770D" w:rsidRPr="004D620F" w:rsidRDefault="002D770D" w:rsidP="006A422C">
            <w:pPr>
              <w:rPr>
                <w:rFonts w:ascii="Arial" w:hAnsi="Arial" w:cs="Arial"/>
                <w:sz w:val="16"/>
                <w:szCs w:val="16"/>
                <w:rPrChange w:id="3914" w:author="Locke Liu" w:date="2021-05-24T14:33:00Z">
                  <w:rPr>
                    <w:rFonts w:ascii="Segoe UI" w:hAnsi="Segoe UI" w:cs="Segoe UI"/>
                    <w:sz w:val="16"/>
                    <w:szCs w:val="16"/>
                  </w:rPr>
                </w:rPrChange>
              </w:rPr>
            </w:pPr>
          </w:p>
        </w:tc>
      </w:tr>
      <w:tr w:rsidR="002D770D" w:rsidRPr="004D620F" w14:paraId="3D4CED9B" w14:textId="77777777" w:rsidTr="006A422C">
        <w:trPr>
          <w:trHeight w:val="389"/>
          <w:jc w:val="center"/>
        </w:trPr>
        <w:tc>
          <w:tcPr>
            <w:tcW w:w="1389" w:type="pct"/>
            <w:vMerge/>
            <w:vAlign w:val="center"/>
          </w:tcPr>
          <w:p w14:paraId="4D6CC713" w14:textId="77777777" w:rsidR="002D770D" w:rsidRPr="004D620F" w:rsidRDefault="002D770D" w:rsidP="006A422C">
            <w:pPr>
              <w:rPr>
                <w:rFonts w:ascii="Arial" w:hAnsi="Arial" w:cs="Arial"/>
                <w:b/>
                <w:bCs/>
                <w:sz w:val="16"/>
                <w:szCs w:val="16"/>
                <w:rPrChange w:id="3915" w:author="Locke Liu" w:date="2021-05-24T14:33:00Z">
                  <w:rPr>
                    <w:rFonts w:ascii="Segoe UI" w:hAnsi="Segoe UI" w:cs="Segoe UI"/>
                    <w:b/>
                    <w:bCs/>
                    <w:sz w:val="16"/>
                    <w:szCs w:val="16"/>
                  </w:rPr>
                </w:rPrChange>
              </w:rPr>
            </w:pPr>
          </w:p>
        </w:tc>
        <w:tc>
          <w:tcPr>
            <w:tcW w:w="1944" w:type="pct"/>
            <w:vMerge/>
            <w:vAlign w:val="center"/>
          </w:tcPr>
          <w:p w14:paraId="611E06F5" w14:textId="77777777" w:rsidR="002D770D" w:rsidRPr="004D620F" w:rsidRDefault="002D770D" w:rsidP="006A422C">
            <w:pPr>
              <w:rPr>
                <w:rFonts w:ascii="Arial" w:hAnsi="Arial" w:cs="Arial"/>
                <w:sz w:val="16"/>
                <w:szCs w:val="16"/>
                <w:rPrChange w:id="3916" w:author="Locke Liu" w:date="2021-05-24T14:33:00Z">
                  <w:rPr>
                    <w:rFonts w:ascii="Segoe UI" w:hAnsi="Segoe UI" w:cs="Segoe UI"/>
                    <w:sz w:val="16"/>
                    <w:szCs w:val="16"/>
                  </w:rPr>
                </w:rPrChange>
              </w:rPr>
            </w:pPr>
          </w:p>
        </w:tc>
        <w:tc>
          <w:tcPr>
            <w:tcW w:w="1667" w:type="pct"/>
            <w:vMerge/>
            <w:vAlign w:val="center"/>
          </w:tcPr>
          <w:p w14:paraId="57FDC3C9" w14:textId="77777777" w:rsidR="002D770D" w:rsidRPr="004D620F" w:rsidRDefault="002D770D" w:rsidP="006A422C">
            <w:pPr>
              <w:rPr>
                <w:rFonts w:ascii="Arial" w:hAnsi="Arial" w:cs="Arial"/>
                <w:sz w:val="16"/>
                <w:szCs w:val="16"/>
                <w:rPrChange w:id="3917" w:author="Locke Liu" w:date="2021-05-24T14:33:00Z">
                  <w:rPr>
                    <w:rFonts w:ascii="Segoe UI" w:hAnsi="Segoe UI" w:cs="Segoe UI"/>
                    <w:sz w:val="16"/>
                    <w:szCs w:val="16"/>
                  </w:rPr>
                </w:rPrChange>
              </w:rPr>
            </w:pPr>
          </w:p>
        </w:tc>
      </w:tr>
      <w:tr w:rsidR="002D770D" w:rsidRPr="004D620F" w14:paraId="649982CC" w14:textId="77777777" w:rsidTr="006A422C">
        <w:trPr>
          <w:trHeight w:val="389"/>
          <w:jc w:val="center"/>
        </w:trPr>
        <w:tc>
          <w:tcPr>
            <w:tcW w:w="1389" w:type="pct"/>
            <w:vMerge/>
            <w:vAlign w:val="center"/>
          </w:tcPr>
          <w:p w14:paraId="4B442940" w14:textId="77777777" w:rsidR="002D770D" w:rsidRPr="004D620F" w:rsidRDefault="002D770D" w:rsidP="006A422C">
            <w:pPr>
              <w:rPr>
                <w:rFonts w:ascii="Arial" w:hAnsi="Arial" w:cs="Arial"/>
                <w:b/>
                <w:bCs/>
                <w:sz w:val="16"/>
                <w:szCs w:val="16"/>
                <w:rPrChange w:id="3918" w:author="Locke Liu" w:date="2021-05-24T14:33:00Z">
                  <w:rPr>
                    <w:rFonts w:ascii="Segoe UI" w:hAnsi="Segoe UI" w:cs="Segoe UI"/>
                    <w:b/>
                    <w:bCs/>
                    <w:sz w:val="16"/>
                    <w:szCs w:val="16"/>
                  </w:rPr>
                </w:rPrChange>
              </w:rPr>
            </w:pPr>
          </w:p>
        </w:tc>
        <w:tc>
          <w:tcPr>
            <w:tcW w:w="1944" w:type="pct"/>
            <w:vMerge/>
            <w:vAlign w:val="center"/>
          </w:tcPr>
          <w:p w14:paraId="10EF6334" w14:textId="77777777" w:rsidR="002D770D" w:rsidRPr="004D620F" w:rsidRDefault="002D770D" w:rsidP="006A422C">
            <w:pPr>
              <w:rPr>
                <w:rFonts w:ascii="Arial" w:hAnsi="Arial" w:cs="Arial"/>
                <w:sz w:val="16"/>
                <w:szCs w:val="16"/>
                <w:rPrChange w:id="3919" w:author="Locke Liu" w:date="2021-05-24T14:33:00Z">
                  <w:rPr>
                    <w:rFonts w:ascii="Segoe UI" w:hAnsi="Segoe UI" w:cs="Segoe UI"/>
                    <w:sz w:val="16"/>
                    <w:szCs w:val="16"/>
                  </w:rPr>
                </w:rPrChange>
              </w:rPr>
            </w:pPr>
          </w:p>
        </w:tc>
        <w:tc>
          <w:tcPr>
            <w:tcW w:w="1667" w:type="pct"/>
            <w:vMerge/>
            <w:vAlign w:val="center"/>
          </w:tcPr>
          <w:p w14:paraId="4ABD8B65" w14:textId="77777777" w:rsidR="002D770D" w:rsidRPr="004D620F" w:rsidRDefault="002D770D" w:rsidP="006A422C">
            <w:pPr>
              <w:rPr>
                <w:rFonts w:ascii="Arial" w:hAnsi="Arial" w:cs="Arial"/>
                <w:sz w:val="16"/>
                <w:szCs w:val="16"/>
                <w:rPrChange w:id="3920" w:author="Locke Liu" w:date="2021-05-24T14:33:00Z">
                  <w:rPr>
                    <w:rFonts w:ascii="Segoe UI" w:hAnsi="Segoe UI" w:cs="Segoe UI"/>
                    <w:sz w:val="16"/>
                    <w:szCs w:val="16"/>
                  </w:rPr>
                </w:rPrChange>
              </w:rPr>
            </w:pPr>
          </w:p>
        </w:tc>
      </w:tr>
      <w:tr w:rsidR="002D770D" w:rsidRPr="004D620F" w14:paraId="7A4D3B42" w14:textId="77777777" w:rsidTr="006A422C">
        <w:trPr>
          <w:trHeight w:val="360"/>
          <w:jc w:val="center"/>
        </w:trPr>
        <w:tc>
          <w:tcPr>
            <w:tcW w:w="1389" w:type="pct"/>
            <w:shd w:val="clear" w:color="auto" w:fill="FFFFFF"/>
          </w:tcPr>
          <w:p w14:paraId="703BB588" w14:textId="77777777" w:rsidR="002D770D" w:rsidRPr="004D620F" w:rsidRDefault="002D770D" w:rsidP="006A422C">
            <w:pPr>
              <w:jc w:val="both"/>
              <w:rPr>
                <w:rFonts w:ascii="Arial" w:hAnsi="Arial" w:cs="Arial"/>
                <w:b/>
                <w:bCs/>
                <w:sz w:val="16"/>
                <w:szCs w:val="16"/>
                <w:rPrChange w:id="3921" w:author="Locke Liu" w:date="2021-05-24T14:33:00Z">
                  <w:rPr>
                    <w:rFonts w:ascii="Segoe UI" w:hAnsi="Segoe UI" w:cs="Segoe UI"/>
                    <w:b/>
                    <w:bCs/>
                    <w:sz w:val="16"/>
                    <w:szCs w:val="16"/>
                  </w:rPr>
                </w:rPrChange>
              </w:rPr>
            </w:pPr>
            <w:r w:rsidRPr="004D620F">
              <w:rPr>
                <w:rFonts w:ascii="Arial" w:hAnsi="Arial" w:cs="Arial"/>
                <w:b/>
                <w:bCs/>
                <w:sz w:val="16"/>
                <w:szCs w:val="16"/>
                <w:rPrChange w:id="3922" w:author="Locke Liu" w:date="2021-05-24T14:33:00Z">
                  <w:rPr>
                    <w:rFonts w:ascii="Segoe UI" w:hAnsi="Segoe UI" w:cs="Segoe UI"/>
                    <w:b/>
                    <w:bCs/>
                    <w:sz w:val="16"/>
                    <w:szCs w:val="16"/>
                  </w:rPr>
                </w:rPrChange>
              </w:rPr>
              <w:t xml:space="preserve">Implications </w:t>
            </w:r>
          </w:p>
        </w:tc>
        <w:tc>
          <w:tcPr>
            <w:tcW w:w="1944" w:type="pct"/>
            <w:shd w:val="clear" w:color="auto" w:fill="auto"/>
          </w:tcPr>
          <w:p w14:paraId="3DB0120D" w14:textId="77777777" w:rsidR="002D770D" w:rsidRPr="004D620F" w:rsidRDefault="002D770D" w:rsidP="006A422C">
            <w:pPr>
              <w:jc w:val="both"/>
              <w:rPr>
                <w:rFonts w:ascii="Arial" w:hAnsi="Arial" w:cs="Arial"/>
                <w:sz w:val="16"/>
                <w:szCs w:val="16"/>
                <w:rPrChange w:id="3923" w:author="Locke Liu" w:date="2021-05-24T14:33:00Z">
                  <w:rPr>
                    <w:rFonts w:ascii="Segoe UI" w:hAnsi="Segoe UI" w:cs="Segoe UI"/>
                    <w:sz w:val="16"/>
                    <w:szCs w:val="16"/>
                  </w:rPr>
                </w:rPrChange>
              </w:rPr>
            </w:pPr>
          </w:p>
        </w:tc>
        <w:tc>
          <w:tcPr>
            <w:tcW w:w="1667" w:type="pct"/>
            <w:shd w:val="clear" w:color="auto" w:fill="auto"/>
          </w:tcPr>
          <w:p w14:paraId="26B14914" w14:textId="77777777" w:rsidR="002D770D" w:rsidRPr="004D620F" w:rsidRDefault="002D770D" w:rsidP="006A422C">
            <w:pPr>
              <w:jc w:val="both"/>
              <w:rPr>
                <w:rFonts w:ascii="Arial" w:hAnsi="Arial" w:cs="Arial"/>
                <w:sz w:val="16"/>
                <w:szCs w:val="16"/>
                <w:rPrChange w:id="3924" w:author="Locke Liu" w:date="2021-05-24T14:33:00Z">
                  <w:rPr>
                    <w:rFonts w:ascii="Segoe UI" w:hAnsi="Segoe UI" w:cs="Segoe UI"/>
                    <w:sz w:val="16"/>
                    <w:szCs w:val="16"/>
                  </w:rPr>
                </w:rPrChange>
              </w:rPr>
            </w:pPr>
            <w:r w:rsidRPr="004D620F">
              <w:rPr>
                <w:rFonts w:ascii="Arial" w:hAnsi="Arial" w:cs="Arial"/>
                <w:sz w:val="16"/>
                <w:szCs w:val="16"/>
                <w:rPrChange w:id="3925" w:author="Locke Liu" w:date="2021-05-24T14:33:00Z">
                  <w:rPr>
                    <w:rFonts w:ascii="Segoe UI" w:hAnsi="Segoe UI" w:cs="Segoe UI"/>
                    <w:sz w:val="16"/>
                    <w:szCs w:val="16"/>
                  </w:rPr>
                </w:rPrChange>
              </w:rPr>
              <w:t> </w:t>
            </w:r>
          </w:p>
        </w:tc>
      </w:tr>
      <w:tr w:rsidR="002D770D" w:rsidRPr="004D620F" w14:paraId="575D16EB" w14:textId="77777777" w:rsidTr="006A422C">
        <w:trPr>
          <w:trHeight w:val="360"/>
          <w:jc w:val="center"/>
        </w:trPr>
        <w:tc>
          <w:tcPr>
            <w:tcW w:w="1389" w:type="pct"/>
            <w:shd w:val="clear" w:color="auto" w:fill="FFFFFF"/>
          </w:tcPr>
          <w:p w14:paraId="7FE75F9D" w14:textId="77777777" w:rsidR="002D770D" w:rsidRPr="004D620F" w:rsidRDefault="002D770D" w:rsidP="006A422C">
            <w:pPr>
              <w:jc w:val="both"/>
              <w:rPr>
                <w:rFonts w:ascii="Arial" w:hAnsi="Arial" w:cs="Arial"/>
                <w:b/>
                <w:bCs/>
                <w:sz w:val="16"/>
                <w:szCs w:val="16"/>
                <w:rPrChange w:id="3926" w:author="Locke Liu" w:date="2021-05-24T14:33:00Z">
                  <w:rPr>
                    <w:rFonts w:ascii="Segoe UI" w:hAnsi="Segoe UI" w:cs="Segoe UI"/>
                    <w:b/>
                    <w:bCs/>
                    <w:sz w:val="16"/>
                    <w:szCs w:val="16"/>
                  </w:rPr>
                </w:rPrChange>
              </w:rPr>
            </w:pPr>
            <w:r w:rsidRPr="004D620F">
              <w:rPr>
                <w:rFonts w:ascii="Arial" w:hAnsi="Arial" w:cs="Arial"/>
                <w:b/>
                <w:bCs/>
                <w:sz w:val="16"/>
                <w:szCs w:val="16"/>
                <w:rPrChange w:id="3927" w:author="Locke Liu" w:date="2021-05-24T14:33:00Z">
                  <w:rPr>
                    <w:rFonts w:ascii="Segoe UI" w:hAnsi="Segoe UI" w:cs="Segoe UI"/>
                    <w:b/>
                    <w:bCs/>
                    <w:sz w:val="16"/>
                    <w:szCs w:val="16"/>
                  </w:rPr>
                </w:rPrChange>
              </w:rPr>
              <w:t>Related requirements</w:t>
            </w:r>
          </w:p>
        </w:tc>
        <w:tc>
          <w:tcPr>
            <w:tcW w:w="1944" w:type="pct"/>
            <w:shd w:val="clear" w:color="auto" w:fill="auto"/>
          </w:tcPr>
          <w:p w14:paraId="6A4C07FD" w14:textId="77777777" w:rsidR="002D770D" w:rsidRPr="004D620F" w:rsidRDefault="002D770D" w:rsidP="006A422C">
            <w:pPr>
              <w:jc w:val="both"/>
              <w:rPr>
                <w:rFonts w:ascii="Arial" w:hAnsi="Arial" w:cs="Arial"/>
                <w:sz w:val="16"/>
                <w:szCs w:val="16"/>
                <w:rPrChange w:id="3928" w:author="Locke Liu" w:date="2021-05-24T14:33:00Z">
                  <w:rPr>
                    <w:rFonts w:ascii="Segoe UI" w:hAnsi="Segoe UI" w:cs="Segoe UI"/>
                    <w:sz w:val="16"/>
                    <w:szCs w:val="16"/>
                  </w:rPr>
                </w:rPrChange>
              </w:rPr>
            </w:pPr>
            <w:r w:rsidRPr="004D620F">
              <w:rPr>
                <w:rFonts w:ascii="Arial" w:hAnsi="Arial" w:cs="Arial"/>
                <w:sz w:val="16"/>
                <w:szCs w:val="16"/>
                <w:rPrChange w:id="3929" w:author="Locke Liu" w:date="2021-05-24T14:33:00Z">
                  <w:rPr>
                    <w:rFonts w:ascii="Segoe UI" w:hAnsi="Segoe UI" w:cs="Segoe UI"/>
                    <w:sz w:val="16"/>
                    <w:szCs w:val="16"/>
                  </w:rPr>
                </w:rPrChange>
              </w:rPr>
              <w:t> </w:t>
            </w:r>
          </w:p>
        </w:tc>
        <w:tc>
          <w:tcPr>
            <w:tcW w:w="1667" w:type="pct"/>
            <w:shd w:val="clear" w:color="auto" w:fill="auto"/>
          </w:tcPr>
          <w:p w14:paraId="01DB5BCA" w14:textId="77777777" w:rsidR="002D770D" w:rsidRPr="004D620F" w:rsidRDefault="002D770D" w:rsidP="006A422C">
            <w:pPr>
              <w:jc w:val="both"/>
              <w:rPr>
                <w:rFonts w:ascii="Arial" w:hAnsi="Arial" w:cs="Arial"/>
                <w:sz w:val="16"/>
                <w:szCs w:val="16"/>
                <w:rPrChange w:id="3930" w:author="Locke Liu" w:date="2021-05-24T14:33:00Z">
                  <w:rPr>
                    <w:rFonts w:ascii="Segoe UI" w:hAnsi="Segoe UI" w:cs="Segoe UI"/>
                    <w:sz w:val="16"/>
                    <w:szCs w:val="16"/>
                  </w:rPr>
                </w:rPrChange>
              </w:rPr>
            </w:pPr>
            <w:r w:rsidRPr="004D620F">
              <w:rPr>
                <w:rFonts w:ascii="Arial" w:hAnsi="Arial" w:cs="Arial"/>
                <w:sz w:val="16"/>
                <w:szCs w:val="16"/>
                <w:rPrChange w:id="3931" w:author="Locke Liu" w:date="2021-05-24T14:33:00Z">
                  <w:rPr>
                    <w:rFonts w:ascii="Segoe UI" w:hAnsi="Segoe UI" w:cs="Segoe UI"/>
                    <w:sz w:val="16"/>
                    <w:szCs w:val="16"/>
                  </w:rPr>
                </w:rPrChange>
              </w:rPr>
              <w:t> </w:t>
            </w:r>
          </w:p>
        </w:tc>
      </w:tr>
      <w:tr w:rsidR="002D770D" w:rsidRPr="004D620F" w14:paraId="5DAB52E8" w14:textId="77777777" w:rsidTr="006A422C">
        <w:trPr>
          <w:trHeight w:val="360"/>
          <w:jc w:val="center"/>
        </w:trPr>
        <w:tc>
          <w:tcPr>
            <w:tcW w:w="1389" w:type="pct"/>
            <w:shd w:val="clear" w:color="auto" w:fill="FFFFFF"/>
          </w:tcPr>
          <w:p w14:paraId="29451A9A" w14:textId="77777777" w:rsidR="002D770D" w:rsidRPr="004D620F" w:rsidRDefault="002D770D" w:rsidP="006A422C">
            <w:pPr>
              <w:jc w:val="both"/>
              <w:rPr>
                <w:rFonts w:ascii="Arial" w:hAnsi="Arial" w:cs="Arial"/>
                <w:b/>
                <w:bCs/>
                <w:sz w:val="16"/>
                <w:szCs w:val="16"/>
                <w:rPrChange w:id="3932" w:author="Locke Liu" w:date="2021-05-24T14:33:00Z">
                  <w:rPr>
                    <w:rFonts w:ascii="Segoe UI" w:hAnsi="Segoe UI" w:cs="Segoe UI"/>
                    <w:b/>
                    <w:bCs/>
                    <w:sz w:val="16"/>
                    <w:szCs w:val="16"/>
                  </w:rPr>
                </w:rPrChange>
              </w:rPr>
            </w:pPr>
            <w:r w:rsidRPr="004D620F">
              <w:rPr>
                <w:rFonts w:ascii="Arial" w:hAnsi="Arial" w:cs="Arial"/>
                <w:b/>
                <w:bCs/>
                <w:sz w:val="16"/>
                <w:szCs w:val="16"/>
                <w:rPrChange w:id="3933" w:author="Locke Liu" w:date="2021-05-24T14:33:00Z">
                  <w:rPr>
                    <w:rFonts w:ascii="Segoe UI" w:hAnsi="Segoe UI" w:cs="Segoe UI"/>
                    <w:b/>
                    <w:bCs/>
                    <w:sz w:val="16"/>
                    <w:szCs w:val="16"/>
                  </w:rPr>
                </w:rPrChange>
              </w:rPr>
              <w:t>Related Architecture Decisions</w:t>
            </w:r>
          </w:p>
        </w:tc>
        <w:tc>
          <w:tcPr>
            <w:tcW w:w="1944" w:type="pct"/>
            <w:shd w:val="clear" w:color="auto" w:fill="auto"/>
          </w:tcPr>
          <w:p w14:paraId="5B1A5FA2" w14:textId="77777777" w:rsidR="002D770D" w:rsidRPr="004D620F" w:rsidRDefault="002D770D" w:rsidP="006A422C">
            <w:pPr>
              <w:jc w:val="both"/>
              <w:rPr>
                <w:rFonts w:ascii="Arial" w:hAnsi="Arial" w:cs="Arial"/>
                <w:color w:val="0000FF"/>
                <w:sz w:val="16"/>
                <w:szCs w:val="16"/>
                <w:u w:val="single"/>
                <w:rPrChange w:id="3934" w:author="Locke Liu" w:date="2021-05-24T14:33:00Z">
                  <w:rPr>
                    <w:rFonts w:ascii="Segoe UI" w:hAnsi="Segoe UI" w:cs="Segoe UI"/>
                    <w:color w:val="0000FF"/>
                    <w:sz w:val="16"/>
                    <w:szCs w:val="16"/>
                    <w:u w:val="single"/>
                  </w:rPr>
                </w:rPrChange>
              </w:rPr>
            </w:pPr>
          </w:p>
        </w:tc>
        <w:tc>
          <w:tcPr>
            <w:tcW w:w="1667" w:type="pct"/>
            <w:shd w:val="clear" w:color="auto" w:fill="auto"/>
          </w:tcPr>
          <w:p w14:paraId="1DD3B3F4" w14:textId="77777777" w:rsidR="002D770D" w:rsidRPr="004D620F" w:rsidRDefault="002D770D" w:rsidP="006A422C">
            <w:pPr>
              <w:jc w:val="both"/>
              <w:rPr>
                <w:rFonts w:ascii="Arial" w:hAnsi="Arial" w:cs="Arial"/>
                <w:sz w:val="16"/>
                <w:szCs w:val="16"/>
                <w:rPrChange w:id="3935" w:author="Locke Liu" w:date="2021-05-24T14:33:00Z">
                  <w:rPr>
                    <w:rFonts w:ascii="Segoe UI" w:hAnsi="Segoe UI" w:cs="Segoe UI"/>
                    <w:sz w:val="16"/>
                    <w:szCs w:val="16"/>
                  </w:rPr>
                </w:rPrChange>
              </w:rPr>
            </w:pPr>
            <w:r w:rsidRPr="004D620F">
              <w:rPr>
                <w:rFonts w:ascii="Arial" w:hAnsi="Arial" w:cs="Arial"/>
                <w:sz w:val="16"/>
                <w:szCs w:val="16"/>
                <w:rPrChange w:id="3936" w:author="Locke Liu" w:date="2021-05-24T14:33:00Z">
                  <w:rPr>
                    <w:rFonts w:ascii="Segoe UI" w:hAnsi="Segoe UI" w:cs="Segoe UI"/>
                    <w:sz w:val="16"/>
                    <w:szCs w:val="16"/>
                  </w:rPr>
                </w:rPrChange>
              </w:rPr>
              <w:t> </w:t>
            </w:r>
          </w:p>
        </w:tc>
      </w:tr>
    </w:tbl>
    <w:p w14:paraId="7B223B7C" w14:textId="0F7CAB81" w:rsidR="00A87FB0" w:rsidRPr="004D620F" w:rsidRDefault="00A87FB0" w:rsidP="004D075A">
      <w:pPr>
        <w:rPr>
          <w:rFonts w:ascii="Arial" w:hAnsi="Arial" w:cs="Arial"/>
          <w:b/>
          <w:bCs/>
          <w:color w:val="F8FAFB" w:themeColor="text1"/>
          <w:kern w:val="28"/>
          <w:sz w:val="28"/>
          <w:szCs w:val="28"/>
          <w:rPrChange w:id="3937" w:author="Locke Liu" w:date="2021-05-24T14:33:00Z">
            <w:rPr>
              <w:rFonts w:cs="Arial"/>
              <w:b/>
              <w:bCs/>
              <w:color w:val="F8FAFB" w:themeColor="text1"/>
              <w:kern w:val="28"/>
              <w:sz w:val="28"/>
              <w:szCs w:val="28"/>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2849"/>
        <w:gridCol w:w="3986"/>
        <w:gridCol w:w="3418"/>
      </w:tblGrid>
      <w:tr w:rsidR="005B72AC" w:rsidRPr="004D620F" w14:paraId="7E8F20EB" w14:textId="77777777" w:rsidTr="006A422C">
        <w:trPr>
          <w:trHeight w:val="360"/>
          <w:jc w:val="center"/>
        </w:trPr>
        <w:tc>
          <w:tcPr>
            <w:tcW w:w="1389" w:type="pct"/>
            <w:shd w:val="clear" w:color="auto" w:fill="D5E3FF"/>
            <w:vAlign w:val="center"/>
          </w:tcPr>
          <w:p w14:paraId="21CCD530" w14:textId="77777777" w:rsidR="005B72AC" w:rsidRPr="004D620F" w:rsidRDefault="005B72AC" w:rsidP="006A422C">
            <w:pPr>
              <w:overflowPunct w:val="0"/>
              <w:autoSpaceDE w:val="0"/>
              <w:autoSpaceDN w:val="0"/>
              <w:adjustRightInd w:val="0"/>
              <w:textAlignment w:val="baseline"/>
              <w:rPr>
                <w:rFonts w:ascii="Arial" w:hAnsi="Arial" w:cs="Arial"/>
                <w:b/>
                <w:bCs/>
                <w:color w:val="003195"/>
                <w:sz w:val="16"/>
                <w:szCs w:val="16"/>
                <w:rPrChange w:id="3938" w:author="Locke Liu" w:date="2021-05-24T14:33:00Z">
                  <w:rPr>
                    <w:rFonts w:ascii="Segoe UI" w:hAnsi="Segoe UI" w:cs="Segoe UI"/>
                    <w:b/>
                    <w:bCs/>
                    <w:color w:val="003195"/>
                    <w:sz w:val="16"/>
                    <w:szCs w:val="16"/>
                  </w:rPr>
                </w:rPrChange>
              </w:rPr>
            </w:pPr>
            <w:r w:rsidRPr="004D620F">
              <w:rPr>
                <w:rFonts w:ascii="Arial" w:hAnsi="Arial" w:cs="Arial"/>
                <w:b/>
                <w:bCs/>
                <w:color w:val="003195"/>
                <w:sz w:val="16"/>
                <w:szCs w:val="16"/>
                <w:rPrChange w:id="3939" w:author="Locke Liu" w:date="2021-05-24T14:33:00Z">
                  <w:rPr>
                    <w:rFonts w:ascii="Segoe UI" w:hAnsi="Segoe UI" w:cs="Segoe UI"/>
                    <w:b/>
                    <w:bCs/>
                    <w:color w:val="003195"/>
                    <w:sz w:val="16"/>
                    <w:szCs w:val="16"/>
                  </w:rPr>
                </w:rPrChange>
              </w:rPr>
              <w:t>Topic</w:t>
            </w:r>
          </w:p>
        </w:tc>
        <w:tc>
          <w:tcPr>
            <w:tcW w:w="1944" w:type="pct"/>
            <w:shd w:val="clear" w:color="auto" w:fill="D5E3FF"/>
            <w:vAlign w:val="center"/>
          </w:tcPr>
          <w:p w14:paraId="4A1B5832" w14:textId="77777777" w:rsidR="005B72AC" w:rsidRPr="004D620F" w:rsidRDefault="005B72AC" w:rsidP="006A422C">
            <w:pPr>
              <w:jc w:val="center"/>
              <w:rPr>
                <w:rFonts w:ascii="Arial" w:hAnsi="Arial" w:cs="Arial"/>
                <w:b/>
                <w:bCs/>
                <w:iCs/>
                <w:color w:val="003195"/>
                <w:sz w:val="16"/>
                <w:szCs w:val="16"/>
                <w:rPrChange w:id="3940"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941" w:author="Locke Liu" w:date="2021-05-24T14:33:00Z">
                  <w:rPr>
                    <w:rFonts w:ascii="Segoe UI" w:hAnsi="Segoe UI" w:cs="Segoe UI"/>
                    <w:b/>
                    <w:bCs/>
                    <w:iCs/>
                    <w:color w:val="003195"/>
                    <w:sz w:val="16"/>
                    <w:szCs w:val="16"/>
                  </w:rPr>
                </w:rPrChange>
              </w:rPr>
              <w:t xml:space="preserve">Description </w:t>
            </w:r>
          </w:p>
        </w:tc>
        <w:tc>
          <w:tcPr>
            <w:tcW w:w="1667" w:type="pct"/>
            <w:shd w:val="clear" w:color="auto" w:fill="D5E3FF"/>
            <w:vAlign w:val="center"/>
          </w:tcPr>
          <w:p w14:paraId="16135421" w14:textId="77777777" w:rsidR="005B72AC" w:rsidRPr="004D620F" w:rsidRDefault="005B72AC" w:rsidP="006A422C">
            <w:pPr>
              <w:jc w:val="center"/>
              <w:rPr>
                <w:rFonts w:ascii="Arial" w:hAnsi="Arial" w:cs="Arial"/>
                <w:b/>
                <w:bCs/>
                <w:iCs/>
                <w:color w:val="003195"/>
                <w:sz w:val="16"/>
                <w:szCs w:val="16"/>
                <w:rPrChange w:id="3942"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3943" w:author="Locke Liu" w:date="2021-05-24T14:33:00Z">
                  <w:rPr>
                    <w:rFonts w:ascii="Segoe UI" w:hAnsi="Segoe UI" w:cs="Segoe UI"/>
                    <w:b/>
                    <w:bCs/>
                    <w:iCs/>
                    <w:color w:val="003195"/>
                    <w:sz w:val="16"/>
                    <w:szCs w:val="16"/>
                  </w:rPr>
                </w:rPrChange>
              </w:rPr>
              <w:t>Comment</w:t>
            </w:r>
          </w:p>
        </w:tc>
      </w:tr>
      <w:tr w:rsidR="005B72AC" w:rsidRPr="004D620F" w14:paraId="2BA421C9" w14:textId="77777777" w:rsidTr="006A422C">
        <w:trPr>
          <w:trHeight w:val="360"/>
          <w:jc w:val="center"/>
        </w:trPr>
        <w:tc>
          <w:tcPr>
            <w:tcW w:w="1389" w:type="pct"/>
            <w:shd w:val="clear" w:color="auto" w:fill="FFFFFF"/>
          </w:tcPr>
          <w:p w14:paraId="53EEDAA5" w14:textId="77777777" w:rsidR="005B72AC" w:rsidRPr="004D620F" w:rsidRDefault="005B72AC" w:rsidP="006A422C">
            <w:pPr>
              <w:jc w:val="both"/>
              <w:rPr>
                <w:rFonts w:ascii="Arial" w:hAnsi="Arial" w:cs="Arial"/>
                <w:b/>
                <w:bCs/>
                <w:sz w:val="16"/>
                <w:szCs w:val="16"/>
                <w:rPrChange w:id="3944" w:author="Locke Liu" w:date="2021-05-24T14:33:00Z">
                  <w:rPr>
                    <w:rFonts w:ascii="Segoe UI" w:hAnsi="Segoe UI" w:cs="Segoe UI"/>
                    <w:b/>
                    <w:bCs/>
                    <w:sz w:val="16"/>
                    <w:szCs w:val="16"/>
                  </w:rPr>
                </w:rPrChange>
              </w:rPr>
            </w:pPr>
            <w:r w:rsidRPr="004D620F">
              <w:rPr>
                <w:rFonts w:ascii="Arial" w:hAnsi="Arial" w:cs="Arial"/>
                <w:b/>
                <w:bCs/>
                <w:sz w:val="16"/>
                <w:szCs w:val="16"/>
                <w:rPrChange w:id="3945" w:author="Locke Liu" w:date="2021-05-24T14:33:00Z">
                  <w:rPr>
                    <w:rFonts w:ascii="Segoe UI" w:hAnsi="Segoe UI" w:cs="Segoe UI"/>
                    <w:b/>
                    <w:bCs/>
                    <w:sz w:val="16"/>
                    <w:szCs w:val="16"/>
                  </w:rPr>
                </w:rPrChange>
              </w:rPr>
              <w:t>ID</w:t>
            </w:r>
          </w:p>
        </w:tc>
        <w:tc>
          <w:tcPr>
            <w:tcW w:w="1944" w:type="pct"/>
            <w:shd w:val="clear" w:color="auto" w:fill="auto"/>
          </w:tcPr>
          <w:p w14:paraId="0D46CEC6" w14:textId="3E10370A" w:rsidR="005B72AC" w:rsidRPr="004D620F" w:rsidRDefault="005B72AC" w:rsidP="006A422C">
            <w:pPr>
              <w:jc w:val="both"/>
              <w:rPr>
                <w:rFonts w:ascii="Arial" w:hAnsi="Arial" w:cs="Arial"/>
                <w:sz w:val="16"/>
                <w:szCs w:val="16"/>
                <w:rPrChange w:id="3946" w:author="Locke Liu" w:date="2021-05-24T14:33:00Z">
                  <w:rPr>
                    <w:rFonts w:ascii="Segoe UI" w:hAnsi="Segoe UI" w:cs="Segoe UI"/>
                    <w:sz w:val="16"/>
                    <w:szCs w:val="16"/>
                  </w:rPr>
                </w:rPrChange>
              </w:rPr>
            </w:pPr>
            <w:r w:rsidRPr="004D620F">
              <w:rPr>
                <w:rFonts w:ascii="Arial" w:hAnsi="Arial" w:cs="Arial"/>
                <w:sz w:val="16"/>
                <w:szCs w:val="16"/>
                <w:rPrChange w:id="3947" w:author="Locke Liu" w:date="2021-05-24T14:33:00Z">
                  <w:rPr>
                    <w:rFonts w:ascii="Segoe UI" w:hAnsi="Segoe UI" w:cs="Segoe UI"/>
                    <w:sz w:val="16"/>
                    <w:szCs w:val="16"/>
                  </w:rPr>
                </w:rPrChange>
              </w:rPr>
              <w:t>ARD_08</w:t>
            </w:r>
          </w:p>
        </w:tc>
        <w:tc>
          <w:tcPr>
            <w:tcW w:w="1667" w:type="pct"/>
            <w:shd w:val="clear" w:color="auto" w:fill="auto"/>
          </w:tcPr>
          <w:p w14:paraId="70774BCE" w14:textId="77777777" w:rsidR="005B72AC" w:rsidRPr="004D620F" w:rsidRDefault="005B72AC" w:rsidP="006A422C">
            <w:pPr>
              <w:jc w:val="both"/>
              <w:rPr>
                <w:rFonts w:ascii="Arial" w:hAnsi="Arial" w:cs="Arial"/>
                <w:sz w:val="16"/>
                <w:szCs w:val="16"/>
                <w:rPrChange w:id="3948" w:author="Locke Liu" w:date="2021-05-24T14:33:00Z">
                  <w:rPr>
                    <w:rFonts w:ascii="Segoe UI" w:hAnsi="Segoe UI" w:cs="Segoe UI"/>
                    <w:sz w:val="16"/>
                    <w:szCs w:val="16"/>
                  </w:rPr>
                </w:rPrChange>
              </w:rPr>
            </w:pPr>
            <w:r w:rsidRPr="004D620F">
              <w:rPr>
                <w:rFonts w:ascii="Arial" w:hAnsi="Arial" w:cs="Arial"/>
                <w:sz w:val="16"/>
                <w:szCs w:val="16"/>
                <w:rPrChange w:id="3949" w:author="Locke Liu" w:date="2021-05-24T14:33:00Z">
                  <w:rPr>
                    <w:rFonts w:ascii="Segoe UI" w:hAnsi="Segoe UI" w:cs="Segoe UI"/>
                    <w:sz w:val="16"/>
                    <w:szCs w:val="16"/>
                  </w:rPr>
                </w:rPrChange>
              </w:rPr>
              <w:t> </w:t>
            </w:r>
          </w:p>
        </w:tc>
      </w:tr>
      <w:tr w:rsidR="005B72AC" w:rsidRPr="004D620F" w14:paraId="4E5D3B84" w14:textId="77777777" w:rsidTr="006A422C">
        <w:trPr>
          <w:trHeight w:val="360"/>
          <w:jc w:val="center"/>
        </w:trPr>
        <w:tc>
          <w:tcPr>
            <w:tcW w:w="1389" w:type="pct"/>
            <w:shd w:val="clear" w:color="auto" w:fill="FFFFFF"/>
          </w:tcPr>
          <w:p w14:paraId="52B0F0EA" w14:textId="77777777" w:rsidR="005B72AC" w:rsidRPr="004D620F" w:rsidRDefault="005B72AC" w:rsidP="006A422C">
            <w:pPr>
              <w:jc w:val="both"/>
              <w:rPr>
                <w:rFonts w:ascii="Arial" w:hAnsi="Arial" w:cs="Arial"/>
                <w:b/>
                <w:bCs/>
                <w:sz w:val="16"/>
                <w:szCs w:val="16"/>
                <w:rPrChange w:id="3950" w:author="Locke Liu" w:date="2021-05-24T14:33:00Z">
                  <w:rPr>
                    <w:rFonts w:ascii="Segoe UI" w:hAnsi="Segoe UI" w:cs="Segoe UI"/>
                    <w:b/>
                    <w:bCs/>
                    <w:sz w:val="16"/>
                    <w:szCs w:val="16"/>
                  </w:rPr>
                </w:rPrChange>
              </w:rPr>
            </w:pPr>
            <w:r w:rsidRPr="004D620F">
              <w:rPr>
                <w:rFonts w:ascii="Arial" w:hAnsi="Arial" w:cs="Arial"/>
                <w:b/>
                <w:bCs/>
                <w:sz w:val="16"/>
                <w:szCs w:val="16"/>
                <w:rPrChange w:id="3951" w:author="Locke Liu" w:date="2021-05-24T14:33:00Z">
                  <w:rPr>
                    <w:rFonts w:ascii="Segoe UI" w:hAnsi="Segoe UI" w:cs="Segoe UI"/>
                    <w:b/>
                    <w:bCs/>
                    <w:sz w:val="16"/>
                    <w:szCs w:val="16"/>
                  </w:rPr>
                </w:rPrChange>
              </w:rPr>
              <w:t>Subject</w:t>
            </w:r>
          </w:p>
        </w:tc>
        <w:tc>
          <w:tcPr>
            <w:tcW w:w="1944" w:type="pct"/>
            <w:shd w:val="clear" w:color="auto" w:fill="auto"/>
          </w:tcPr>
          <w:p w14:paraId="69171321" w14:textId="2CF2B3C3" w:rsidR="005B72AC" w:rsidRPr="004D620F" w:rsidRDefault="005B72AC" w:rsidP="006A422C">
            <w:pPr>
              <w:jc w:val="both"/>
              <w:rPr>
                <w:rFonts w:ascii="Arial" w:hAnsi="Arial" w:cs="Arial"/>
                <w:sz w:val="16"/>
                <w:szCs w:val="16"/>
                <w:rPrChange w:id="3952" w:author="Locke Liu" w:date="2021-05-24T14:33:00Z">
                  <w:rPr>
                    <w:rFonts w:ascii="Segoe UI" w:hAnsi="Segoe UI" w:cs="Segoe UI"/>
                    <w:sz w:val="16"/>
                    <w:szCs w:val="16"/>
                  </w:rPr>
                </w:rPrChange>
              </w:rPr>
            </w:pPr>
            <w:r w:rsidRPr="004D620F">
              <w:rPr>
                <w:rFonts w:ascii="Arial" w:hAnsi="Arial" w:cs="Arial"/>
                <w:sz w:val="16"/>
                <w:szCs w:val="16"/>
                <w:rPrChange w:id="3953" w:author="Locke Liu" w:date="2021-05-24T14:33:00Z">
                  <w:rPr>
                    <w:rFonts w:ascii="Segoe UI" w:hAnsi="Segoe UI" w:cs="Segoe UI"/>
                    <w:sz w:val="16"/>
                    <w:szCs w:val="16"/>
                  </w:rPr>
                </w:rPrChange>
              </w:rPr>
              <w:t>logical environments of Data lake</w:t>
            </w:r>
          </w:p>
        </w:tc>
        <w:tc>
          <w:tcPr>
            <w:tcW w:w="1667" w:type="pct"/>
            <w:shd w:val="clear" w:color="auto" w:fill="auto"/>
          </w:tcPr>
          <w:p w14:paraId="3545B5D3" w14:textId="77777777" w:rsidR="005B72AC" w:rsidRPr="004D620F" w:rsidRDefault="005B72AC" w:rsidP="006A422C">
            <w:pPr>
              <w:jc w:val="both"/>
              <w:rPr>
                <w:rFonts w:ascii="Arial" w:hAnsi="Arial" w:cs="Arial"/>
                <w:sz w:val="16"/>
                <w:szCs w:val="16"/>
                <w:rPrChange w:id="3954" w:author="Locke Liu" w:date="2021-05-24T14:33:00Z">
                  <w:rPr>
                    <w:rFonts w:ascii="Segoe UI" w:hAnsi="Segoe UI" w:cs="Segoe UI"/>
                    <w:sz w:val="16"/>
                    <w:szCs w:val="16"/>
                  </w:rPr>
                </w:rPrChange>
              </w:rPr>
            </w:pPr>
            <w:r w:rsidRPr="004D620F">
              <w:rPr>
                <w:rFonts w:ascii="Arial" w:hAnsi="Arial" w:cs="Arial"/>
                <w:sz w:val="16"/>
                <w:szCs w:val="16"/>
                <w:rPrChange w:id="3955" w:author="Locke Liu" w:date="2021-05-24T14:33:00Z">
                  <w:rPr>
                    <w:rFonts w:ascii="Segoe UI" w:hAnsi="Segoe UI" w:cs="Segoe UI"/>
                    <w:sz w:val="16"/>
                    <w:szCs w:val="16"/>
                  </w:rPr>
                </w:rPrChange>
              </w:rPr>
              <w:t> </w:t>
            </w:r>
          </w:p>
        </w:tc>
      </w:tr>
      <w:tr w:rsidR="005B72AC" w:rsidRPr="004D620F" w14:paraId="0E48A788" w14:textId="77777777" w:rsidTr="006A422C">
        <w:trPr>
          <w:trHeight w:val="360"/>
          <w:jc w:val="center"/>
        </w:trPr>
        <w:tc>
          <w:tcPr>
            <w:tcW w:w="1389" w:type="pct"/>
            <w:shd w:val="clear" w:color="auto" w:fill="FFFFFF"/>
          </w:tcPr>
          <w:p w14:paraId="69C104F4" w14:textId="77777777" w:rsidR="005B72AC" w:rsidRPr="004D620F" w:rsidRDefault="005B72AC" w:rsidP="006A422C">
            <w:pPr>
              <w:jc w:val="both"/>
              <w:rPr>
                <w:rFonts w:ascii="Arial" w:hAnsi="Arial" w:cs="Arial"/>
                <w:b/>
                <w:bCs/>
                <w:sz w:val="16"/>
                <w:szCs w:val="16"/>
                <w:rPrChange w:id="3956" w:author="Locke Liu" w:date="2021-05-24T14:33:00Z">
                  <w:rPr>
                    <w:rFonts w:ascii="Segoe UI" w:hAnsi="Segoe UI" w:cs="Segoe UI"/>
                    <w:b/>
                    <w:bCs/>
                    <w:sz w:val="16"/>
                    <w:szCs w:val="16"/>
                  </w:rPr>
                </w:rPrChange>
              </w:rPr>
            </w:pPr>
            <w:r w:rsidRPr="004D620F">
              <w:rPr>
                <w:rFonts w:ascii="Arial" w:hAnsi="Arial" w:cs="Arial"/>
                <w:b/>
                <w:bCs/>
                <w:sz w:val="16"/>
                <w:szCs w:val="16"/>
                <w:rPrChange w:id="3957" w:author="Locke Liu" w:date="2021-05-24T14:33:00Z">
                  <w:rPr>
                    <w:rFonts w:ascii="Segoe UI" w:hAnsi="Segoe UI" w:cs="Segoe UI"/>
                    <w:b/>
                    <w:bCs/>
                    <w:sz w:val="16"/>
                    <w:szCs w:val="16"/>
                  </w:rPr>
                </w:rPrChange>
              </w:rPr>
              <w:t>Status</w:t>
            </w:r>
          </w:p>
        </w:tc>
        <w:tc>
          <w:tcPr>
            <w:tcW w:w="1944" w:type="pct"/>
            <w:shd w:val="clear" w:color="auto" w:fill="auto"/>
          </w:tcPr>
          <w:p w14:paraId="2CE7E1DA" w14:textId="77777777" w:rsidR="005B72AC" w:rsidRPr="004D620F" w:rsidRDefault="005B72AC" w:rsidP="006A422C">
            <w:pPr>
              <w:jc w:val="both"/>
              <w:rPr>
                <w:rFonts w:ascii="Arial" w:hAnsi="Arial" w:cs="Arial"/>
                <w:sz w:val="16"/>
                <w:szCs w:val="16"/>
                <w:rPrChange w:id="3958" w:author="Locke Liu" w:date="2021-05-24T14:33:00Z">
                  <w:rPr>
                    <w:rFonts w:ascii="Segoe UI" w:hAnsi="Segoe UI" w:cs="Segoe UI"/>
                    <w:sz w:val="16"/>
                    <w:szCs w:val="16"/>
                  </w:rPr>
                </w:rPrChange>
              </w:rPr>
            </w:pPr>
            <w:r w:rsidRPr="004D620F">
              <w:rPr>
                <w:rFonts w:ascii="Arial" w:hAnsi="Arial" w:cs="Arial"/>
                <w:sz w:val="16"/>
                <w:szCs w:val="16"/>
                <w:rPrChange w:id="3959" w:author="Locke Liu" w:date="2021-05-24T14:33:00Z">
                  <w:rPr>
                    <w:rFonts w:ascii="Segoe UI" w:hAnsi="Segoe UI" w:cs="Segoe UI"/>
                    <w:sz w:val="16"/>
                    <w:szCs w:val="16"/>
                  </w:rPr>
                </w:rPrChange>
              </w:rPr>
              <w:t>closed</w:t>
            </w:r>
          </w:p>
        </w:tc>
        <w:tc>
          <w:tcPr>
            <w:tcW w:w="1667" w:type="pct"/>
            <w:shd w:val="clear" w:color="auto" w:fill="auto"/>
          </w:tcPr>
          <w:p w14:paraId="56D04089" w14:textId="77777777" w:rsidR="005B72AC" w:rsidRPr="004D620F" w:rsidRDefault="005B72AC" w:rsidP="006A422C">
            <w:pPr>
              <w:jc w:val="both"/>
              <w:rPr>
                <w:rFonts w:ascii="Arial" w:hAnsi="Arial" w:cs="Arial"/>
                <w:sz w:val="16"/>
                <w:szCs w:val="16"/>
                <w:rPrChange w:id="3960" w:author="Locke Liu" w:date="2021-05-24T14:33:00Z">
                  <w:rPr>
                    <w:rFonts w:ascii="Segoe UI" w:hAnsi="Segoe UI" w:cs="Segoe UI"/>
                    <w:sz w:val="16"/>
                    <w:szCs w:val="16"/>
                  </w:rPr>
                </w:rPrChange>
              </w:rPr>
            </w:pPr>
            <w:r w:rsidRPr="004D620F">
              <w:rPr>
                <w:rFonts w:ascii="Arial" w:hAnsi="Arial" w:cs="Arial"/>
                <w:sz w:val="16"/>
                <w:szCs w:val="16"/>
                <w:rPrChange w:id="3961" w:author="Locke Liu" w:date="2021-05-24T14:33:00Z">
                  <w:rPr>
                    <w:rFonts w:ascii="Segoe UI" w:hAnsi="Segoe UI" w:cs="Segoe UI"/>
                    <w:sz w:val="16"/>
                    <w:szCs w:val="16"/>
                  </w:rPr>
                </w:rPrChange>
              </w:rPr>
              <w:t> </w:t>
            </w:r>
          </w:p>
        </w:tc>
      </w:tr>
      <w:tr w:rsidR="005B72AC" w:rsidRPr="004D620F" w14:paraId="2FC87936" w14:textId="77777777" w:rsidTr="006A422C">
        <w:trPr>
          <w:trHeight w:val="480"/>
          <w:jc w:val="center"/>
        </w:trPr>
        <w:tc>
          <w:tcPr>
            <w:tcW w:w="1389" w:type="pct"/>
            <w:shd w:val="clear" w:color="auto" w:fill="FFFFFF"/>
          </w:tcPr>
          <w:p w14:paraId="144FC521" w14:textId="77777777" w:rsidR="005B72AC" w:rsidRPr="004D620F" w:rsidRDefault="005B72AC" w:rsidP="006A422C">
            <w:pPr>
              <w:jc w:val="both"/>
              <w:rPr>
                <w:rFonts w:ascii="Arial" w:hAnsi="Arial" w:cs="Arial"/>
                <w:b/>
                <w:bCs/>
                <w:sz w:val="16"/>
                <w:szCs w:val="16"/>
                <w:rPrChange w:id="3962" w:author="Locke Liu" w:date="2021-05-24T14:33:00Z">
                  <w:rPr>
                    <w:rFonts w:ascii="Segoe UI" w:hAnsi="Segoe UI" w:cs="Segoe UI"/>
                    <w:b/>
                    <w:bCs/>
                    <w:sz w:val="16"/>
                    <w:szCs w:val="16"/>
                  </w:rPr>
                </w:rPrChange>
              </w:rPr>
            </w:pPr>
            <w:r w:rsidRPr="004D620F">
              <w:rPr>
                <w:rFonts w:ascii="Arial" w:hAnsi="Arial" w:cs="Arial"/>
                <w:b/>
                <w:bCs/>
                <w:sz w:val="16"/>
                <w:szCs w:val="16"/>
                <w:rPrChange w:id="3963" w:author="Locke Liu" w:date="2021-05-24T14:33:00Z">
                  <w:rPr>
                    <w:rFonts w:ascii="Segoe UI" w:hAnsi="Segoe UI" w:cs="Segoe UI"/>
                    <w:b/>
                    <w:bCs/>
                    <w:sz w:val="16"/>
                    <w:szCs w:val="16"/>
                  </w:rPr>
                </w:rPrChange>
              </w:rPr>
              <w:t>Assumption</w:t>
            </w:r>
          </w:p>
        </w:tc>
        <w:tc>
          <w:tcPr>
            <w:tcW w:w="1944" w:type="pct"/>
            <w:shd w:val="clear" w:color="auto" w:fill="auto"/>
          </w:tcPr>
          <w:p w14:paraId="534A49B8" w14:textId="4AA57CDE" w:rsidR="005B72AC" w:rsidRPr="004D620F" w:rsidRDefault="005B72AC" w:rsidP="006A422C">
            <w:pPr>
              <w:rPr>
                <w:rFonts w:ascii="Arial" w:hAnsi="Arial" w:cs="Arial"/>
                <w:sz w:val="16"/>
                <w:szCs w:val="16"/>
                <w:rPrChange w:id="3964" w:author="Locke Liu" w:date="2021-05-24T14:33:00Z">
                  <w:rPr>
                    <w:rFonts w:ascii="Segoe UI" w:hAnsi="Segoe UI" w:cs="Segoe UI"/>
                    <w:sz w:val="16"/>
                    <w:szCs w:val="16"/>
                  </w:rPr>
                </w:rPrChange>
              </w:rPr>
            </w:pPr>
          </w:p>
        </w:tc>
        <w:tc>
          <w:tcPr>
            <w:tcW w:w="1667" w:type="pct"/>
            <w:shd w:val="clear" w:color="auto" w:fill="auto"/>
          </w:tcPr>
          <w:p w14:paraId="63FB03AA" w14:textId="77777777" w:rsidR="005B72AC" w:rsidRPr="004D620F" w:rsidRDefault="005B72AC" w:rsidP="006A422C">
            <w:pPr>
              <w:rPr>
                <w:rFonts w:ascii="Arial" w:hAnsi="Arial" w:cs="Arial"/>
                <w:sz w:val="16"/>
                <w:szCs w:val="16"/>
                <w:rPrChange w:id="3965" w:author="Locke Liu" w:date="2021-05-24T14:33:00Z">
                  <w:rPr>
                    <w:rFonts w:ascii="Segoe UI" w:hAnsi="Segoe UI" w:cs="Segoe UI"/>
                    <w:sz w:val="16"/>
                    <w:szCs w:val="16"/>
                  </w:rPr>
                </w:rPrChange>
              </w:rPr>
            </w:pPr>
            <w:r w:rsidRPr="004D620F">
              <w:rPr>
                <w:rFonts w:ascii="Arial" w:hAnsi="Arial" w:cs="Arial"/>
                <w:sz w:val="16"/>
                <w:szCs w:val="16"/>
                <w:rPrChange w:id="3966" w:author="Locke Liu" w:date="2021-05-24T14:33:00Z">
                  <w:rPr>
                    <w:rFonts w:ascii="Segoe UI" w:hAnsi="Segoe UI" w:cs="Segoe UI"/>
                    <w:sz w:val="16"/>
                    <w:szCs w:val="16"/>
                  </w:rPr>
                </w:rPrChange>
              </w:rPr>
              <w:t> </w:t>
            </w:r>
          </w:p>
        </w:tc>
      </w:tr>
      <w:tr w:rsidR="005B72AC" w:rsidRPr="004D620F" w14:paraId="3B11F768" w14:textId="77777777" w:rsidTr="006A422C">
        <w:trPr>
          <w:trHeight w:val="480"/>
          <w:jc w:val="center"/>
        </w:trPr>
        <w:tc>
          <w:tcPr>
            <w:tcW w:w="1389" w:type="pct"/>
            <w:shd w:val="clear" w:color="auto" w:fill="FFFFFF"/>
          </w:tcPr>
          <w:p w14:paraId="38DEC809" w14:textId="77777777" w:rsidR="005B72AC" w:rsidRPr="004D620F" w:rsidRDefault="005B72AC" w:rsidP="006A422C">
            <w:pPr>
              <w:jc w:val="both"/>
              <w:rPr>
                <w:rFonts w:ascii="Arial" w:hAnsi="Arial" w:cs="Arial"/>
                <w:b/>
                <w:bCs/>
                <w:sz w:val="16"/>
                <w:szCs w:val="16"/>
                <w:rPrChange w:id="3967" w:author="Locke Liu" w:date="2021-05-24T14:33:00Z">
                  <w:rPr>
                    <w:rFonts w:ascii="Segoe UI" w:hAnsi="Segoe UI" w:cs="Segoe UI"/>
                    <w:b/>
                    <w:bCs/>
                    <w:sz w:val="16"/>
                    <w:szCs w:val="16"/>
                  </w:rPr>
                </w:rPrChange>
              </w:rPr>
            </w:pPr>
            <w:r w:rsidRPr="004D620F">
              <w:rPr>
                <w:rFonts w:ascii="Arial" w:hAnsi="Arial" w:cs="Arial"/>
                <w:b/>
                <w:bCs/>
                <w:sz w:val="16"/>
                <w:szCs w:val="16"/>
                <w:rPrChange w:id="3968" w:author="Locke Liu" w:date="2021-05-24T14:33:00Z">
                  <w:rPr>
                    <w:rFonts w:ascii="Segoe UI" w:hAnsi="Segoe UI" w:cs="Segoe UI"/>
                    <w:b/>
                    <w:bCs/>
                    <w:sz w:val="16"/>
                    <w:szCs w:val="16"/>
                  </w:rPr>
                </w:rPrChange>
              </w:rPr>
              <w:t xml:space="preserve">Alternatives </w:t>
            </w:r>
          </w:p>
        </w:tc>
        <w:tc>
          <w:tcPr>
            <w:tcW w:w="1944" w:type="pct"/>
            <w:shd w:val="clear" w:color="auto" w:fill="auto"/>
          </w:tcPr>
          <w:p w14:paraId="55ACDCAE" w14:textId="5E0EF40C" w:rsidR="005B72AC" w:rsidRPr="004D620F" w:rsidRDefault="005B72AC" w:rsidP="00C54921">
            <w:pPr>
              <w:pStyle w:val="ListParagraph"/>
              <w:numPr>
                <w:ilvl w:val="0"/>
                <w:numId w:val="22"/>
              </w:numPr>
              <w:rPr>
                <w:rFonts w:ascii="Arial" w:hAnsi="Arial" w:cs="Arial"/>
                <w:color w:val="0000FF"/>
                <w:sz w:val="16"/>
                <w:szCs w:val="16"/>
                <w:rPrChange w:id="3969"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3970" w:author="Locke Liu" w:date="2021-05-24T14:33:00Z">
                  <w:rPr>
                    <w:rFonts w:ascii="Segoe UI" w:hAnsi="Segoe UI" w:cs="Segoe UI"/>
                    <w:color w:val="0000FF"/>
                    <w:sz w:val="16"/>
                    <w:szCs w:val="16"/>
                  </w:rPr>
                </w:rPrChange>
              </w:rPr>
              <w:t>3 environments, DEV,UAT,PRD</w:t>
            </w:r>
          </w:p>
          <w:p w14:paraId="639AF020" w14:textId="60522D0A" w:rsidR="005B72AC" w:rsidRPr="004D620F" w:rsidRDefault="005B72AC" w:rsidP="00C54921">
            <w:pPr>
              <w:pStyle w:val="ListParagraph"/>
              <w:numPr>
                <w:ilvl w:val="0"/>
                <w:numId w:val="22"/>
              </w:numPr>
              <w:rPr>
                <w:rFonts w:ascii="Arial" w:hAnsi="Arial" w:cs="Arial"/>
                <w:color w:val="0000FF"/>
                <w:sz w:val="16"/>
                <w:szCs w:val="16"/>
                <w:rPrChange w:id="3971"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3972" w:author="Locke Liu" w:date="2021-05-24T14:33:00Z">
                  <w:rPr>
                    <w:rFonts w:ascii="Segoe UI" w:hAnsi="Segoe UI" w:cs="Segoe UI"/>
                    <w:color w:val="0000FF"/>
                    <w:sz w:val="16"/>
                    <w:szCs w:val="16"/>
                  </w:rPr>
                </w:rPrChange>
              </w:rPr>
              <w:t xml:space="preserve">4 environments, </w:t>
            </w:r>
            <w:r w:rsidRPr="004D620F">
              <w:rPr>
                <w:rFonts w:ascii="Arial" w:hAnsi="Arial" w:cs="Arial"/>
                <w:color w:val="0000FF"/>
                <w:sz w:val="16"/>
                <w:szCs w:val="16"/>
                <w:lang w:eastAsia="zh-CN"/>
                <w:rPrChange w:id="3973" w:author="Locke Liu" w:date="2021-05-24T14:33:00Z">
                  <w:rPr>
                    <w:rFonts w:ascii="Segoe UI" w:hAnsi="Segoe UI" w:cs="Segoe UI"/>
                    <w:color w:val="0000FF"/>
                    <w:sz w:val="16"/>
                    <w:szCs w:val="16"/>
                    <w:lang w:eastAsia="zh-CN"/>
                  </w:rPr>
                </w:rPrChange>
              </w:rPr>
              <w:t>DEV,QAT,UAT,PRD</w:t>
            </w:r>
          </w:p>
        </w:tc>
        <w:tc>
          <w:tcPr>
            <w:tcW w:w="1667" w:type="pct"/>
            <w:shd w:val="clear" w:color="auto" w:fill="auto"/>
          </w:tcPr>
          <w:p w14:paraId="49FAF190" w14:textId="77777777" w:rsidR="005B72AC" w:rsidRPr="004D620F" w:rsidRDefault="005B72AC" w:rsidP="006A422C">
            <w:pPr>
              <w:jc w:val="both"/>
              <w:rPr>
                <w:rFonts w:ascii="Arial" w:hAnsi="Arial" w:cs="Arial"/>
                <w:sz w:val="16"/>
                <w:szCs w:val="16"/>
                <w:rPrChange w:id="3974" w:author="Locke Liu" w:date="2021-05-24T14:33:00Z">
                  <w:rPr>
                    <w:rFonts w:ascii="Segoe UI" w:hAnsi="Segoe UI" w:cs="Segoe UI"/>
                    <w:sz w:val="16"/>
                    <w:szCs w:val="16"/>
                  </w:rPr>
                </w:rPrChange>
              </w:rPr>
            </w:pPr>
          </w:p>
        </w:tc>
      </w:tr>
      <w:tr w:rsidR="005B72AC" w:rsidRPr="004D620F" w14:paraId="6B04FA16" w14:textId="77777777" w:rsidTr="006A422C">
        <w:trPr>
          <w:trHeight w:val="870"/>
          <w:jc w:val="center"/>
        </w:trPr>
        <w:tc>
          <w:tcPr>
            <w:tcW w:w="1389" w:type="pct"/>
            <w:shd w:val="clear" w:color="auto" w:fill="FFFFFF"/>
          </w:tcPr>
          <w:p w14:paraId="3B4D1F4F" w14:textId="77777777" w:rsidR="005B72AC" w:rsidRPr="004D620F" w:rsidRDefault="005B72AC" w:rsidP="006A422C">
            <w:pPr>
              <w:jc w:val="both"/>
              <w:rPr>
                <w:rFonts w:ascii="Arial" w:hAnsi="Arial" w:cs="Arial"/>
                <w:b/>
                <w:bCs/>
                <w:sz w:val="16"/>
                <w:szCs w:val="16"/>
                <w:rPrChange w:id="3975" w:author="Locke Liu" w:date="2021-05-24T14:33:00Z">
                  <w:rPr>
                    <w:rFonts w:ascii="Segoe UI" w:hAnsi="Segoe UI" w:cs="Segoe UI"/>
                    <w:b/>
                    <w:bCs/>
                    <w:sz w:val="16"/>
                    <w:szCs w:val="16"/>
                  </w:rPr>
                </w:rPrChange>
              </w:rPr>
            </w:pPr>
            <w:r w:rsidRPr="004D620F">
              <w:rPr>
                <w:rFonts w:ascii="Arial" w:hAnsi="Arial" w:cs="Arial"/>
                <w:b/>
                <w:bCs/>
                <w:sz w:val="16"/>
                <w:szCs w:val="16"/>
                <w:rPrChange w:id="3976" w:author="Locke Liu" w:date="2021-05-24T14:33:00Z">
                  <w:rPr>
                    <w:rFonts w:ascii="Segoe UI" w:hAnsi="Segoe UI" w:cs="Segoe UI"/>
                    <w:b/>
                    <w:bCs/>
                    <w:sz w:val="16"/>
                    <w:szCs w:val="16"/>
                  </w:rPr>
                </w:rPrChange>
              </w:rPr>
              <w:t>Decision</w:t>
            </w:r>
          </w:p>
        </w:tc>
        <w:tc>
          <w:tcPr>
            <w:tcW w:w="1944" w:type="pct"/>
            <w:shd w:val="clear" w:color="auto" w:fill="auto"/>
          </w:tcPr>
          <w:p w14:paraId="18B6DAF7" w14:textId="72D5F4C2" w:rsidR="005B72AC" w:rsidRPr="004D620F" w:rsidRDefault="005B72AC" w:rsidP="006A422C">
            <w:pPr>
              <w:jc w:val="both"/>
              <w:rPr>
                <w:rFonts w:ascii="Arial" w:hAnsi="Arial" w:cs="Arial"/>
                <w:b/>
                <w:bCs/>
                <w:color w:val="0000FF"/>
                <w:sz w:val="16"/>
                <w:szCs w:val="16"/>
                <w:rPrChange w:id="3977" w:author="Locke Liu" w:date="2021-05-24T14:33:00Z">
                  <w:rPr>
                    <w:rFonts w:ascii="Segoe UI" w:hAnsi="Segoe UI" w:cs="Segoe UI"/>
                    <w:b/>
                    <w:bCs/>
                    <w:color w:val="0000FF"/>
                    <w:sz w:val="16"/>
                    <w:szCs w:val="16"/>
                  </w:rPr>
                </w:rPrChange>
              </w:rPr>
            </w:pPr>
            <w:r w:rsidRPr="004D620F">
              <w:rPr>
                <w:rFonts w:ascii="Arial" w:hAnsi="Arial" w:cs="Arial"/>
                <w:b/>
                <w:bCs/>
                <w:color w:val="0000FF"/>
                <w:sz w:val="16"/>
                <w:szCs w:val="16"/>
                <w:rPrChange w:id="3978" w:author="Locke Liu" w:date="2021-05-24T14:33:00Z">
                  <w:rPr>
                    <w:rFonts w:ascii="Segoe UI" w:hAnsi="Segoe UI" w:cs="Segoe UI"/>
                    <w:b/>
                    <w:bCs/>
                    <w:color w:val="0000FF"/>
                    <w:sz w:val="16"/>
                    <w:szCs w:val="16"/>
                  </w:rPr>
                </w:rPrChange>
              </w:rPr>
              <w:t> Alternative 1</w:t>
            </w:r>
          </w:p>
        </w:tc>
        <w:tc>
          <w:tcPr>
            <w:tcW w:w="1667" w:type="pct"/>
            <w:shd w:val="clear" w:color="auto" w:fill="auto"/>
          </w:tcPr>
          <w:p w14:paraId="39FAF139" w14:textId="77777777" w:rsidR="005B72AC" w:rsidRPr="004D620F" w:rsidRDefault="005B72AC" w:rsidP="006A422C">
            <w:pPr>
              <w:jc w:val="both"/>
              <w:rPr>
                <w:rFonts w:ascii="Arial" w:hAnsi="Arial" w:cs="Arial"/>
                <w:sz w:val="16"/>
                <w:szCs w:val="16"/>
                <w:rPrChange w:id="3979" w:author="Locke Liu" w:date="2021-05-24T14:33:00Z">
                  <w:rPr>
                    <w:rFonts w:ascii="Segoe UI" w:hAnsi="Segoe UI" w:cs="Segoe UI"/>
                    <w:sz w:val="16"/>
                    <w:szCs w:val="16"/>
                  </w:rPr>
                </w:rPrChange>
              </w:rPr>
            </w:pPr>
            <w:r w:rsidRPr="004D620F">
              <w:rPr>
                <w:rFonts w:ascii="Arial" w:hAnsi="Arial" w:cs="Arial"/>
                <w:sz w:val="16"/>
                <w:szCs w:val="16"/>
                <w:rPrChange w:id="3980" w:author="Locke Liu" w:date="2021-05-24T14:33:00Z">
                  <w:rPr>
                    <w:rFonts w:ascii="Segoe UI" w:hAnsi="Segoe UI" w:cs="Segoe UI"/>
                    <w:sz w:val="16"/>
                    <w:szCs w:val="16"/>
                  </w:rPr>
                </w:rPrChange>
              </w:rPr>
              <w:t> </w:t>
            </w:r>
          </w:p>
        </w:tc>
      </w:tr>
      <w:tr w:rsidR="005B72AC" w:rsidRPr="004D620F" w14:paraId="0089F088" w14:textId="77777777" w:rsidTr="006A422C">
        <w:trPr>
          <w:trHeight w:val="389"/>
          <w:jc w:val="center"/>
        </w:trPr>
        <w:tc>
          <w:tcPr>
            <w:tcW w:w="1389" w:type="pct"/>
            <w:vMerge w:val="restart"/>
            <w:shd w:val="clear" w:color="auto" w:fill="FFFFFF"/>
          </w:tcPr>
          <w:p w14:paraId="38FB0ACA" w14:textId="77777777" w:rsidR="005B72AC" w:rsidRPr="004D620F" w:rsidRDefault="005B72AC" w:rsidP="006A422C">
            <w:pPr>
              <w:jc w:val="both"/>
              <w:rPr>
                <w:rFonts w:ascii="Arial" w:hAnsi="Arial" w:cs="Arial"/>
                <w:b/>
                <w:bCs/>
                <w:sz w:val="16"/>
                <w:szCs w:val="16"/>
                <w:rPrChange w:id="3981" w:author="Locke Liu" w:date="2021-05-24T14:33:00Z">
                  <w:rPr>
                    <w:rFonts w:ascii="Segoe UI" w:hAnsi="Segoe UI" w:cs="Segoe UI"/>
                    <w:b/>
                    <w:bCs/>
                    <w:sz w:val="16"/>
                    <w:szCs w:val="16"/>
                  </w:rPr>
                </w:rPrChange>
              </w:rPr>
            </w:pPr>
            <w:r w:rsidRPr="004D620F">
              <w:rPr>
                <w:rFonts w:ascii="Arial" w:hAnsi="Arial" w:cs="Arial"/>
                <w:b/>
                <w:bCs/>
                <w:sz w:val="16"/>
                <w:szCs w:val="16"/>
                <w:rPrChange w:id="3982" w:author="Locke Liu" w:date="2021-05-24T14:33:00Z">
                  <w:rPr>
                    <w:rFonts w:ascii="Segoe UI" w:hAnsi="Segoe UI" w:cs="Segoe UI"/>
                    <w:b/>
                    <w:bCs/>
                    <w:sz w:val="16"/>
                    <w:szCs w:val="16"/>
                  </w:rPr>
                </w:rPrChange>
              </w:rPr>
              <w:t>Justification</w:t>
            </w:r>
          </w:p>
        </w:tc>
        <w:tc>
          <w:tcPr>
            <w:tcW w:w="1944" w:type="pct"/>
            <w:vMerge w:val="restart"/>
            <w:shd w:val="clear" w:color="auto" w:fill="auto"/>
          </w:tcPr>
          <w:p w14:paraId="11D9B756" w14:textId="4DB4C284" w:rsidR="005B72AC" w:rsidRPr="004D620F" w:rsidRDefault="005B72AC" w:rsidP="00C54921">
            <w:pPr>
              <w:pStyle w:val="ListParagraph"/>
              <w:numPr>
                <w:ilvl w:val="0"/>
                <w:numId w:val="23"/>
              </w:numPr>
              <w:jc w:val="both"/>
              <w:rPr>
                <w:rFonts w:ascii="Arial" w:hAnsi="Arial" w:cs="Arial"/>
                <w:sz w:val="16"/>
                <w:szCs w:val="16"/>
                <w:rPrChange w:id="3983" w:author="Locke Liu" w:date="2021-05-24T14:33:00Z">
                  <w:rPr>
                    <w:rFonts w:ascii="Segoe UI" w:hAnsi="Segoe UI" w:cs="Segoe UI"/>
                    <w:sz w:val="16"/>
                    <w:szCs w:val="16"/>
                  </w:rPr>
                </w:rPrChange>
              </w:rPr>
            </w:pPr>
            <w:r w:rsidRPr="004D620F">
              <w:rPr>
                <w:rFonts w:ascii="Arial" w:hAnsi="Arial" w:cs="Arial"/>
                <w:sz w:val="16"/>
                <w:szCs w:val="16"/>
                <w:rPrChange w:id="3984" w:author="Locke Liu" w:date="2021-05-24T14:33:00Z">
                  <w:rPr>
                    <w:rFonts w:ascii="Segoe UI" w:hAnsi="Segoe UI" w:cs="Segoe UI"/>
                    <w:sz w:val="16"/>
                    <w:szCs w:val="16"/>
                  </w:rPr>
                </w:rPrChange>
              </w:rPr>
              <w:t>Quality acceptance test is not required in this project</w:t>
            </w:r>
          </w:p>
          <w:p w14:paraId="07ACBE10" w14:textId="77777777" w:rsidR="005B72AC" w:rsidRPr="004D620F" w:rsidRDefault="005B72AC" w:rsidP="005B72AC">
            <w:pPr>
              <w:pStyle w:val="ListParagraph"/>
              <w:ind w:left="360"/>
              <w:jc w:val="both"/>
              <w:rPr>
                <w:rFonts w:ascii="Arial" w:hAnsi="Arial" w:cs="Arial"/>
                <w:sz w:val="16"/>
                <w:szCs w:val="16"/>
                <w:rPrChange w:id="3985" w:author="Locke Liu" w:date="2021-05-24T14:33:00Z">
                  <w:rPr>
                    <w:rFonts w:ascii="Segoe UI" w:hAnsi="Segoe UI" w:cs="Segoe UI"/>
                    <w:sz w:val="16"/>
                    <w:szCs w:val="16"/>
                  </w:rPr>
                </w:rPrChange>
              </w:rPr>
            </w:pPr>
          </w:p>
        </w:tc>
        <w:tc>
          <w:tcPr>
            <w:tcW w:w="1667" w:type="pct"/>
            <w:vMerge w:val="restart"/>
            <w:shd w:val="clear" w:color="auto" w:fill="auto"/>
          </w:tcPr>
          <w:p w14:paraId="09042EF4" w14:textId="12CEBB4C" w:rsidR="005B72AC" w:rsidRPr="004D620F" w:rsidRDefault="005B72AC" w:rsidP="006A422C">
            <w:pPr>
              <w:jc w:val="both"/>
              <w:rPr>
                <w:rFonts w:ascii="Arial" w:hAnsi="Arial" w:cs="Arial"/>
                <w:sz w:val="16"/>
                <w:szCs w:val="16"/>
                <w:rPrChange w:id="3986" w:author="Locke Liu" w:date="2021-05-24T14:33:00Z">
                  <w:rPr>
                    <w:rFonts w:ascii="Segoe UI" w:hAnsi="Segoe UI" w:cs="Segoe UI"/>
                    <w:sz w:val="16"/>
                    <w:szCs w:val="16"/>
                  </w:rPr>
                </w:rPrChange>
              </w:rPr>
            </w:pPr>
          </w:p>
        </w:tc>
      </w:tr>
      <w:tr w:rsidR="005B72AC" w:rsidRPr="004D620F" w14:paraId="68A7B02B" w14:textId="77777777" w:rsidTr="006A422C">
        <w:trPr>
          <w:trHeight w:val="389"/>
          <w:jc w:val="center"/>
        </w:trPr>
        <w:tc>
          <w:tcPr>
            <w:tcW w:w="1389" w:type="pct"/>
            <w:vMerge/>
            <w:vAlign w:val="center"/>
          </w:tcPr>
          <w:p w14:paraId="46DD3320" w14:textId="77777777" w:rsidR="005B72AC" w:rsidRPr="004D620F" w:rsidRDefault="005B72AC" w:rsidP="006A422C">
            <w:pPr>
              <w:rPr>
                <w:rFonts w:ascii="Arial" w:hAnsi="Arial" w:cs="Arial"/>
                <w:b/>
                <w:bCs/>
                <w:sz w:val="16"/>
                <w:szCs w:val="16"/>
                <w:rPrChange w:id="3987" w:author="Locke Liu" w:date="2021-05-24T14:33:00Z">
                  <w:rPr>
                    <w:rFonts w:ascii="Segoe UI" w:hAnsi="Segoe UI" w:cs="Segoe UI"/>
                    <w:b/>
                    <w:bCs/>
                    <w:sz w:val="16"/>
                    <w:szCs w:val="16"/>
                  </w:rPr>
                </w:rPrChange>
              </w:rPr>
            </w:pPr>
          </w:p>
        </w:tc>
        <w:tc>
          <w:tcPr>
            <w:tcW w:w="1944" w:type="pct"/>
            <w:vMerge/>
            <w:vAlign w:val="center"/>
          </w:tcPr>
          <w:p w14:paraId="2EFF226D" w14:textId="77777777" w:rsidR="005B72AC" w:rsidRPr="004D620F" w:rsidRDefault="005B72AC" w:rsidP="006A422C">
            <w:pPr>
              <w:rPr>
                <w:rFonts w:ascii="Arial" w:hAnsi="Arial" w:cs="Arial"/>
                <w:sz w:val="16"/>
                <w:szCs w:val="16"/>
                <w:rPrChange w:id="3988" w:author="Locke Liu" w:date="2021-05-24T14:33:00Z">
                  <w:rPr>
                    <w:rFonts w:ascii="Segoe UI" w:hAnsi="Segoe UI" w:cs="Segoe UI"/>
                    <w:sz w:val="16"/>
                    <w:szCs w:val="16"/>
                  </w:rPr>
                </w:rPrChange>
              </w:rPr>
            </w:pPr>
          </w:p>
        </w:tc>
        <w:tc>
          <w:tcPr>
            <w:tcW w:w="1667" w:type="pct"/>
            <w:vMerge/>
            <w:vAlign w:val="center"/>
          </w:tcPr>
          <w:p w14:paraId="0CD87FB3" w14:textId="77777777" w:rsidR="005B72AC" w:rsidRPr="004D620F" w:rsidRDefault="005B72AC" w:rsidP="006A422C">
            <w:pPr>
              <w:rPr>
                <w:rFonts w:ascii="Arial" w:hAnsi="Arial" w:cs="Arial"/>
                <w:sz w:val="16"/>
                <w:szCs w:val="16"/>
                <w:rPrChange w:id="3989" w:author="Locke Liu" w:date="2021-05-24T14:33:00Z">
                  <w:rPr>
                    <w:rFonts w:ascii="Segoe UI" w:hAnsi="Segoe UI" w:cs="Segoe UI"/>
                    <w:sz w:val="16"/>
                    <w:szCs w:val="16"/>
                  </w:rPr>
                </w:rPrChange>
              </w:rPr>
            </w:pPr>
          </w:p>
        </w:tc>
      </w:tr>
      <w:tr w:rsidR="005B72AC" w:rsidRPr="004D620F" w14:paraId="5CF377DA" w14:textId="77777777" w:rsidTr="006A422C">
        <w:trPr>
          <w:trHeight w:val="389"/>
          <w:jc w:val="center"/>
        </w:trPr>
        <w:tc>
          <w:tcPr>
            <w:tcW w:w="1389" w:type="pct"/>
            <w:vMerge/>
            <w:vAlign w:val="center"/>
          </w:tcPr>
          <w:p w14:paraId="041E6007" w14:textId="77777777" w:rsidR="005B72AC" w:rsidRPr="004D620F" w:rsidRDefault="005B72AC" w:rsidP="006A422C">
            <w:pPr>
              <w:rPr>
                <w:rFonts w:ascii="Arial" w:hAnsi="Arial" w:cs="Arial"/>
                <w:b/>
                <w:bCs/>
                <w:sz w:val="16"/>
                <w:szCs w:val="16"/>
                <w:rPrChange w:id="3990" w:author="Locke Liu" w:date="2021-05-24T14:33:00Z">
                  <w:rPr>
                    <w:rFonts w:ascii="Segoe UI" w:hAnsi="Segoe UI" w:cs="Segoe UI"/>
                    <w:b/>
                    <w:bCs/>
                    <w:sz w:val="16"/>
                    <w:szCs w:val="16"/>
                  </w:rPr>
                </w:rPrChange>
              </w:rPr>
            </w:pPr>
          </w:p>
        </w:tc>
        <w:tc>
          <w:tcPr>
            <w:tcW w:w="1944" w:type="pct"/>
            <w:vMerge/>
            <w:vAlign w:val="center"/>
          </w:tcPr>
          <w:p w14:paraId="1C56B06E" w14:textId="77777777" w:rsidR="005B72AC" w:rsidRPr="004D620F" w:rsidRDefault="005B72AC" w:rsidP="006A422C">
            <w:pPr>
              <w:rPr>
                <w:rFonts w:ascii="Arial" w:hAnsi="Arial" w:cs="Arial"/>
                <w:sz w:val="16"/>
                <w:szCs w:val="16"/>
                <w:rPrChange w:id="3991" w:author="Locke Liu" w:date="2021-05-24T14:33:00Z">
                  <w:rPr>
                    <w:rFonts w:ascii="Segoe UI" w:hAnsi="Segoe UI" w:cs="Segoe UI"/>
                    <w:sz w:val="16"/>
                    <w:szCs w:val="16"/>
                  </w:rPr>
                </w:rPrChange>
              </w:rPr>
            </w:pPr>
          </w:p>
        </w:tc>
        <w:tc>
          <w:tcPr>
            <w:tcW w:w="1667" w:type="pct"/>
            <w:vMerge/>
            <w:vAlign w:val="center"/>
          </w:tcPr>
          <w:p w14:paraId="44BB352A" w14:textId="77777777" w:rsidR="005B72AC" w:rsidRPr="004D620F" w:rsidRDefault="005B72AC" w:rsidP="006A422C">
            <w:pPr>
              <w:rPr>
                <w:rFonts w:ascii="Arial" w:hAnsi="Arial" w:cs="Arial"/>
                <w:sz w:val="16"/>
                <w:szCs w:val="16"/>
                <w:rPrChange w:id="3992" w:author="Locke Liu" w:date="2021-05-24T14:33:00Z">
                  <w:rPr>
                    <w:rFonts w:ascii="Segoe UI" w:hAnsi="Segoe UI" w:cs="Segoe UI"/>
                    <w:sz w:val="16"/>
                    <w:szCs w:val="16"/>
                  </w:rPr>
                </w:rPrChange>
              </w:rPr>
            </w:pPr>
          </w:p>
        </w:tc>
      </w:tr>
      <w:tr w:rsidR="005B72AC" w:rsidRPr="004D620F" w14:paraId="3BA63190" w14:textId="77777777" w:rsidTr="006A422C">
        <w:trPr>
          <w:trHeight w:val="389"/>
          <w:jc w:val="center"/>
        </w:trPr>
        <w:tc>
          <w:tcPr>
            <w:tcW w:w="1389" w:type="pct"/>
            <w:vMerge/>
            <w:vAlign w:val="center"/>
          </w:tcPr>
          <w:p w14:paraId="0349E01C" w14:textId="77777777" w:rsidR="005B72AC" w:rsidRPr="004D620F" w:rsidRDefault="005B72AC" w:rsidP="006A422C">
            <w:pPr>
              <w:rPr>
                <w:rFonts w:ascii="Arial" w:hAnsi="Arial" w:cs="Arial"/>
                <w:b/>
                <w:bCs/>
                <w:sz w:val="16"/>
                <w:szCs w:val="16"/>
                <w:rPrChange w:id="3993" w:author="Locke Liu" w:date="2021-05-24T14:33:00Z">
                  <w:rPr>
                    <w:rFonts w:ascii="Segoe UI" w:hAnsi="Segoe UI" w:cs="Segoe UI"/>
                    <w:b/>
                    <w:bCs/>
                    <w:sz w:val="16"/>
                    <w:szCs w:val="16"/>
                  </w:rPr>
                </w:rPrChange>
              </w:rPr>
            </w:pPr>
          </w:p>
        </w:tc>
        <w:tc>
          <w:tcPr>
            <w:tcW w:w="1944" w:type="pct"/>
            <w:vMerge/>
            <w:vAlign w:val="center"/>
          </w:tcPr>
          <w:p w14:paraId="44273397" w14:textId="77777777" w:rsidR="005B72AC" w:rsidRPr="004D620F" w:rsidRDefault="005B72AC" w:rsidP="006A422C">
            <w:pPr>
              <w:rPr>
                <w:rFonts w:ascii="Arial" w:hAnsi="Arial" w:cs="Arial"/>
                <w:sz w:val="16"/>
                <w:szCs w:val="16"/>
                <w:rPrChange w:id="3994" w:author="Locke Liu" w:date="2021-05-24T14:33:00Z">
                  <w:rPr>
                    <w:rFonts w:ascii="Segoe UI" w:hAnsi="Segoe UI" w:cs="Segoe UI"/>
                    <w:sz w:val="16"/>
                    <w:szCs w:val="16"/>
                  </w:rPr>
                </w:rPrChange>
              </w:rPr>
            </w:pPr>
          </w:p>
        </w:tc>
        <w:tc>
          <w:tcPr>
            <w:tcW w:w="1667" w:type="pct"/>
            <w:vMerge/>
            <w:vAlign w:val="center"/>
          </w:tcPr>
          <w:p w14:paraId="2EF30226" w14:textId="77777777" w:rsidR="005B72AC" w:rsidRPr="004D620F" w:rsidRDefault="005B72AC" w:rsidP="006A422C">
            <w:pPr>
              <w:rPr>
                <w:rFonts w:ascii="Arial" w:hAnsi="Arial" w:cs="Arial"/>
                <w:sz w:val="16"/>
                <w:szCs w:val="16"/>
                <w:rPrChange w:id="3995" w:author="Locke Liu" w:date="2021-05-24T14:33:00Z">
                  <w:rPr>
                    <w:rFonts w:ascii="Segoe UI" w:hAnsi="Segoe UI" w:cs="Segoe UI"/>
                    <w:sz w:val="16"/>
                    <w:szCs w:val="16"/>
                  </w:rPr>
                </w:rPrChange>
              </w:rPr>
            </w:pPr>
          </w:p>
        </w:tc>
      </w:tr>
      <w:tr w:rsidR="005B72AC" w:rsidRPr="004D620F" w14:paraId="47D9F662" w14:textId="77777777" w:rsidTr="006A422C">
        <w:trPr>
          <w:trHeight w:val="360"/>
          <w:jc w:val="center"/>
        </w:trPr>
        <w:tc>
          <w:tcPr>
            <w:tcW w:w="1389" w:type="pct"/>
            <w:shd w:val="clear" w:color="auto" w:fill="FFFFFF"/>
          </w:tcPr>
          <w:p w14:paraId="71C83F45" w14:textId="77777777" w:rsidR="005B72AC" w:rsidRPr="004D620F" w:rsidRDefault="005B72AC" w:rsidP="006A422C">
            <w:pPr>
              <w:jc w:val="both"/>
              <w:rPr>
                <w:rFonts w:ascii="Arial" w:hAnsi="Arial" w:cs="Arial"/>
                <w:b/>
                <w:bCs/>
                <w:sz w:val="16"/>
                <w:szCs w:val="16"/>
                <w:rPrChange w:id="3996" w:author="Locke Liu" w:date="2021-05-24T14:33:00Z">
                  <w:rPr>
                    <w:rFonts w:ascii="Segoe UI" w:hAnsi="Segoe UI" w:cs="Segoe UI"/>
                    <w:b/>
                    <w:bCs/>
                    <w:sz w:val="16"/>
                    <w:szCs w:val="16"/>
                  </w:rPr>
                </w:rPrChange>
              </w:rPr>
            </w:pPr>
            <w:r w:rsidRPr="004D620F">
              <w:rPr>
                <w:rFonts w:ascii="Arial" w:hAnsi="Arial" w:cs="Arial"/>
                <w:b/>
                <w:bCs/>
                <w:sz w:val="16"/>
                <w:szCs w:val="16"/>
                <w:rPrChange w:id="3997" w:author="Locke Liu" w:date="2021-05-24T14:33:00Z">
                  <w:rPr>
                    <w:rFonts w:ascii="Segoe UI" w:hAnsi="Segoe UI" w:cs="Segoe UI"/>
                    <w:b/>
                    <w:bCs/>
                    <w:sz w:val="16"/>
                    <w:szCs w:val="16"/>
                  </w:rPr>
                </w:rPrChange>
              </w:rPr>
              <w:t xml:space="preserve">Implications </w:t>
            </w:r>
          </w:p>
        </w:tc>
        <w:tc>
          <w:tcPr>
            <w:tcW w:w="1944" w:type="pct"/>
            <w:shd w:val="clear" w:color="auto" w:fill="auto"/>
          </w:tcPr>
          <w:p w14:paraId="2A3031BB" w14:textId="218BCD36" w:rsidR="005B72AC" w:rsidRPr="004D620F" w:rsidRDefault="00666ED0" w:rsidP="006A422C">
            <w:pPr>
              <w:jc w:val="both"/>
              <w:rPr>
                <w:rFonts w:ascii="Arial" w:hAnsi="Arial" w:cs="Arial"/>
                <w:sz w:val="16"/>
                <w:szCs w:val="16"/>
                <w:rPrChange w:id="3998" w:author="Locke Liu" w:date="2021-05-24T14:33:00Z">
                  <w:rPr>
                    <w:rFonts w:ascii="Segoe UI" w:hAnsi="Segoe UI" w:cs="Segoe UI"/>
                    <w:sz w:val="16"/>
                    <w:szCs w:val="16"/>
                  </w:rPr>
                </w:rPrChange>
              </w:rPr>
            </w:pPr>
            <w:r w:rsidRPr="004D620F">
              <w:rPr>
                <w:rFonts w:ascii="Arial" w:hAnsi="Arial" w:cs="Arial"/>
                <w:sz w:val="16"/>
                <w:szCs w:val="16"/>
                <w:rPrChange w:id="3999" w:author="Locke Liu" w:date="2021-05-24T14:33:00Z">
                  <w:rPr>
                    <w:rFonts w:ascii="Segoe UI" w:hAnsi="Segoe UI" w:cs="Segoe UI"/>
                    <w:sz w:val="16"/>
                    <w:szCs w:val="16"/>
                  </w:rPr>
                </w:rPrChange>
              </w:rPr>
              <w:t>The test of new code might not be fully tested before move to UAT</w:t>
            </w:r>
          </w:p>
        </w:tc>
        <w:tc>
          <w:tcPr>
            <w:tcW w:w="1667" w:type="pct"/>
            <w:shd w:val="clear" w:color="auto" w:fill="auto"/>
          </w:tcPr>
          <w:p w14:paraId="15F0898F" w14:textId="77777777" w:rsidR="005B72AC" w:rsidRPr="004D620F" w:rsidRDefault="005B72AC" w:rsidP="006A422C">
            <w:pPr>
              <w:jc w:val="both"/>
              <w:rPr>
                <w:rFonts w:ascii="Arial" w:hAnsi="Arial" w:cs="Arial"/>
                <w:sz w:val="16"/>
                <w:szCs w:val="16"/>
                <w:rPrChange w:id="4000" w:author="Locke Liu" w:date="2021-05-24T14:33:00Z">
                  <w:rPr>
                    <w:rFonts w:ascii="Segoe UI" w:hAnsi="Segoe UI" w:cs="Segoe UI"/>
                    <w:sz w:val="16"/>
                    <w:szCs w:val="16"/>
                  </w:rPr>
                </w:rPrChange>
              </w:rPr>
            </w:pPr>
            <w:r w:rsidRPr="004D620F">
              <w:rPr>
                <w:rFonts w:ascii="Arial" w:hAnsi="Arial" w:cs="Arial"/>
                <w:sz w:val="16"/>
                <w:szCs w:val="16"/>
                <w:rPrChange w:id="4001" w:author="Locke Liu" w:date="2021-05-24T14:33:00Z">
                  <w:rPr>
                    <w:rFonts w:ascii="Segoe UI" w:hAnsi="Segoe UI" w:cs="Segoe UI"/>
                    <w:sz w:val="16"/>
                    <w:szCs w:val="16"/>
                  </w:rPr>
                </w:rPrChange>
              </w:rPr>
              <w:t> </w:t>
            </w:r>
          </w:p>
        </w:tc>
      </w:tr>
      <w:tr w:rsidR="005B72AC" w:rsidRPr="004D620F" w14:paraId="34E27A5C" w14:textId="77777777" w:rsidTr="006A422C">
        <w:trPr>
          <w:trHeight w:val="360"/>
          <w:jc w:val="center"/>
        </w:trPr>
        <w:tc>
          <w:tcPr>
            <w:tcW w:w="1389" w:type="pct"/>
            <w:shd w:val="clear" w:color="auto" w:fill="FFFFFF"/>
          </w:tcPr>
          <w:p w14:paraId="0FCDF9BA" w14:textId="77777777" w:rsidR="005B72AC" w:rsidRPr="004D620F" w:rsidRDefault="005B72AC" w:rsidP="006A422C">
            <w:pPr>
              <w:jc w:val="both"/>
              <w:rPr>
                <w:rFonts w:ascii="Arial" w:hAnsi="Arial" w:cs="Arial"/>
                <w:b/>
                <w:bCs/>
                <w:sz w:val="16"/>
                <w:szCs w:val="16"/>
                <w:rPrChange w:id="4002" w:author="Locke Liu" w:date="2021-05-24T14:33:00Z">
                  <w:rPr>
                    <w:rFonts w:ascii="Segoe UI" w:hAnsi="Segoe UI" w:cs="Segoe UI"/>
                    <w:b/>
                    <w:bCs/>
                    <w:sz w:val="16"/>
                    <w:szCs w:val="16"/>
                  </w:rPr>
                </w:rPrChange>
              </w:rPr>
            </w:pPr>
            <w:r w:rsidRPr="004D620F">
              <w:rPr>
                <w:rFonts w:ascii="Arial" w:hAnsi="Arial" w:cs="Arial"/>
                <w:b/>
                <w:bCs/>
                <w:sz w:val="16"/>
                <w:szCs w:val="16"/>
                <w:rPrChange w:id="4003" w:author="Locke Liu" w:date="2021-05-24T14:33:00Z">
                  <w:rPr>
                    <w:rFonts w:ascii="Segoe UI" w:hAnsi="Segoe UI" w:cs="Segoe UI"/>
                    <w:b/>
                    <w:bCs/>
                    <w:sz w:val="16"/>
                    <w:szCs w:val="16"/>
                  </w:rPr>
                </w:rPrChange>
              </w:rPr>
              <w:t>Related requirements</w:t>
            </w:r>
          </w:p>
        </w:tc>
        <w:tc>
          <w:tcPr>
            <w:tcW w:w="1944" w:type="pct"/>
            <w:shd w:val="clear" w:color="auto" w:fill="auto"/>
          </w:tcPr>
          <w:p w14:paraId="6BF20C2A" w14:textId="77777777" w:rsidR="005B72AC" w:rsidRPr="004D620F" w:rsidRDefault="005B72AC" w:rsidP="006A422C">
            <w:pPr>
              <w:jc w:val="both"/>
              <w:rPr>
                <w:rFonts w:ascii="Arial" w:hAnsi="Arial" w:cs="Arial"/>
                <w:sz w:val="16"/>
                <w:szCs w:val="16"/>
                <w:rPrChange w:id="4004" w:author="Locke Liu" w:date="2021-05-24T14:33:00Z">
                  <w:rPr>
                    <w:rFonts w:ascii="Segoe UI" w:hAnsi="Segoe UI" w:cs="Segoe UI"/>
                    <w:sz w:val="16"/>
                    <w:szCs w:val="16"/>
                  </w:rPr>
                </w:rPrChange>
              </w:rPr>
            </w:pPr>
            <w:r w:rsidRPr="004D620F">
              <w:rPr>
                <w:rFonts w:ascii="Arial" w:hAnsi="Arial" w:cs="Arial"/>
                <w:sz w:val="16"/>
                <w:szCs w:val="16"/>
                <w:rPrChange w:id="4005" w:author="Locke Liu" w:date="2021-05-24T14:33:00Z">
                  <w:rPr>
                    <w:rFonts w:ascii="Segoe UI" w:hAnsi="Segoe UI" w:cs="Segoe UI"/>
                    <w:sz w:val="16"/>
                    <w:szCs w:val="16"/>
                  </w:rPr>
                </w:rPrChange>
              </w:rPr>
              <w:t> </w:t>
            </w:r>
          </w:p>
        </w:tc>
        <w:tc>
          <w:tcPr>
            <w:tcW w:w="1667" w:type="pct"/>
            <w:shd w:val="clear" w:color="auto" w:fill="auto"/>
          </w:tcPr>
          <w:p w14:paraId="3FC99EEB" w14:textId="77777777" w:rsidR="005B72AC" w:rsidRPr="004D620F" w:rsidRDefault="005B72AC" w:rsidP="006A422C">
            <w:pPr>
              <w:jc w:val="both"/>
              <w:rPr>
                <w:rFonts w:ascii="Arial" w:hAnsi="Arial" w:cs="Arial"/>
                <w:sz w:val="16"/>
                <w:szCs w:val="16"/>
                <w:rPrChange w:id="4006" w:author="Locke Liu" w:date="2021-05-24T14:33:00Z">
                  <w:rPr>
                    <w:rFonts w:ascii="Segoe UI" w:hAnsi="Segoe UI" w:cs="Segoe UI"/>
                    <w:sz w:val="16"/>
                    <w:szCs w:val="16"/>
                  </w:rPr>
                </w:rPrChange>
              </w:rPr>
            </w:pPr>
            <w:r w:rsidRPr="004D620F">
              <w:rPr>
                <w:rFonts w:ascii="Arial" w:hAnsi="Arial" w:cs="Arial"/>
                <w:sz w:val="16"/>
                <w:szCs w:val="16"/>
                <w:rPrChange w:id="4007" w:author="Locke Liu" w:date="2021-05-24T14:33:00Z">
                  <w:rPr>
                    <w:rFonts w:ascii="Segoe UI" w:hAnsi="Segoe UI" w:cs="Segoe UI"/>
                    <w:sz w:val="16"/>
                    <w:szCs w:val="16"/>
                  </w:rPr>
                </w:rPrChange>
              </w:rPr>
              <w:t> </w:t>
            </w:r>
          </w:p>
        </w:tc>
      </w:tr>
      <w:tr w:rsidR="005B72AC" w:rsidRPr="004D620F" w14:paraId="13549128" w14:textId="77777777" w:rsidTr="006A422C">
        <w:trPr>
          <w:trHeight w:val="360"/>
          <w:jc w:val="center"/>
        </w:trPr>
        <w:tc>
          <w:tcPr>
            <w:tcW w:w="1389" w:type="pct"/>
            <w:shd w:val="clear" w:color="auto" w:fill="FFFFFF"/>
          </w:tcPr>
          <w:p w14:paraId="6F7CDEDB" w14:textId="77777777" w:rsidR="005B72AC" w:rsidRPr="004D620F" w:rsidRDefault="005B72AC" w:rsidP="006A422C">
            <w:pPr>
              <w:jc w:val="both"/>
              <w:rPr>
                <w:rFonts w:ascii="Arial" w:hAnsi="Arial" w:cs="Arial"/>
                <w:b/>
                <w:bCs/>
                <w:sz w:val="16"/>
                <w:szCs w:val="16"/>
                <w:rPrChange w:id="4008" w:author="Locke Liu" w:date="2021-05-24T14:33:00Z">
                  <w:rPr>
                    <w:rFonts w:ascii="Segoe UI" w:hAnsi="Segoe UI" w:cs="Segoe UI"/>
                    <w:b/>
                    <w:bCs/>
                    <w:sz w:val="16"/>
                    <w:szCs w:val="16"/>
                  </w:rPr>
                </w:rPrChange>
              </w:rPr>
            </w:pPr>
            <w:r w:rsidRPr="004D620F">
              <w:rPr>
                <w:rFonts w:ascii="Arial" w:hAnsi="Arial" w:cs="Arial"/>
                <w:b/>
                <w:bCs/>
                <w:sz w:val="16"/>
                <w:szCs w:val="16"/>
                <w:rPrChange w:id="4009" w:author="Locke Liu" w:date="2021-05-24T14:33:00Z">
                  <w:rPr>
                    <w:rFonts w:ascii="Segoe UI" w:hAnsi="Segoe UI" w:cs="Segoe UI"/>
                    <w:b/>
                    <w:bCs/>
                    <w:sz w:val="16"/>
                    <w:szCs w:val="16"/>
                  </w:rPr>
                </w:rPrChange>
              </w:rPr>
              <w:t>Related Architecture Decisions</w:t>
            </w:r>
          </w:p>
        </w:tc>
        <w:tc>
          <w:tcPr>
            <w:tcW w:w="1944" w:type="pct"/>
            <w:shd w:val="clear" w:color="auto" w:fill="auto"/>
          </w:tcPr>
          <w:p w14:paraId="247E63AF" w14:textId="77777777" w:rsidR="005B72AC" w:rsidRPr="004D620F" w:rsidRDefault="005B72AC" w:rsidP="006A422C">
            <w:pPr>
              <w:jc w:val="both"/>
              <w:rPr>
                <w:rFonts w:ascii="Arial" w:hAnsi="Arial" w:cs="Arial"/>
                <w:color w:val="0000FF"/>
                <w:sz w:val="16"/>
                <w:szCs w:val="16"/>
                <w:u w:val="single"/>
                <w:rPrChange w:id="4010" w:author="Locke Liu" w:date="2021-05-24T14:33:00Z">
                  <w:rPr>
                    <w:rFonts w:ascii="Segoe UI" w:hAnsi="Segoe UI" w:cs="Segoe UI"/>
                    <w:color w:val="0000FF"/>
                    <w:sz w:val="16"/>
                    <w:szCs w:val="16"/>
                    <w:u w:val="single"/>
                  </w:rPr>
                </w:rPrChange>
              </w:rPr>
            </w:pPr>
          </w:p>
        </w:tc>
        <w:tc>
          <w:tcPr>
            <w:tcW w:w="1667" w:type="pct"/>
            <w:shd w:val="clear" w:color="auto" w:fill="auto"/>
          </w:tcPr>
          <w:p w14:paraId="1FC2E840" w14:textId="77777777" w:rsidR="005B72AC" w:rsidRPr="004D620F" w:rsidRDefault="005B72AC" w:rsidP="006A422C">
            <w:pPr>
              <w:jc w:val="both"/>
              <w:rPr>
                <w:rFonts w:ascii="Arial" w:hAnsi="Arial" w:cs="Arial"/>
                <w:sz w:val="16"/>
                <w:szCs w:val="16"/>
                <w:rPrChange w:id="4011" w:author="Locke Liu" w:date="2021-05-24T14:33:00Z">
                  <w:rPr>
                    <w:rFonts w:ascii="Segoe UI" w:hAnsi="Segoe UI" w:cs="Segoe UI"/>
                    <w:sz w:val="16"/>
                    <w:szCs w:val="16"/>
                  </w:rPr>
                </w:rPrChange>
              </w:rPr>
            </w:pPr>
            <w:r w:rsidRPr="004D620F">
              <w:rPr>
                <w:rFonts w:ascii="Arial" w:hAnsi="Arial" w:cs="Arial"/>
                <w:sz w:val="16"/>
                <w:szCs w:val="16"/>
                <w:rPrChange w:id="4012" w:author="Locke Liu" w:date="2021-05-24T14:33:00Z">
                  <w:rPr>
                    <w:rFonts w:ascii="Segoe UI" w:hAnsi="Segoe UI" w:cs="Segoe UI"/>
                    <w:sz w:val="16"/>
                    <w:szCs w:val="16"/>
                  </w:rPr>
                </w:rPrChange>
              </w:rPr>
              <w:t> </w:t>
            </w:r>
          </w:p>
        </w:tc>
      </w:tr>
    </w:tbl>
    <w:p w14:paraId="3CCC3893" w14:textId="01A32889" w:rsidR="003C50EF" w:rsidRPr="004D620F" w:rsidRDefault="003C50EF" w:rsidP="004D075A">
      <w:pPr>
        <w:rPr>
          <w:rFonts w:ascii="Arial" w:hAnsi="Arial" w:cs="Arial"/>
          <w:b/>
          <w:bCs/>
          <w:color w:val="F8FAFB" w:themeColor="text1"/>
          <w:kern w:val="28"/>
          <w:sz w:val="28"/>
          <w:szCs w:val="28"/>
          <w:rPrChange w:id="4013" w:author="Locke Liu" w:date="2021-05-24T14:33:00Z">
            <w:rPr>
              <w:rFonts w:cs="Arial"/>
              <w:b/>
              <w:bCs/>
              <w:color w:val="F8FAFB" w:themeColor="text1"/>
              <w:kern w:val="28"/>
              <w:sz w:val="28"/>
              <w:szCs w:val="28"/>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2849"/>
        <w:gridCol w:w="3986"/>
        <w:gridCol w:w="3418"/>
      </w:tblGrid>
      <w:tr w:rsidR="005B72AC" w:rsidRPr="004D620F" w14:paraId="7A8841D8" w14:textId="77777777" w:rsidTr="006A422C">
        <w:trPr>
          <w:trHeight w:val="360"/>
          <w:jc w:val="center"/>
        </w:trPr>
        <w:tc>
          <w:tcPr>
            <w:tcW w:w="1389" w:type="pct"/>
            <w:shd w:val="clear" w:color="auto" w:fill="D5E3FF"/>
            <w:vAlign w:val="center"/>
          </w:tcPr>
          <w:p w14:paraId="0C3CABF5" w14:textId="77777777" w:rsidR="005B72AC" w:rsidRPr="004D620F" w:rsidRDefault="005B72AC" w:rsidP="006A422C">
            <w:pPr>
              <w:overflowPunct w:val="0"/>
              <w:autoSpaceDE w:val="0"/>
              <w:autoSpaceDN w:val="0"/>
              <w:adjustRightInd w:val="0"/>
              <w:textAlignment w:val="baseline"/>
              <w:rPr>
                <w:rFonts w:ascii="Arial" w:hAnsi="Arial" w:cs="Arial"/>
                <w:b/>
                <w:bCs/>
                <w:color w:val="003195"/>
                <w:sz w:val="16"/>
                <w:szCs w:val="16"/>
                <w:rPrChange w:id="4014" w:author="Locke Liu" w:date="2021-05-24T14:33:00Z">
                  <w:rPr>
                    <w:rFonts w:ascii="Segoe UI" w:hAnsi="Segoe UI" w:cs="Segoe UI"/>
                    <w:b/>
                    <w:bCs/>
                    <w:color w:val="003195"/>
                    <w:sz w:val="16"/>
                    <w:szCs w:val="16"/>
                  </w:rPr>
                </w:rPrChange>
              </w:rPr>
            </w:pPr>
            <w:r w:rsidRPr="004D620F">
              <w:rPr>
                <w:rFonts w:ascii="Arial" w:hAnsi="Arial" w:cs="Arial"/>
                <w:b/>
                <w:bCs/>
                <w:color w:val="003195"/>
                <w:sz w:val="16"/>
                <w:szCs w:val="16"/>
                <w:rPrChange w:id="4015" w:author="Locke Liu" w:date="2021-05-24T14:33:00Z">
                  <w:rPr>
                    <w:rFonts w:ascii="Segoe UI" w:hAnsi="Segoe UI" w:cs="Segoe UI"/>
                    <w:b/>
                    <w:bCs/>
                    <w:color w:val="003195"/>
                    <w:sz w:val="16"/>
                    <w:szCs w:val="16"/>
                  </w:rPr>
                </w:rPrChange>
              </w:rPr>
              <w:t>Topic</w:t>
            </w:r>
          </w:p>
        </w:tc>
        <w:tc>
          <w:tcPr>
            <w:tcW w:w="1944" w:type="pct"/>
            <w:shd w:val="clear" w:color="auto" w:fill="D5E3FF"/>
            <w:vAlign w:val="center"/>
          </w:tcPr>
          <w:p w14:paraId="0E9D7E3E" w14:textId="77777777" w:rsidR="005B72AC" w:rsidRPr="004D620F" w:rsidRDefault="005B72AC" w:rsidP="006A422C">
            <w:pPr>
              <w:jc w:val="center"/>
              <w:rPr>
                <w:rFonts w:ascii="Arial" w:hAnsi="Arial" w:cs="Arial"/>
                <w:b/>
                <w:bCs/>
                <w:iCs/>
                <w:color w:val="003195"/>
                <w:sz w:val="16"/>
                <w:szCs w:val="16"/>
                <w:rPrChange w:id="4016"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4017" w:author="Locke Liu" w:date="2021-05-24T14:33:00Z">
                  <w:rPr>
                    <w:rFonts w:ascii="Segoe UI" w:hAnsi="Segoe UI" w:cs="Segoe UI"/>
                    <w:b/>
                    <w:bCs/>
                    <w:iCs/>
                    <w:color w:val="003195"/>
                    <w:sz w:val="16"/>
                    <w:szCs w:val="16"/>
                  </w:rPr>
                </w:rPrChange>
              </w:rPr>
              <w:t xml:space="preserve">Description </w:t>
            </w:r>
          </w:p>
        </w:tc>
        <w:tc>
          <w:tcPr>
            <w:tcW w:w="1667" w:type="pct"/>
            <w:shd w:val="clear" w:color="auto" w:fill="D5E3FF"/>
            <w:vAlign w:val="center"/>
          </w:tcPr>
          <w:p w14:paraId="4B00D8C1" w14:textId="77777777" w:rsidR="005B72AC" w:rsidRPr="004D620F" w:rsidRDefault="005B72AC" w:rsidP="006A422C">
            <w:pPr>
              <w:jc w:val="center"/>
              <w:rPr>
                <w:rFonts w:ascii="Arial" w:hAnsi="Arial" w:cs="Arial"/>
                <w:b/>
                <w:bCs/>
                <w:iCs/>
                <w:color w:val="003195"/>
                <w:sz w:val="16"/>
                <w:szCs w:val="16"/>
                <w:rPrChange w:id="4018"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4019" w:author="Locke Liu" w:date="2021-05-24T14:33:00Z">
                  <w:rPr>
                    <w:rFonts w:ascii="Segoe UI" w:hAnsi="Segoe UI" w:cs="Segoe UI"/>
                    <w:b/>
                    <w:bCs/>
                    <w:iCs/>
                    <w:color w:val="003195"/>
                    <w:sz w:val="16"/>
                    <w:szCs w:val="16"/>
                  </w:rPr>
                </w:rPrChange>
              </w:rPr>
              <w:t>Comment</w:t>
            </w:r>
          </w:p>
        </w:tc>
      </w:tr>
      <w:tr w:rsidR="005B72AC" w:rsidRPr="004D620F" w14:paraId="4834A1DF" w14:textId="77777777" w:rsidTr="006A422C">
        <w:trPr>
          <w:trHeight w:val="360"/>
          <w:jc w:val="center"/>
        </w:trPr>
        <w:tc>
          <w:tcPr>
            <w:tcW w:w="1389" w:type="pct"/>
            <w:shd w:val="clear" w:color="auto" w:fill="FFFFFF"/>
          </w:tcPr>
          <w:p w14:paraId="58530496" w14:textId="77777777" w:rsidR="005B72AC" w:rsidRPr="004D620F" w:rsidRDefault="005B72AC" w:rsidP="006A422C">
            <w:pPr>
              <w:jc w:val="both"/>
              <w:rPr>
                <w:rFonts w:ascii="Arial" w:hAnsi="Arial" w:cs="Arial"/>
                <w:b/>
                <w:bCs/>
                <w:sz w:val="16"/>
                <w:szCs w:val="16"/>
                <w:rPrChange w:id="4020" w:author="Locke Liu" w:date="2021-05-24T14:33:00Z">
                  <w:rPr>
                    <w:rFonts w:ascii="Segoe UI" w:hAnsi="Segoe UI" w:cs="Segoe UI"/>
                    <w:b/>
                    <w:bCs/>
                    <w:sz w:val="16"/>
                    <w:szCs w:val="16"/>
                  </w:rPr>
                </w:rPrChange>
              </w:rPr>
            </w:pPr>
            <w:r w:rsidRPr="004D620F">
              <w:rPr>
                <w:rFonts w:ascii="Arial" w:hAnsi="Arial" w:cs="Arial"/>
                <w:b/>
                <w:bCs/>
                <w:sz w:val="16"/>
                <w:szCs w:val="16"/>
                <w:rPrChange w:id="4021" w:author="Locke Liu" w:date="2021-05-24T14:33:00Z">
                  <w:rPr>
                    <w:rFonts w:ascii="Segoe UI" w:hAnsi="Segoe UI" w:cs="Segoe UI"/>
                    <w:b/>
                    <w:bCs/>
                    <w:sz w:val="16"/>
                    <w:szCs w:val="16"/>
                  </w:rPr>
                </w:rPrChange>
              </w:rPr>
              <w:t>ID</w:t>
            </w:r>
          </w:p>
        </w:tc>
        <w:tc>
          <w:tcPr>
            <w:tcW w:w="1944" w:type="pct"/>
            <w:shd w:val="clear" w:color="auto" w:fill="auto"/>
          </w:tcPr>
          <w:p w14:paraId="03E3D7EC" w14:textId="105512CC" w:rsidR="005B72AC" w:rsidRPr="004D620F" w:rsidRDefault="005B72AC" w:rsidP="006A422C">
            <w:pPr>
              <w:jc w:val="both"/>
              <w:rPr>
                <w:rFonts w:ascii="Arial" w:hAnsi="Arial" w:cs="Arial"/>
                <w:sz w:val="16"/>
                <w:szCs w:val="16"/>
                <w:rPrChange w:id="4022" w:author="Locke Liu" w:date="2021-05-24T14:33:00Z">
                  <w:rPr>
                    <w:rFonts w:ascii="Segoe UI" w:hAnsi="Segoe UI" w:cs="Segoe UI"/>
                    <w:sz w:val="16"/>
                    <w:szCs w:val="16"/>
                  </w:rPr>
                </w:rPrChange>
              </w:rPr>
            </w:pPr>
            <w:r w:rsidRPr="004D620F">
              <w:rPr>
                <w:rFonts w:ascii="Arial" w:hAnsi="Arial" w:cs="Arial"/>
                <w:sz w:val="16"/>
                <w:szCs w:val="16"/>
                <w:rPrChange w:id="4023" w:author="Locke Liu" w:date="2021-05-24T14:33:00Z">
                  <w:rPr>
                    <w:rFonts w:ascii="Segoe UI" w:hAnsi="Segoe UI" w:cs="Segoe UI"/>
                    <w:sz w:val="16"/>
                    <w:szCs w:val="16"/>
                  </w:rPr>
                </w:rPrChange>
              </w:rPr>
              <w:t>ARD_09</w:t>
            </w:r>
          </w:p>
        </w:tc>
        <w:tc>
          <w:tcPr>
            <w:tcW w:w="1667" w:type="pct"/>
            <w:shd w:val="clear" w:color="auto" w:fill="auto"/>
          </w:tcPr>
          <w:p w14:paraId="56DF1BA6" w14:textId="77777777" w:rsidR="005B72AC" w:rsidRPr="004D620F" w:rsidRDefault="005B72AC" w:rsidP="006A422C">
            <w:pPr>
              <w:jc w:val="both"/>
              <w:rPr>
                <w:rFonts w:ascii="Arial" w:hAnsi="Arial" w:cs="Arial"/>
                <w:sz w:val="16"/>
                <w:szCs w:val="16"/>
                <w:rPrChange w:id="4024" w:author="Locke Liu" w:date="2021-05-24T14:33:00Z">
                  <w:rPr>
                    <w:rFonts w:ascii="Segoe UI" w:hAnsi="Segoe UI" w:cs="Segoe UI"/>
                    <w:sz w:val="16"/>
                    <w:szCs w:val="16"/>
                  </w:rPr>
                </w:rPrChange>
              </w:rPr>
            </w:pPr>
            <w:r w:rsidRPr="004D620F">
              <w:rPr>
                <w:rFonts w:ascii="Arial" w:hAnsi="Arial" w:cs="Arial"/>
                <w:sz w:val="16"/>
                <w:szCs w:val="16"/>
                <w:rPrChange w:id="4025" w:author="Locke Liu" w:date="2021-05-24T14:33:00Z">
                  <w:rPr>
                    <w:rFonts w:ascii="Segoe UI" w:hAnsi="Segoe UI" w:cs="Segoe UI"/>
                    <w:sz w:val="16"/>
                    <w:szCs w:val="16"/>
                  </w:rPr>
                </w:rPrChange>
              </w:rPr>
              <w:t> </w:t>
            </w:r>
          </w:p>
        </w:tc>
      </w:tr>
      <w:tr w:rsidR="005B72AC" w:rsidRPr="004D620F" w14:paraId="70DBC8AC" w14:textId="77777777" w:rsidTr="006A422C">
        <w:trPr>
          <w:trHeight w:val="360"/>
          <w:jc w:val="center"/>
        </w:trPr>
        <w:tc>
          <w:tcPr>
            <w:tcW w:w="1389" w:type="pct"/>
            <w:shd w:val="clear" w:color="auto" w:fill="FFFFFF"/>
          </w:tcPr>
          <w:p w14:paraId="2632B770" w14:textId="77777777" w:rsidR="005B72AC" w:rsidRPr="004D620F" w:rsidRDefault="005B72AC" w:rsidP="006A422C">
            <w:pPr>
              <w:jc w:val="both"/>
              <w:rPr>
                <w:rFonts w:ascii="Arial" w:hAnsi="Arial" w:cs="Arial"/>
                <w:b/>
                <w:bCs/>
                <w:sz w:val="16"/>
                <w:szCs w:val="16"/>
                <w:rPrChange w:id="4026" w:author="Locke Liu" w:date="2021-05-24T14:33:00Z">
                  <w:rPr>
                    <w:rFonts w:ascii="Segoe UI" w:hAnsi="Segoe UI" w:cs="Segoe UI"/>
                    <w:b/>
                    <w:bCs/>
                    <w:sz w:val="16"/>
                    <w:szCs w:val="16"/>
                  </w:rPr>
                </w:rPrChange>
              </w:rPr>
            </w:pPr>
            <w:r w:rsidRPr="004D620F">
              <w:rPr>
                <w:rFonts w:ascii="Arial" w:hAnsi="Arial" w:cs="Arial"/>
                <w:b/>
                <w:bCs/>
                <w:sz w:val="16"/>
                <w:szCs w:val="16"/>
                <w:rPrChange w:id="4027" w:author="Locke Liu" w:date="2021-05-24T14:33:00Z">
                  <w:rPr>
                    <w:rFonts w:ascii="Segoe UI" w:hAnsi="Segoe UI" w:cs="Segoe UI"/>
                    <w:b/>
                    <w:bCs/>
                    <w:sz w:val="16"/>
                    <w:szCs w:val="16"/>
                  </w:rPr>
                </w:rPrChange>
              </w:rPr>
              <w:t>Subject</w:t>
            </w:r>
          </w:p>
        </w:tc>
        <w:tc>
          <w:tcPr>
            <w:tcW w:w="1944" w:type="pct"/>
            <w:shd w:val="clear" w:color="auto" w:fill="auto"/>
          </w:tcPr>
          <w:p w14:paraId="02B40BD9" w14:textId="51D89D81" w:rsidR="005B72AC" w:rsidRPr="004D620F" w:rsidRDefault="005B72AC" w:rsidP="006A422C">
            <w:pPr>
              <w:jc w:val="both"/>
              <w:rPr>
                <w:rFonts w:ascii="Arial" w:hAnsi="Arial" w:cs="Arial"/>
                <w:sz w:val="16"/>
                <w:szCs w:val="16"/>
                <w:rPrChange w:id="4028" w:author="Locke Liu" w:date="2021-05-24T14:33:00Z">
                  <w:rPr>
                    <w:rFonts w:ascii="Segoe UI" w:hAnsi="Segoe UI" w:cs="Segoe UI"/>
                    <w:sz w:val="16"/>
                    <w:szCs w:val="16"/>
                  </w:rPr>
                </w:rPrChange>
              </w:rPr>
            </w:pPr>
            <w:r w:rsidRPr="004D620F">
              <w:rPr>
                <w:rFonts w:ascii="Arial" w:hAnsi="Arial" w:cs="Arial"/>
                <w:sz w:val="16"/>
                <w:szCs w:val="16"/>
                <w:rPrChange w:id="4029" w:author="Locke Liu" w:date="2021-05-24T14:33:00Z">
                  <w:rPr>
                    <w:rFonts w:ascii="Segoe UI" w:hAnsi="Segoe UI" w:cs="Segoe UI"/>
                    <w:sz w:val="16"/>
                    <w:szCs w:val="16"/>
                  </w:rPr>
                </w:rPrChange>
              </w:rPr>
              <w:t>Physical hosting environments of Data lake</w:t>
            </w:r>
          </w:p>
        </w:tc>
        <w:tc>
          <w:tcPr>
            <w:tcW w:w="1667" w:type="pct"/>
            <w:shd w:val="clear" w:color="auto" w:fill="auto"/>
          </w:tcPr>
          <w:p w14:paraId="5037343C" w14:textId="77777777" w:rsidR="005B72AC" w:rsidRPr="004D620F" w:rsidRDefault="005B72AC" w:rsidP="006A422C">
            <w:pPr>
              <w:jc w:val="both"/>
              <w:rPr>
                <w:rFonts w:ascii="Arial" w:hAnsi="Arial" w:cs="Arial"/>
                <w:sz w:val="16"/>
                <w:szCs w:val="16"/>
                <w:rPrChange w:id="4030" w:author="Locke Liu" w:date="2021-05-24T14:33:00Z">
                  <w:rPr>
                    <w:rFonts w:ascii="Segoe UI" w:hAnsi="Segoe UI" w:cs="Segoe UI"/>
                    <w:sz w:val="16"/>
                    <w:szCs w:val="16"/>
                  </w:rPr>
                </w:rPrChange>
              </w:rPr>
            </w:pPr>
            <w:r w:rsidRPr="004D620F">
              <w:rPr>
                <w:rFonts w:ascii="Arial" w:hAnsi="Arial" w:cs="Arial"/>
                <w:sz w:val="16"/>
                <w:szCs w:val="16"/>
                <w:rPrChange w:id="4031" w:author="Locke Liu" w:date="2021-05-24T14:33:00Z">
                  <w:rPr>
                    <w:rFonts w:ascii="Segoe UI" w:hAnsi="Segoe UI" w:cs="Segoe UI"/>
                    <w:sz w:val="16"/>
                    <w:szCs w:val="16"/>
                  </w:rPr>
                </w:rPrChange>
              </w:rPr>
              <w:t> </w:t>
            </w:r>
          </w:p>
        </w:tc>
      </w:tr>
      <w:tr w:rsidR="005B72AC" w:rsidRPr="004D620F" w14:paraId="1E340E1F" w14:textId="77777777" w:rsidTr="006A422C">
        <w:trPr>
          <w:trHeight w:val="360"/>
          <w:jc w:val="center"/>
        </w:trPr>
        <w:tc>
          <w:tcPr>
            <w:tcW w:w="1389" w:type="pct"/>
            <w:shd w:val="clear" w:color="auto" w:fill="FFFFFF"/>
          </w:tcPr>
          <w:p w14:paraId="3AAE6E63" w14:textId="77777777" w:rsidR="005B72AC" w:rsidRPr="004D620F" w:rsidRDefault="005B72AC" w:rsidP="006A422C">
            <w:pPr>
              <w:jc w:val="both"/>
              <w:rPr>
                <w:rFonts w:ascii="Arial" w:hAnsi="Arial" w:cs="Arial"/>
                <w:b/>
                <w:bCs/>
                <w:sz w:val="16"/>
                <w:szCs w:val="16"/>
                <w:rPrChange w:id="4032" w:author="Locke Liu" w:date="2021-05-24T14:33:00Z">
                  <w:rPr>
                    <w:rFonts w:ascii="Segoe UI" w:hAnsi="Segoe UI" w:cs="Segoe UI"/>
                    <w:b/>
                    <w:bCs/>
                    <w:sz w:val="16"/>
                    <w:szCs w:val="16"/>
                  </w:rPr>
                </w:rPrChange>
              </w:rPr>
            </w:pPr>
            <w:r w:rsidRPr="004D620F">
              <w:rPr>
                <w:rFonts w:ascii="Arial" w:hAnsi="Arial" w:cs="Arial"/>
                <w:b/>
                <w:bCs/>
                <w:sz w:val="16"/>
                <w:szCs w:val="16"/>
                <w:rPrChange w:id="4033" w:author="Locke Liu" w:date="2021-05-24T14:33:00Z">
                  <w:rPr>
                    <w:rFonts w:ascii="Segoe UI" w:hAnsi="Segoe UI" w:cs="Segoe UI"/>
                    <w:b/>
                    <w:bCs/>
                    <w:sz w:val="16"/>
                    <w:szCs w:val="16"/>
                  </w:rPr>
                </w:rPrChange>
              </w:rPr>
              <w:t>Status</w:t>
            </w:r>
          </w:p>
        </w:tc>
        <w:tc>
          <w:tcPr>
            <w:tcW w:w="1944" w:type="pct"/>
            <w:shd w:val="clear" w:color="auto" w:fill="auto"/>
          </w:tcPr>
          <w:p w14:paraId="50CDA833" w14:textId="77777777" w:rsidR="005B72AC" w:rsidRPr="004D620F" w:rsidRDefault="005B72AC" w:rsidP="006A422C">
            <w:pPr>
              <w:jc w:val="both"/>
              <w:rPr>
                <w:rFonts w:ascii="Arial" w:hAnsi="Arial" w:cs="Arial"/>
                <w:sz w:val="16"/>
                <w:szCs w:val="16"/>
                <w:rPrChange w:id="4034" w:author="Locke Liu" w:date="2021-05-24T14:33:00Z">
                  <w:rPr>
                    <w:rFonts w:ascii="Segoe UI" w:hAnsi="Segoe UI" w:cs="Segoe UI"/>
                    <w:sz w:val="16"/>
                    <w:szCs w:val="16"/>
                  </w:rPr>
                </w:rPrChange>
              </w:rPr>
            </w:pPr>
            <w:r w:rsidRPr="004D620F">
              <w:rPr>
                <w:rFonts w:ascii="Arial" w:hAnsi="Arial" w:cs="Arial"/>
                <w:sz w:val="16"/>
                <w:szCs w:val="16"/>
                <w:rPrChange w:id="4035" w:author="Locke Liu" w:date="2021-05-24T14:33:00Z">
                  <w:rPr>
                    <w:rFonts w:ascii="Segoe UI" w:hAnsi="Segoe UI" w:cs="Segoe UI"/>
                    <w:sz w:val="16"/>
                    <w:szCs w:val="16"/>
                  </w:rPr>
                </w:rPrChange>
              </w:rPr>
              <w:t>closed</w:t>
            </w:r>
          </w:p>
        </w:tc>
        <w:tc>
          <w:tcPr>
            <w:tcW w:w="1667" w:type="pct"/>
            <w:shd w:val="clear" w:color="auto" w:fill="auto"/>
          </w:tcPr>
          <w:p w14:paraId="7CBA9D5E" w14:textId="77777777" w:rsidR="005B72AC" w:rsidRPr="004D620F" w:rsidRDefault="005B72AC" w:rsidP="006A422C">
            <w:pPr>
              <w:jc w:val="both"/>
              <w:rPr>
                <w:rFonts w:ascii="Arial" w:hAnsi="Arial" w:cs="Arial"/>
                <w:sz w:val="16"/>
                <w:szCs w:val="16"/>
                <w:rPrChange w:id="4036" w:author="Locke Liu" w:date="2021-05-24T14:33:00Z">
                  <w:rPr>
                    <w:rFonts w:ascii="Segoe UI" w:hAnsi="Segoe UI" w:cs="Segoe UI"/>
                    <w:sz w:val="16"/>
                    <w:szCs w:val="16"/>
                  </w:rPr>
                </w:rPrChange>
              </w:rPr>
            </w:pPr>
            <w:r w:rsidRPr="004D620F">
              <w:rPr>
                <w:rFonts w:ascii="Arial" w:hAnsi="Arial" w:cs="Arial"/>
                <w:sz w:val="16"/>
                <w:szCs w:val="16"/>
                <w:rPrChange w:id="4037" w:author="Locke Liu" w:date="2021-05-24T14:33:00Z">
                  <w:rPr>
                    <w:rFonts w:ascii="Segoe UI" w:hAnsi="Segoe UI" w:cs="Segoe UI"/>
                    <w:sz w:val="16"/>
                    <w:szCs w:val="16"/>
                  </w:rPr>
                </w:rPrChange>
              </w:rPr>
              <w:t> </w:t>
            </w:r>
          </w:p>
        </w:tc>
      </w:tr>
      <w:tr w:rsidR="005B72AC" w:rsidRPr="004D620F" w14:paraId="5889EE82" w14:textId="77777777" w:rsidTr="006A422C">
        <w:trPr>
          <w:trHeight w:val="480"/>
          <w:jc w:val="center"/>
        </w:trPr>
        <w:tc>
          <w:tcPr>
            <w:tcW w:w="1389" w:type="pct"/>
            <w:shd w:val="clear" w:color="auto" w:fill="FFFFFF"/>
          </w:tcPr>
          <w:p w14:paraId="4E0E6F30" w14:textId="77777777" w:rsidR="005B72AC" w:rsidRPr="004D620F" w:rsidRDefault="005B72AC" w:rsidP="006A422C">
            <w:pPr>
              <w:jc w:val="both"/>
              <w:rPr>
                <w:rFonts w:ascii="Arial" w:hAnsi="Arial" w:cs="Arial"/>
                <w:b/>
                <w:bCs/>
                <w:sz w:val="16"/>
                <w:szCs w:val="16"/>
                <w:rPrChange w:id="4038" w:author="Locke Liu" w:date="2021-05-24T14:33:00Z">
                  <w:rPr>
                    <w:rFonts w:ascii="Segoe UI" w:hAnsi="Segoe UI" w:cs="Segoe UI"/>
                    <w:b/>
                    <w:bCs/>
                    <w:sz w:val="16"/>
                    <w:szCs w:val="16"/>
                  </w:rPr>
                </w:rPrChange>
              </w:rPr>
            </w:pPr>
            <w:r w:rsidRPr="004D620F">
              <w:rPr>
                <w:rFonts w:ascii="Arial" w:hAnsi="Arial" w:cs="Arial"/>
                <w:b/>
                <w:bCs/>
                <w:sz w:val="16"/>
                <w:szCs w:val="16"/>
                <w:rPrChange w:id="4039" w:author="Locke Liu" w:date="2021-05-24T14:33:00Z">
                  <w:rPr>
                    <w:rFonts w:ascii="Segoe UI" w:hAnsi="Segoe UI" w:cs="Segoe UI"/>
                    <w:b/>
                    <w:bCs/>
                    <w:sz w:val="16"/>
                    <w:szCs w:val="16"/>
                  </w:rPr>
                </w:rPrChange>
              </w:rPr>
              <w:t>Assumption</w:t>
            </w:r>
          </w:p>
        </w:tc>
        <w:tc>
          <w:tcPr>
            <w:tcW w:w="1944" w:type="pct"/>
            <w:shd w:val="clear" w:color="auto" w:fill="auto"/>
          </w:tcPr>
          <w:p w14:paraId="1ACC598F" w14:textId="192BB406" w:rsidR="005B72AC" w:rsidRPr="004D620F" w:rsidRDefault="005B72AC" w:rsidP="006A422C">
            <w:pPr>
              <w:rPr>
                <w:rFonts w:ascii="Arial" w:hAnsi="Arial" w:cs="Arial"/>
                <w:sz w:val="16"/>
                <w:szCs w:val="16"/>
                <w:rPrChange w:id="4040" w:author="Locke Liu" w:date="2021-05-24T14:33:00Z">
                  <w:rPr>
                    <w:rFonts w:ascii="Segoe UI" w:hAnsi="Segoe UI" w:cs="Segoe UI"/>
                    <w:sz w:val="16"/>
                    <w:szCs w:val="16"/>
                  </w:rPr>
                </w:rPrChange>
              </w:rPr>
            </w:pPr>
          </w:p>
        </w:tc>
        <w:tc>
          <w:tcPr>
            <w:tcW w:w="1667" w:type="pct"/>
            <w:shd w:val="clear" w:color="auto" w:fill="auto"/>
          </w:tcPr>
          <w:p w14:paraId="2C94839D" w14:textId="77777777" w:rsidR="005B72AC" w:rsidRPr="004D620F" w:rsidRDefault="005B72AC" w:rsidP="006A422C">
            <w:pPr>
              <w:rPr>
                <w:rFonts w:ascii="Arial" w:hAnsi="Arial" w:cs="Arial"/>
                <w:sz w:val="16"/>
                <w:szCs w:val="16"/>
                <w:rPrChange w:id="4041" w:author="Locke Liu" w:date="2021-05-24T14:33:00Z">
                  <w:rPr>
                    <w:rFonts w:ascii="Segoe UI" w:hAnsi="Segoe UI" w:cs="Segoe UI"/>
                    <w:sz w:val="16"/>
                    <w:szCs w:val="16"/>
                  </w:rPr>
                </w:rPrChange>
              </w:rPr>
            </w:pPr>
            <w:r w:rsidRPr="004D620F">
              <w:rPr>
                <w:rFonts w:ascii="Arial" w:hAnsi="Arial" w:cs="Arial"/>
                <w:sz w:val="16"/>
                <w:szCs w:val="16"/>
                <w:rPrChange w:id="4042" w:author="Locke Liu" w:date="2021-05-24T14:33:00Z">
                  <w:rPr>
                    <w:rFonts w:ascii="Segoe UI" w:hAnsi="Segoe UI" w:cs="Segoe UI"/>
                    <w:sz w:val="16"/>
                    <w:szCs w:val="16"/>
                  </w:rPr>
                </w:rPrChange>
              </w:rPr>
              <w:t> </w:t>
            </w:r>
          </w:p>
        </w:tc>
      </w:tr>
      <w:tr w:rsidR="005B72AC" w:rsidRPr="004D620F" w14:paraId="27704414" w14:textId="77777777" w:rsidTr="006A422C">
        <w:trPr>
          <w:trHeight w:val="480"/>
          <w:jc w:val="center"/>
        </w:trPr>
        <w:tc>
          <w:tcPr>
            <w:tcW w:w="1389" w:type="pct"/>
            <w:shd w:val="clear" w:color="auto" w:fill="FFFFFF"/>
          </w:tcPr>
          <w:p w14:paraId="3E8FCE37" w14:textId="77777777" w:rsidR="005B72AC" w:rsidRPr="004D620F" w:rsidRDefault="005B72AC" w:rsidP="006A422C">
            <w:pPr>
              <w:jc w:val="both"/>
              <w:rPr>
                <w:rFonts w:ascii="Arial" w:hAnsi="Arial" w:cs="Arial"/>
                <w:b/>
                <w:bCs/>
                <w:sz w:val="16"/>
                <w:szCs w:val="16"/>
                <w:rPrChange w:id="4043" w:author="Locke Liu" w:date="2021-05-24T14:33:00Z">
                  <w:rPr>
                    <w:rFonts w:ascii="Segoe UI" w:hAnsi="Segoe UI" w:cs="Segoe UI"/>
                    <w:b/>
                    <w:bCs/>
                    <w:sz w:val="16"/>
                    <w:szCs w:val="16"/>
                  </w:rPr>
                </w:rPrChange>
              </w:rPr>
            </w:pPr>
            <w:r w:rsidRPr="004D620F">
              <w:rPr>
                <w:rFonts w:ascii="Arial" w:hAnsi="Arial" w:cs="Arial"/>
                <w:b/>
                <w:bCs/>
                <w:sz w:val="16"/>
                <w:szCs w:val="16"/>
                <w:rPrChange w:id="4044" w:author="Locke Liu" w:date="2021-05-24T14:33:00Z">
                  <w:rPr>
                    <w:rFonts w:ascii="Segoe UI" w:hAnsi="Segoe UI" w:cs="Segoe UI"/>
                    <w:b/>
                    <w:bCs/>
                    <w:sz w:val="16"/>
                    <w:szCs w:val="16"/>
                  </w:rPr>
                </w:rPrChange>
              </w:rPr>
              <w:t xml:space="preserve">Alternatives </w:t>
            </w:r>
          </w:p>
        </w:tc>
        <w:tc>
          <w:tcPr>
            <w:tcW w:w="1944" w:type="pct"/>
            <w:shd w:val="clear" w:color="auto" w:fill="auto"/>
          </w:tcPr>
          <w:p w14:paraId="2DE6D76B" w14:textId="29937502" w:rsidR="005B72AC" w:rsidRPr="004D620F" w:rsidRDefault="008942EF" w:rsidP="00C54921">
            <w:pPr>
              <w:pStyle w:val="ListParagraph"/>
              <w:numPr>
                <w:ilvl w:val="0"/>
                <w:numId w:val="24"/>
              </w:numPr>
              <w:rPr>
                <w:rFonts w:ascii="Arial" w:hAnsi="Arial" w:cs="Arial"/>
                <w:color w:val="0000FF"/>
                <w:sz w:val="16"/>
                <w:szCs w:val="16"/>
                <w:rPrChange w:id="4045"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4046" w:author="Locke Liu" w:date="2021-05-24T14:33:00Z">
                  <w:rPr>
                    <w:rFonts w:ascii="Segoe UI" w:hAnsi="Segoe UI" w:cs="Segoe UI"/>
                    <w:color w:val="0000FF"/>
                    <w:sz w:val="16"/>
                    <w:szCs w:val="16"/>
                  </w:rPr>
                </w:rPrChange>
              </w:rPr>
              <w:t>One physical deployment for each environment</w:t>
            </w:r>
          </w:p>
          <w:p w14:paraId="0BE2E9A2" w14:textId="2ED86101" w:rsidR="005B72AC" w:rsidRPr="004D620F" w:rsidRDefault="008942EF" w:rsidP="00C54921">
            <w:pPr>
              <w:pStyle w:val="ListParagraph"/>
              <w:numPr>
                <w:ilvl w:val="0"/>
                <w:numId w:val="24"/>
              </w:numPr>
              <w:rPr>
                <w:rFonts w:ascii="Arial" w:hAnsi="Arial" w:cs="Arial"/>
                <w:color w:val="0000FF"/>
                <w:sz w:val="16"/>
                <w:szCs w:val="16"/>
                <w:rPrChange w:id="4047"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4048" w:author="Locke Liu" w:date="2021-05-24T14:33:00Z">
                  <w:rPr>
                    <w:rFonts w:ascii="Segoe UI" w:hAnsi="Segoe UI" w:cs="Segoe UI"/>
                    <w:color w:val="0000FF"/>
                    <w:sz w:val="16"/>
                    <w:szCs w:val="16"/>
                  </w:rPr>
                </w:rPrChange>
              </w:rPr>
              <w:t>Consolidate DEV and UAT environment into one physical deployment. PRD into one dedicated environment</w:t>
            </w:r>
          </w:p>
        </w:tc>
        <w:tc>
          <w:tcPr>
            <w:tcW w:w="1667" w:type="pct"/>
            <w:shd w:val="clear" w:color="auto" w:fill="auto"/>
          </w:tcPr>
          <w:p w14:paraId="1B29A373" w14:textId="77777777" w:rsidR="005B72AC" w:rsidRPr="004D620F" w:rsidRDefault="005B72AC" w:rsidP="006A422C">
            <w:pPr>
              <w:jc w:val="both"/>
              <w:rPr>
                <w:rFonts w:ascii="Arial" w:hAnsi="Arial" w:cs="Arial"/>
                <w:sz w:val="16"/>
                <w:szCs w:val="16"/>
                <w:rPrChange w:id="4049" w:author="Locke Liu" w:date="2021-05-24T14:33:00Z">
                  <w:rPr>
                    <w:rFonts w:ascii="Segoe UI" w:hAnsi="Segoe UI" w:cs="Segoe UI"/>
                    <w:sz w:val="16"/>
                    <w:szCs w:val="16"/>
                  </w:rPr>
                </w:rPrChange>
              </w:rPr>
            </w:pPr>
          </w:p>
        </w:tc>
      </w:tr>
      <w:tr w:rsidR="005B72AC" w:rsidRPr="004D620F" w14:paraId="40F685A0" w14:textId="77777777" w:rsidTr="006A422C">
        <w:trPr>
          <w:trHeight w:val="870"/>
          <w:jc w:val="center"/>
        </w:trPr>
        <w:tc>
          <w:tcPr>
            <w:tcW w:w="1389" w:type="pct"/>
            <w:shd w:val="clear" w:color="auto" w:fill="FFFFFF"/>
          </w:tcPr>
          <w:p w14:paraId="18F069D1" w14:textId="77777777" w:rsidR="005B72AC" w:rsidRPr="004D620F" w:rsidRDefault="005B72AC" w:rsidP="006A422C">
            <w:pPr>
              <w:jc w:val="both"/>
              <w:rPr>
                <w:rFonts w:ascii="Arial" w:hAnsi="Arial" w:cs="Arial"/>
                <w:b/>
                <w:bCs/>
                <w:sz w:val="16"/>
                <w:szCs w:val="16"/>
                <w:rPrChange w:id="4050" w:author="Locke Liu" w:date="2021-05-24T14:33:00Z">
                  <w:rPr>
                    <w:rFonts w:ascii="Segoe UI" w:hAnsi="Segoe UI" w:cs="Segoe UI"/>
                    <w:b/>
                    <w:bCs/>
                    <w:sz w:val="16"/>
                    <w:szCs w:val="16"/>
                  </w:rPr>
                </w:rPrChange>
              </w:rPr>
            </w:pPr>
            <w:r w:rsidRPr="004D620F">
              <w:rPr>
                <w:rFonts w:ascii="Arial" w:hAnsi="Arial" w:cs="Arial"/>
                <w:b/>
                <w:bCs/>
                <w:sz w:val="16"/>
                <w:szCs w:val="16"/>
                <w:rPrChange w:id="4051" w:author="Locke Liu" w:date="2021-05-24T14:33:00Z">
                  <w:rPr>
                    <w:rFonts w:ascii="Segoe UI" w:hAnsi="Segoe UI" w:cs="Segoe UI"/>
                    <w:b/>
                    <w:bCs/>
                    <w:sz w:val="16"/>
                    <w:szCs w:val="16"/>
                  </w:rPr>
                </w:rPrChange>
              </w:rPr>
              <w:lastRenderedPageBreak/>
              <w:t>Decision</w:t>
            </w:r>
          </w:p>
        </w:tc>
        <w:tc>
          <w:tcPr>
            <w:tcW w:w="1944" w:type="pct"/>
            <w:shd w:val="clear" w:color="auto" w:fill="auto"/>
          </w:tcPr>
          <w:p w14:paraId="5A183364" w14:textId="77777777" w:rsidR="005B72AC" w:rsidRPr="004D620F" w:rsidRDefault="005B72AC" w:rsidP="006A422C">
            <w:pPr>
              <w:jc w:val="both"/>
              <w:rPr>
                <w:rFonts w:ascii="Arial" w:hAnsi="Arial" w:cs="Arial"/>
                <w:b/>
                <w:bCs/>
                <w:color w:val="0000FF"/>
                <w:sz w:val="16"/>
                <w:szCs w:val="16"/>
                <w:rPrChange w:id="4052" w:author="Locke Liu" w:date="2021-05-24T14:33:00Z">
                  <w:rPr>
                    <w:rFonts w:ascii="Segoe UI" w:hAnsi="Segoe UI" w:cs="Segoe UI"/>
                    <w:b/>
                    <w:bCs/>
                    <w:color w:val="0000FF"/>
                    <w:sz w:val="16"/>
                    <w:szCs w:val="16"/>
                  </w:rPr>
                </w:rPrChange>
              </w:rPr>
            </w:pPr>
            <w:r w:rsidRPr="004D620F">
              <w:rPr>
                <w:rFonts w:ascii="Arial" w:hAnsi="Arial" w:cs="Arial"/>
                <w:b/>
                <w:bCs/>
                <w:color w:val="0000FF"/>
                <w:sz w:val="16"/>
                <w:szCs w:val="16"/>
                <w:rPrChange w:id="4053" w:author="Locke Liu" w:date="2021-05-24T14:33:00Z">
                  <w:rPr>
                    <w:rFonts w:ascii="Segoe UI" w:hAnsi="Segoe UI" w:cs="Segoe UI"/>
                    <w:b/>
                    <w:bCs/>
                    <w:color w:val="0000FF"/>
                    <w:sz w:val="16"/>
                    <w:szCs w:val="16"/>
                  </w:rPr>
                </w:rPrChange>
              </w:rPr>
              <w:t> Alternative 2</w:t>
            </w:r>
          </w:p>
        </w:tc>
        <w:tc>
          <w:tcPr>
            <w:tcW w:w="1667" w:type="pct"/>
            <w:shd w:val="clear" w:color="auto" w:fill="auto"/>
          </w:tcPr>
          <w:p w14:paraId="6D787391" w14:textId="77777777" w:rsidR="005B72AC" w:rsidRPr="004D620F" w:rsidRDefault="005B72AC" w:rsidP="006A422C">
            <w:pPr>
              <w:jc w:val="both"/>
              <w:rPr>
                <w:rFonts w:ascii="Arial" w:hAnsi="Arial" w:cs="Arial"/>
                <w:sz w:val="16"/>
                <w:szCs w:val="16"/>
                <w:rPrChange w:id="4054" w:author="Locke Liu" w:date="2021-05-24T14:33:00Z">
                  <w:rPr>
                    <w:rFonts w:ascii="Segoe UI" w:hAnsi="Segoe UI" w:cs="Segoe UI"/>
                    <w:sz w:val="16"/>
                    <w:szCs w:val="16"/>
                  </w:rPr>
                </w:rPrChange>
              </w:rPr>
            </w:pPr>
            <w:r w:rsidRPr="004D620F">
              <w:rPr>
                <w:rFonts w:ascii="Arial" w:hAnsi="Arial" w:cs="Arial"/>
                <w:sz w:val="16"/>
                <w:szCs w:val="16"/>
                <w:rPrChange w:id="4055" w:author="Locke Liu" w:date="2021-05-24T14:33:00Z">
                  <w:rPr>
                    <w:rFonts w:ascii="Segoe UI" w:hAnsi="Segoe UI" w:cs="Segoe UI"/>
                    <w:sz w:val="16"/>
                    <w:szCs w:val="16"/>
                  </w:rPr>
                </w:rPrChange>
              </w:rPr>
              <w:t> </w:t>
            </w:r>
          </w:p>
        </w:tc>
      </w:tr>
      <w:tr w:rsidR="005B72AC" w:rsidRPr="004D620F" w14:paraId="65C551EC" w14:textId="77777777" w:rsidTr="006A422C">
        <w:trPr>
          <w:trHeight w:val="389"/>
          <w:jc w:val="center"/>
        </w:trPr>
        <w:tc>
          <w:tcPr>
            <w:tcW w:w="1389" w:type="pct"/>
            <w:vMerge w:val="restart"/>
            <w:shd w:val="clear" w:color="auto" w:fill="FFFFFF"/>
          </w:tcPr>
          <w:p w14:paraId="4C712005" w14:textId="77777777" w:rsidR="005B72AC" w:rsidRPr="004D620F" w:rsidRDefault="005B72AC" w:rsidP="006A422C">
            <w:pPr>
              <w:jc w:val="both"/>
              <w:rPr>
                <w:rFonts w:ascii="Arial" w:hAnsi="Arial" w:cs="Arial"/>
                <w:b/>
                <w:bCs/>
                <w:sz w:val="16"/>
                <w:szCs w:val="16"/>
                <w:rPrChange w:id="4056" w:author="Locke Liu" w:date="2021-05-24T14:33:00Z">
                  <w:rPr>
                    <w:rFonts w:ascii="Segoe UI" w:hAnsi="Segoe UI" w:cs="Segoe UI"/>
                    <w:b/>
                    <w:bCs/>
                    <w:sz w:val="16"/>
                    <w:szCs w:val="16"/>
                  </w:rPr>
                </w:rPrChange>
              </w:rPr>
            </w:pPr>
            <w:r w:rsidRPr="004D620F">
              <w:rPr>
                <w:rFonts w:ascii="Arial" w:hAnsi="Arial" w:cs="Arial"/>
                <w:b/>
                <w:bCs/>
                <w:sz w:val="16"/>
                <w:szCs w:val="16"/>
                <w:rPrChange w:id="4057" w:author="Locke Liu" w:date="2021-05-24T14:33:00Z">
                  <w:rPr>
                    <w:rFonts w:ascii="Segoe UI" w:hAnsi="Segoe UI" w:cs="Segoe UI"/>
                    <w:b/>
                    <w:bCs/>
                    <w:sz w:val="16"/>
                    <w:szCs w:val="16"/>
                  </w:rPr>
                </w:rPrChange>
              </w:rPr>
              <w:t>Justification</w:t>
            </w:r>
          </w:p>
        </w:tc>
        <w:tc>
          <w:tcPr>
            <w:tcW w:w="1944" w:type="pct"/>
            <w:vMerge w:val="restart"/>
            <w:shd w:val="clear" w:color="auto" w:fill="auto"/>
          </w:tcPr>
          <w:p w14:paraId="2AE631F0" w14:textId="3D45DBE4" w:rsidR="005B72AC" w:rsidRPr="004D620F" w:rsidRDefault="008942EF" w:rsidP="00C54921">
            <w:pPr>
              <w:pStyle w:val="ListParagraph"/>
              <w:numPr>
                <w:ilvl w:val="0"/>
                <w:numId w:val="25"/>
              </w:numPr>
              <w:jc w:val="both"/>
              <w:rPr>
                <w:rFonts w:ascii="Arial" w:hAnsi="Arial" w:cs="Arial"/>
                <w:sz w:val="16"/>
                <w:szCs w:val="16"/>
                <w:rPrChange w:id="4058" w:author="Locke Liu" w:date="2021-05-24T14:33:00Z">
                  <w:rPr>
                    <w:rFonts w:ascii="Segoe UI" w:hAnsi="Segoe UI" w:cs="Segoe UI"/>
                    <w:sz w:val="16"/>
                    <w:szCs w:val="16"/>
                  </w:rPr>
                </w:rPrChange>
              </w:rPr>
            </w:pPr>
            <w:r w:rsidRPr="004D620F">
              <w:rPr>
                <w:rFonts w:ascii="Arial" w:hAnsi="Arial" w:cs="Arial"/>
                <w:sz w:val="16"/>
                <w:szCs w:val="16"/>
                <w:rPrChange w:id="4059" w:author="Locke Liu" w:date="2021-05-24T14:33:00Z">
                  <w:rPr>
                    <w:rFonts w:ascii="Segoe UI" w:hAnsi="Segoe UI" w:cs="Segoe UI"/>
                    <w:sz w:val="16"/>
                    <w:szCs w:val="16"/>
                  </w:rPr>
                </w:rPrChange>
              </w:rPr>
              <w:t>Cost effective</w:t>
            </w:r>
          </w:p>
          <w:p w14:paraId="6B2C3F0A" w14:textId="77777777" w:rsidR="005B72AC" w:rsidRPr="004D620F" w:rsidRDefault="005B72AC" w:rsidP="008942EF">
            <w:pPr>
              <w:pStyle w:val="ListParagraph"/>
              <w:ind w:left="360"/>
              <w:jc w:val="both"/>
              <w:rPr>
                <w:rFonts w:ascii="Arial" w:hAnsi="Arial" w:cs="Arial"/>
                <w:sz w:val="16"/>
                <w:szCs w:val="16"/>
                <w:rPrChange w:id="4060" w:author="Locke Liu" w:date="2021-05-24T14:33:00Z">
                  <w:rPr>
                    <w:rFonts w:ascii="Segoe UI" w:hAnsi="Segoe UI" w:cs="Segoe UI"/>
                    <w:sz w:val="16"/>
                    <w:szCs w:val="16"/>
                  </w:rPr>
                </w:rPrChange>
              </w:rPr>
            </w:pPr>
          </w:p>
        </w:tc>
        <w:tc>
          <w:tcPr>
            <w:tcW w:w="1667" w:type="pct"/>
            <w:vMerge w:val="restart"/>
            <w:shd w:val="clear" w:color="auto" w:fill="auto"/>
          </w:tcPr>
          <w:p w14:paraId="1B7B5700" w14:textId="26D2EC0F" w:rsidR="005B72AC" w:rsidRPr="004D620F" w:rsidRDefault="005B72AC" w:rsidP="006A422C">
            <w:pPr>
              <w:jc w:val="both"/>
              <w:rPr>
                <w:rFonts w:ascii="Arial" w:hAnsi="Arial" w:cs="Arial"/>
                <w:sz w:val="16"/>
                <w:szCs w:val="16"/>
                <w:rPrChange w:id="4061" w:author="Locke Liu" w:date="2021-05-24T14:33:00Z">
                  <w:rPr>
                    <w:rFonts w:ascii="Segoe UI" w:hAnsi="Segoe UI" w:cs="Segoe UI"/>
                    <w:sz w:val="16"/>
                    <w:szCs w:val="16"/>
                  </w:rPr>
                </w:rPrChange>
              </w:rPr>
            </w:pPr>
          </w:p>
        </w:tc>
      </w:tr>
      <w:tr w:rsidR="005B72AC" w:rsidRPr="004D620F" w14:paraId="46232946" w14:textId="77777777" w:rsidTr="006A422C">
        <w:trPr>
          <w:trHeight w:val="389"/>
          <w:jc w:val="center"/>
        </w:trPr>
        <w:tc>
          <w:tcPr>
            <w:tcW w:w="1389" w:type="pct"/>
            <w:vMerge/>
            <w:vAlign w:val="center"/>
          </w:tcPr>
          <w:p w14:paraId="5DE4AA0B" w14:textId="77777777" w:rsidR="005B72AC" w:rsidRPr="004D620F" w:rsidRDefault="005B72AC" w:rsidP="006A422C">
            <w:pPr>
              <w:rPr>
                <w:rFonts w:ascii="Arial" w:hAnsi="Arial" w:cs="Arial"/>
                <w:b/>
                <w:bCs/>
                <w:sz w:val="16"/>
                <w:szCs w:val="16"/>
                <w:rPrChange w:id="4062" w:author="Locke Liu" w:date="2021-05-24T14:33:00Z">
                  <w:rPr>
                    <w:rFonts w:ascii="Segoe UI" w:hAnsi="Segoe UI" w:cs="Segoe UI"/>
                    <w:b/>
                    <w:bCs/>
                    <w:sz w:val="16"/>
                    <w:szCs w:val="16"/>
                  </w:rPr>
                </w:rPrChange>
              </w:rPr>
            </w:pPr>
          </w:p>
        </w:tc>
        <w:tc>
          <w:tcPr>
            <w:tcW w:w="1944" w:type="pct"/>
            <w:vMerge/>
            <w:vAlign w:val="center"/>
          </w:tcPr>
          <w:p w14:paraId="285C43A3" w14:textId="77777777" w:rsidR="005B72AC" w:rsidRPr="004D620F" w:rsidRDefault="005B72AC" w:rsidP="006A422C">
            <w:pPr>
              <w:rPr>
                <w:rFonts w:ascii="Arial" w:hAnsi="Arial" w:cs="Arial"/>
                <w:sz w:val="16"/>
                <w:szCs w:val="16"/>
                <w:rPrChange w:id="4063" w:author="Locke Liu" w:date="2021-05-24T14:33:00Z">
                  <w:rPr>
                    <w:rFonts w:ascii="Segoe UI" w:hAnsi="Segoe UI" w:cs="Segoe UI"/>
                    <w:sz w:val="16"/>
                    <w:szCs w:val="16"/>
                  </w:rPr>
                </w:rPrChange>
              </w:rPr>
            </w:pPr>
          </w:p>
        </w:tc>
        <w:tc>
          <w:tcPr>
            <w:tcW w:w="1667" w:type="pct"/>
            <w:vMerge/>
            <w:vAlign w:val="center"/>
          </w:tcPr>
          <w:p w14:paraId="769B7D4F" w14:textId="77777777" w:rsidR="005B72AC" w:rsidRPr="004D620F" w:rsidRDefault="005B72AC" w:rsidP="006A422C">
            <w:pPr>
              <w:rPr>
                <w:rFonts w:ascii="Arial" w:hAnsi="Arial" w:cs="Arial"/>
                <w:sz w:val="16"/>
                <w:szCs w:val="16"/>
                <w:rPrChange w:id="4064" w:author="Locke Liu" w:date="2021-05-24T14:33:00Z">
                  <w:rPr>
                    <w:rFonts w:ascii="Segoe UI" w:hAnsi="Segoe UI" w:cs="Segoe UI"/>
                    <w:sz w:val="16"/>
                    <w:szCs w:val="16"/>
                  </w:rPr>
                </w:rPrChange>
              </w:rPr>
            </w:pPr>
          </w:p>
        </w:tc>
      </w:tr>
      <w:tr w:rsidR="005B72AC" w:rsidRPr="004D620F" w14:paraId="5BBFAA0D" w14:textId="77777777" w:rsidTr="006A422C">
        <w:trPr>
          <w:trHeight w:val="389"/>
          <w:jc w:val="center"/>
        </w:trPr>
        <w:tc>
          <w:tcPr>
            <w:tcW w:w="1389" w:type="pct"/>
            <w:vMerge/>
            <w:vAlign w:val="center"/>
          </w:tcPr>
          <w:p w14:paraId="4DF339B8" w14:textId="77777777" w:rsidR="005B72AC" w:rsidRPr="004D620F" w:rsidRDefault="005B72AC" w:rsidP="006A422C">
            <w:pPr>
              <w:rPr>
                <w:rFonts w:ascii="Arial" w:hAnsi="Arial" w:cs="Arial"/>
                <w:b/>
                <w:bCs/>
                <w:sz w:val="16"/>
                <w:szCs w:val="16"/>
                <w:rPrChange w:id="4065" w:author="Locke Liu" w:date="2021-05-24T14:33:00Z">
                  <w:rPr>
                    <w:rFonts w:ascii="Segoe UI" w:hAnsi="Segoe UI" w:cs="Segoe UI"/>
                    <w:b/>
                    <w:bCs/>
                    <w:sz w:val="16"/>
                    <w:szCs w:val="16"/>
                  </w:rPr>
                </w:rPrChange>
              </w:rPr>
            </w:pPr>
          </w:p>
        </w:tc>
        <w:tc>
          <w:tcPr>
            <w:tcW w:w="1944" w:type="pct"/>
            <w:vMerge/>
            <w:vAlign w:val="center"/>
          </w:tcPr>
          <w:p w14:paraId="06FA3924" w14:textId="77777777" w:rsidR="005B72AC" w:rsidRPr="004D620F" w:rsidRDefault="005B72AC" w:rsidP="006A422C">
            <w:pPr>
              <w:rPr>
                <w:rFonts w:ascii="Arial" w:hAnsi="Arial" w:cs="Arial"/>
                <w:sz w:val="16"/>
                <w:szCs w:val="16"/>
                <w:rPrChange w:id="4066" w:author="Locke Liu" w:date="2021-05-24T14:33:00Z">
                  <w:rPr>
                    <w:rFonts w:ascii="Segoe UI" w:hAnsi="Segoe UI" w:cs="Segoe UI"/>
                    <w:sz w:val="16"/>
                    <w:szCs w:val="16"/>
                  </w:rPr>
                </w:rPrChange>
              </w:rPr>
            </w:pPr>
          </w:p>
        </w:tc>
        <w:tc>
          <w:tcPr>
            <w:tcW w:w="1667" w:type="pct"/>
            <w:vMerge/>
            <w:vAlign w:val="center"/>
          </w:tcPr>
          <w:p w14:paraId="486EBFC4" w14:textId="77777777" w:rsidR="005B72AC" w:rsidRPr="004D620F" w:rsidRDefault="005B72AC" w:rsidP="006A422C">
            <w:pPr>
              <w:rPr>
                <w:rFonts w:ascii="Arial" w:hAnsi="Arial" w:cs="Arial"/>
                <w:sz w:val="16"/>
                <w:szCs w:val="16"/>
                <w:rPrChange w:id="4067" w:author="Locke Liu" w:date="2021-05-24T14:33:00Z">
                  <w:rPr>
                    <w:rFonts w:ascii="Segoe UI" w:hAnsi="Segoe UI" w:cs="Segoe UI"/>
                    <w:sz w:val="16"/>
                    <w:szCs w:val="16"/>
                  </w:rPr>
                </w:rPrChange>
              </w:rPr>
            </w:pPr>
          </w:p>
        </w:tc>
      </w:tr>
      <w:tr w:rsidR="005B72AC" w:rsidRPr="004D620F" w14:paraId="05E872AF" w14:textId="77777777" w:rsidTr="006A422C">
        <w:trPr>
          <w:trHeight w:val="389"/>
          <w:jc w:val="center"/>
        </w:trPr>
        <w:tc>
          <w:tcPr>
            <w:tcW w:w="1389" w:type="pct"/>
            <w:vMerge/>
            <w:vAlign w:val="center"/>
          </w:tcPr>
          <w:p w14:paraId="62EBAB7B" w14:textId="77777777" w:rsidR="005B72AC" w:rsidRPr="004D620F" w:rsidRDefault="005B72AC" w:rsidP="006A422C">
            <w:pPr>
              <w:rPr>
                <w:rFonts w:ascii="Arial" w:hAnsi="Arial" w:cs="Arial"/>
                <w:b/>
                <w:bCs/>
                <w:sz w:val="16"/>
                <w:szCs w:val="16"/>
                <w:rPrChange w:id="4068" w:author="Locke Liu" w:date="2021-05-24T14:33:00Z">
                  <w:rPr>
                    <w:rFonts w:ascii="Segoe UI" w:hAnsi="Segoe UI" w:cs="Segoe UI"/>
                    <w:b/>
                    <w:bCs/>
                    <w:sz w:val="16"/>
                    <w:szCs w:val="16"/>
                  </w:rPr>
                </w:rPrChange>
              </w:rPr>
            </w:pPr>
          </w:p>
        </w:tc>
        <w:tc>
          <w:tcPr>
            <w:tcW w:w="1944" w:type="pct"/>
            <w:vMerge/>
            <w:vAlign w:val="center"/>
          </w:tcPr>
          <w:p w14:paraId="061E8A12" w14:textId="77777777" w:rsidR="005B72AC" w:rsidRPr="004D620F" w:rsidRDefault="005B72AC" w:rsidP="006A422C">
            <w:pPr>
              <w:rPr>
                <w:rFonts w:ascii="Arial" w:hAnsi="Arial" w:cs="Arial"/>
                <w:sz w:val="16"/>
                <w:szCs w:val="16"/>
                <w:rPrChange w:id="4069" w:author="Locke Liu" w:date="2021-05-24T14:33:00Z">
                  <w:rPr>
                    <w:rFonts w:ascii="Segoe UI" w:hAnsi="Segoe UI" w:cs="Segoe UI"/>
                    <w:sz w:val="16"/>
                    <w:szCs w:val="16"/>
                  </w:rPr>
                </w:rPrChange>
              </w:rPr>
            </w:pPr>
          </w:p>
        </w:tc>
        <w:tc>
          <w:tcPr>
            <w:tcW w:w="1667" w:type="pct"/>
            <w:vMerge/>
            <w:vAlign w:val="center"/>
          </w:tcPr>
          <w:p w14:paraId="5CA375BB" w14:textId="77777777" w:rsidR="005B72AC" w:rsidRPr="004D620F" w:rsidRDefault="005B72AC" w:rsidP="006A422C">
            <w:pPr>
              <w:rPr>
                <w:rFonts w:ascii="Arial" w:hAnsi="Arial" w:cs="Arial"/>
                <w:sz w:val="16"/>
                <w:szCs w:val="16"/>
                <w:rPrChange w:id="4070" w:author="Locke Liu" w:date="2021-05-24T14:33:00Z">
                  <w:rPr>
                    <w:rFonts w:ascii="Segoe UI" w:hAnsi="Segoe UI" w:cs="Segoe UI"/>
                    <w:sz w:val="16"/>
                    <w:szCs w:val="16"/>
                  </w:rPr>
                </w:rPrChange>
              </w:rPr>
            </w:pPr>
          </w:p>
        </w:tc>
      </w:tr>
      <w:tr w:rsidR="005B72AC" w:rsidRPr="004D620F" w14:paraId="2DE40B8A" w14:textId="77777777" w:rsidTr="006A422C">
        <w:trPr>
          <w:trHeight w:val="360"/>
          <w:jc w:val="center"/>
        </w:trPr>
        <w:tc>
          <w:tcPr>
            <w:tcW w:w="1389" w:type="pct"/>
            <w:shd w:val="clear" w:color="auto" w:fill="FFFFFF"/>
          </w:tcPr>
          <w:p w14:paraId="41845EB1" w14:textId="77777777" w:rsidR="005B72AC" w:rsidRPr="004D620F" w:rsidRDefault="005B72AC" w:rsidP="006A422C">
            <w:pPr>
              <w:jc w:val="both"/>
              <w:rPr>
                <w:rFonts w:ascii="Arial" w:hAnsi="Arial" w:cs="Arial"/>
                <w:b/>
                <w:bCs/>
                <w:sz w:val="16"/>
                <w:szCs w:val="16"/>
                <w:rPrChange w:id="4071" w:author="Locke Liu" w:date="2021-05-24T14:33:00Z">
                  <w:rPr>
                    <w:rFonts w:ascii="Segoe UI" w:hAnsi="Segoe UI" w:cs="Segoe UI"/>
                    <w:b/>
                    <w:bCs/>
                    <w:sz w:val="16"/>
                    <w:szCs w:val="16"/>
                  </w:rPr>
                </w:rPrChange>
              </w:rPr>
            </w:pPr>
            <w:r w:rsidRPr="004D620F">
              <w:rPr>
                <w:rFonts w:ascii="Arial" w:hAnsi="Arial" w:cs="Arial"/>
                <w:b/>
                <w:bCs/>
                <w:sz w:val="16"/>
                <w:szCs w:val="16"/>
                <w:rPrChange w:id="4072" w:author="Locke Liu" w:date="2021-05-24T14:33:00Z">
                  <w:rPr>
                    <w:rFonts w:ascii="Segoe UI" w:hAnsi="Segoe UI" w:cs="Segoe UI"/>
                    <w:b/>
                    <w:bCs/>
                    <w:sz w:val="16"/>
                    <w:szCs w:val="16"/>
                  </w:rPr>
                </w:rPrChange>
              </w:rPr>
              <w:t xml:space="preserve">Implications </w:t>
            </w:r>
          </w:p>
        </w:tc>
        <w:tc>
          <w:tcPr>
            <w:tcW w:w="1944" w:type="pct"/>
            <w:shd w:val="clear" w:color="auto" w:fill="auto"/>
          </w:tcPr>
          <w:p w14:paraId="0E319235" w14:textId="4622F992" w:rsidR="005B72AC" w:rsidRPr="004D620F" w:rsidRDefault="008942EF" w:rsidP="006A422C">
            <w:pPr>
              <w:jc w:val="both"/>
              <w:rPr>
                <w:rFonts w:ascii="Arial" w:hAnsi="Arial" w:cs="Arial"/>
                <w:sz w:val="16"/>
                <w:szCs w:val="16"/>
                <w:rPrChange w:id="4073" w:author="Locke Liu" w:date="2021-05-24T14:33:00Z">
                  <w:rPr>
                    <w:rFonts w:ascii="Segoe UI" w:hAnsi="Segoe UI" w:cs="Segoe UI"/>
                    <w:sz w:val="16"/>
                    <w:szCs w:val="16"/>
                  </w:rPr>
                </w:rPrChange>
              </w:rPr>
            </w:pPr>
            <w:r w:rsidRPr="004D620F">
              <w:rPr>
                <w:rFonts w:ascii="Arial" w:hAnsi="Arial" w:cs="Arial"/>
                <w:sz w:val="16"/>
                <w:szCs w:val="16"/>
                <w:rPrChange w:id="4074" w:author="Locke Liu" w:date="2021-05-24T14:33:00Z">
                  <w:rPr>
                    <w:rFonts w:ascii="Segoe UI" w:hAnsi="Segoe UI" w:cs="Segoe UI"/>
                    <w:sz w:val="16"/>
                    <w:szCs w:val="16"/>
                  </w:rPr>
                </w:rPrChange>
              </w:rPr>
              <w:t xml:space="preserve">Data and application logics may co-exists on the same components. There is a </w:t>
            </w:r>
            <w:del w:id="4075" w:author="Locke Liu" w:date="2021-05-24T15:17:00Z">
              <w:r w:rsidRPr="004D620F" w:rsidDel="00CB62D2">
                <w:rPr>
                  <w:rFonts w:ascii="Arial" w:hAnsi="Arial" w:cs="Arial"/>
                  <w:sz w:val="16"/>
                  <w:szCs w:val="16"/>
                  <w:rPrChange w:id="4076" w:author="Locke Liu" w:date="2021-05-24T14:33:00Z">
                    <w:rPr>
                      <w:rFonts w:ascii="Segoe UI" w:hAnsi="Segoe UI" w:cs="Segoe UI"/>
                      <w:sz w:val="16"/>
                      <w:szCs w:val="16"/>
                    </w:rPr>
                  </w:rPrChange>
                </w:rPr>
                <w:delText>risks</w:delText>
              </w:r>
            </w:del>
            <w:ins w:id="4077" w:author="Locke Liu" w:date="2021-05-24T15:17:00Z">
              <w:r w:rsidR="00CB62D2" w:rsidRPr="004D620F">
                <w:rPr>
                  <w:rFonts w:ascii="Arial" w:hAnsi="Arial" w:cs="Arial"/>
                  <w:sz w:val="16"/>
                  <w:szCs w:val="16"/>
                </w:rPr>
                <w:t>risk</w:t>
              </w:r>
            </w:ins>
            <w:r w:rsidRPr="004D620F">
              <w:rPr>
                <w:rFonts w:ascii="Arial" w:hAnsi="Arial" w:cs="Arial"/>
                <w:sz w:val="16"/>
                <w:szCs w:val="16"/>
                <w:rPrChange w:id="4078" w:author="Locke Liu" w:date="2021-05-24T14:33:00Z">
                  <w:rPr>
                    <w:rFonts w:ascii="Segoe UI" w:hAnsi="Segoe UI" w:cs="Segoe UI"/>
                    <w:sz w:val="16"/>
                    <w:szCs w:val="16"/>
                  </w:rPr>
                </w:rPrChange>
              </w:rPr>
              <w:t xml:space="preserve"> that global settings adjustment may impact both environment</w:t>
            </w:r>
            <w:ins w:id="4079" w:author="Locke Liu" w:date="2021-05-24T15:17:00Z">
              <w:r w:rsidR="00CB62D2">
                <w:rPr>
                  <w:rFonts w:ascii="Arial" w:hAnsi="Arial" w:cs="Arial"/>
                  <w:sz w:val="16"/>
                  <w:szCs w:val="16"/>
                </w:rPr>
                <w:t>s</w:t>
              </w:r>
            </w:ins>
            <w:r w:rsidRPr="004D620F">
              <w:rPr>
                <w:rFonts w:ascii="Arial" w:hAnsi="Arial" w:cs="Arial"/>
                <w:sz w:val="16"/>
                <w:szCs w:val="16"/>
                <w:rPrChange w:id="4080" w:author="Locke Liu" w:date="2021-05-24T14:33:00Z">
                  <w:rPr>
                    <w:rFonts w:ascii="Segoe UI" w:hAnsi="Segoe UI" w:cs="Segoe UI"/>
                    <w:sz w:val="16"/>
                    <w:szCs w:val="16"/>
                  </w:rPr>
                </w:rPrChange>
              </w:rPr>
              <w:t>.</w:t>
            </w:r>
          </w:p>
        </w:tc>
        <w:tc>
          <w:tcPr>
            <w:tcW w:w="1667" w:type="pct"/>
            <w:shd w:val="clear" w:color="auto" w:fill="auto"/>
          </w:tcPr>
          <w:p w14:paraId="1EC2AFEE" w14:textId="17B5B4EF" w:rsidR="005B72AC" w:rsidRPr="004D620F" w:rsidRDefault="008942EF" w:rsidP="006A422C">
            <w:pPr>
              <w:jc w:val="both"/>
              <w:rPr>
                <w:rFonts w:ascii="Arial" w:hAnsi="Arial" w:cs="Arial"/>
                <w:sz w:val="16"/>
                <w:szCs w:val="16"/>
                <w:rPrChange w:id="4081" w:author="Locke Liu" w:date="2021-05-24T14:33:00Z">
                  <w:rPr>
                    <w:rFonts w:ascii="Segoe UI" w:hAnsi="Segoe UI" w:cs="Segoe UI"/>
                    <w:sz w:val="16"/>
                    <w:szCs w:val="16"/>
                  </w:rPr>
                </w:rPrChange>
              </w:rPr>
            </w:pPr>
            <w:r w:rsidRPr="004D620F">
              <w:rPr>
                <w:rFonts w:ascii="Arial" w:hAnsi="Arial" w:cs="Arial"/>
                <w:sz w:val="16"/>
                <w:szCs w:val="16"/>
                <w:rPrChange w:id="4082" w:author="Locke Liu" w:date="2021-05-24T14:33:00Z">
                  <w:rPr>
                    <w:rFonts w:ascii="Segoe UI" w:hAnsi="Segoe UI" w:cs="Segoe UI"/>
                    <w:sz w:val="16"/>
                    <w:szCs w:val="16"/>
                  </w:rPr>
                </w:rPrChange>
              </w:rPr>
              <w:t>Try to isolate the environment logically with different RBAC control and naming convention etc to avoid unexpected issue.</w:t>
            </w:r>
          </w:p>
        </w:tc>
      </w:tr>
      <w:tr w:rsidR="005B72AC" w:rsidRPr="004D620F" w14:paraId="14673AA2" w14:textId="77777777" w:rsidTr="006A422C">
        <w:trPr>
          <w:trHeight w:val="360"/>
          <w:jc w:val="center"/>
        </w:trPr>
        <w:tc>
          <w:tcPr>
            <w:tcW w:w="1389" w:type="pct"/>
            <w:shd w:val="clear" w:color="auto" w:fill="FFFFFF"/>
          </w:tcPr>
          <w:p w14:paraId="209B6AF3" w14:textId="77777777" w:rsidR="005B72AC" w:rsidRPr="004D620F" w:rsidRDefault="005B72AC" w:rsidP="006A422C">
            <w:pPr>
              <w:jc w:val="both"/>
              <w:rPr>
                <w:rFonts w:ascii="Arial" w:hAnsi="Arial" w:cs="Arial"/>
                <w:b/>
                <w:bCs/>
                <w:sz w:val="16"/>
                <w:szCs w:val="16"/>
                <w:rPrChange w:id="4083" w:author="Locke Liu" w:date="2021-05-24T14:33:00Z">
                  <w:rPr>
                    <w:rFonts w:ascii="Segoe UI" w:hAnsi="Segoe UI" w:cs="Segoe UI"/>
                    <w:b/>
                    <w:bCs/>
                    <w:sz w:val="16"/>
                    <w:szCs w:val="16"/>
                  </w:rPr>
                </w:rPrChange>
              </w:rPr>
            </w:pPr>
            <w:r w:rsidRPr="004D620F">
              <w:rPr>
                <w:rFonts w:ascii="Arial" w:hAnsi="Arial" w:cs="Arial"/>
                <w:b/>
                <w:bCs/>
                <w:sz w:val="16"/>
                <w:szCs w:val="16"/>
                <w:rPrChange w:id="4084" w:author="Locke Liu" w:date="2021-05-24T14:33:00Z">
                  <w:rPr>
                    <w:rFonts w:ascii="Segoe UI" w:hAnsi="Segoe UI" w:cs="Segoe UI"/>
                    <w:b/>
                    <w:bCs/>
                    <w:sz w:val="16"/>
                    <w:szCs w:val="16"/>
                  </w:rPr>
                </w:rPrChange>
              </w:rPr>
              <w:t>Related requirements</w:t>
            </w:r>
          </w:p>
        </w:tc>
        <w:tc>
          <w:tcPr>
            <w:tcW w:w="1944" w:type="pct"/>
            <w:shd w:val="clear" w:color="auto" w:fill="auto"/>
          </w:tcPr>
          <w:p w14:paraId="0562C080" w14:textId="30EB0347" w:rsidR="005B72AC" w:rsidRPr="004D620F" w:rsidRDefault="005B72AC" w:rsidP="006A422C">
            <w:pPr>
              <w:jc w:val="both"/>
              <w:rPr>
                <w:rFonts w:ascii="Arial" w:hAnsi="Arial" w:cs="Arial"/>
                <w:sz w:val="16"/>
                <w:szCs w:val="16"/>
                <w:rPrChange w:id="4085" w:author="Locke Liu" w:date="2021-05-24T14:33:00Z">
                  <w:rPr>
                    <w:rFonts w:ascii="Segoe UI" w:hAnsi="Segoe UI" w:cs="Segoe UI"/>
                    <w:sz w:val="16"/>
                    <w:szCs w:val="16"/>
                  </w:rPr>
                </w:rPrChange>
              </w:rPr>
            </w:pPr>
          </w:p>
        </w:tc>
        <w:tc>
          <w:tcPr>
            <w:tcW w:w="1667" w:type="pct"/>
            <w:shd w:val="clear" w:color="auto" w:fill="auto"/>
          </w:tcPr>
          <w:p w14:paraId="387FA845" w14:textId="77777777" w:rsidR="005B72AC" w:rsidRPr="004D620F" w:rsidRDefault="005B72AC" w:rsidP="006A422C">
            <w:pPr>
              <w:jc w:val="both"/>
              <w:rPr>
                <w:rFonts w:ascii="Arial" w:hAnsi="Arial" w:cs="Arial"/>
                <w:sz w:val="16"/>
                <w:szCs w:val="16"/>
                <w:rPrChange w:id="4086" w:author="Locke Liu" w:date="2021-05-24T14:33:00Z">
                  <w:rPr>
                    <w:rFonts w:ascii="Segoe UI" w:hAnsi="Segoe UI" w:cs="Segoe UI"/>
                    <w:sz w:val="16"/>
                    <w:szCs w:val="16"/>
                  </w:rPr>
                </w:rPrChange>
              </w:rPr>
            </w:pPr>
            <w:r w:rsidRPr="004D620F">
              <w:rPr>
                <w:rFonts w:ascii="Arial" w:hAnsi="Arial" w:cs="Arial"/>
                <w:sz w:val="16"/>
                <w:szCs w:val="16"/>
                <w:rPrChange w:id="4087" w:author="Locke Liu" w:date="2021-05-24T14:33:00Z">
                  <w:rPr>
                    <w:rFonts w:ascii="Segoe UI" w:hAnsi="Segoe UI" w:cs="Segoe UI"/>
                    <w:sz w:val="16"/>
                    <w:szCs w:val="16"/>
                  </w:rPr>
                </w:rPrChange>
              </w:rPr>
              <w:t> </w:t>
            </w:r>
          </w:p>
        </w:tc>
      </w:tr>
      <w:tr w:rsidR="005B72AC" w:rsidRPr="004D620F" w14:paraId="39F275AB" w14:textId="77777777" w:rsidTr="006A422C">
        <w:trPr>
          <w:trHeight w:val="360"/>
          <w:jc w:val="center"/>
        </w:trPr>
        <w:tc>
          <w:tcPr>
            <w:tcW w:w="1389" w:type="pct"/>
            <w:shd w:val="clear" w:color="auto" w:fill="FFFFFF"/>
          </w:tcPr>
          <w:p w14:paraId="57410AFA" w14:textId="77777777" w:rsidR="005B72AC" w:rsidRPr="004D620F" w:rsidRDefault="005B72AC" w:rsidP="006A422C">
            <w:pPr>
              <w:jc w:val="both"/>
              <w:rPr>
                <w:rFonts w:ascii="Arial" w:hAnsi="Arial" w:cs="Arial"/>
                <w:b/>
                <w:bCs/>
                <w:sz w:val="16"/>
                <w:szCs w:val="16"/>
                <w:rPrChange w:id="4088" w:author="Locke Liu" w:date="2021-05-24T14:33:00Z">
                  <w:rPr>
                    <w:rFonts w:ascii="Segoe UI" w:hAnsi="Segoe UI" w:cs="Segoe UI"/>
                    <w:b/>
                    <w:bCs/>
                    <w:sz w:val="16"/>
                    <w:szCs w:val="16"/>
                  </w:rPr>
                </w:rPrChange>
              </w:rPr>
            </w:pPr>
            <w:r w:rsidRPr="004D620F">
              <w:rPr>
                <w:rFonts w:ascii="Arial" w:hAnsi="Arial" w:cs="Arial"/>
                <w:b/>
                <w:bCs/>
                <w:sz w:val="16"/>
                <w:szCs w:val="16"/>
                <w:rPrChange w:id="4089" w:author="Locke Liu" w:date="2021-05-24T14:33:00Z">
                  <w:rPr>
                    <w:rFonts w:ascii="Segoe UI" w:hAnsi="Segoe UI" w:cs="Segoe UI"/>
                    <w:b/>
                    <w:bCs/>
                    <w:sz w:val="16"/>
                    <w:szCs w:val="16"/>
                  </w:rPr>
                </w:rPrChange>
              </w:rPr>
              <w:t>Related Architecture Decisions</w:t>
            </w:r>
          </w:p>
        </w:tc>
        <w:tc>
          <w:tcPr>
            <w:tcW w:w="1944" w:type="pct"/>
            <w:shd w:val="clear" w:color="auto" w:fill="auto"/>
          </w:tcPr>
          <w:p w14:paraId="754F0683" w14:textId="77777777" w:rsidR="005B72AC" w:rsidRPr="004D620F" w:rsidRDefault="005B72AC" w:rsidP="006A422C">
            <w:pPr>
              <w:jc w:val="both"/>
              <w:rPr>
                <w:rFonts w:ascii="Arial" w:hAnsi="Arial" w:cs="Arial"/>
                <w:color w:val="0000FF"/>
                <w:sz w:val="16"/>
                <w:szCs w:val="16"/>
                <w:u w:val="single"/>
                <w:rPrChange w:id="4090" w:author="Locke Liu" w:date="2021-05-24T14:33:00Z">
                  <w:rPr>
                    <w:rFonts w:ascii="Segoe UI" w:hAnsi="Segoe UI" w:cs="Segoe UI"/>
                    <w:color w:val="0000FF"/>
                    <w:sz w:val="16"/>
                    <w:szCs w:val="16"/>
                    <w:u w:val="single"/>
                  </w:rPr>
                </w:rPrChange>
              </w:rPr>
            </w:pPr>
          </w:p>
        </w:tc>
        <w:tc>
          <w:tcPr>
            <w:tcW w:w="1667" w:type="pct"/>
            <w:shd w:val="clear" w:color="auto" w:fill="auto"/>
          </w:tcPr>
          <w:p w14:paraId="73B9CCCB" w14:textId="77777777" w:rsidR="005B72AC" w:rsidRPr="004D620F" w:rsidRDefault="005B72AC" w:rsidP="006A422C">
            <w:pPr>
              <w:jc w:val="both"/>
              <w:rPr>
                <w:rFonts w:ascii="Arial" w:hAnsi="Arial" w:cs="Arial"/>
                <w:sz w:val="16"/>
                <w:szCs w:val="16"/>
                <w:rPrChange w:id="4091" w:author="Locke Liu" w:date="2021-05-24T14:33:00Z">
                  <w:rPr>
                    <w:rFonts w:ascii="Segoe UI" w:hAnsi="Segoe UI" w:cs="Segoe UI"/>
                    <w:sz w:val="16"/>
                    <w:szCs w:val="16"/>
                  </w:rPr>
                </w:rPrChange>
              </w:rPr>
            </w:pPr>
            <w:r w:rsidRPr="004D620F">
              <w:rPr>
                <w:rFonts w:ascii="Arial" w:hAnsi="Arial" w:cs="Arial"/>
                <w:sz w:val="16"/>
                <w:szCs w:val="16"/>
                <w:rPrChange w:id="4092" w:author="Locke Liu" w:date="2021-05-24T14:33:00Z">
                  <w:rPr>
                    <w:rFonts w:ascii="Segoe UI" w:hAnsi="Segoe UI" w:cs="Segoe UI"/>
                    <w:sz w:val="16"/>
                    <w:szCs w:val="16"/>
                  </w:rPr>
                </w:rPrChange>
              </w:rPr>
              <w:t> </w:t>
            </w:r>
          </w:p>
        </w:tc>
      </w:tr>
    </w:tbl>
    <w:p w14:paraId="6B56CE08" w14:textId="7C2B06EF" w:rsidR="003C50EF" w:rsidRPr="004D620F" w:rsidRDefault="003C50EF" w:rsidP="004D075A">
      <w:pPr>
        <w:rPr>
          <w:rFonts w:ascii="Arial" w:hAnsi="Arial" w:cs="Arial"/>
          <w:b/>
          <w:bCs/>
          <w:color w:val="F8FAFB" w:themeColor="text1"/>
          <w:kern w:val="28"/>
          <w:sz w:val="28"/>
          <w:szCs w:val="28"/>
          <w:rPrChange w:id="4093" w:author="Locke Liu" w:date="2021-05-24T14:33:00Z">
            <w:rPr>
              <w:rFonts w:cs="Arial"/>
              <w:b/>
              <w:bCs/>
              <w:color w:val="F8FAFB" w:themeColor="text1"/>
              <w:kern w:val="28"/>
              <w:sz w:val="28"/>
              <w:szCs w:val="28"/>
            </w:rPr>
          </w:rPrChange>
        </w:rPr>
      </w:pPr>
    </w:p>
    <w:p w14:paraId="19B5F823" w14:textId="74FD0D2F" w:rsidR="003C50EF" w:rsidRPr="004D620F" w:rsidRDefault="003C50EF" w:rsidP="004D075A">
      <w:pPr>
        <w:rPr>
          <w:rFonts w:ascii="Arial" w:hAnsi="Arial" w:cs="Arial"/>
          <w:b/>
          <w:bCs/>
          <w:color w:val="F8FAFB" w:themeColor="text1"/>
          <w:kern w:val="28"/>
          <w:sz w:val="28"/>
          <w:szCs w:val="28"/>
          <w:rPrChange w:id="4094" w:author="Locke Liu" w:date="2021-05-24T14:33:00Z">
            <w:rPr>
              <w:rFonts w:cs="Arial"/>
              <w:b/>
              <w:bCs/>
              <w:color w:val="F8FAFB" w:themeColor="text1"/>
              <w:kern w:val="28"/>
              <w:sz w:val="28"/>
              <w:szCs w:val="28"/>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2849"/>
        <w:gridCol w:w="3986"/>
        <w:gridCol w:w="3418"/>
      </w:tblGrid>
      <w:tr w:rsidR="005878B0" w:rsidRPr="004D620F" w14:paraId="0EF93501" w14:textId="77777777" w:rsidTr="006A422C">
        <w:trPr>
          <w:trHeight w:val="360"/>
          <w:jc w:val="center"/>
        </w:trPr>
        <w:tc>
          <w:tcPr>
            <w:tcW w:w="1389" w:type="pct"/>
            <w:shd w:val="clear" w:color="auto" w:fill="D5E3FF"/>
            <w:vAlign w:val="center"/>
          </w:tcPr>
          <w:p w14:paraId="4B55F76F" w14:textId="77777777" w:rsidR="005878B0" w:rsidRPr="004D620F" w:rsidRDefault="005878B0" w:rsidP="006A422C">
            <w:pPr>
              <w:overflowPunct w:val="0"/>
              <w:autoSpaceDE w:val="0"/>
              <w:autoSpaceDN w:val="0"/>
              <w:adjustRightInd w:val="0"/>
              <w:textAlignment w:val="baseline"/>
              <w:rPr>
                <w:rFonts w:ascii="Arial" w:hAnsi="Arial" w:cs="Arial"/>
                <w:b/>
                <w:bCs/>
                <w:color w:val="003195"/>
                <w:sz w:val="16"/>
                <w:szCs w:val="16"/>
                <w:rPrChange w:id="4095" w:author="Locke Liu" w:date="2021-05-24T14:33:00Z">
                  <w:rPr>
                    <w:rFonts w:ascii="Segoe UI" w:hAnsi="Segoe UI" w:cs="Segoe UI"/>
                    <w:b/>
                    <w:bCs/>
                    <w:color w:val="003195"/>
                    <w:sz w:val="16"/>
                    <w:szCs w:val="16"/>
                  </w:rPr>
                </w:rPrChange>
              </w:rPr>
            </w:pPr>
            <w:r w:rsidRPr="004D620F">
              <w:rPr>
                <w:rFonts w:ascii="Arial" w:hAnsi="Arial" w:cs="Arial"/>
                <w:b/>
                <w:bCs/>
                <w:color w:val="003195"/>
                <w:sz w:val="16"/>
                <w:szCs w:val="16"/>
                <w:rPrChange w:id="4096" w:author="Locke Liu" w:date="2021-05-24T14:33:00Z">
                  <w:rPr>
                    <w:rFonts w:ascii="Segoe UI" w:hAnsi="Segoe UI" w:cs="Segoe UI"/>
                    <w:b/>
                    <w:bCs/>
                    <w:color w:val="003195"/>
                    <w:sz w:val="16"/>
                    <w:szCs w:val="16"/>
                  </w:rPr>
                </w:rPrChange>
              </w:rPr>
              <w:t>Topic</w:t>
            </w:r>
          </w:p>
        </w:tc>
        <w:tc>
          <w:tcPr>
            <w:tcW w:w="1944" w:type="pct"/>
            <w:shd w:val="clear" w:color="auto" w:fill="D5E3FF"/>
            <w:vAlign w:val="center"/>
          </w:tcPr>
          <w:p w14:paraId="3C022ABA" w14:textId="77777777" w:rsidR="005878B0" w:rsidRPr="004D620F" w:rsidRDefault="005878B0" w:rsidP="006A422C">
            <w:pPr>
              <w:jc w:val="center"/>
              <w:rPr>
                <w:rFonts w:ascii="Arial" w:hAnsi="Arial" w:cs="Arial"/>
                <w:b/>
                <w:bCs/>
                <w:iCs/>
                <w:color w:val="003195"/>
                <w:sz w:val="16"/>
                <w:szCs w:val="16"/>
                <w:rPrChange w:id="4097"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4098" w:author="Locke Liu" w:date="2021-05-24T14:33:00Z">
                  <w:rPr>
                    <w:rFonts w:ascii="Segoe UI" w:hAnsi="Segoe UI" w:cs="Segoe UI"/>
                    <w:b/>
                    <w:bCs/>
                    <w:iCs/>
                    <w:color w:val="003195"/>
                    <w:sz w:val="16"/>
                    <w:szCs w:val="16"/>
                  </w:rPr>
                </w:rPrChange>
              </w:rPr>
              <w:t xml:space="preserve">Description </w:t>
            </w:r>
          </w:p>
        </w:tc>
        <w:tc>
          <w:tcPr>
            <w:tcW w:w="1667" w:type="pct"/>
            <w:shd w:val="clear" w:color="auto" w:fill="D5E3FF"/>
            <w:vAlign w:val="center"/>
          </w:tcPr>
          <w:p w14:paraId="3A2DED66" w14:textId="77777777" w:rsidR="005878B0" w:rsidRPr="004D620F" w:rsidRDefault="005878B0" w:rsidP="006A422C">
            <w:pPr>
              <w:jc w:val="center"/>
              <w:rPr>
                <w:rFonts w:ascii="Arial" w:hAnsi="Arial" w:cs="Arial"/>
                <w:b/>
                <w:bCs/>
                <w:iCs/>
                <w:color w:val="003195"/>
                <w:sz w:val="16"/>
                <w:szCs w:val="16"/>
                <w:rPrChange w:id="4099" w:author="Locke Liu" w:date="2021-05-24T14:33:00Z">
                  <w:rPr>
                    <w:rFonts w:ascii="Segoe UI" w:hAnsi="Segoe UI" w:cs="Segoe UI"/>
                    <w:b/>
                    <w:bCs/>
                    <w:iCs/>
                    <w:color w:val="003195"/>
                    <w:sz w:val="16"/>
                    <w:szCs w:val="16"/>
                  </w:rPr>
                </w:rPrChange>
              </w:rPr>
            </w:pPr>
            <w:r w:rsidRPr="004D620F">
              <w:rPr>
                <w:rFonts w:ascii="Arial" w:hAnsi="Arial" w:cs="Arial"/>
                <w:b/>
                <w:bCs/>
                <w:iCs/>
                <w:color w:val="003195"/>
                <w:sz w:val="16"/>
                <w:szCs w:val="16"/>
                <w:rPrChange w:id="4100" w:author="Locke Liu" w:date="2021-05-24T14:33:00Z">
                  <w:rPr>
                    <w:rFonts w:ascii="Segoe UI" w:hAnsi="Segoe UI" w:cs="Segoe UI"/>
                    <w:b/>
                    <w:bCs/>
                    <w:iCs/>
                    <w:color w:val="003195"/>
                    <w:sz w:val="16"/>
                    <w:szCs w:val="16"/>
                  </w:rPr>
                </w:rPrChange>
              </w:rPr>
              <w:t>Comment</w:t>
            </w:r>
          </w:p>
        </w:tc>
      </w:tr>
      <w:tr w:rsidR="005878B0" w:rsidRPr="004D620F" w14:paraId="2639F1B6" w14:textId="77777777" w:rsidTr="006A422C">
        <w:trPr>
          <w:trHeight w:val="360"/>
          <w:jc w:val="center"/>
        </w:trPr>
        <w:tc>
          <w:tcPr>
            <w:tcW w:w="1389" w:type="pct"/>
            <w:shd w:val="clear" w:color="auto" w:fill="FFFFFF"/>
          </w:tcPr>
          <w:p w14:paraId="09731DC4" w14:textId="77777777" w:rsidR="005878B0" w:rsidRPr="004D620F" w:rsidRDefault="005878B0" w:rsidP="006A422C">
            <w:pPr>
              <w:jc w:val="both"/>
              <w:rPr>
                <w:rFonts w:ascii="Arial" w:hAnsi="Arial" w:cs="Arial"/>
                <w:b/>
                <w:bCs/>
                <w:sz w:val="16"/>
                <w:szCs w:val="16"/>
                <w:rPrChange w:id="4101" w:author="Locke Liu" w:date="2021-05-24T14:33:00Z">
                  <w:rPr>
                    <w:rFonts w:ascii="Segoe UI" w:hAnsi="Segoe UI" w:cs="Segoe UI"/>
                    <w:b/>
                    <w:bCs/>
                    <w:sz w:val="16"/>
                    <w:szCs w:val="16"/>
                  </w:rPr>
                </w:rPrChange>
              </w:rPr>
            </w:pPr>
            <w:r w:rsidRPr="004D620F">
              <w:rPr>
                <w:rFonts w:ascii="Arial" w:hAnsi="Arial" w:cs="Arial"/>
                <w:b/>
                <w:bCs/>
                <w:sz w:val="16"/>
                <w:szCs w:val="16"/>
                <w:rPrChange w:id="4102" w:author="Locke Liu" w:date="2021-05-24T14:33:00Z">
                  <w:rPr>
                    <w:rFonts w:ascii="Segoe UI" w:hAnsi="Segoe UI" w:cs="Segoe UI"/>
                    <w:b/>
                    <w:bCs/>
                    <w:sz w:val="16"/>
                    <w:szCs w:val="16"/>
                  </w:rPr>
                </w:rPrChange>
              </w:rPr>
              <w:t>ID</w:t>
            </w:r>
          </w:p>
        </w:tc>
        <w:tc>
          <w:tcPr>
            <w:tcW w:w="1944" w:type="pct"/>
            <w:shd w:val="clear" w:color="auto" w:fill="auto"/>
          </w:tcPr>
          <w:p w14:paraId="204996BC" w14:textId="4374B473" w:rsidR="005878B0" w:rsidRPr="004D620F" w:rsidRDefault="005878B0" w:rsidP="006A422C">
            <w:pPr>
              <w:jc w:val="both"/>
              <w:rPr>
                <w:rFonts w:ascii="Arial" w:hAnsi="Arial" w:cs="Arial"/>
                <w:sz w:val="16"/>
                <w:szCs w:val="16"/>
                <w:rPrChange w:id="4103" w:author="Locke Liu" w:date="2021-05-24T14:33:00Z">
                  <w:rPr>
                    <w:rFonts w:ascii="Segoe UI" w:hAnsi="Segoe UI" w:cs="Segoe UI"/>
                    <w:sz w:val="16"/>
                    <w:szCs w:val="16"/>
                  </w:rPr>
                </w:rPrChange>
              </w:rPr>
            </w:pPr>
            <w:r w:rsidRPr="004D620F">
              <w:rPr>
                <w:rFonts w:ascii="Arial" w:hAnsi="Arial" w:cs="Arial"/>
                <w:sz w:val="16"/>
                <w:szCs w:val="16"/>
                <w:rPrChange w:id="4104" w:author="Locke Liu" w:date="2021-05-24T14:33:00Z">
                  <w:rPr>
                    <w:rFonts w:ascii="Segoe UI" w:hAnsi="Segoe UI" w:cs="Segoe UI"/>
                    <w:sz w:val="16"/>
                    <w:szCs w:val="16"/>
                  </w:rPr>
                </w:rPrChange>
              </w:rPr>
              <w:t>ARD_10</w:t>
            </w:r>
          </w:p>
        </w:tc>
        <w:tc>
          <w:tcPr>
            <w:tcW w:w="1667" w:type="pct"/>
            <w:shd w:val="clear" w:color="auto" w:fill="auto"/>
          </w:tcPr>
          <w:p w14:paraId="42287C6B" w14:textId="77777777" w:rsidR="005878B0" w:rsidRPr="004D620F" w:rsidRDefault="005878B0" w:rsidP="006A422C">
            <w:pPr>
              <w:jc w:val="both"/>
              <w:rPr>
                <w:rFonts w:ascii="Arial" w:hAnsi="Arial" w:cs="Arial"/>
                <w:sz w:val="16"/>
                <w:szCs w:val="16"/>
                <w:rPrChange w:id="4105" w:author="Locke Liu" w:date="2021-05-24T14:33:00Z">
                  <w:rPr>
                    <w:rFonts w:ascii="Segoe UI" w:hAnsi="Segoe UI" w:cs="Segoe UI"/>
                    <w:sz w:val="16"/>
                    <w:szCs w:val="16"/>
                  </w:rPr>
                </w:rPrChange>
              </w:rPr>
            </w:pPr>
            <w:r w:rsidRPr="004D620F">
              <w:rPr>
                <w:rFonts w:ascii="Arial" w:hAnsi="Arial" w:cs="Arial"/>
                <w:sz w:val="16"/>
                <w:szCs w:val="16"/>
                <w:rPrChange w:id="4106" w:author="Locke Liu" w:date="2021-05-24T14:33:00Z">
                  <w:rPr>
                    <w:rFonts w:ascii="Segoe UI" w:hAnsi="Segoe UI" w:cs="Segoe UI"/>
                    <w:sz w:val="16"/>
                    <w:szCs w:val="16"/>
                  </w:rPr>
                </w:rPrChange>
              </w:rPr>
              <w:t> </w:t>
            </w:r>
          </w:p>
        </w:tc>
      </w:tr>
      <w:tr w:rsidR="005878B0" w:rsidRPr="004D620F" w14:paraId="6F8D120B" w14:textId="77777777" w:rsidTr="006A422C">
        <w:trPr>
          <w:trHeight w:val="360"/>
          <w:jc w:val="center"/>
        </w:trPr>
        <w:tc>
          <w:tcPr>
            <w:tcW w:w="1389" w:type="pct"/>
            <w:shd w:val="clear" w:color="auto" w:fill="FFFFFF"/>
          </w:tcPr>
          <w:p w14:paraId="17FA889E" w14:textId="77777777" w:rsidR="005878B0" w:rsidRPr="004D620F" w:rsidRDefault="005878B0" w:rsidP="006A422C">
            <w:pPr>
              <w:jc w:val="both"/>
              <w:rPr>
                <w:rFonts w:ascii="Arial" w:hAnsi="Arial" w:cs="Arial"/>
                <w:b/>
                <w:bCs/>
                <w:sz w:val="16"/>
                <w:szCs w:val="16"/>
                <w:rPrChange w:id="4107" w:author="Locke Liu" w:date="2021-05-24T14:33:00Z">
                  <w:rPr>
                    <w:rFonts w:ascii="Segoe UI" w:hAnsi="Segoe UI" w:cs="Segoe UI"/>
                    <w:b/>
                    <w:bCs/>
                    <w:sz w:val="16"/>
                    <w:szCs w:val="16"/>
                  </w:rPr>
                </w:rPrChange>
              </w:rPr>
            </w:pPr>
            <w:r w:rsidRPr="004D620F">
              <w:rPr>
                <w:rFonts w:ascii="Arial" w:hAnsi="Arial" w:cs="Arial"/>
                <w:b/>
                <w:bCs/>
                <w:sz w:val="16"/>
                <w:szCs w:val="16"/>
                <w:rPrChange w:id="4108" w:author="Locke Liu" w:date="2021-05-24T14:33:00Z">
                  <w:rPr>
                    <w:rFonts w:ascii="Segoe UI" w:hAnsi="Segoe UI" w:cs="Segoe UI"/>
                    <w:b/>
                    <w:bCs/>
                    <w:sz w:val="16"/>
                    <w:szCs w:val="16"/>
                  </w:rPr>
                </w:rPrChange>
              </w:rPr>
              <w:t>Subject</w:t>
            </w:r>
          </w:p>
        </w:tc>
        <w:tc>
          <w:tcPr>
            <w:tcW w:w="1944" w:type="pct"/>
            <w:shd w:val="clear" w:color="auto" w:fill="auto"/>
          </w:tcPr>
          <w:p w14:paraId="0157E367" w14:textId="2333C7CD" w:rsidR="005878B0" w:rsidRPr="004D620F" w:rsidRDefault="005878B0" w:rsidP="006A422C">
            <w:pPr>
              <w:jc w:val="both"/>
              <w:rPr>
                <w:rFonts w:ascii="Arial" w:hAnsi="Arial" w:cs="Arial"/>
                <w:sz w:val="16"/>
                <w:szCs w:val="16"/>
                <w:rPrChange w:id="4109" w:author="Locke Liu" w:date="2021-05-24T14:33:00Z">
                  <w:rPr>
                    <w:rFonts w:ascii="Segoe UI" w:hAnsi="Segoe UI" w:cs="Segoe UI"/>
                    <w:sz w:val="16"/>
                    <w:szCs w:val="16"/>
                  </w:rPr>
                </w:rPrChange>
              </w:rPr>
            </w:pPr>
            <w:r w:rsidRPr="004D620F">
              <w:rPr>
                <w:rFonts w:ascii="Arial" w:hAnsi="Arial" w:cs="Arial"/>
                <w:sz w:val="16"/>
                <w:szCs w:val="16"/>
                <w:rPrChange w:id="4110" w:author="Locke Liu" w:date="2021-05-24T14:33:00Z">
                  <w:rPr>
                    <w:rFonts w:ascii="Segoe UI" w:hAnsi="Segoe UI" w:cs="Segoe UI"/>
                    <w:sz w:val="16"/>
                    <w:szCs w:val="16"/>
                  </w:rPr>
                </w:rPrChange>
              </w:rPr>
              <w:t>Access control from Azure databricks to ADLS</w:t>
            </w:r>
          </w:p>
        </w:tc>
        <w:tc>
          <w:tcPr>
            <w:tcW w:w="1667" w:type="pct"/>
            <w:shd w:val="clear" w:color="auto" w:fill="auto"/>
          </w:tcPr>
          <w:p w14:paraId="23BB9D44" w14:textId="77777777" w:rsidR="005878B0" w:rsidRPr="004D620F" w:rsidRDefault="005878B0" w:rsidP="006A422C">
            <w:pPr>
              <w:jc w:val="both"/>
              <w:rPr>
                <w:rFonts w:ascii="Arial" w:hAnsi="Arial" w:cs="Arial"/>
                <w:sz w:val="16"/>
                <w:szCs w:val="16"/>
                <w:rPrChange w:id="4111" w:author="Locke Liu" w:date="2021-05-24T14:33:00Z">
                  <w:rPr>
                    <w:rFonts w:ascii="Segoe UI" w:hAnsi="Segoe UI" w:cs="Segoe UI"/>
                    <w:sz w:val="16"/>
                    <w:szCs w:val="16"/>
                  </w:rPr>
                </w:rPrChange>
              </w:rPr>
            </w:pPr>
            <w:r w:rsidRPr="004D620F">
              <w:rPr>
                <w:rFonts w:ascii="Arial" w:hAnsi="Arial" w:cs="Arial"/>
                <w:sz w:val="16"/>
                <w:szCs w:val="16"/>
                <w:rPrChange w:id="4112" w:author="Locke Liu" w:date="2021-05-24T14:33:00Z">
                  <w:rPr>
                    <w:rFonts w:ascii="Segoe UI" w:hAnsi="Segoe UI" w:cs="Segoe UI"/>
                    <w:sz w:val="16"/>
                    <w:szCs w:val="16"/>
                  </w:rPr>
                </w:rPrChange>
              </w:rPr>
              <w:t> </w:t>
            </w:r>
          </w:p>
        </w:tc>
      </w:tr>
      <w:tr w:rsidR="005878B0" w:rsidRPr="004D620F" w14:paraId="2112A8DF" w14:textId="77777777" w:rsidTr="006A422C">
        <w:trPr>
          <w:trHeight w:val="360"/>
          <w:jc w:val="center"/>
        </w:trPr>
        <w:tc>
          <w:tcPr>
            <w:tcW w:w="1389" w:type="pct"/>
            <w:shd w:val="clear" w:color="auto" w:fill="FFFFFF"/>
          </w:tcPr>
          <w:p w14:paraId="11FA1B42" w14:textId="77777777" w:rsidR="005878B0" w:rsidRPr="004D620F" w:rsidRDefault="005878B0" w:rsidP="006A422C">
            <w:pPr>
              <w:jc w:val="both"/>
              <w:rPr>
                <w:rFonts w:ascii="Arial" w:hAnsi="Arial" w:cs="Arial"/>
                <w:b/>
                <w:bCs/>
                <w:sz w:val="16"/>
                <w:szCs w:val="16"/>
                <w:rPrChange w:id="4113" w:author="Locke Liu" w:date="2021-05-24T14:33:00Z">
                  <w:rPr>
                    <w:rFonts w:ascii="Segoe UI" w:hAnsi="Segoe UI" w:cs="Segoe UI"/>
                    <w:b/>
                    <w:bCs/>
                    <w:sz w:val="16"/>
                    <w:szCs w:val="16"/>
                  </w:rPr>
                </w:rPrChange>
              </w:rPr>
            </w:pPr>
            <w:r w:rsidRPr="004D620F">
              <w:rPr>
                <w:rFonts w:ascii="Arial" w:hAnsi="Arial" w:cs="Arial"/>
                <w:b/>
                <w:bCs/>
                <w:sz w:val="16"/>
                <w:szCs w:val="16"/>
                <w:rPrChange w:id="4114" w:author="Locke Liu" w:date="2021-05-24T14:33:00Z">
                  <w:rPr>
                    <w:rFonts w:ascii="Segoe UI" w:hAnsi="Segoe UI" w:cs="Segoe UI"/>
                    <w:b/>
                    <w:bCs/>
                    <w:sz w:val="16"/>
                    <w:szCs w:val="16"/>
                  </w:rPr>
                </w:rPrChange>
              </w:rPr>
              <w:t>Status</w:t>
            </w:r>
          </w:p>
        </w:tc>
        <w:tc>
          <w:tcPr>
            <w:tcW w:w="1944" w:type="pct"/>
            <w:shd w:val="clear" w:color="auto" w:fill="auto"/>
          </w:tcPr>
          <w:p w14:paraId="42F47A62" w14:textId="77777777" w:rsidR="005878B0" w:rsidRPr="004D620F" w:rsidRDefault="005878B0" w:rsidP="006A422C">
            <w:pPr>
              <w:jc w:val="both"/>
              <w:rPr>
                <w:rFonts w:ascii="Arial" w:hAnsi="Arial" w:cs="Arial"/>
                <w:sz w:val="16"/>
                <w:szCs w:val="16"/>
                <w:rPrChange w:id="4115" w:author="Locke Liu" w:date="2021-05-24T14:33:00Z">
                  <w:rPr>
                    <w:rFonts w:ascii="Segoe UI" w:hAnsi="Segoe UI" w:cs="Segoe UI"/>
                    <w:sz w:val="16"/>
                    <w:szCs w:val="16"/>
                  </w:rPr>
                </w:rPrChange>
              </w:rPr>
            </w:pPr>
            <w:r w:rsidRPr="004D620F">
              <w:rPr>
                <w:rFonts w:ascii="Arial" w:hAnsi="Arial" w:cs="Arial"/>
                <w:sz w:val="16"/>
                <w:szCs w:val="16"/>
                <w:rPrChange w:id="4116" w:author="Locke Liu" w:date="2021-05-24T14:33:00Z">
                  <w:rPr>
                    <w:rFonts w:ascii="Segoe UI" w:hAnsi="Segoe UI" w:cs="Segoe UI"/>
                    <w:sz w:val="16"/>
                    <w:szCs w:val="16"/>
                  </w:rPr>
                </w:rPrChange>
              </w:rPr>
              <w:t>closed</w:t>
            </w:r>
          </w:p>
        </w:tc>
        <w:tc>
          <w:tcPr>
            <w:tcW w:w="1667" w:type="pct"/>
            <w:shd w:val="clear" w:color="auto" w:fill="auto"/>
          </w:tcPr>
          <w:p w14:paraId="3807DF6A" w14:textId="77777777" w:rsidR="005878B0" w:rsidRPr="004D620F" w:rsidRDefault="005878B0" w:rsidP="006A422C">
            <w:pPr>
              <w:jc w:val="both"/>
              <w:rPr>
                <w:rFonts w:ascii="Arial" w:hAnsi="Arial" w:cs="Arial"/>
                <w:sz w:val="16"/>
                <w:szCs w:val="16"/>
                <w:rPrChange w:id="4117" w:author="Locke Liu" w:date="2021-05-24T14:33:00Z">
                  <w:rPr>
                    <w:rFonts w:ascii="Segoe UI" w:hAnsi="Segoe UI" w:cs="Segoe UI"/>
                    <w:sz w:val="16"/>
                    <w:szCs w:val="16"/>
                  </w:rPr>
                </w:rPrChange>
              </w:rPr>
            </w:pPr>
            <w:r w:rsidRPr="004D620F">
              <w:rPr>
                <w:rFonts w:ascii="Arial" w:hAnsi="Arial" w:cs="Arial"/>
                <w:sz w:val="16"/>
                <w:szCs w:val="16"/>
                <w:rPrChange w:id="4118" w:author="Locke Liu" w:date="2021-05-24T14:33:00Z">
                  <w:rPr>
                    <w:rFonts w:ascii="Segoe UI" w:hAnsi="Segoe UI" w:cs="Segoe UI"/>
                    <w:sz w:val="16"/>
                    <w:szCs w:val="16"/>
                  </w:rPr>
                </w:rPrChange>
              </w:rPr>
              <w:t> </w:t>
            </w:r>
          </w:p>
        </w:tc>
      </w:tr>
      <w:tr w:rsidR="005878B0" w:rsidRPr="004D620F" w14:paraId="56C2F2A9" w14:textId="77777777" w:rsidTr="006A422C">
        <w:trPr>
          <w:trHeight w:val="480"/>
          <w:jc w:val="center"/>
        </w:trPr>
        <w:tc>
          <w:tcPr>
            <w:tcW w:w="1389" w:type="pct"/>
            <w:shd w:val="clear" w:color="auto" w:fill="FFFFFF"/>
          </w:tcPr>
          <w:p w14:paraId="63E531CD" w14:textId="77777777" w:rsidR="005878B0" w:rsidRPr="004D620F" w:rsidRDefault="005878B0" w:rsidP="006A422C">
            <w:pPr>
              <w:jc w:val="both"/>
              <w:rPr>
                <w:rFonts w:ascii="Arial" w:hAnsi="Arial" w:cs="Arial"/>
                <w:b/>
                <w:bCs/>
                <w:sz w:val="16"/>
                <w:szCs w:val="16"/>
                <w:rPrChange w:id="4119" w:author="Locke Liu" w:date="2021-05-24T14:33:00Z">
                  <w:rPr>
                    <w:rFonts w:ascii="Segoe UI" w:hAnsi="Segoe UI" w:cs="Segoe UI"/>
                    <w:b/>
                    <w:bCs/>
                    <w:sz w:val="16"/>
                    <w:szCs w:val="16"/>
                  </w:rPr>
                </w:rPrChange>
              </w:rPr>
            </w:pPr>
            <w:r w:rsidRPr="004D620F">
              <w:rPr>
                <w:rFonts w:ascii="Arial" w:hAnsi="Arial" w:cs="Arial"/>
                <w:b/>
                <w:bCs/>
                <w:sz w:val="16"/>
                <w:szCs w:val="16"/>
                <w:rPrChange w:id="4120" w:author="Locke Liu" w:date="2021-05-24T14:33:00Z">
                  <w:rPr>
                    <w:rFonts w:ascii="Segoe UI" w:hAnsi="Segoe UI" w:cs="Segoe UI"/>
                    <w:b/>
                    <w:bCs/>
                    <w:sz w:val="16"/>
                    <w:szCs w:val="16"/>
                  </w:rPr>
                </w:rPrChange>
              </w:rPr>
              <w:t>Assumption</w:t>
            </w:r>
          </w:p>
        </w:tc>
        <w:tc>
          <w:tcPr>
            <w:tcW w:w="1944" w:type="pct"/>
            <w:shd w:val="clear" w:color="auto" w:fill="auto"/>
          </w:tcPr>
          <w:p w14:paraId="6AB4678D" w14:textId="77777777" w:rsidR="005878B0" w:rsidRPr="004D620F" w:rsidRDefault="005878B0" w:rsidP="006A422C">
            <w:pPr>
              <w:rPr>
                <w:rFonts w:ascii="Arial" w:hAnsi="Arial" w:cs="Arial"/>
                <w:sz w:val="16"/>
                <w:szCs w:val="16"/>
                <w:rPrChange w:id="4121" w:author="Locke Liu" w:date="2021-05-24T14:33:00Z">
                  <w:rPr>
                    <w:rFonts w:ascii="Segoe UI" w:hAnsi="Segoe UI" w:cs="Segoe UI"/>
                    <w:sz w:val="16"/>
                    <w:szCs w:val="16"/>
                  </w:rPr>
                </w:rPrChange>
              </w:rPr>
            </w:pPr>
          </w:p>
        </w:tc>
        <w:tc>
          <w:tcPr>
            <w:tcW w:w="1667" w:type="pct"/>
            <w:shd w:val="clear" w:color="auto" w:fill="auto"/>
          </w:tcPr>
          <w:p w14:paraId="25F58383" w14:textId="77777777" w:rsidR="005878B0" w:rsidRPr="004D620F" w:rsidRDefault="005878B0" w:rsidP="006A422C">
            <w:pPr>
              <w:rPr>
                <w:rFonts w:ascii="Arial" w:hAnsi="Arial" w:cs="Arial"/>
                <w:sz w:val="16"/>
                <w:szCs w:val="16"/>
                <w:rPrChange w:id="4122" w:author="Locke Liu" w:date="2021-05-24T14:33:00Z">
                  <w:rPr>
                    <w:rFonts w:ascii="Segoe UI" w:hAnsi="Segoe UI" w:cs="Segoe UI"/>
                    <w:sz w:val="16"/>
                    <w:szCs w:val="16"/>
                  </w:rPr>
                </w:rPrChange>
              </w:rPr>
            </w:pPr>
            <w:r w:rsidRPr="004D620F">
              <w:rPr>
                <w:rFonts w:ascii="Arial" w:hAnsi="Arial" w:cs="Arial"/>
                <w:sz w:val="16"/>
                <w:szCs w:val="16"/>
                <w:rPrChange w:id="4123" w:author="Locke Liu" w:date="2021-05-24T14:33:00Z">
                  <w:rPr>
                    <w:rFonts w:ascii="Segoe UI" w:hAnsi="Segoe UI" w:cs="Segoe UI"/>
                    <w:sz w:val="16"/>
                    <w:szCs w:val="16"/>
                  </w:rPr>
                </w:rPrChange>
              </w:rPr>
              <w:t> </w:t>
            </w:r>
          </w:p>
        </w:tc>
      </w:tr>
      <w:tr w:rsidR="005878B0" w:rsidRPr="004D620F" w14:paraId="7CE1FC82" w14:textId="77777777" w:rsidTr="006A422C">
        <w:trPr>
          <w:trHeight w:val="480"/>
          <w:jc w:val="center"/>
        </w:trPr>
        <w:tc>
          <w:tcPr>
            <w:tcW w:w="1389" w:type="pct"/>
            <w:shd w:val="clear" w:color="auto" w:fill="FFFFFF"/>
          </w:tcPr>
          <w:p w14:paraId="0FE40E78" w14:textId="77777777" w:rsidR="005878B0" w:rsidRPr="004D620F" w:rsidRDefault="005878B0" w:rsidP="006A422C">
            <w:pPr>
              <w:jc w:val="both"/>
              <w:rPr>
                <w:rFonts w:ascii="Arial" w:hAnsi="Arial" w:cs="Arial"/>
                <w:b/>
                <w:bCs/>
                <w:sz w:val="16"/>
                <w:szCs w:val="16"/>
                <w:rPrChange w:id="4124" w:author="Locke Liu" w:date="2021-05-24T14:33:00Z">
                  <w:rPr>
                    <w:rFonts w:ascii="Segoe UI" w:hAnsi="Segoe UI" w:cs="Segoe UI"/>
                    <w:b/>
                    <w:bCs/>
                    <w:sz w:val="16"/>
                    <w:szCs w:val="16"/>
                  </w:rPr>
                </w:rPrChange>
              </w:rPr>
            </w:pPr>
            <w:r w:rsidRPr="004D620F">
              <w:rPr>
                <w:rFonts w:ascii="Arial" w:hAnsi="Arial" w:cs="Arial"/>
                <w:b/>
                <w:bCs/>
                <w:sz w:val="16"/>
                <w:szCs w:val="16"/>
                <w:rPrChange w:id="4125" w:author="Locke Liu" w:date="2021-05-24T14:33:00Z">
                  <w:rPr>
                    <w:rFonts w:ascii="Segoe UI" w:hAnsi="Segoe UI" w:cs="Segoe UI"/>
                    <w:b/>
                    <w:bCs/>
                    <w:sz w:val="16"/>
                    <w:szCs w:val="16"/>
                  </w:rPr>
                </w:rPrChange>
              </w:rPr>
              <w:t xml:space="preserve">Alternatives </w:t>
            </w:r>
          </w:p>
        </w:tc>
        <w:tc>
          <w:tcPr>
            <w:tcW w:w="1944" w:type="pct"/>
            <w:shd w:val="clear" w:color="auto" w:fill="auto"/>
          </w:tcPr>
          <w:p w14:paraId="47784DC7" w14:textId="77777777" w:rsidR="005878B0" w:rsidRPr="004D620F" w:rsidRDefault="005878B0" w:rsidP="00C54921">
            <w:pPr>
              <w:pStyle w:val="ListParagraph"/>
              <w:numPr>
                <w:ilvl w:val="0"/>
                <w:numId w:val="26"/>
              </w:numPr>
              <w:rPr>
                <w:rFonts w:ascii="Arial" w:hAnsi="Arial" w:cs="Arial"/>
                <w:color w:val="0000FF"/>
                <w:sz w:val="16"/>
                <w:szCs w:val="16"/>
                <w:rPrChange w:id="4126"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4127" w:author="Locke Liu" w:date="2021-05-24T14:33:00Z">
                  <w:rPr>
                    <w:rFonts w:ascii="Segoe UI" w:hAnsi="Segoe UI" w:cs="Segoe UI"/>
                    <w:color w:val="0000FF"/>
                    <w:sz w:val="16"/>
                    <w:szCs w:val="16"/>
                  </w:rPr>
                </w:rPrChange>
              </w:rPr>
              <w:t xml:space="preserve">Access via Service Principal </w:t>
            </w:r>
          </w:p>
          <w:p w14:paraId="0C47B589" w14:textId="77777777" w:rsidR="005878B0" w:rsidRPr="004D620F" w:rsidRDefault="005878B0" w:rsidP="00C54921">
            <w:pPr>
              <w:pStyle w:val="ListParagraph"/>
              <w:numPr>
                <w:ilvl w:val="0"/>
                <w:numId w:val="26"/>
              </w:numPr>
              <w:rPr>
                <w:rFonts w:ascii="Arial" w:hAnsi="Arial" w:cs="Arial"/>
                <w:color w:val="0000FF"/>
                <w:sz w:val="16"/>
                <w:szCs w:val="16"/>
                <w:rPrChange w:id="4128"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4129" w:author="Locke Liu" w:date="2021-05-24T14:33:00Z">
                  <w:rPr>
                    <w:rFonts w:ascii="Segoe UI" w:hAnsi="Segoe UI" w:cs="Segoe UI"/>
                    <w:color w:val="0000FF"/>
                    <w:sz w:val="16"/>
                    <w:szCs w:val="16"/>
                  </w:rPr>
                </w:rPrChange>
              </w:rPr>
              <w:t>Multiple workspaces — permission by workspace</w:t>
            </w:r>
          </w:p>
          <w:p w14:paraId="079B2B2F" w14:textId="77777777" w:rsidR="005878B0" w:rsidRPr="004D620F" w:rsidRDefault="005878B0" w:rsidP="00C54921">
            <w:pPr>
              <w:pStyle w:val="ListParagraph"/>
              <w:numPr>
                <w:ilvl w:val="0"/>
                <w:numId w:val="26"/>
              </w:numPr>
              <w:rPr>
                <w:rFonts w:ascii="Arial" w:hAnsi="Arial" w:cs="Arial"/>
                <w:color w:val="0000FF"/>
                <w:sz w:val="16"/>
                <w:szCs w:val="16"/>
                <w:rPrChange w:id="4130"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4131" w:author="Locke Liu" w:date="2021-05-24T14:33:00Z">
                  <w:rPr>
                    <w:rFonts w:ascii="Segoe UI" w:hAnsi="Segoe UI" w:cs="Segoe UI"/>
                    <w:color w:val="0000FF"/>
                    <w:sz w:val="16"/>
                    <w:szCs w:val="16"/>
                  </w:rPr>
                </w:rPrChange>
              </w:rPr>
              <w:t>AAD Credential passthrough</w:t>
            </w:r>
          </w:p>
          <w:p w14:paraId="45CEC121" w14:textId="77777777" w:rsidR="005878B0" w:rsidRPr="004D620F" w:rsidRDefault="005878B0" w:rsidP="00C54921">
            <w:pPr>
              <w:pStyle w:val="ListParagraph"/>
              <w:numPr>
                <w:ilvl w:val="0"/>
                <w:numId w:val="26"/>
              </w:numPr>
              <w:rPr>
                <w:rFonts w:ascii="Arial" w:hAnsi="Arial" w:cs="Arial"/>
                <w:color w:val="0000FF"/>
                <w:sz w:val="16"/>
                <w:szCs w:val="16"/>
                <w:rPrChange w:id="4132"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4133" w:author="Locke Liu" w:date="2021-05-24T14:33:00Z">
                  <w:rPr>
                    <w:rFonts w:ascii="Segoe UI" w:hAnsi="Segoe UI" w:cs="Segoe UI"/>
                    <w:color w:val="0000FF"/>
                    <w:sz w:val="16"/>
                    <w:szCs w:val="16"/>
                  </w:rPr>
                </w:rPrChange>
              </w:rPr>
              <w:t>Cluster scoped Service principal</w:t>
            </w:r>
          </w:p>
          <w:p w14:paraId="50A7B1C6" w14:textId="4CAC6ECD" w:rsidR="005878B0" w:rsidRPr="004D620F" w:rsidRDefault="005878B0" w:rsidP="00C54921">
            <w:pPr>
              <w:pStyle w:val="ListParagraph"/>
              <w:numPr>
                <w:ilvl w:val="0"/>
                <w:numId w:val="26"/>
              </w:numPr>
              <w:rPr>
                <w:rFonts w:ascii="Arial" w:hAnsi="Arial" w:cs="Arial"/>
                <w:color w:val="0000FF"/>
                <w:sz w:val="16"/>
                <w:szCs w:val="16"/>
                <w:rPrChange w:id="4134" w:author="Locke Liu" w:date="2021-05-24T14:33:00Z">
                  <w:rPr>
                    <w:rFonts w:ascii="Segoe UI" w:hAnsi="Segoe UI" w:cs="Segoe UI"/>
                    <w:color w:val="0000FF"/>
                    <w:sz w:val="16"/>
                    <w:szCs w:val="16"/>
                  </w:rPr>
                </w:rPrChange>
              </w:rPr>
            </w:pPr>
            <w:r w:rsidRPr="004D620F">
              <w:rPr>
                <w:rFonts w:ascii="Arial" w:hAnsi="Arial" w:cs="Arial"/>
                <w:color w:val="0000FF"/>
                <w:sz w:val="16"/>
                <w:szCs w:val="16"/>
                <w:rPrChange w:id="4135" w:author="Locke Liu" w:date="2021-05-24T14:33:00Z">
                  <w:rPr>
                    <w:rFonts w:ascii="Segoe UI" w:hAnsi="Segoe UI" w:cs="Segoe UI"/>
                    <w:color w:val="0000FF"/>
                    <w:sz w:val="16"/>
                    <w:szCs w:val="16"/>
                  </w:rPr>
                </w:rPrChange>
              </w:rPr>
              <w:t>Session scoped Service principal</w:t>
            </w:r>
          </w:p>
        </w:tc>
        <w:tc>
          <w:tcPr>
            <w:tcW w:w="1667" w:type="pct"/>
            <w:shd w:val="clear" w:color="auto" w:fill="auto"/>
          </w:tcPr>
          <w:p w14:paraId="4C5BE80C" w14:textId="77777777" w:rsidR="005878B0" w:rsidRPr="004D620F" w:rsidRDefault="005878B0" w:rsidP="006A422C">
            <w:pPr>
              <w:jc w:val="both"/>
              <w:rPr>
                <w:rFonts w:ascii="Arial" w:hAnsi="Arial" w:cs="Arial"/>
                <w:sz w:val="16"/>
                <w:szCs w:val="16"/>
                <w:rPrChange w:id="4136" w:author="Locke Liu" w:date="2021-05-24T14:33:00Z">
                  <w:rPr>
                    <w:rFonts w:ascii="Segoe UI" w:hAnsi="Segoe UI" w:cs="Segoe UI"/>
                    <w:sz w:val="16"/>
                    <w:szCs w:val="16"/>
                  </w:rPr>
                </w:rPrChange>
              </w:rPr>
            </w:pPr>
          </w:p>
        </w:tc>
      </w:tr>
      <w:tr w:rsidR="005878B0" w:rsidRPr="004D620F" w14:paraId="03C564B5" w14:textId="77777777" w:rsidTr="006A422C">
        <w:trPr>
          <w:trHeight w:val="870"/>
          <w:jc w:val="center"/>
        </w:trPr>
        <w:tc>
          <w:tcPr>
            <w:tcW w:w="1389" w:type="pct"/>
            <w:shd w:val="clear" w:color="auto" w:fill="FFFFFF"/>
          </w:tcPr>
          <w:p w14:paraId="04A0F380" w14:textId="77777777" w:rsidR="005878B0" w:rsidRPr="004D620F" w:rsidRDefault="005878B0" w:rsidP="006A422C">
            <w:pPr>
              <w:jc w:val="both"/>
              <w:rPr>
                <w:rFonts w:ascii="Arial" w:hAnsi="Arial" w:cs="Arial"/>
                <w:b/>
                <w:bCs/>
                <w:sz w:val="16"/>
                <w:szCs w:val="16"/>
                <w:rPrChange w:id="4137" w:author="Locke Liu" w:date="2021-05-24T14:33:00Z">
                  <w:rPr>
                    <w:rFonts w:ascii="Segoe UI" w:hAnsi="Segoe UI" w:cs="Segoe UI"/>
                    <w:b/>
                    <w:bCs/>
                    <w:sz w:val="16"/>
                    <w:szCs w:val="16"/>
                  </w:rPr>
                </w:rPrChange>
              </w:rPr>
            </w:pPr>
            <w:r w:rsidRPr="004D620F">
              <w:rPr>
                <w:rFonts w:ascii="Arial" w:hAnsi="Arial" w:cs="Arial"/>
                <w:b/>
                <w:bCs/>
                <w:sz w:val="16"/>
                <w:szCs w:val="16"/>
                <w:rPrChange w:id="4138" w:author="Locke Liu" w:date="2021-05-24T14:33:00Z">
                  <w:rPr>
                    <w:rFonts w:ascii="Segoe UI" w:hAnsi="Segoe UI" w:cs="Segoe UI"/>
                    <w:b/>
                    <w:bCs/>
                    <w:sz w:val="16"/>
                    <w:szCs w:val="16"/>
                  </w:rPr>
                </w:rPrChange>
              </w:rPr>
              <w:t>Decision</w:t>
            </w:r>
          </w:p>
        </w:tc>
        <w:tc>
          <w:tcPr>
            <w:tcW w:w="1944" w:type="pct"/>
            <w:shd w:val="clear" w:color="auto" w:fill="auto"/>
          </w:tcPr>
          <w:p w14:paraId="2DAA3B1C" w14:textId="73BB1366" w:rsidR="005878B0" w:rsidRPr="004D620F" w:rsidRDefault="005878B0" w:rsidP="006A422C">
            <w:pPr>
              <w:jc w:val="both"/>
              <w:rPr>
                <w:rFonts w:ascii="Arial" w:hAnsi="Arial" w:cs="Arial"/>
                <w:b/>
                <w:bCs/>
                <w:color w:val="0000FF"/>
                <w:sz w:val="16"/>
                <w:szCs w:val="16"/>
                <w:rPrChange w:id="4139" w:author="Locke Liu" w:date="2021-05-24T14:33:00Z">
                  <w:rPr>
                    <w:rFonts w:ascii="Segoe UI" w:hAnsi="Segoe UI" w:cs="Segoe UI"/>
                    <w:b/>
                    <w:bCs/>
                    <w:color w:val="0000FF"/>
                    <w:sz w:val="16"/>
                    <w:szCs w:val="16"/>
                  </w:rPr>
                </w:rPrChange>
              </w:rPr>
            </w:pPr>
            <w:r w:rsidRPr="004D620F">
              <w:rPr>
                <w:rFonts w:ascii="Arial" w:hAnsi="Arial" w:cs="Arial"/>
                <w:b/>
                <w:bCs/>
                <w:color w:val="0000FF"/>
                <w:sz w:val="16"/>
                <w:szCs w:val="16"/>
                <w:rPrChange w:id="4140" w:author="Locke Liu" w:date="2021-05-24T14:33:00Z">
                  <w:rPr>
                    <w:rFonts w:ascii="Segoe UI" w:hAnsi="Segoe UI" w:cs="Segoe UI"/>
                    <w:b/>
                    <w:bCs/>
                    <w:color w:val="0000FF"/>
                    <w:sz w:val="16"/>
                    <w:szCs w:val="16"/>
                  </w:rPr>
                </w:rPrChange>
              </w:rPr>
              <w:t> Alternative 5</w:t>
            </w:r>
          </w:p>
        </w:tc>
        <w:tc>
          <w:tcPr>
            <w:tcW w:w="1667" w:type="pct"/>
            <w:shd w:val="clear" w:color="auto" w:fill="auto"/>
          </w:tcPr>
          <w:p w14:paraId="76AA7131" w14:textId="77777777" w:rsidR="005878B0" w:rsidRPr="004D620F" w:rsidRDefault="005878B0" w:rsidP="006A422C">
            <w:pPr>
              <w:jc w:val="both"/>
              <w:rPr>
                <w:rFonts w:ascii="Arial" w:hAnsi="Arial" w:cs="Arial"/>
                <w:sz w:val="16"/>
                <w:szCs w:val="16"/>
                <w:rPrChange w:id="4141" w:author="Locke Liu" w:date="2021-05-24T14:33:00Z">
                  <w:rPr>
                    <w:rFonts w:ascii="Segoe UI" w:hAnsi="Segoe UI" w:cs="Segoe UI"/>
                    <w:sz w:val="16"/>
                    <w:szCs w:val="16"/>
                  </w:rPr>
                </w:rPrChange>
              </w:rPr>
            </w:pPr>
            <w:r w:rsidRPr="004D620F">
              <w:rPr>
                <w:rFonts w:ascii="Arial" w:hAnsi="Arial" w:cs="Arial"/>
                <w:sz w:val="16"/>
                <w:szCs w:val="16"/>
                <w:rPrChange w:id="4142" w:author="Locke Liu" w:date="2021-05-24T14:33:00Z">
                  <w:rPr>
                    <w:rFonts w:ascii="Segoe UI" w:hAnsi="Segoe UI" w:cs="Segoe UI"/>
                    <w:sz w:val="16"/>
                    <w:szCs w:val="16"/>
                  </w:rPr>
                </w:rPrChange>
              </w:rPr>
              <w:t> </w:t>
            </w:r>
          </w:p>
        </w:tc>
      </w:tr>
      <w:tr w:rsidR="005878B0" w:rsidRPr="004D620F" w14:paraId="1DFCFEAD" w14:textId="77777777" w:rsidTr="006A422C">
        <w:trPr>
          <w:trHeight w:val="389"/>
          <w:jc w:val="center"/>
        </w:trPr>
        <w:tc>
          <w:tcPr>
            <w:tcW w:w="1389" w:type="pct"/>
            <w:vMerge w:val="restart"/>
            <w:shd w:val="clear" w:color="auto" w:fill="FFFFFF"/>
          </w:tcPr>
          <w:p w14:paraId="46B529A1" w14:textId="77777777" w:rsidR="005878B0" w:rsidRPr="004D620F" w:rsidRDefault="005878B0" w:rsidP="006A422C">
            <w:pPr>
              <w:jc w:val="both"/>
              <w:rPr>
                <w:rFonts w:ascii="Arial" w:hAnsi="Arial" w:cs="Arial"/>
                <w:b/>
                <w:bCs/>
                <w:sz w:val="16"/>
                <w:szCs w:val="16"/>
                <w:rPrChange w:id="4143" w:author="Locke Liu" w:date="2021-05-24T14:33:00Z">
                  <w:rPr>
                    <w:rFonts w:ascii="Segoe UI" w:hAnsi="Segoe UI" w:cs="Segoe UI"/>
                    <w:b/>
                    <w:bCs/>
                    <w:sz w:val="16"/>
                    <w:szCs w:val="16"/>
                  </w:rPr>
                </w:rPrChange>
              </w:rPr>
            </w:pPr>
            <w:r w:rsidRPr="004D620F">
              <w:rPr>
                <w:rFonts w:ascii="Arial" w:hAnsi="Arial" w:cs="Arial"/>
                <w:b/>
                <w:bCs/>
                <w:sz w:val="16"/>
                <w:szCs w:val="16"/>
                <w:rPrChange w:id="4144" w:author="Locke Liu" w:date="2021-05-24T14:33:00Z">
                  <w:rPr>
                    <w:rFonts w:ascii="Segoe UI" w:hAnsi="Segoe UI" w:cs="Segoe UI"/>
                    <w:b/>
                    <w:bCs/>
                    <w:sz w:val="16"/>
                    <w:szCs w:val="16"/>
                  </w:rPr>
                </w:rPrChange>
              </w:rPr>
              <w:t>Justification</w:t>
            </w:r>
          </w:p>
        </w:tc>
        <w:tc>
          <w:tcPr>
            <w:tcW w:w="1944" w:type="pct"/>
            <w:vMerge w:val="restart"/>
            <w:shd w:val="clear" w:color="auto" w:fill="auto"/>
          </w:tcPr>
          <w:p w14:paraId="504FB7F6" w14:textId="77777777" w:rsidR="005878B0" w:rsidRPr="004D620F" w:rsidRDefault="005878B0" w:rsidP="00C54921">
            <w:pPr>
              <w:pStyle w:val="ListParagraph"/>
              <w:numPr>
                <w:ilvl w:val="0"/>
                <w:numId w:val="27"/>
              </w:numPr>
              <w:jc w:val="both"/>
              <w:rPr>
                <w:rFonts w:ascii="Arial" w:hAnsi="Arial" w:cs="Arial"/>
                <w:sz w:val="16"/>
                <w:szCs w:val="16"/>
                <w:rPrChange w:id="4145" w:author="Locke Liu" w:date="2021-05-24T14:33:00Z">
                  <w:rPr>
                    <w:rFonts w:ascii="Segoe UI" w:hAnsi="Segoe UI" w:cs="Segoe UI"/>
                    <w:sz w:val="16"/>
                    <w:szCs w:val="16"/>
                  </w:rPr>
                </w:rPrChange>
              </w:rPr>
            </w:pPr>
            <w:r w:rsidRPr="004D620F">
              <w:rPr>
                <w:rFonts w:ascii="Arial" w:hAnsi="Arial" w:cs="Arial"/>
                <w:sz w:val="16"/>
                <w:szCs w:val="16"/>
                <w:rPrChange w:id="4146" w:author="Locke Liu" w:date="2021-05-24T14:33:00Z">
                  <w:rPr>
                    <w:rFonts w:ascii="Segoe UI" w:hAnsi="Segoe UI" w:cs="Segoe UI"/>
                    <w:sz w:val="16"/>
                    <w:szCs w:val="16"/>
                  </w:rPr>
                </w:rPrChange>
              </w:rPr>
              <w:t xml:space="preserve">This mechanism which ensures that each group has the appropriate level of access is through their ability to “use” a service principal which has been added to the AAD group with the desired level of access. </w:t>
            </w:r>
          </w:p>
          <w:p w14:paraId="4CD925B3" w14:textId="3BC8CE53" w:rsidR="005878B0" w:rsidRPr="004D620F" w:rsidRDefault="005878B0" w:rsidP="00C54921">
            <w:pPr>
              <w:pStyle w:val="ListParagraph"/>
              <w:numPr>
                <w:ilvl w:val="0"/>
                <w:numId w:val="27"/>
              </w:numPr>
              <w:jc w:val="both"/>
              <w:rPr>
                <w:rFonts w:ascii="Arial" w:hAnsi="Arial" w:cs="Arial"/>
                <w:sz w:val="16"/>
                <w:szCs w:val="16"/>
                <w:rPrChange w:id="4147" w:author="Locke Liu" w:date="2021-05-24T14:33:00Z">
                  <w:rPr>
                    <w:rFonts w:ascii="Segoe UI" w:hAnsi="Segoe UI" w:cs="Segoe UI"/>
                    <w:sz w:val="16"/>
                    <w:szCs w:val="16"/>
                  </w:rPr>
                </w:rPrChange>
              </w:rPr>
            </w:pPr>
            <w:r w:rsidRPr="004D620F">
              <w:rPr>
                <w:rFonts w:ascii="Arial" w:hAnsi="Arial" w:cs="Arial"/>
                <w:sz w:val="16"/>
                <w:szCs w:val="16"/>
                <w:rPrChange w:id="4148" w:author="Locke Liu" w:date="2021-05-24T14:33:00Z">
                  <w:rPr>
                    <w:rFonts w:ascii="Segoe UI" w:hAnsi="Segoe UI" w:cs="Segoe UI"/>
                    <w:sz w:val="16"/>
                    <w:szCs w:val="16"/>
                  </w:rPr>
                </w:rPrChange>
              </w:rPr>
              <w:t>The way to effectively “map” the user group’s level of access to a particular service principal is by granting the Databricks user group access to the secret scope which stores the credentials for that service principal.</w:t>
            </w:r>
          </w:p>
        </w:tc>
        <w:tc>
          <w:tcPr>
            <w:tcW w:w="1667" w:type="pct"/>
            <w:vMerge w:val="restart"/>
            <w:shd w:val="clear" w:color="auto" w:fill="auto"/>
          </w:tcPr>
          <w:p w14:paraId="41881E3E" w14:textId="77777777" w:rsidR="005878B0" w:rsidRPr="004D620F" w:rsidRDefault="005878B0" w:rsidP="006A422C">
            <w:pPr>
              <w:jc w:val="both"/>
              <w:rPr>
                <w:rFonts w:ascii="Arial" w:hAnsi="Arial" w:cs="Arial"/>
                <w:sz w:val="16"/>
                <w:szCs w:val="16"/>
                <w:rPrChange w:id="4149" w:author="Locke Liu" w:date="2021-05-24T14:33:00Z">
                  <w:rPr>
                    <w:rFonts w:ascii="Segoe UI" w:hAnsi="Segoe UI" w:cs="Segoe UI"/>
                    <w:sz w:val="16"/>
                    <w:szCs w:val="16"/>
                  </w:rPr>
                </w:rPrChange>
              </w:rPr>
            </w:pPr>
          </w:p>
        </w:tc>
      </w:tr>
      <w:tr w:rsidR="005878B0" w:rsidRPr="004D620F" w14:paraId="1331F210" w14:textId="77777777" w:rsidTr="006A422C">
        <w:trPr>
          <w:trHeight w:val="389"/>
          <w:jc w:val="center"/>
        </w:trPr>
        <w:tc>
          <w:tcPr>
            <w:tcW w:w="1389" w:type="pct"/>
            <w:vMerge/>
            <w:vAlign w:val="center"/>
          </w:tcPr>
          <w:p w14:paraId="0DC2F7A3" w14:textId="77777777" w:rsidR="005878B0" w:rsidRPr="004D620F" w:rsidRDefault="005878B0" w:rsidP="006A422C">
            <w:pPr>
              <w:rPr>
                <w:rFonts w:ascii="Arial" w:hAnsi="Arial" w:cs="Arial"/>
                <w:b/>
                <w:bCs/>
                <w:sz w:val="16"/>
                <w:szCs w:val="16"/>
                <w:rPrChange w:id="4150" w:author="Locke Liu" w:date="2021-05-24T14:33:00Z">
                  <w:rPr>
                    <w:rFonts w:ascii="Segoe UI" w:hAnsi="Segoe UI" w:cs="Segoe UI"/>
                    <w:b/>
                    <w:bCs/>
                    <w:sz w:val="16"/>
                    <w:szCs w:val="16"/>
                  </w:rPr>
                </w:rPrChange>
              </w:rPr>
            </w:pPr>
          </w:p>
        </w:tc>
        <w:tc>
          <w:tcPr>
            <w:tcW w:w="1944" w:type="pct"/>
            <w:vMerge/>
            <w:vAlign w:val="center"/>
          </w:tcPr>
          <w:p w14:paraId="0BA2D1F4" w14:textId="77777777" w:rsidR="005878B0" w:rsidRPr="004D620F" w:rsidRDefault="005878B0" w:rsidP="006A422C">
            <w:pPr>
              <w:rPr>
                <w:rFonts w:ascii="Arial" w:hAnsi="Arial" w:cs="Arial"/>
                <w:sz w:val="16"/>
                <w:szCs w:val="16"/>
                <w:rPrChange w:id="4151" w:author="Locke Liu" w:date="2021-05-24T14:33:00Z">
                  <w:rPr>
                    <w:rFonts w:ascii="Segoe UI" w:hAnsi="Segoe UI" w:cs="Segoe UI"/>
                    <w:sz w:val="16"/>
                    <w:szCs w:val="16"/>
                  </w:rPr>
                </w:rPrChange>
              </w:rPr>
            </w:pPr>
          </w:p>
        </w:tc>
        <w:tc>
          <w:tcPr>
            <w:tcW w:w="1667" w:type="pct"/>
            <w:vMerge/>
            <w:vAlign w:val="center"/>
          </w:tcPr>
          <w:p w14:paraId="005D37CA" w14:textId="77777777" w:rsidR="005878B0" w:rsidRPr="004D620F" w:rsidRDefault="005878B0" w:rsidP="006A422C">
            <w:pPr>
              <w:rPr>
                <w:rFonts w:ascii="Arial" w:hAnsi="Arial" w:cs="Arial"/>
                <w:sz w:val="16"/>
                <w:szCs w:val="16"/>
                <w:rPrChange w:id="4152" w:author="Locke Liu" w:date="2021-05-24T14:33:00Z">
                  <w:rPr>
                    <w:rFonts w:ascii="Segoe UI" w:hAnsi="Segoe UI" w:cs="Segoe UI"/>
                    <w:sz w:val="16"/>
                    <w:szCs w:val="16"/>
                  </w:rPr>
                </w:rPrChange>
              </w:rPr>
            </w:pPr>
          </w:p>
        </w:tc>
      </w:tr>
      <w:tr w:rsidR="005878B0" w:rsidRPr="004D620F" w14:paraId="68E440F4" w14:textId="77777777" w:rsidTr="006A422C">
        <w:trPr>
          <w:trHeight w:val="389"/>
          <w:jc w:val="center"/>
        </w:trPr>
        <w:tc>
          <w:tcPr>
            <w:tcW w:w="1389" w:type="pct"/>
            <w:vMerge/>
            <w:vAlign w:val="center"/>
          </w:tcPr>
          <w:p w14:paraId="7E2013B2" w14:textId="77777777" w:rsidR="005878B0" w:rsidRPr="004D620F" w:rsidRDefault="005878B0" w:rsidP="006A422C">
            <w:pPr>
              <w:rPr>
                <w:rFonts w:ascii="Arial" w:hAnsi="Arial" w:cs="Arial"/>
                <w:b/>
                <w:bCs/>
                <w:sz w:val="16"/>
                <w:szCs w:val="16"/>
                <w:rPrChange w:id="4153" w:author="Locke Liu" w:date="2021-05-24T14:33:00Z">
                  <w:rPr>
                    <w:rFonts w:ascii="Segoe UI" w:hAnsi="Segoe UI" w:cs="Segoe UI"/>
                    <w:b/>
                    <w:bCs/>
                    <w:sz w:val="16"/>
                    <w:szCs w:val="16"/>
                  </w:rPr>
                </w:rPrChange>
              </w:rPr>
            </w:pPr>
          </w:p>
        </w:tc>
        <w:tc>
          <w:tcPr>
            <w:tcW w:w="1944" w:type="pct"/>
            <w:vMerge/>
            <w:vAlign w:val="center"/>
          </w:tcPr>
          <w:p w14:paraId="2FA0919A" w14:textId="77777777" w:rsidR="005878B0" w:rsidRPr="004D620F" w:rsidRDefault="005878B0" w:rsidP="006A422C">
            <w:pPr>
              <w:rPr>
                <w:rFonts w:ascii="Arial" w:hAnsi="Arial" w:cs="Arial"/>
                <w:sz w:val="16"/>
                <w:szCs w:val="16"/>
                <w:rPrChange w:id="4154" w:author="Locke Liu" w:date="2021-05-24T14:33:00Z">
                  <w:rPr>
                    <w:rFonts w:ascii="Segoe UI" w:hAnsi="Segoe UI" w:cs="Segoe UI"/>
                    <w:sz w:val="16"/>
                    <w:szCs w:val="16"/>
                  </w:rPr>
                </w:rPrChange>
              </w:rPr>
            </w:pPr>
          </w:p>
        </w:tc>
        <w:tc>
          <w:tcPr>
            <w:tcW w:w="1667" w:type="pct"/>
            <w:vMerge/>
            <w:vAlign w:val="center"/>
          </w:tcPr>
          <w:p w14:paraId="3DFE8940" w14:textId="77777777" w:rsidR="005878B0" w:rsidRPr="004D620F" w:rsidRDefault="005878B0" w:rsidP="006A422C">
            <w:pPr>
              <w:rPr>
                <w:rFonts w:ascii="Arial" w:hAnsi="Arial" w:cs="Arial"/>
                <w:sz w:val="16"/>
                <w:szCs w:val="16"/>
                <w:rPrChange w:id="4155" w:author="Locke Liu" w:date="2021-05-24T14:33:00Z">
                  <w:rPr>
                    <w:rFonts w:ascii="Segoe UI" w:hAnsi="Segoe UI" w:cs="Segoe UI"/>
                    <w:sz w:val="16"/>
                    <w:szCs w:val="16"/>
                  </w:rPr>
                </w:rPrChange>
              </w:rPr>
            </w:pPr>
          </w:p>
        </w:tc>
      </w:tr>
      <w:tr w:rsidR="005878B0" w:rsidRPr="004D620F" w14:paraId="4BE1B50E" w14:textId="77777777" w:rsidTr="006A422C">
        <w:trPr>
          <w:trHeight w:val="389"/>
          <w:jc w:val="center"/>
        </w:trPr>
        <w:tc>
          <w:tcPr>
            <w:tcW w:w="1389" w:type="pct"/>
            <w:vMerge/>
            <w:vAlign w:val="center"/>
          </w:tcPr>
          <w:p w14:paraId="179CAF47" w14:textId="77777777" w:rsidR="005878B0" w:rsidRPr="004D620F" w:rsidRDefault="005878B0" w:rsidP="006A422C">
            <w:pPr>
              <w:rPr>
                <w:rFonts w:ascii="Arial" w:hAnsi="Arial" w:cs="Arial"/>
                <w:b/>
                <w:bCs/>
                <w:sz w:val="16"/>
                <w:szCs w:val="16"/>
                <w:rPrChange w:id="4156" w:author="Locke Liu" w:date="2021-05-24T14:33:00Z">
                  <w:rPr>
                    <w:rFonts w:ascii="Segoe UI" w:hAnsi="Segoe UI" w:cs="Segoe UI"/>
                    <w:b/>
                    <w:bCs/>
                    <w:sz w:val="16"/>
                    <w:szCs w:val="16"/>
                  </w:rPr>
                </w:rPrChange>
              </w:rPr>
            </w:pPr>
          </w:p>
        </w:tc>
        <w:tc>
          <w:tcPr>
            <w:tcW w:w="1944" w:type="pct"/>
            <w:vMerge/>
            <w:vAlign w:val="center"/>
          </w:tcPr>
          <w:p w14:paraId="70FCFA13" w14:textId="77777777" w:rsidR="005878B0" w:rsidRPr="004D620F" w:rsidRDefault="005878B0" w:rsidP="006A422C">
            <w:pPr>
              <w:rPr>
                <w:rFonts w:ascii="Arial" w:hAnsi="Arial" w:cs="Arial"/>
                <w:sz w:val="16"/>
                <w:szCs w:val="16"/>
                <w:rPrChange w:id="4157" w:author="Locke Liu" w:date="2021-05-24T14:33:00Z">
                  <w:rPr>
                    <w:rFonts w:ascii="Segoe UI" w:hAnsi="Segoe UI" w:cs="Segoe UI"/>
                    <w:sz w:val="16"/>
                    <w:szCs w:val="16"/>
                  </w:rPr>
                </w:rPrChange>
              </w:rPr>
            </w:pPr>
          </w:p>
        </w:tc>
        <w:tc>
          <w:tcPr>
            <w:tcW w:w="1667" w:type="pct"/>
            <w:vMerge/>
            <w:vAlign w:val="center"/>
          </w:tcPr>
          <w:p w14:paraId="3412AF74" w14:textId="77777777" w:rsidR="005878B0" w:rsidRPr="004D620F" w:rsidRDefault="005878B0" w:rsidP="006A422C">
            <w:pPr>
              <w:rPr>
                <w:rFonts w:ascii="Arial" w:hAnsi="Arial" w:cs="Arial"/>
                <w:sz w:val="16"/>
                <w:szCs w:val="16"/>
                <w:rPrChange w:id="4158" w:author="Locke Liu" w:date="2021-05-24T14:33:00Z">
                  <w:rPr>
                    <w:rFonts w:ascii="Segoe UI" w:hAnsi="Segoe UI" w:cs="Segoe UI"/>
                    <w:sz w:val="16"/>
                    <w:szCs w:val="16"/>
                  </w:rPr>
                </w:rPrChange>
              </w:rPr>
            </w:pPr>
          </w:p>
        </w:tc>
      </w:tr>
      <w:tr w:rsidR="005878B0" w:rsidRPr="004D620F" w14:paraId="5D7230F1" w14:textId="77777777" w:rsidTr="006A422C">
        <w:trPr>
          <w:trHeight w:val="360"/>
          <w:jc w:val="center"/>
        </w:trPr>
        <w:tc>
          <w:tcPr>
            <w:tcW w:w="1389" w:type="pct"/>
            <w:shd w:val="clear" w:color="auto" w:fill="FFFFFF"/>
          </w:tcPr>
          <w:p w14:paraId="2CEBB19B" w14:textId="77777777" w:rsidR="005878B0" w:rsidRPr="004D620F" w:rsidRDefault="005878B0" w:rsidP="006A422C">
            <w:pPr>
              <w:jc w:val="both"/>
              <w:rPr>
                <w:rFonts w:ascii="Arial" w:hAnsi="Arial" w:cs="Arial"/>
                <w:b/>
                <w:bCs/>
                <w:sz w:val="16"/>
                <w:szCs w:val="16"/>
                <w:rPrChange w:id="4159" w:author="Locke Liu" w:date="2021-05-24T14:33:00Z">
                  <w:rPr>
                    <w:rFonts w:ascii="Segoe UI" w:hAnsi="Segoe UI" w:cs="Segoe UI"/>
                    <w:b/>
                    <w:bCs/>
                    <w:sz w:val="16"/>
                    <w:szCs w:val="16"/>
                  </w:rPr>
                </w:rPrChange>
              </w:rPr>
            </w:pPr>
            <w:r w:rsidRPr="004D620F">
              <w:rPr>
                <w:rFonts w:ascii="Arial" w:hAnsi="Arial" w:cs="Arial"/>
                <w:b/>
                <w:bCs/>
                <w:sz w:val="16"/>
                <w:szCs w:val="16"/>
                <w:rPrChange w:id="4160" w:author="Locke Liu" w:date="2021-05-24T14:33:00Z">
                  <w:rPr>
                    <w:rFonts w:ascii="Segoe UI" w:hAnsi="Segoe UI" w:cs="Segoe UI"/>
                    <w:b/>
                    <w:bCs/>
                    <w:sz w:val="16"/>
                    <w:szCs w:val="16"/>
                  </w:rPr>
                </w:rPrChange>
              </w:rPr>
              <w:t xml:space="preserve">Implications </w:t>
            </w:r>
          </w:p>
        </w:tc>
        <w:tc>
          <w:tcPr>
            <w:tcW w:w="1944" w:type="pct"/>
            <w:shd w:val="clear" w:color="auto" w:fill="auto"/>
          </w:tcPr>
          <w:p w14:paraId="690940C7" w14:textId="3DB43224" w:rsidR="005878B0" w:rsidRPr="004D620F" w:rsidRDefault="005878B0" w:rsidP="006A422C">
            <w:pPr>
              <w:jc w:val="both"/>
              <w:rPr>
                <w:rFonts w:ascii="Arial" w:hAnsi="Arial" w:cs="Arial"/>
                <w:sz w:val="16"/>
                <w:szCs w:val="16"/>
                <w:rPrChange w:id="4161" w:author="Locke Liu" w:date="2021-05-24T14:33:00Z">
                  <w:rPr>
                    <w:rFonts w:ascii="Segoe UI" w:hAnsi="Segoe UI" w:cs="Segoe UI"/>
                    <w:sz w:val="16"/>
                    <w:szCs w:val="16"/>
                  </w:rPr>
                </w:rPrChange>
              </w:rPr>
            </w:pPr>
            <w:r w:rsidRPr="004D620F">
              <w:rPr>
                <w:rFonts w:ascii="Arial" w:hAnsi="Arial" w:cs="Arial"/>
                <w:sz w:val="16"/>
                <w:szCs w:val="16"/>
                <w:rPrChange w:id="4162" w:author="Locke Liu" w:date="2021-05-24T14:33:00Z">
                  <w:rPr>
                    <w:rFonts w:ascii="Segoe UI" w:hAnsi="Segoe UI" w:cs="Segoe UI"/>
                    <w:sz w:val="16"/>
                    <w:szCs w:val="16"/>
                  </w:rPr>
                </w:rPrChange>
              </w:rPr>
              <w:t xml:space="preserve">The disadvantage to this approach is the proliferation of secret scopes of which there is a limit of 100 per workspace. </w:t>
            </w:r>
            <w:del w:id="4163" w:author="Locke Liu" w:date="2021-05-24T15:17:00Z">
              <w:r w:rsidRPr="004D620F" w:rsidDel="00F42727">
                <w:rPr>
                  <w:rFonts w:ascii="Arial" w:hAnsi="Arial" w:cs="Arial"/>
                  <w:sz w:val="16"/>
                  <w:szCs w:val="16"/>
                  <w:rPrChange w:id="4164" w:author="Locke Liu" w:date="2021-05-24T14:33:00Z">
                    <w:rPr>
                      <w:rFonts w:ascii="Segoe UI" w:hAnsi="Segoe UI" w:cs="Segoe UI"/>
                      <w:sz w:val="16"/>
                      <w:szCs w:val="16"/>
                    </w:rPr>
                  </w:rPrChange>
                </w:rPr>
                <w:delText>Additionally</w:delText>
              </w:r>
            </w:del>
            <w:ins w:id="4165" w:author="Locke Liu" w:date="2021-05-24T15:17:00Z">
              <w:r w:rsidR="00F42727" w:rsidRPr="004D620F">
                <w:rPr>
                  <w:rFonts w:ascii="Arial" w:hAnsi="Arial" w:cs="Arial"/>
                  <w:sz w:val="16"/>
                  <w:szCs w:val="16"/>
                </w:rPr>
                <w:t>Additionally,</w:t>
              </w:r>
            </w:ins>
            <w:r w:rsidRPr="004D620F">
              <w:rPr>
                <w:rFonts w:ascii="Arial" w:hAnsi="Arial" w:cs="Arial"/>
                <w:sz w:val="16"/>
                <w:szCs w:val="16"/>
                <w:rPrChange w:id="4166" w:author="Locke Liu" w:date="2021-05-24T14:33:00Z">
                  <w:rPr>
                    <w:rFonts w:ascii="Segoe UI" w:hAnsi="Segoe UI" w:cs="Segoe UI"/>
                    <w:sz w:val="16"/>
                    <w:szCs w:val="16"/>
                  </w:rPr>
                </w:rPrChange>
              </w:rPr>
              <w:t xml:space="preserve"> the premium plan is required in order to assign granular permissions to the secret scope.</w:t>
            </w:r>
          </w:p>
        </w:tc>
        <w:tc>
          <w:tcPr>
            <w:tcW w:w="1667" w:type="pct"/>
            <w:shd w:val="clear" w:color="auto" w:fill="auto"/>
          </w:tcPr>
          <w:p w14:paraId="2306F859" w14:textId="0E23877E" w:rsidR="005878B0" w:rsidRPr="004D620F" w:rsidRDefault="005878B0" w:rsidP="006A422C">
            <w:pPr>
              <w:jc w:val="both"/>
              <w:rPr>
                <w:rFonts w:ascii="Arial" w:hAnsi="Arial" w:cs="Arial"/>
                <w:sz w:val="16"/>
                <w:szCs w:val="16"/>
                <w:rPrChange w:id="4167" w:author="Locke Liu" w:date="2021-05-24T14:33:00Z">
                  <w:rPr>
                    <w:rFonts w:ascii="Segoe UI" w:hAnsi="Segoe UI" w:cs="Segoe UI"/>
                    <w:sz w:val="16"/>
                    <w:szCs w:val="16"/>
                  </w:rPr>
                </w:rPrChange>
              </w:rPr>
            </w:pPr>
          </w:p>
        </w:tc>
      </w:tr>
      <w:tr w:rsidR="005878B0" w:rsidRPr="004D620F" w14:paraId="1A662DB3" w14:textId="77777777" w:rsidTr="006A422C">
        <w:trPr>
          <w:trHeight w:val="360"/>
          <w:jc w:val="center"/>
        </w:trPr>
        <w:tc>
          <w:tcPr>
            <w:tcW w:w="1389" w:type="pct"/>
            <w:shd w:val="clear" w:color="auto" w:fill="FFFFFF"/>
          </w:tcPr>
          <w:p w14:paraId="00CC79C0" w14:textId="77777777" w:rsidR="005878B0" w:rsidRPr="004D620F" w:rsidRDefault="005878B0" w:rsidP="006A422C">
            <w:pPr>
              <w:jc w:val="both"/>
              <w:rPr>
                <w:rFonts w:ascii="Arial" w:hAnsi="Arial" w:cs="Arial"/>
                <w:b/>
                <w:bCs/>
                <w:sz w:val="16"/>
                <w:szCs w:val="16"/>
                <w:rPrChange w:id="4168" w:author="Locke Liu" w:date="2021-05-24T14:33:00Z">
                  <w:rPr>
                    <w:rFonts w:ascii="Segoe UI" w:hAnsi="Segoe UI" w:cs="Segoe UI"/>
                    <w:b/>
                    <w:bCs/>
                    <w:sz w:val="16"/>
                    <w:szCs w:val="16"/>
                  </w:rPr>
                </w:rPrChange>
              </w:rPr>
            </w:pPr>
            <w:r w:rsidRPr="004D620F">
              <w:rPr>
                <w:rFonts w:ascii="Arial" w:hAnsi="Arial" w:cs="Arial"/>
                <w:b/>
                <w:bCs/>
                <w:sz w:val="16"/>
                <w:szCs w:val="16"/>
                <w:rPrChange w:id="4169" w:author="Locke Liu" w:date="2021-05-24T14:33:00Z">
                  <w:rPr>
                    <w:rFonts w:ascii="Segoe UI" w:hAnsi="Segoe UI" w:cs="Segoe UI"/>
                    <w:b/>
                    <w:bCs/>
                    <w:sz w:val="16"/>
                    <w:szCs w:val="16"/>
                  </w:rPr>
                </w:rPrChange>
              </w:rPr>
              <w:t>Related requirements</w:t>
            </w:r>
          </w:p>
        </w:tc>
        <w:tc>
          <w:tcPr>
            <w:tcW w:w="1944" w:type="pct"/>
            <w:shd w:val="clear" w:color="auto" w:fill="auto"/>
          </w:tcPr>
          <w:p w14:paraId="3F677951" w14:textId="77777777" w:rsidR="005878B0" w:rsidRPr="004D620F" w:rsidRDefault="005878B0" w:rsidP="006A422C">
            <w:pPr>
              <w:jc w:val="both"/>
              <w:rPr>
                <w:rFonts w:ascii="Arial" w:hAnsi="Arial" w:cs="Arial"/>
                <w:sz w:val="16"/>
                <w:szCs w:val="16"/>
                <w:rPrChange w:id="4170" w:author="Locke Liu" w:date="2021-05-24T14:33:00Z">
                  <w:rPr>
                    <w:rFonts w:ascii="Segoe UI" w:hAnsi="Segoe UI" w:cs="Segoe UI"/>
                    <w:sz w:val="16"/>
                    <w:szCs w:val="16"/>
                  </w:rPr>
                </w:rPrChange>
              </w:rPr>
            </w:pPr>
          </w:p>
        </w:tc>
        <w:tc>
          <w:tcPr>
            <w:tcW w:w="1667" w:type="pct"/>
            <w:shd w:val="clear" w:color="auto" w:fill="auto"/>
          </w:tcPr>
          <w:p w14:paraId="7FA5E599" w14:textId="77777777" w:rsidR="005878B0" w:rsidRPr="004D620F" w:rsidRDefault="005878B0" w:rsidP="006A422C">
            <w:pPr>
              <w:jc w:val="both"/>
              <w:rPr>
                <w:rFonts w:ascii="Arial" w:hAnsi="Arial" w:cs="Arial"/>
                <w:sz w:val="16"/>
                <w:szCs w:val="16"/>
                <w:rPrChange w:id="4171" w:author="Locke Liu" w:date="2021-05-24T14:33:00Z">
                  <w:rPr>
                    <w:rFonts w:ascii="Segoe UI" w:hAnsi="Segoe UI" w:cs="Segoe UI"/>
                    <w:sz w:val="16"/>
                    <w:szCs w:val="16"/>
                  </w:rPr>
                </w:rPrChange>
              </w:rPr>
            </w:pPr>
            <w:r w:rsidRPr="004D620F">
              <w:rPr>
                <w:rFonts w:ascii="Arial" w:hAnsi="Arial" w:cs="Arial"/>
                <w:sz w:val="16"/>
                <w:szCs w:val="16"/>
                <w:rPrChange w:id="4172" w:author="Locke Liu" w:date="2021-05-24T14:33:00Z">
                  <w:rPr>
                    <w:rFonts w:ascii="Segoe UI" w:hAnsi="Segoe UI" w:cs="Segoe UI"/>
                    <w:sz w:val="16"/>
                    <w:szCs w:val="16"/>
                  </w:rPr>
                </w:rPrChange>
              </w:rPr>
              <w:t> </w:t>
            </w:r>
          </w:p>
        </w:tc>
      </w:tr>
      <w:tr w:rsidR="005878B0" w:rsidRPr="004D620F" w14:paraId="07565AA3" w14:textId="77777777" w:rsidTr="006A422C">
        <w:trPr>
          <w:trHeight w:val="360"/>
          <w:jc w:val="center"/>
        </w:trPr>
        <w:tc>
          <w:tcPr>
            <w:tcW w:w="1389" w:type="pct"/>
            <w:shd w:val="clear" w:color="auto" w:fill="FFFFFF"/>
          </w:tcPr>
          <w:p w14:paraId="5CF3DD1B" w14:textId="77777777" w:rsidR="005878B0" w:rsidRPr="004D620F" w:rsidRDefault="005878B0" w:rsidP="006A422C">
            <w:pPr>
              <w:jc w:val="both"/>
              <w:rPr>
                <w:rFonts w:ascii="Arial" w:hAnsi="Arial" w:cs="Arial"/>
                <w:b/>
                <w:bCs/>
                <w:sz w:val="16"/>
                <w:szCs w:val="16"/>
                <w:rPrChange w:id="4173" w:author="Locke Liu" w:date="2021-05-24T14:33:00Z">
                  <w:rPr>
                    <w:rFonts w:ascii="Segoe UI" w:hAnsi="Segoe UI" w:cs="Segoe UI"/>
                    <w:b/>
                    <w:bCs/>
                    <w:sz w:val="16"/>
                    <w:szCs w:val="16"/>
                  </w:rPr>
                </w:rPrChange>
              </w:rPr>
            </w:pPr>
            <w:r w:rsidRPr="004D620F">
              <w:rPr>
                <w:rFonts w:ascii="Arial" w:hAnsi="Arial" w:cs="Arial"/>
                <w:b/>
                <w:bCs/>
                <w:sz w:val="16"/>
                <w:szCs w:val="16"/>
                <w:rPrChange w:id="4174" w:author="Locke Liu" w:date="2021-05-24T14:33:00Z">
                  <w:rPr>
                    <w:rFonts w:ascii="Segoe UI" w:hAnsi="Segoe UI" w:cs="Segoe UI"/>
                    <w:b/>
                    <w:bCs/>
                    <w:sz w:val="16"/>
                    <w:szCs w:val="16"/>
                  </w:rPr>
                </w:rPrChange>
              </w:rPr>
              <w:t>Related Architecture Decisions</w:t>
            </w:r>
          </w:p>
        </w:tc>
        <w:tc>
          <w:tcPr>
            <w:tcW w:w="1944" w:type="pct"/>
            <w:shd w:val="clear" w:color="auto" w:fill="auto"/>
          </w:tcPr>
          <w:p w14:paraId="12762DAD" w14:textId="77777777" w:rsidR="005878B0" w:rsidRPr="004D620F" w:rsidRDefault="005878B0" w:rsidP="006A422C">
            <w:pPr>
              <w:jc w:val="both"/>
              <w:rPr>
                <w:rFonts w:ascii="Arial" w:hAnsi="Arial" w:cs="Arial"/>
                <w:color w:val="0000FF"/>
                <w:sz w:val="16"/>
                <w:szCs w:val="16"/>
                <w:u w:val="single"/>
                <w:rPrChange w:id="4175" w:author="Locke Liu" w:date="2021-05-24T14:33:00Z">
                  <w:rPr>
                    <w:rFonts w:ascii="Segoe UI" w:hAnsi="Segoe UI" w:cs="Segoe UI"/>
                    <w:color w:val="0000FF"/>
                    <w:sz w:val="16"/>
                    <w:szCs w:val="16"/>
                    <w:u w:val="single"/>
                  </w:rPr>
                </w:rPrChange>
              </w:rPr>
            </w:pPr>
          </w:p>
        </w:tc>
        <w:tc>
          <w:tcPr>
            <w:tcW w:w="1667" w:type="pct"/>
            <w:shd w:val="clear" w:color="auto" w:fill="auto"/>
          </w:tcPr>
          <w:p w14:paraId="5AC309A8" w14:textId="77777777" w:rsidR="005878B0" w:rsidRPr="004D620F" w:rsidRDefault="005878B0" w:rsidP="006A422C">
            <w:pPr>
              <w:jc w:val="both"/>
              <w:rPr>
                <w:rFonts w:ascii="Arial" w:hAnsi="Arial" w:cs="Arial"/>
                <w:sz w:val="16"/>
                <w:szCs w:val="16"/>
                <w:rPrChange w:id="4176" w:author="Locke Liu" w:date="2021-05-24T14:33:00Z">
                  <w:rPr>
                    <w:rFonts w:ascii="Segoe UI" w:hAnsi="Segoe UI" w:cs="Segoe UI"/>
                    <w:sz w:val="16"/>
                    <w:szCs w:val="16"/>
                  </w:rPr>
                </w:rPrChange>
              </w:rPr>
            </w:pPr>
            <w:r w:rsidRPr="004D620F">
              <w:rPr>
                <w:rFonts w:ascii="Arial" w:hAnsi="Arial" w:cs="Arial"/>
                <w:sz w:val="16"/>
                <w:szCs w:val="16"/>
                <w:rPrChange w:id="4177" w:author="Locke Liu" w:date="2021-05-24T14:33:00Z">
                  <w:rPr>
                    <w:rFonts w:ascii="Segoe UI" w:hAnsi="Segoe UI" w:cs="Segoe UI"/>
                    <w:sz w:val="16"/>
                    <w:szCs w:val="16"/>
                  </w:rPr>
                </w:rPrChange>
              </w:rPr>
              <w:t> </w:t>
            </w:r>
          </w:p>
        </w:tc>
      </w:tr>
    </w:tbl>
    <w:p w14:paraId="793B89F5" w14:textId="3404620D" w:rsidR="00917C18" w:rsidRDefault="00917C18" w:rsidP="004D075A">
      <w:pPr>
        <w:rPr>
          <w:ins w:id="4178" w:author="Locke Liu" w:date="2021-05-24T15:18:00Z"/>
          <w:rFonts w:ascii="Arial" w:hAnsi="Arial" w:cs="Arial"/>
          <w:b/>
          <w:bCs/>
          <w:color w:val="F8FAFB" w:themeColor="text1"/>
          <w:kern w:val="28"/>
          <w:sz w:val="28"/>
          <w:szCs w:val="28"/>
        </w:rPr>
      </w:pPr>
    </w:p>
    <w:p w14:paraId="5475532A" w14:textId="1C4157BD" w:rsidR="007550B0" w:rsidRPr="004D620F" w:rsidRDefault="00917C18" w:rsidP="004D075A">
      <w:pPr>
        <w:rPr>
          <w:rFonts w:ascii="Arial" w:hAnsi="Arial" w:cs="Arial"/>
          <w:b/>
          <w:bCs/>
          <w:color w:val="F8FAFB" w:themeColor="text1"/>
          <w:kern w:val="28"/>
          <w:sz w:val="28"/>
          <w:szCs w:val="28"/>
          <w:rPrChange w:id="4179" w:author="Locke Liu" w:date="2021-05-24T14:33:00Z">
            <w:rPr>
              <w:rFonts w:cs="Arial"/>
              <w:b/>
              <w:bCs/>
              <w:color w:val="F8FAFB" w:themeColor="text1"/>
              <w:kern w:val="28"/>
              <w:sz w:val="28"/>
              <w:szCs w:val="28"/>
            </w:rPr>
          </w:rPrChange>
        </w:rPr>
      </w:pPr>
      <w:ins w:id="4180" w:author="Locke Liu" w:date="2021-05-24T15:18:00Z">
        <w:r>
          <w:rPr>
            <w:rFonts w:ascii="Arial" w:hAnsi="Arial" w:cs="Arial"/>
            <w:b/>
            <w:bCs/>
            <w:color w:val="F8FAFB" w:themeColor="text1"/>
            <w:kern w:val="28"/>
            <w:sz w:val="28"/>
            <w:szCs w:val="28"/>
          </w:rPr>
          <w:br w:type="page"/>
        </w:r>
      </w:ins>
    </w:p>
    <w:p w14:paraId="1E615FC3" w14:textId="77777777" w:rsidR="004D075A" w:rsidRPr="004D620F" w:rsidRDefault="004D075A" w:rsidP="004D075A">
      <w:pPr>
        <w:pStyle w:val="Heading1"/>
        <w:rPr>
          <w:rFonts w:ascii="Arial" w:hAnsi="Arial"/>
          <w:rPrChange w:id="4181" w:author="Locke Liu" w:date="2021-05-24T14:33:00Z">
            <w:rPr/>
          </w:rPrChange>
        </w:rPr>
      </w:pPr>
      <w:bookmarkStart w:id="4182" w:name="_Toc482190448"/>
      <w:bookmarkStart w:id="4183" w:name="_Toc482707862"/>
      <w:bookmarkStart w:id="4184" w:name="_Toc72767196"/>
      <w:r w:rsidRPr="004D620F">
        <w:rPr>
          <w:rFonts w:ascii="Arial" w:hAnsi="Arial"/>
          <w:rPrChange w:id="4185" w:author="Locke Liu" w:date="2021-05-24T14:33:00Z">
            <w:rPr/>
          </w:rPrChange>
        </w:rPr>
        <w:lastRenderedPageBreak/>
        <w:t>Infrastructure Physical Architecture</w:t>
      </w:r>
      <w:bookmarkEnd w:id="3135"/>
      <w:bookmarkEnd w:id="4182"/>
      <w:bookmarkEnd w:id="4183"/>
      <w:bookmarkEnd w:id="4184"/>
      <w:r w:rsidRPr="004D620F">
        <w:rPr>
          <w:rFonts w:ascii="Arial" w:hAnsi="Arial"/>
          <w:rPrChange w:id="4186" w:author="Locke Liu" w:date="2021-05-24T14:33:00Z">
            <w:rPr/>
          </w:rPrChange>
        </w:rPr>
        <w:t xml:space="preserve"> </w:t>
      </w:r>
      <w:bookmarkEnd w:id="3136"/>
    </w:p>
    <w:p w14:paraId="1E615FC4" w14:textId="77777777" w:rsidR="004D075A" w:rsidRPr="004D620F" w:rsidRDefault="004D075A" w:rsidP="004D075A">
      <w:pPr>
        <w:pStyle w:val="Heading2"/>
        <w:rPr>
          <w:rFonts w:ascii="Arial" w:hAnsi="Arial"/>
          <w:lang w:eastAsia="en-US"/>
          <w:rPrChange w:id="4187" w:author="Locke Liu" w:date="2021-05-24T14:33:00Z">
            <w:rPr>
              <w:lang w:eastAsia="en-US"/>
            </w:rPr>
          </w:rPrChange>
        </w:rPr>
      </w:pPr>
      <w:bookmarkStart w:id="4188" w:name="_Toc72767197"/>
      <w:commentRangeStart w:id="4189"/>
      <w:r w:rsidRPr="004D620F">
        <w:rPr>
          <w:rFonts w:ascii="Arial" w:hAnsi="Arial"/>
          <w:lang w:eastAsia="en-US"/>
          <w:rPrChange w:id="4190" w:author="Locke Liu" w:date="2021-05-24T14:33:00Z">
            <w:rPr>
              <w:lang w:eastAsia="en-US"/>
            </w:rPr>
          </w:rPrChange>
        </w:rPr>
        <w:t>Products for Components</w:t>
      </w:r>
      <w:commentRangeEnd w:id="4189"/>
      <w:r w:rsidR="00231F5B">
        <w:rPr>
          <w:rStyle w:val="CommentReference"/>
          <w:rFonts w:cs="Times New Roman"/>
          <w:b w:val="0"/>
          <w:color w:val="003195" w:themeColor="text2"/>
          <w:kern w:val="0"/>
        </w:rPr>
        <w:commentReference w:id="4189"/>
      </w:r>
      <w:bookmarkEnd w:id="4188"/>
    </w:p>
    <w:p w14:paraId="1E615FC5" w14:textId="77777777" w:rsidR="004D075A" w:rsidRPr="004D620F" w:rsidRDefault="004D075A" w:rsidP="004D075A">
      <w:pPr>
        <w:rPr>
          <w:rFonts w:ascii="Arial" w:hAnsi="Arial" w:cs="Arial"/>
          <w:lang w:eastAsia="en-US"/>
          <w:rPrChange w:id="4191" w:author="Locke Liu" w:date="2021-05-24T14:33:00Z">
            <w:rPr>
              <w:lang w:eastAsia="en-US"/>
            </w:rPr>
          </w:rPrChange>
        </w:rPr>
      </w:pPr>
    </w:p>
    <w:tbl>
      <w:tblPr>
        <w:tblW w:w="5000" w:type="pct"/>
        <w:jc w:val="center"/>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1117"/>
        <w:gridCol w:w="1116"/>
        <w:gridCol w:w="2081"/>
        <w:gridCol w:w="5939"/>
      </w:tblGrid>
      <w:tr w:rsidR="008922BF" w:rsidRPr="004D620F" w14:paraId="164AE70A" w14:textId="77777777" w:rsidTr="008922BF">
        <w:trPr>
          <w:trHeight w:val="663"/>
          <w:jc w:val="center"/>
        </w:trPr>
        <w:tc>
          <w:tcPr>
            <w:tcW w:w="545" w:type="pct"/>
            <w:shd w:val="clear" w:color="auto" w:fill="D5E3FF"/>
            <w:vAlign w:val="center"/>
          </w:tcPr>
          <w:p w14:paraId="39602CF7" w14:textId="77777777" w:rsidR="008922BF" w:rsidRPr="004D620F" w:rsidRDefault="008922BF" w:rsidP="008922BF">
            <w:pPr>
              <w:rPr>
                <w:rFonts w:ascii="Arial" w:hAnsi="Arial" w:cs="Arial"/>
                <w:b/>
                <w:bCs/>
                <w:sz w:val="16"/>
                <w:szCs w:val="16"/>
                <w:rPrChange w:id="4192" w:author="Locke Liu" w:date="2021-05-24T14:33:00Z">
                  <w:rPr>
                    <w:rFonts w:ascii="Segoe UI" w:hAnsi="Segoe UI" w:cs="Segoe UI"/>
                    <w:b/>
                    <w:bCs/>
                    <w:sz w:val="16"/>
                    <w:szCs w:val="16"/>
                  </w:rPr>
                </w:rPrChange>
              </w:rPr>
            </w:pPr>
            <w:bookmarkStart w:id="4193" w:name="_Toc482707864"/>
            <w:r w:rsidRPr="004D620F">
              <w:rPr>
                <w:rFonts w:ascii="Arial" w:hAnsi="Arial" w:cs="Arial"/>
                <w:b/>
                <w:bCs/>
                <w:sz w:val="16"/>
                <w:szCs w:val="16"/>
                <w:rPrChange w:id="4194" w:author="Locke Liu" w:date="2021-05-24T14:33:00Z">
                  <w:rPr>
                    <w:rFonts w:ascii="Segoe UI" w:hAnsi="Segoe UI" w:cs="Segoe UI"/>
                    <w:b/>
                    <w:bCs/>
                    <w:sz w:val="16"/>
                    <w:szCs w:val="16"/>
                  </w:rPr>
                </w:rPrChange>
              </w:rPr>
              <w:t>Component Code</w:t>
            </w:r>
          </w:p>
        </w:tc>
        <w:tc>
          <w:tcPr>
            <w:tcW w:w="544" w:type="pct"/>
            <w:shd w:val="clear" w:color="auto" w:fill="D5E3FF"/>
            <w:vAlign w:val="center"/>
          </w:tcPr>
          <w:p w14:paraId="39A9D3BA" w14:textId="77777777" w:rsidR="008922BF" w:rsidRPr="004D620F" w:rsidRDefault="008922BF" w:rsidP="008922BF">
            <w:pPr>
              <w:rPr>
                <w:rFonts w:ascii="Arial" w:hAnsi="Arial" w:cs="Arial"/>
                <w:b/>
                <w:bCs/>
                <w:sz w:val="16"/>
                <w:szCs w:val="16"/>
                <w:rPrChange w:id="4195" w:author="Locke Liu" w:date="2021-05-24T14:33:00Z">
                  <w:rPr>
                    <w:rFonts w:ascii="Segoe UI" w:hAnsi="Segoe UI" w:cs="Segoe UI"/>
                    <w:b/>
                    <w:bCs/>
                    <w:sz w:val="16"/>
                    <w:szCs w:val="16"/>
                  </w:rPr>
                </w:rPrChange>
              </w:rPr>
            </w:pPr>
            <w:r w:rsidRPr="004D620F">
              <w:rPr>
                <w:rFonts w:ascii="Arial" w:hAnsi="Arial" w:cs="Arial"/>
                <w:b/>
                <w:bCs/>
                <w:sz w:val="16"/>
                <w:szCs w:val="16"/>
                <w:rPrChange w:id="4196" w:author="Locke Liu" w:date="2021-05-24T14:33:00Z">
                  <w:rPr>
                    <w:rFonts w:ascii="Segoe UI" w:hAnsi="Segoe UI" w:cs="Segoe UI"/>
                    <w:b/>
                    <w:bCs/>
                    <w:sz w:val="16"/>
                    <w:szCs w:val="16"/>
                  </w:rPr>
                </w:rPrChange>
              </w:rPr>
              <w:t>Component</w:t>
            </w:r>
          </w:p>
        </w:tc>
        <w:tc>
          <w:tcPr>
            <w:tcW w:w="1015" w:type="pct"/>
            <w:shd w:val="clear" w:color="auto" w:fill="D5E3FF"/>
            <w:vAlign w:val="center"/>
          </w:tcPr>
          <w:p w14:paraId="7CEC18BC" w14:textId="3DFBAE02" w:rsidR="008922BF" w:rsidRPr="004D620F" w:rsidRDefault="008922BF" w:rsidP="008922BF">
            <w:pPr>
              <w:rPr>
                <w:rFonts w:ascii="Arial" w:hAnsi="Arial" w:cs="Arial"/>
                <w:b/>
                <w:bCs/>
                <w:sz w:val="16"/>
                <w:szCs w:val="16"/>
                <w:rPrChange w:id="4197" w:author="Locke Liu" w:date="2021-05-24T14:33:00Z">
                  <w:rPr>
                    <w:rFonts w:ascii="Segoe UI" w:hAnsi="Segoe UI" w:cs="Segoe UI"/>
                    <w:b/>
                    <w:bCs/>
                    <w:sz w:val="16"/>
                    <w:szCs w:val="16"/>
                  </w:rPr>
                </w:rPrChange>
              </w:rPr>
            </w:pPr>
            <w:r w:rsidRPr="004D620F">
              <w:rPr>
                <w:rFonts w:ascii="Arial" w:hAnsi="Arial" w:cs="Arial"/>
                <w:b/>
                <w:bCs/>
                <w:sz w:val="16"/>
                <w:szCs w:val="16"/>
                <w:rPrChange w:id="4198" w:author="Locke Liu" w:date="2021-05-24T14:33:00Z">
                  <w:rPr>
                    <w:rFonts w:ascii="Segoe UI" w:hAnsi="Segoe UI" w:cs="Segoe UI"/>
                    <w:b/>
                    <w:bCs/>
                    <w:sz w:val="16"/>
                    <w:szCs w:val="16"/>
                  </w:rPr>
                </w:rPrChange>
              </w:rPr>
              <w:t>Component details</w:t>
            </w:r>
          </w:p>
        </w:tc>
        <w:tc>
          <w:tcPr>
            <w:tcW w:w="2896" w:type="pct"/>
            <w:shd w:val="clear" w:color="auto" w:fill="D5E3FF"/>
            <w:vAlign w:val="center"/>
          </w:tcPr>
          <w:p w14:paraId="432C51CC" w14:textId="3867B088" w:rsidR="008922BF" w:rsidRPr="004D620F" w:rsidRDefault="008922BF" w:rsidP="008922BF">
            <w:pPr>
              <w:rPr>
                <w:rFonts w:ascii="Arial" w:hAnsi="Arial" w:cs="Arial"/>
                <w:b/>
                <w:bCs/>
                <w:sz w:val="16"/>
                <w:szCs w:val="16"/>
                <w:rPrChange w:id="4199" w:author="Locke Liu" w:date="2021-05-24T14:33:00Z">
                  <w:rPr>
                    <w:rFonts w:ascii="Segoe UI" w:hAnsi="Segoe UI" w:cs="Segoe UI"/>
                    <w:b/>
                    <w:bCs/>
                    <w:sz w:val="16"/>
                    <w:szCs w:val="16"/>
                  </w:rPr>
                </w:rPrChange>
              </w:rPr>
            </w:pPr>
            <w:r w:rsidRPr="004D620F">
              <w:rPr>
                <w:rFonts w:ascii="Arial" w:hAnsi="Arial" w:cs="Arial"/>
                <w:b/>
                <w:bCs/>
                <w:sz w:val="16"/>
                <w:szCs w:val="16"/>
                <w:rPrChange w:id="4200" w:author="Locke Liu" w:date="2021-05-24T14:33:00Z">
                  <w:rPr>
                    <w:rFonts w:ascii="Segoe UI" w:hAnsi="Segoe UI" w:cs="Segoe UI"/>
                    <w:b/>
                    <w:bCs/>
                    <w:sz w:val="16"/>
                    <w:szCs w:val="16"/>
                  </w:rPr>
                </w:rPrChange>
              </w:rPr>
              <w:t>Description</w:t>
            </w:r>
          </w:p>
        </w:tc>
      </w:tr>
      <w:tr w:rsidR="008922BF" w:rsidRPr="004D620F" w14:paraId="2EB75B75" w14:textId="77777777" w:rsidTr="008922BF">
        <w:trPr>
          <w:trHeight w:val="573"/>
          <w:jc w:val="center"/>
        </w:trPr>
        <w:tc>
          <w:tcPr>
            <w:tcW w:w="545" w:type="pct"/>
            <w:vAlign w:val="center"/>
          </w:tcPr>
          <w:p w14:paraId="528E1BA3" w14:textId="77777777" w:rsidR="008922BF" w:rsidRPr="004D620F" w:rsidRDefault="008922BF" w:rsidP="008922BF">
            <w:pPr>
              <w:rPr>
                <w:rFonts w:ascii="Arial" w:hAnsi="Arial" w:cs="Arial"/>
                <w:color w:val="121B1F" w:themeColor="background1"/>
                <w:sz w:val="14"/>
                <w:szCs w:val="14"/>
                <w:rPrChange w:id="420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02" w:author="Locke Liu" w:date="2021-05-24T14:33:00Z">
                  <w:rPr>
                    <w:rFonts w:ascii="Segoe UI" w:hAnsi="Segoe UI" w:cs="Segoe UI"/>
                    <w:color w:val="121B1F" w:themeColor="background1"/>
                    <w:sz w:val="14"/>
                    <w:szCs w:val="14"/>
                  </w:rPr>
                </w:rPrChange>
              </w:rPr>
              <w:t>C01</w:t>
            </w:r>
          </w:p>
        </w:tc>
        <w:tc>
          <w:tcPr>
            <w:tcW w:w="544" w:type="pct"/>
            <w:shd w:val="clear" w:color="auto" w:fill="auto"/>
            <w:vAlign w:val="center"/>
          </w:tcPr>
          <w:p w14:paraId="30C70E1D" w14:textId="77777777" w:rsidR="008922BF" w:rsidRPr="004D620F" w:rsidRDefault="008922BF" w:rsidP="008922BF">
            <w:pPr>
              <w:rPr>
                <w:rFonts w:ascii="Arial" w:hAnsi="Arial" w:cs="Arial"/>
                <w:color w:val="121B1F" w:themeColor="background1"/>
                <w:sz w:val="14"/>
                <w:szCs w:val="14"/>
                <w:rPrChange w:id="420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04" w:author="Locke Liu" w:date="2021-05-24T14:33:00Z">
                  <w:rPr>
                    <w:rFonts w:ascii="Segoe UI" w:hAnsi="Segoe UI" w:cs="Segoe UI"/>
                    <w:color w:val="121B1F" w:themeColor="background1"/>
                    <w:sz w:val="14"/>
                    <w:szCs w:val="14"/>
                  </w:rPr>
                </w:rPrChange>
              </w:rPr>
              <w:t>Storage account</w:t>
            </w:r>
          </w:p>
        </w:tc>
        <w:tc>
          <w:tcPr>
            <w:tcW w:w="1015" w:type="pct"/>
            <w:vAlign w:val="center"/>
          </w:tcPr>
          <w:p w14:paraId="6040D96B" w14:textId="68535C97" w:rsidR="008922BF" w:rsidRPr="004D620F" w:rsidRDefault="008922BF" w:rsidP="008922BF">
            <w:pPr>
              <w:rPr>
                <w:rFonts w:ascii="Arial" w:hAnsi="Arial" w:cs="Arial"/>
                <w:color w:val="121B1F" w:themeColor="background1"/>
                <w:sz w:val="14"/>
                <w:szCs w:val="14"/>
                <w:rPrChange w:id="420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06" w:author="Locke Liu" w:date="2021-05-24T14:33:00Z">
                  <w:rPr>
                    <w:rFonts w:ascii="Segoe UI" w:hAnsi="Segoe UI" w:cs="Segoe UI"/>
                    <w:color w:val="121B1F" w:themeColor="background1"/>
                    <w:sz w:val="14"/>
                    <w:szCs w:val="14"/>
                  </w:rPr>
                </w:rPrChange>
              </w:rPr>
              <w:t>Azure storage account (StorageV2 (general purpose v2))</w:t>
            </w:r>
          </w:p>
        </w:tc>
        <w:tc>
          <w:tcPr>
            <w:tcW w:w="2896" w:type="pct"/>
            <w:shd w:val="clear" w:color="auto" w:fill="auto"/>
            <w:vAlign w:val="center"/>
          </w:tcPr>
          <w:p w14:paraId="5F753677" w14:textId="087DE181" w:rsidR="008922BF" w:rsidRPr="004D620F" w:rsidRDefault="008922BF" w:rsidP="008922BF">
            <w:pPr>
              <w:rPr>
                <w:rFonts w:ascii="Arial" w:hAnsi="Arial" w:cs="Arial"/>
                <w:color w:val="121B1F" w:themeColor="background1"/>
                <w:sz w:val="14"/>
                <w:szCs w:val="14"/>
                <w:rPrChange w:id="420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08" w:author="Locke Liu" w:date="2021-05-24T14:33:00Z">
                  <w:rPr>
                    <w:rFonts w:ascii="Segoe UI" w:hAnsi="Segoe UI" w:cs="Segoe UI"/>
                    <w:color w:val="121B1F" w:themeColor="background1"/>
                    <w:sz w:val="14"/>
                    <w:szCs w:val="14"/>
                  </w:rPr>
                </w:rPrChange>
              </w:rPr>
              <w:t xml:space="preserve">This component will use Azure storage account to store batch storage. It can be integrating with application through blob storage API. It can also be used to upload data manually through Azure storage explorer. </w:t>
            </w:r>
          </w:p>
        </w:tc>
      </w:tr>
      <w:tr w:rsidR="008922BF" w:rsidRPr="004D620F" w14:paraId="57DDFF3D" w14:textId="77777777" w:rsidTr="008922BF">
        <w:trPr>
          <w:trHeight w:val="573"/>
          <w:jc w:val="center"/>
        </w:trPr>
        <w:tc>
          <w:tcPr>
            <w:tcW w:w="545" w:type="pct"/>
            <w:vAlign w:val="center"/>
          </w:tcPr>
          <w:p w14:paraId="4B3C6461" w14:textId="77777777" w:rsidR="008922BF" w:rsidRPr="004D620F" w:rsidRDefault="008922BF" w:rsidP="008922BF">
            <w:pPr>
              <w:rPr>
                <w:rFonts w:ascii="Arial" w:hAnsi="Arial" w:cs="Arial"/>
                <w:color w:val="121B1F" w:themeColor="background1"/>
                <w:sz w:val="14"/>
                <w:szCs w:val="14"/>
                <w:rPrChange w:id="420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10" w:author="Locke Liu" w:date="2021-05-24T14:33:00Z">
                  <w:rPr>
                    <w:rFonts w:ascii="Segoe UI" w:hAnsi="Segoe UI" w:cs="Segoe UI"/>
                    <w:color w:val="121B1F" w:themeColor="background1"/>
                    <w:sz w:val="14"/>
                    <w:szCs w:val="14"/>
                  </w:rPr>
                </w:rPrChange>
              </w:rPr>
              <w:t>C02</w:t>
            </w:r>
          </w:p>
        </w:tc>
        <w:tc>
          <w:tcPr>
            <w:tcW w:w="544" w:type="pct"/>
            <w:shd w:val="clear" w:color="auto" w:fill="auto"/>
            <w:vAlign w:val="center"/>
          </w:tcPr>
          <w:p w14:paraId="66E3C503" w14:textId="77777777" w:rsidR="008922BF" w:rsidRPr="004D620F" w:rsidRDefault="008922BF" w:rsidP="008922BF">
            <w:pPr>
              <w:rPr>
                <w:rFonts w:ascii="Arial" w:hAnsi="Arial" w:cs="Arial"/>
                <w:color w:val="121B1F" w:themeColor="background1"/>
                <w:sz w:val="14"/>
                <w:szCs w:val="14"/>
                <w:rPrChange w:id="421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12" w:author="Locke Liu" w:date="2021-05-24T14:33:00Z">
                  <w:rPr>
                    <w:rFonts w:ascii="Segoe UI" w:hAnsi="Segoe UI" w:cs="Segoe UI"/>
                    <w:color w:val="121B1F" w:themeColor="background1"/>
                    <w:sz w:val="14"/>
                    <w:szCs w:val="14"/>
                  </w:rPr>
                </w:rPrChange>
              </w:rPr>
              <w:t>Event hub</w:t>
            </w:r>
          </w:p>
        </w:tc>
        <w:tc>
          <w:tcPr>
            <w:tcW w:w="1015" w:type="pct"/>
            <w:vAlign w:val="center"/>
          </w:tcPr>
          <w:p w14:paraId="1B0093E2" w14:textId="6B37DE5E" w:rsidR="008922BF" w:rsidRPr="004D620F" w:rsidRDefault="008252EA" w:rsidP="008922BF">
            <w:pPr>
              <w:rPr>
                <w:rFonts w:ascii="Arial" w:hAnsi="Arial" w:cs="Arial"/>
                <w:color w:val="121B1F" w:themeColor="background1"/>
                <w:sz w:val="14"/>
                <w:szCs w:val="14"/>
                <w:rPrChange w:id="421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14" w:author="Locke Liu" w:date="2021-05-24T14:33:00Z">
                  <w:rPr>
                    <w:rFonts w:ascii="Segoe UI" w:hAnsi="Segoe UI" w:cs="Segoe UI"/>
                    <w:color w:val="121B1F" w:themeColor="background1"/>
                    <w:sz w:val="14"/>
                    <w:szCs w:val="14"/>
                  </w:rPr>
                </w:rPrChange>
              </w:rPr>
              <w:t>Azure Event hub standard</w:t>
            </w:r>
          </w:p>
        </w:tc>
        <w:tc>
          <w:tcPr>
            <w:tcW w:w="2896" w:type="pct"/>
            <w:shd w:val="clear" w:color="auto" w:fill="auto"/>
            <w:vAlign w:val="center"/>
          </w:tcPr>
          <w:p w14:paraId="4B09F3E2" w14:textId="32E1C99E" w:rsidR="008922BF" w:rsidRPr="004D620F" w:rsidRDefault="008922BF" w:rsidP="008922BF">
            <w:pPr>
              <w:rPr>
                <w:rFonts w:ascii="Arial" w:hAnsi="Arial" w:cs="Arial"/>
                <w:color w:val="121B1F" w:themeColor="background1"/>
                <w:sz w:val="14"/>
                <w:szCs w:val="14"/>
                <w:rPrChange w:id="421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16" w:author="Locke Liu" w:date="2021-05-24T14:33:00Z">
                  <w:rPr>
                    <w:rFonts w:ascii="Segoe UI" w:hAnsi="Segoe UI" w:cs="Segoe UI"/>
                    <w:color w:val="121B1F" w:themeColor="background1"/>
                    <w:sz w:val="14"/>
                    <w:szCs w:val="14"/>
                  </w:rPr>
                </w:rPrChange>
              </w:rPr>
              <w:t>Event Hubs is a fully managed, real-time data ingestion service that’s simple, trusted, and scalable. Stream millions of events per second from any source to build dynamic data pipelines and immediately respond to business challenges. It can be Integrate seamlessly with other Azure services like ADF etc.</w:t>
            </w:r>
          </w:p>
        </w:tc>
      </w:tr>
      <w:tr w:rsidR="008922BF" w:rsidRPr="004D620F" w14:paraId="374AA5CD" w14:textId="77777777" w:rsidTr="008922BF">
        <w:trPr>
          <w:trHeight w:val="573"/>
          <w:jc w:val="center"/>
        </w:trPr>
        <w:tc>
          <w:tcPr>
            <w:tcW w:w="545" w:type="pct"/>
            <w:vAlign w:val="center"/>
          </w:tcPr>
          <w:p w14:paraId="7A95B4B4" w14:textId="77777777" w:rsidR="008922BF" w:rsidRPr="004D620F" w:rsidRDefault="008922BF" w:rsidP="008922BF">
            <w:pPr>
              <w:rPr>
                <w:rFonts w:ascii="Arial" w:hAnsi="Arial" w:cs="Arial"/>
                <w:color w:val="121B1F" w:themeColor="background1"/>
                <w:sz w:val="14"/>
                <w:szCs w:val="14"/>
                <w:rPrChange w:id="421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18" w:author="Locke Liu" w:date="2021-05-24T14:33:00Z">
                  <w:rPr>
                    <w:rFonts w:ascii="Segoe UI" w:hAnsi="Segoe UI" w:cs="Segoe UI"/>
                    <w:color w:val="121B1F" w:themeColor="background1"/>
                    <w:sz w:val="14"/>
                    <w:szCs w:val="14"/>
                  </w:rPr>
                </w:rPrChange>
              </w:rPr>
              <w:t>C03</w:t>
            </w:r>
          </w:p>
        </w:tc>
        <w:tc>
          <w:tcPr>
            <w:tcW w:w="544" w:type="pct"/>
            <w:shd w:val="clear" w:color="auto" w:fill="auto"/>
            <w:vAlign w:val="center"/>
          </w:tcPr>
          <w:p w14:paraId="5C424CA8" w14:textId="77777777" w:rsidR="008922BF" w:rsidRPr="004D620F" w:rsidRDefault="008922BF" w:rsidP="008922BF">
            <w:pPr>
              <w:rPr>
                <w:rFonts w:ascii="Arial" w:hAnsi="Arial" w:cs="Arial"/>
                <w:color w:val="121B1F" w:themeColor="background1"/>
                <w:sz w:val="14"/>
                <w:szCs w:val="14"/>
                <w:rPrChange w:id="421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20" w:author="Locke Liu" w:date="2021-05-24T14:33:00Z">
                  <w:rPr>
                    <w:rFonts w:ascii="Segoe UI" w:hAnsi="Segoe UI" w:cs="Segoe UI"/>
                    <w:color w:val="121B1F" w:themeColor="background1"/>
                    <w:sz w:val="14"/>
                    <w:szCs w:val="14"/>
                  </w:rPr>
                </w:rPrChange>
              </w:rPr>
              <w:t>Data factory</w:t>
            </w:r>
          </w:p>
        </w:tc>
        <w:tc>
          <w:tcPr>
            <w:tcW w:w="1015" w:type="pct"/>
            <w:vAlign w:val="center"/>
          </w:tcPr>
          <w:p w14:paraId="335CE29E" w14:textId="092900DE" w:rsidR="008922BF" w:rsidRPr="004D620F" w:rsidRDefault="008252EA" w:rsidP="008922BF">
            <w:pPr>
              <w:rPr>
                <w:rFonts w:ascii="Arial" w:hAnsi="Arial" w:cs="Arial"/>
                <w:color w:val="121B1F" w:themeColor="background1"/>
                <w:sz w:val="14"/>
                <w:szCs w:val="14"/>
                <w:rPrChange w:id="422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22" w:author="Locke Liu" w:date="2021-05-24T14:33:00Z">
                  <w:rPr>
                    <w:rFonts w:ascii="Segoe UI" w:hAnsi="Segoe UI" w:cs="Segoe UI"/>
                    <w:color w:val="121B1F" w:themeColor="background1"/>
                    <w:sz w:val="14"/>
                    <w:szCs w:val="14"/>
                  </w:rPr>
                </w:rPrChange>
              </w:rPr>
              <w:t>Azure data factory v2</w:t>
            </w:r>
          </w:p>
        </w:tc>
        <w:tc>
          <w:tcPr>
            <w:tcW w:w="2896" w:type="pct"/>
            <w:shd w:val="clear" w:color="auto" w:fill="auto"/>
            <w:vAlign w:val="center"/>
          </w:tcPr>
          <w:p w14:paraId="7683BF31" w14:textId="003604A5" w:rsidR="008922BF" w:rsidRPr="004D620F" w:rsidRDefault="008922BF" w:rsidP="008922BF">
            <w:pPr>
              <w:rPr>
                <w:rFonts w:ascii="Arial" w:hAnsi="Arial" w:cs="Arial"/>
                <w:color w:val="121B1F" w:themeColor="background1"/>
                <w:sz w:val="14"/>
                <w:szCs w:val="14"/>
                <w:rPrChange w:id="422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24" w:author="Locke Liu" w:date="2021-05-24T14:33:00Z">
                  <w:rPr>
                    <w:rFonts w:ascii="Segoe UI" w:hAnsi="Segoe UI" w:cs="Segoe UI"/>
                    <w:color w:val="121B1F" w:themeColor="background1"/>
                    <w:sz w:val="14"/>
                    <w:szCs w:val="14"/>
                  </w:rPr>
                </w:rPrChange>
              </w:rPr>
              <w:t>Azure Data Factory is Azure's cloud ETL service for scale-out serverless data integration and data transformation. It will be used to manage the data move pipeline</w:t>
            </w:r>
          </w:p>
        </w:tc>
      </w:tr>
      <w:tr w:rsidR="008922BF" w:rsidRPr="004D620F" w14:paraId="7A664C16" w14:textId="77777777" w:rsidTr="008922BF">
        <w:trPr>
          <w:trHeight w:val="573"/>
          <w:jc w:val="center"/>
        </w:trPr>
        <w:tc>
          <w:tcPr>
            <w:tcW w:w="545" w:type="pct"/>
            <w:vAlign w:val="center"/>
          </w:tcPr>
          <w:p w14:paraId="45C76BA2" w14:textId="77777777" w:rsidR="008922BF" w:rsidRPr="004D620F" w:rsidRDefault="008922BF" w:rsidP="008922BF">
            <w:pPr>
              <w:rPr>
                <w:rFonts w:ascii="Arial" w:hAnsi="Arial" w:cs="Arial"/>
                <w:color w:val="121B1F" w:themeColor="background1"/>
                <w:sz w:val="14"/>
                <w:szCs w:val="14"/>
                <w:rPrChange w:id="422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26" w:author="Locke Liu" w:date="2021-05-24T14:33:00Z">
                  <w:rPr>
                    <w:rFonts w:ascii="Segoe UI" w:hAnsi="Segoe UI" w:cs="Segoe UI"/>
                    <w:color w:val="121B1F" w:themeColor="background1"/>
                    <w:sz w:val="14"/>
                    <w:szCs w:val="14"/>
                  </w:rPr>
                </w:rPrChange>
              </w:rPr>
              <w:t>C04</w:t>
            </w:r>
          </w:p>
        </w:tc>
        <w:tc>
          <w:tcPr>
            <w:tcW w:w="544" w:type="pct"/>
            <w:shd w:val="clear" w:color="auto" w:fill="auto"/>
            <w:vAlign w:val="center"/>
          </w:tcPr>
          <w:p w14:paraId="0E790E9B" w14:textId="77777777" w:rsidR="008922BF" w:rsidRPr="004D620F" w:rsidRDefault="008922BF" w:rsidP="008922BF">
            <w:pPr>
              <w:rPr>
                <w:rFonts w:ascii="Arial" w:hAnsi="Arial" w:cs="Arial"/>
                <w:color w:val="121B1F" w:themeColor="background1"/>
                <w:sz w:val="14"/>
                <w:szCs w:val="14"/>
                <w:rPrChange w:id="422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28" w:author="Locke Liu" w:date="2021-05-24T14:33:00Z">
                  <w:rPr>
                    <w:rFonts w:ascii="Segoe UI" w:hAnsi="Segoe UI" w:cs="Segoe UI"/>
                    <w:color w:val="121B1F" w:themeColor="background1"/>
                    <w:sz w:val="14"/>
                    <w:szCs w:val="14"/>
                  </w:rPr>
                </w:rPrChange>
              </w:rPr>
              <w:t>firewall</w:t>
            </w:r>
          </w:p>
        </w:tc>
        <w:tc>
          <w:tcPr>
            <w:tcW w:w="1015" w:type="pct"/>
            <w:vAlign w:val="center"/>
          </w:tcPr>
          <w:p w14:paraId="66693585" w14:textId="20775CE1" w:rsidR="008922BF" w:rsidRPr="004D620F" w:rsidRDefault="008922BF" w:rsidP="008922BF">
            <w:pPr>
              <w:rPr>
                <w:rFonts w:ascii="Arial" w:hAnsi="Arial" w:cs="Arial"/>
                <w:color w:val="121B1F" w:themeColor="background1"/>
                <w:sz w:val="14"/>
                <w:szCs w:val="14"/>
                <w:rPrChange w:id="422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30" w:author="Locke Liu" w:date="2021-05-24T14:33:00Z">
                  <w:rPr>
                    <w:rFonts w:ascii="Segoe UI" w:hAnsi="Segoe UI" w:cs="Segoe UI"/>
                    <w:color w:val="121B1F" w:themeColor="background1"/>
                    <w:sz w:val="14"/>
                    <w:szCs w:val="14"/>
                  </w:rPr>
                </w:rPrChange>
              </w:rPr>
              <w:t>Azure firewall (</w:t>
            </w:r>
            <w:r w:rsidRPr="004D620F">
              <w:rPr>
                <w:rFonts w:ascii="Arial" w:hAnsi="Arial" w:cs="Arial"/>
                <w:color w:val="121B1F" w:themeColor="background1"/>
                <w:sz w:val="14"/>
                <w:szCs w:val="14"/>
                <w:shd w:val="clear" w:color="auto" w:fill="FFFFFF"/>
                <w:rPrChange w:id="4231" w:author="Locke Liu" w:date="2021-05-24T14:33:00Z">
                  <w:rPr>
                    <w:rFonts w:ascii="Segoe UI" w:hAnsi="Segoe UI" w:cs="Segoe UI"/>
                    <w:color w:val="121B1F" w:themeColor="background1"/>
                    <w:sz w:val="14"/>
                    <w:szCs w:val="14"/>
                    <w:shd w:val="clear" w:color="auto" w:fill="FFFFFF"/>
                  </w:rPr>
                </w:rPrChange>
              </w:rPr>
              <w:t>Standard</w:t>
            </w:r>
            <w:r w:rsidRPr="004D620F">
              <w:rPr>
                <w:rFonts w:ascii="Arial" w:hAnsi="Arial" w:cs="Arial"/>
                <w:color w:val="121B1F" w:themeColor="background1"/>
                <w:sz w:val="14"/>
                <w:szCs w:val="14"/>
                <w:rPrChange w:id="4232" w:author="Locke Liu" w:date="2021-05-24T14:33:00Z">
                  <w:rPr>
                    <w:rFonts w:ascii="Segoe UI" w:hAnsi="Segoe UI" w:cs="Segoe UI"/>
                    <w:color w:val="121B1F" w:themeColor="background1"/>
                    <w:sz w:val="14"/>
                    <w:szCs w:val="14"/>
                  </w:rPr>
                </w:rPrChange>
              </w:rPr>
              <w:t>)</w:t>
            </w:r>
          </w:p>
        </w:tc>
        <w:tc>
          <w:tcPr>
            <w:tcW w:w="2896" w:type="pct"/>
            <w:shd w:val="clear" w:color="auto" w:fill="auto"/>
            <w:vAlign w:val="center"/>
          </w:tcPr>
          <w:p w14:paraId="5532013C" w14:textId="0D6E957B" w:rsidR="008922BF" w:rsidRPr="004D620F" w:rsidRDefault="008922BF" w:rsidP="008922BF">
            <w:pPr>
              <w:rPr>
                <w:rFonts w:ascii="Arial" w:hAnsi="Arial" w:cs="Arial"/>
                <w:color w:val="121B1F" w:themeColor="background1"/>
                <w:sz w:val="14"/>
                <w:szCs w:val="14"/>
                <w:rPrChange w:id="423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34" w:author="Locke Liu" w:date="2021-05-24T14:33:00Z">
                  <w:rPr>
                    <w:rFonts w:ascii="Segoe UI" w:hAnsi="Segoe UI" w:cs="Segoe UI"/>
                    <w:color w:val="121B1F" w:themeColor="background1"/>
                    <w:sz w:val="14"/>
                    <w:szCs w:val="14"/>
                  </w:rPr>
                </w:rPrChange>
              </w:rPr>
              <w:t>In our context, we will use Azure firewall to control the network traffic</w:t>
            </w:r>
          </w:p>
        </w:tc>
      </w:tr>
      <w:tr w:rsidR="008922BF" w:rsidRPr="004D620F" w14:paraId="63C09928" w14:textId="77777777" w:rsidTr="008922BF">
        <w:trPr>
          <w:trHeight w:val="573"/>
          <w:jc w:val="center"/>
        </w:trPr>
        <w:tc>
          <w:tcPr>
            <w:tcW w:w="545" w:type="pct"/>
            <w:vAlign w:val="center"/>
          </w:tcPr>
          <w:p w14:paraId="4181DA68" w14:textId="77777777" w:rsidR="008922BF" w:rsidRPr="004D620F" w:rsidRDefault="008922BF" w:rsidP="008922BF">
            <w:pPr>
              <w:rPr>
                <w:rFonts w:ascii="Arial" w:hAnsi="Arial" w:cs="Arial"/>
                <w:color w:val="121B1F" w:themeColor="background1"/>
                <w:sz w:val="14"/>
                <w:szCs w:val="14"/>
                <w:rPrChange w:id="423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36" w:author="Locke Liu" w:date="2021-05-24T14:33:00Z">
                  <w:rPr>
                    <w:rFonts w:ascii="Segoe UI" w:hAnsi="Segoe UI" w:cs="Segoe UI"/>
                    <w:color w:val="121B1F" w:themeColor="background1"/>
                    <w:sz w:val="14"/>
                    <w:szCs w:val="14"/>
                  </w:rPr>
                </w:rPrChange>
              </w:rPr>
              <w:t>C05</w:t>
            </w:r>
          </w:p>
        </w:tc>
        <w:tc>
          <w:tcPr>
            <w:tcW w:w="544" w:type="pct"/>
            <w:shd w:val="clear" w:color="auto" w:fill="auto"/>
            <w:vAlign w:val="center"/>
          </w:tcPr>
          <w:p w14:paraId="2DA4AFB5" w14:textId="77777777" w:rsidR="008922BF" w:rsidRPr="004D620F" w:rsidRDefault="008922BF" w:rsidP="008922BF">
            <w:pPr>
              <w:rPr>
                <w:rFonts w:ascii="Arial" w:hAnsi="Arial" w:cs="Arial"/>
                <w:color w:val="121B1F" w:themeColor="background1"/>
                <w:sz w:val="14"/>
                <w:szCs w:val="14"/>
                <w:rPrChange w:id="423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38" w:author="Locke Liu" w:date="2021-05-24T14:33:00Z">
                  <w:rPr>
                    <w:rFonts w:ascii="Segoe UI" w:hAnsi="Segoe UI" w:cs="Segoe UI"/>
                    <w:color w:val="121B1F" w:themeColor="background1"/>
                    <w:sz w:val="14"/>
                    <w:szCs w:val="14"/>
                  </w:rPr>
                </w:rPrChange>
              </w:rPr>
              <w:t>Data lake storage</w:t>
            </w:r>
          </w:p>
        </w:tc>
        <w:tc>
          <w:tcPr>
            <w:tcW w:w="1015" w:type="pct"/>
            <w:vAlign w:val="center"/>
          </w:tcPr>
          <w:p w14:paraId="779744F6" w14:textId="007679EC" w:rsidR="008922BF" w:rsidRPr="004D620F" w:rsidRDefault="008922BF" w:rsidP="008922BF">
            <w:pPr>
              <w:rPr>
                <w:rFonts w:ascii="Arial" w:hAnsi="Arial" w:cs="Arial"/>
                <w:color w:val="121B1F" w:themeColor="background1"/>
                <w:sz w:val="14"/>
                <w:szCs w:val="14"/>
                <w:rPrChange w:id="423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40" w:author="Locke Liu" w:date="2021-05-24T14:33:00Z">
                  <w:rPr>
                    <w:rFonts w:ascii="Segoe UI" w:hAnsi="Segoe UI" w:cs="Segoe UI"/>
                    <w:color w:val="121B1F" w:themeColor="background1"/>
                    <w:sz w:val="14"/>
                    <w:szCs w:val="14"/>
                  </w:rPr>
                </w:rPrChange>
              </w:rPr>
              <w:t>Azure storage account (StorageV2 (data lake storage gen2))</w:t>
            </w:r>
          </w:p>
        </w:tc>
        <w:tc>
          <w:tcPr>
            <w:tcW w:w="2896" w:type="pct"/>
            <w:shd w:val="clear" w:color="auto" w:fill="auto"/>
            <w:vAlign w:val="center"/>
          </w:tcPr>
          <w:p w14:paraId="21F58A1F" w14:textId="6D37251A" w:rsidR="008922BF" w:rsidRPr="004D620F" w:rsidRDefault="008922BF" w:rsidP="008922BF">
            <w:pPr>
              <w:rPr>
                <w:rFonts w:ascii="Arial" w:hAnsi="Arial" w:cs="Arial"/>
                <w:color w:val="121B1F" w:themeColor="background1"/>
                <w:sz w:val="14"/>
                <w:szCs w:val="14"/>
                <w:rPrChange w:id="424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42" w:author="Locke Liu" w:date="2021-05-24T14:33:00Z">
                  <w:rPr>
                    <w:rFonts w:ascii="Segoe UI" w:hAnsi="Segoe UI" w:cs="Segoe UI"/>
                    <w:color w:val="121B1F" w:themeColor="background1"/>
                    <w:sz w:val="14"/>
                    <w:szCs w:val="14"/>
                  </w:rPr>
                </w:rPrChange>
              </w:rPr>
              <w:t>‎Azure Data Lake Storage is a set of capabilities dedicated to big data analytics, built on Azure Blob storage. It will be used to store all data of data lake</w:t>
            </w:r>
          </w:p>
        </w:tc>
      </w:tr>
      <w:tr w:rsidR="008922BF" w:rsidRPr="004D620F" w14:paraId="7312FDAE" w14:textId="77777777" w:rsidTr="008922BF">
        <w:trPr>
          <w:trHeight w:val="573"/>
          <w:jc w:val="center"/>
        </w:trPr>
        <w:tc>
          <w:tcPr>
            <w:tcW w:w="545" w:type="pct"/>
            <w:vAlign w:val="center"/>
          </w:tcPr>
          <w:p w14:paraId="6EC081D3" w14:textId="77777777" w:rsidR="008922BF" w:rsidRPr="004D620F" w:rsidRDefault="008922BF" w:rsidP="008922BF">
            <w:pPr>
              <w:rPr>
                <w:rFonts w:ascii="Arial" w:hAnsi="Arial" w:cs="Arial"/>
                <w:color w:val="121B1F" w:themeColor="background1"/>
                <w:sz w:val="14"/>
                <w:szCs w:val="14"/>
                <w:rPrChange w:id="424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44" w:author="Locke Liu" w:date="2021-05-24T14:33:00Z">
                  <w:rPr>
                    <w:rFonts w:ascii="Segoe UI" w:hAnsi="Segoe UI" w:cs="Segoe UI"/>
                    <w:color w:val="121B1F" w:themeColor="background1"/>
                    <w:sz w:val="14"/>
                    <w:szCs w:val="14"/>
                  </w:rPr>
                </w:rPrChange>
              </w:rPr>
              <w:t>C06</w:t>
            </w:r>
          </w:p>
        </w:tc>
        <w:tc>
          <w:tcPr>
            <w:tcW w:w="544" w:type="pct"/>
            <w:shd w:val="clear" w:color="auto" w:fill="auto"/>
            <w:vAlign w:val="center"/>
          </w:tcPr>
          <w:p w14:paraId="6A4163E0" w14:textId="77777777" w:rsidR="008922BF" w:rsidRPr="004D620F" w:rsidRDefault="008922BF" w:rsidP="008922BF">
            <w:pPr>
              <w:rPr>
                <w:rFonts w:ascii="Arial" w:hAnsi="Arial" w:cs="Arial"/>
                <w:color w:val="121B1F" w:themeColor="background1"/>
                <w:sz w:val="14"/>
                <w:szCs w:val="14"/>
                <w:rPrChange w:id="424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46" w:author="Locke Liu" w:date="2021-05-24T14:33:00Z">
                  <w:rPr>
                    <w:rFonts w:ascii="Segoe UI" w:hAnsi="Segoe UI" w:cs="Segoe UI"/>
                    <w:color w:val="121B1F" w:themeColor="background1"/>
                    <w:sz w:val="14"/>
                    <w:szCs w:val="14"/>
                  </w:rPr>
                </w:rPrChange>
              </w:rPr>
              <w:t>databricks</w:t>
            </w:r>
          </w:p>
        </w:tc>
        <w:tc>
          <w:tcPr>
            <w:tcW w:w="1015" w:type="pct"/>
            <w:vAlign w:val="center"/>
          </w:tcPr>
          <w:p w14:paraId="319364F6" w14:textId="0FEB10DC" w:rsidR="008922BF" w:rsidRPr="004D620F" w:rsidRDefault="001A4137" w:rsidP="008922BF">
            <w:pPr>
              <w:rPr>
                <w:rFonts w:ascii="Arial" w:hAnsi="Arial" w:cs="Arial"/>
                <w:color w:val="121B1F" w:themeColor="background1"/>
                <w:sz w:val="14"/>
                <w:szCs w:val="14"/>
                <w:rPrChange w:id="424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48" w:author="Locke Liu" w:date="2021-05-24T14:33:00Z">
                  <w:rPr>
                    <w:rFonts w:ascii="Segoe UI" w:hAnsi="Segoe UI" w:cs="Segoe UI"/>
                    <w:color w:val="121B1F" w:themeColor="background1"/>
                    <w:sz w:val="14"/>
                    <w:szCs w:val="14"/>
                  </w:rPr>
                </w:rPrChange>
              </w:rPr>
              <w:t>Databricks premium</w:t>
            </w:r>
          </w:p>
        </w:tc>
        <w:tc>
          <w:tcPr>
            <w:tcW w:w="2896" w:type="pct"/>
            <w:shd w:val="clear" w:color="auto" w:fill="auto"/>
            <w:vAlign w:val="center"/>
          </w:tcPr>
          <w:p w14:paraId="69A17BB0" w14:textId="013D8E94" w:rsidR="008922BF" w:rsidRPr="004D620F" w:rsidRDefault="008922BF" w:rsidP="008922BF">
            <w:pPr>
              <w:rPr>
                <w:rFonts w:ascii="Arial" w:hAnsi="Arial" w:cs="Arial"/>
                <w:color w:val="121B1F" w:themeColor="background1"/>
                <w:sz w:val="14"/>
                <w:szCs w:val="14"/>
                <w:rPrChange w:id="424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50" w:author="Locke Liu" w:date="2021-05-24T14:33:00Z">
                  <w:rPr>
                    <w:rFonts w:ascii="Segoe UI" w:hAnsi="Segoe UI" w:cs="Segoe UI"/>
                    <w:color w:val="121B1F" w:themeColor="background1"/>
                    <w:sz w:val="14"/>
                    <w:szCs w:val="14"/>
                  </w:rPr>
                </w:rPrChange>
              </w:rPr>
              <w:t>Azure Databricks provides the latest versions of Apache Spark and allows you to seamlessly integrate with open source libraries. Spin up clusters and build quickly in a fully managed Apache Spark environment with the global scale and availability of Azure.</w:t>
            </w:r>
          </w:p>
        </w:tc>
      </w:tr>
      <w:tr w:rsidR="008922BF" w:rsidRPr="004D620F" w14:paraId="7A5D8C00" w14:textId="77777777" w:rsidTr="008922BF">
        <w:trPr>
          <w:trHeight w:val="573"/>
          <w:jc w:val="center"/>
        </w:trPr>
        <w:tc>
          <w:tcPr>
            <w:tcW w:w="545" w:type="pct"/>
            <w:vAlign w:val="center"/>
          </w:tcPr>
          <w:p w14:paraId="3A9AE7E2" w14:textId="77777777" w:rsidR="008922BF" w:rsidRPr="004D620F" w:rsidRDefault="008922BF" w:rsidP="008922BF">
            <w:pPr>
              <w:rPr>
                <w:rFonts w:ascii="Arial" w:hAnsi="Arial" w:cs="Arial"/>
                <w:color w:val="121B1F" w:themeColor="background1"/>
                <w:sz w:val="14"/>
                <w:szCs w:val="14"/>
                <w:rPrChange w:id="425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52" w:author="Locke Liu" w:date="2021-05-24T14:33:00Z">
                  <w:rPr>
                    <w:rFonts w:ascii="Segoe UI" w:hAnsi="Segoe UI" w:cs="Segoe UI"/>
                    <w:color w:val="121B1F" w:themeColor="background1"/>
                    <w:sz w:val="14"/>
                    <w:szCs w:val="14"/>
                  </w:rPr>
                </w:rPrChange>
              </w:rPr>
              <w:t>C07</w:t>
            </w:r>
          </w:p>
        </w:tc>
        <w:tc>
          <w:tcPr>
            <w:tcW w:w="544" w:type="pct"/>
            <w:shd w:val="clear" w:color="auto" w:fill="auto"/>
            <w:vAlign w:val="center"/>
          </w:tcPr>
          <w:p w14:paraId="63BEA3B0" w14:textId="77777777" w:rsidR="008922BF" w:rsidRPr="004D620F" w:rsidRDefault="008922BF" w:rsidP="008922BF">
            <w:pPr>
              <w:rPr>
                <w:rFonts w:ascii="Arial" w:hAnsi="Arial" w:cs="Arial"/>
                <w:color w:val="121B1F" w:themeColor="background1"/>
                <w:sz w:val="14"/>
                <w:szCs w:val="14"/>
                <w:rPrChange w:id="425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54" w:author="Locke Liu" w:date="2021-05-24T14:33:00Z">
                  <w:rPr>
                    <w:rFonts w:ascii="Segoe UI" w:hAnsi="Segoe UI" w:cs="Segoe UI"/>
                    <w:color w:val="121B1F" w:themeColor="background1"/>
                    <w:sz w:val="14"/>
                    <w:szCs w:val="14"/>
                  </w:rPr>
                </w:rPrChange>
              </w:rPr>
              <w:t>Integration runtime</w:t>
            </w:r>
          </w:p>
        </w:tc>
        <w:tc>
          <w:tcPr>
            <w:tcW w:w="1015" w:type="pct"/>
            <w:vAlign w:val="center"/>
          </w:tcPr>
          <w:p w14:paraId="33CB10BC" w14:textId="0C44AC69" w:rsidR="008922BF" w:rsidRPr="004D620F" w:rsidRDefault="001A4137" w:rsidP="008922BF">
            <w:pPr>
              <w:rPr>
                <w:rFonts w:ascii="Arial" w:hAnsi="Arial" w:cs="Arial"/>
                <w:color w:val="121B1F" w:themeColor="background1"/>
                <w:sz w:val="14"/>
                <w:szCs w:val="14"/>
                <w:rPrChange w:id="425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56" w:author="Locke Liu" w:date="2021-05-24T14:33:00Z">
                  <w:rPr>
                    <w:rFonts w:ascii="Segoe UI" w:hAnsi="Segoe UI" w:cs="Segoe UI"/>
                    <w:color w:val="121B1F" w:themeColor="background1"/>
                    <w:sz w:val="14"/>
                    <w:szCs w:val="14"/>
                  </w:rPr>
                </w:rPrChange>
              </w:rPr>
              <w:t>Self-hosted integration run time</w:t>
            </w:r>
          </w:p>
        </w:tc>
        <w:tc>
          <w:tcPr>
            <w:tcW w:w="2896" w:type="pct"/>
            <w:shd w:val="clear" w:color="auto" w:fill="auto"/>
            <w:vAlign w:val="center"/>
          </w:tcPr>
          <w:p w14:paraId="239A87EE" w14:textId="7E94F6C0" w:rsidR="008922BF" w:rsidRPr="004D620F" w:rsidRDefault="008922BF" w:rsidP="008922BF">
            <w:pPr>
              <w:rPr>
                <w:rFonts w:ascii="Arial" w:hAnsi="Arial" w:cs="Arial"/>
                <w:color w:val="121B1F" w:themeColor="background1"/>
                <w:sz w:val="14"/>
                <w:szCs w:val="14"/>
                <w:rPrChange w:id="425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58" w:author="Locke Liu" w:date="2021-05-24T14:33:00Z">
                  <w:rPr>
                    <w:rFonts w:ascii="Segoe UI" w:hAnsi="Segoe UI" w:cs="Segoe UI"/>
                    <w:color w:val="121B1F" w:themeColor="background1"/>
                    <w:sz w:val="14"/>
                    <w:szCs w:val="14"/>
                  </w:rPr>
                </w:rPrChange>
              </w:rPr>
              <w:t>The Integration Runtime (IR) is the compute infrastructure used by Azure Data Factory to provide data integration capabilities across different network environments</w:t>
            </w:r>
          </w:p>
        </w:tc>
      </w:tr>
      <w:tr w:rsidR="008922BF" w:rsidRPr="004D620F" w14:paraId="2C68F70E" w14:textId="77777777" w:rsidTr="008922BF">
        <w:trPr>
          <w:trHeight w:val="573"/>
          <w:jc w:val="center"/>
        </w:trPr>
        <w:tc>
          <w:tcPr>
            <w:tcW w:w="545" w:type="pct"/>
            <w:vAlign w:val="center"/>
          </w:tcPr>
          <w:p w14:paraId="71D0D455" w14:textId="77777777" w:rsidR="008922BF" w:rsidRPr="004D620F" w:rsidRDefault="008922BF" w:rsidP="008922BF">
            <w:pPr>
              <w:rPr>
                <w:rFonts w:ascii="Arial" w:hAnsi="Arial" w:cs="Arial"/>
                <w:color w:val="121B1F" w:themeColor="background1"/>
                <w:sz w:val="14"/>
                <w:szCs w:val="14"/>
                <w:rPrChange w:id="425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60" w:author="Locke Liu" w:date="2021-05-24T14:33:00Z">
                  <w:rPr>
                    <w:rFonts w:ascii="Segoe UI" w:hAnsi="Segoe UI" w:cs="Segoe UI"/>
                    <w:color w:val="121B1F" w:themeColor="background1"/>
                    <w:sz w:val="14"/>
                    <w:szCs w:val="14"/>
                  </w:rPr>
                </w:rPrChange>
              </w:rPr>
              <w:t>C08</w:t>
            </w:r>
          </w:p>
        </w:tc>
        <w:tc>
          <w:tcPr>
            <w:tcW w:w="544" w:type="pct"/>
            <w:shd w:val="clear" w:color="auto" w:fill="auto"/>
            <w:vAlign w:val="center"/>
          </w:tcPr>
          <w:p w14:paraId="736EB64A" w14:textId="77777777" w:rsidR="008922BF" w:rsidRPr="004D620F" w:rsidRDefault="008922BF" w:rsidP="008922BF">
            <w:pPr>
              <w:rPr>
                <w:rFonts w:ascii="Arial" w:hAnsi="Arial" w:cs="Arial"/>
                <w:color w:val="121B1F" w:themeColor="background1"/>
                <w:sz w:val="14"/>
                <w:szCs w:val="14"/>
                <w:rPrChange w:id="426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62" w:author="Locke Liu" w:date="2021-05-24T14:33:00Z">
                  <w:rPr>
                    <w:rFonts w:ascii="Segoe UI" w:hAnsi="Segoe UI" w:cs="Segoe UI"/>
                    <w:color w:val="121B1F" w:themeColor="background1"/>
                    <w:sz w:val="14"/>
                    <w:szCs w:val="14"/>
                  </w:rPr>
                </w:rPrChange>
              </w:rPr>
              <w:t>Key vault</w:t>
            </w:r>
          </w:p>
        </w:tc>
        <w:tc>
          <w:tcPr>
            <w:tcW w:w="1015" w:type="pct"/>
            <w:vAlign w:val="center"/>
          </w:tcPr>
          <w:p w14:paraId="1362224E" w14:textId="35E35D0C" w:rsidR="008922BF" w:rsidRPr="004D620F" w:rsidRDefault="001A4137" w:rsidP="008922BF">
            <w:pPr>
              <w:rPr>
                <w:rFonts w:ascii="Arial" w:hAnsi="Arial" w:cs="Arial"/>
                <w:color w:val="121B1F" w:themeColor="background1"/>
                <w:sz w:val="14"/>
                <w:szCs w:val="14"/>
                <w:rPrChange w:id="426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64" w:author="Locke Liu" w:date="2021-05-24T14:33:00Z">
                  <w:rPr>
                    <w:rFonts w:ascii="Segoe UI" w:hAnsi="Segoe UI" w:cs="Segoe UI"/>
                    <w:color w:val="121B1F" w:themeColor="background1"/>
                    <w:sz w:val="14"/>
                    <w:szCs w:val="14"/>
                  </w:rPr>
                </w:rPrChange>
              </w:rPr>
              <w:t>Azure key vault standard</w:t>
            </w:r>
          </w:p>
        </w:tc>
        <w:tc>
          <w:tcPr>
            <w:tcW w:w="2896" w:type="pct"/>
            <w:shd w:val="clear" w:color="auto" w:fill="auto"/>
            <w:vAlign w:val="center"/>
          </w:tcPr>
          <w:p w14:paraId="795426FF" w14:textId="104DCA9A" w:rsidR="008922BF" w:rsidRPr="004D620F" w:rsidRDefault="008922BF" w:rsidP="008922BF">
            <w:pPr>
              <w:rPr>
                <w:rFonts w:ascii="Arial" w:hAnsi="Arial" w:cs="Arial"/>
                <w:color w:val="121B1F" w:themeColor="background1"/>
                <w:sz w:val="14"/>
                <w:szCs w:val="14"/>
                <w:rPrChange w:id="426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66" w:author="Locke Liu" w:date="2021-05-24T14:33:00Z">
                  <w:rPr>
                    <w:rFonts w:ascii="Segoe UI" w:hAnsi="Segoe UI" w:cs="Segoe UI"/>
                    <w:color w:val="121B1F" w:themeColor="background1"/>
                    <w:sz w:val="14"/>
                    <w:szCs w:val="14"/>
                  </w:rPr>
                </w:rPrChange>
              </w:rPr>
              <w:t>Azure Key Vault is a cloud service for securely storing and accessing secrets. A secret is anything that you want to tightly control access to, such as API keys, passwords, certificates, or cryptographic keys</w:t>
            </w:r>
          </w:p>
        </w:tc>
      </w:tr>
      <w:tr w:rsidR="008922BF" w:rsidRPr="004D620F" w14:paraId="11154789" w14:textId="77777777" w:rsidTr="008922BF">
        <w:trPr>
          <w:trHeight w:val="573"/>
          <w:jc w:val="center"/>
        </w:trPr>
        <w:tc>
          <w:tcPr>
            <w:tcW w:w="545" w:type="pct"/>
            <w:vAlign w:val="center"/>
          </w:tcPr>
          <w:p w14:paraId="51DA95A6" w14:textId="77777777" w:rsidR="008922BF" w:rsidRPr="004D620F" w:rsidRDefault="008922BF" w:rsidP="008922BF">
            <w:pPr>
              <w:rPr>
                <w:rFonts w:ascii="Arial" w:hAnsi="Arial" w:cs="Arial"/>
                <w:color w:val="121B1F" w:themeColor="background1"/>
                <w:sz w:val="14"/>
                <w:szCs w:val="14"/>
                <w:rPrChange w:id="426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68" w:author="Locke Liu" w:date="2021-05-24T14:33:00Z">
                  <w:rPr>
                    <w:rFonts w:ascii="Segoe UI" w:hAnsi="Segoe UI" w:cs="Segoe UI"/>
                    <w:color w:val="121B1F" w:themeColor="background1"/>
                    <w:sz w:val="14"/>
                    <w:szCs w:val="14"/>
                  </w:rPr>
                </w:rPrChange>
              </w:rPr>
              <w:t>C09</w:t>
            </w:r>
          </w:p>
        </w:tc>
        <w:tc>
          <w:tcPr>
            <w:tcW w:w="544" w:type="pct"/>
            <w:shd w:val="clear" w:color="auto" w:fill="auto"/>
            <w:vAlign w:val="center"/>
          </w:tcPr>
          <w:p w14:paraId="49ABD8AC" w14:textId="77777777" w:rsidR="008922BF" w:rsidRPr="004D620F" w:rsidRDefault="008922BF" w:rsidP="008922BF">
            <w:pPr>
              <w:rPr>
                <w:rFonts w:ascii="Arial" w:hAnsi="Arial" w:cs="Arial"/>
                <w:color w:val="121B1F" w:themeColor="background1"/>
                <w:sz w:val="14"/>
                <w:szCs w:val="14"/>
                <w:rPrChange w:id="426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70" w:author="Locke Liu" w:date="2021-05-24T14:33:00Z">
                  <w:rPr>
                    <w:rFonts w:ascii="Segoe UI" w:hAnsi="Segoe UI" w:cs="Segoe UI"/>
                    <w:color w:val="121B1F" w:themeColor="background1"/>
                    <w:sz w:val="14"/>
                    <w:szCs w:val="14"/>
                  </w:rPr>
                </w:rPrChange>
              </w:rPr>
              <w:t>Azure AD</w:t>
            </w:r>
          </w:p>
        </w:tc>
        <w:tc>
          <w:tcPr>
            <w:tcW w:w="1015" w:type="pct"/>
            <w:vAlign w:val="center"/>
          </w:tcPr>
          <w:p w14:paraId="1DEE830F" w14:textId="369BC33A" w:rsidR="008922BF" w:rsidRPr="004D620F" w:rsidRDefault="001A4137" w:rsidP="008922BF">
            <w:pPr>
              <w:rPr>
                <w:rFonts w:ascii="Arial" w:hAnsi="Arial" w:cs="Arial"/>
                <w:color w:val="121B1F" w:themeColor="background1"/>
                <w:sz w:val="14"/>
                <w:szCs w:val="14"/>
                <w:rPrChange w:id="427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72" w:author="Locke Liu" w:date="2021-05-24T14:33:00Z">
                  <w:rPr>
                    <w:rFonts w:ascii="Segoe UI" w:hAnsi="Segoe UI" w:cs="Segoe UI"/>
                    <w:color w:val="121B1F" w:themeColor="background1"/>
                    <w:sz w:val="14"/>
                    <w:szCs w:val="14"/>
                  </w:rPr>
                </w:rPrChange>
              </w:rPr>
              <w:t>Azure AD free edition</w:t>
            </w:r>
          </w:p>
        </w:tc>
        <w:tc>
          <w:tcPr>
            <w:tcW w:w="2896" w:type="pct"/>
            <w:shd w:val="clear" w:color="auto" w:fill="auto"/>
            <w:vAlign w:val="center"/>
          </w:tcPr>
          <w:p w14:paraId="60A41061" w14:textId="36CAD231" w:rsidR="008922BF" w:rsidRPr="004D620F" w:rsidRDefault="008922BF" w:rsidP="008922BF">
            <w:pPr>
              <w:rPr>
                <w:rFonts w:ascii="Arial" w:hAnsi="Arial" w:cs="Arial"/>
                <w:color w:val="121B1F" w:themeColor="background1"/>
                <w:sz w:val="14"/>
                <w:szCs w:val="14"/>
                <w:rPrChange w:id="427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74" w:author="Locke Liu" w:date="2021-05-24T14:33:00Z">
                  <w:rPr>
                    <w:rFonts w:ascii="Segoe UI" w:hAnsi="Segoe UI" w:cs="Segoe UI"/>
                    <w:color w:val="121B1F" w:themeColor="background1"/>
                    <w:sz w:val="14"/>
                    <w:szCs w:val="14"/>
                  </w:rPr>
                </w:rPrChange>
              </w:rPr>
              <w:t>Azure Active Directory (Azure AD) is Microsoft’s cloud-based identity and access management service, which helps your employees sign in and access resources by defined RBAC</w:t>
            </w:r>
          </w:p>
        </w:tc>
      </w:tr>
      <w:tr w:rsidR="004F1C19" w:rsidRPr="004D620F" w14:paraId="53089629" w14:textId="77777777" w:rsidTr="008922BF">
        <w:trPr>
          <w:trHeight w:val="573"/>
          <w:jc w:val="center"/>
        </w:trPr>
        <w:tc>
          <w:tcPr>
            <w:tcW w:w="545" w:type="pct"/>
            <w:vAlign w:val="center"/>
          </w:tcPr>
          <w:p w14:paraId="71D7C260" w14:textId="20FC3385" w:rsidR="004F1C19" w:rsidRPr="004D620F" w:rsidRDefault="004F1C19" w:rsidP="008922BF">
            <w:pPr>
              <w:rPr>
                <w:rFonts w:ascii="Arial" w:hAnsi="Arial" w:cs="Arial"/>
                <w:color w:val="121B1F" w:themeColor="background1"/>
                <w:sz w:val="14"/>
                <w:szCs w:val="14"/>
                <w:rPrChange w:id="427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76" w:author="Locke Liu" w:date="2021-05-24T14:33:00Z">
                  <w:rPr>
                    <w:rFonts w:ascii="Segoe UI" w:hAnsi="Segoe UI" w:cs="Segoe UI"/>
                    <w:color w:val="121B1F" w:themeColor="background1"/>
                    <w:sz w:val="14"/>
                    <w:szCs w:val="14"/>
                  </w:rPr>
                </w:rPrChange>
              </w:rPr>
              <w:t>C10</w:t>
            </w:r>
          </w:p>
        </w:tc>
        <w:tc>
          <w:tcPr>
            <w:tcW w:w="544" w:type="pct"/>
            <w:shd w:val="clear" w:color="auto" w:fill="auto"/>
            <w:vAlign w:val="center"/>
          </w:tcPr>
          <w:p w14:paraId="7D48BE5B" w14:textId="285E844D" w:rsidR="004F1C19" w:rsidRPr="004D620F" w:rsidRDefault="004F1C19" w:rsidP="008922BF">
            <w:pPr>
              <w:rPr>
                <w:rFonts w:ascii="Arial" w:hAnsi="Arial" w:cs="Arial"/>
                <w:color w:val="121B1F" w:themeColor="background1"/>
                <w:sz w:val="14"/>
                <w:szCs w:val="14"/>
                <w:rPrChange w:id="427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78" w:author="Locke Liu" w:date="2021-05-24T14:33:00Z">
                  <w:rPr>
                    <w:rFonts w:ascii="Segoe UI" w:hAnsi="Segoe UI" w:cs="Segoe UI"/>
                    <w:color w:val="121B1F" w:themeColor="background1"/>
                    <w:sz w:val="14"/>
                    <w:szCs w:val="14"/>
                  </w:rPr>
                </w:rPrChange>
              </w:rPr>
              <w:t>Data source(db)</w:t>
            </w:r>
          </w:p>
        </w:tc>
        <w:tc>
          <w:tcPr>
            <w:tcW w:w="1015" w:type="pct"/>
            <w:vAlign w:val="center"/>
          </w:tcPr>
          <w:p w14:paraId="6ABBA5F6" w14:textId="117CCCA6" w:rsidR="004F1C19" w:rsidRPr="004D620F" w:rsidRDefault="004F1C19" w:rsidP="008922BF">
            <w:pPr>
              <w:rPr>
                <w:rFonts w:ascii="Arial" w:hAnsi="Arial" w:cs="Arial"/>
                <w:color w:val="121B1F" w:themeColor="background1"/>
                <w:sz w:val="14"/>
                <w:szCs w:val="14"/>
                <w:rPrChange w:id="427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80" w:author="Locke Liu" w:date="2021-05-24T14:33:00Z">
                  <w:rPr>
                    <w:rFonts w:ascii="Segoe UI" w:hAnsi="Segoe UI" w:cs="Segoe UI"/>
                    <w:color w:val="121B1F" w:themeColor="background1"/>
                    <w:sz w:val="14"/>
                    <w:szCs w:val="14"/>
                  </w:rPr>
                </w:rPrChange>
              </w:rPr>
              <w:t>database</w:t>
            </w:r>
          </w:p>
        </w:tc>
        <w:tc>
          <w:tcPr>
            <w:tcW w:w="2896" w:type="pct"/>
            <w:shd w:val="clear" w:color="auto" w:fill="auto"/>
            <w:vAlign w:val="center"/>
          </w:tcPr>
          <w:p w14:paraId="3BDAC6C7" w14:textId="021FF6CF" w:rsidR="004F1C19" w:rsidRPr="004D620F" w:rsidRDefault="004F1C19" w:rsidP="008922BF">
            <w:pPr>
              <w:rPr>
                <w:rFonts w:ascii="Arial" w:hAnsi="Arial" w:cs="Arial"/>
                <w:color w:val="121B1F" w:themeColor="background1"/>
                <w:sz w:val="14"/>
                <w:szCs w:val="14"/>
                <w:rPrChange w:id="428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82" w:author="Locke Liu" w:date="2021-05-24T14:33:00Z">
                  <w:rPr>
                    <w:rFonts w:ascii="Segoe UI" w:hAnsi="Segoe UI" w:cs="Segoe UI"/>
                    <w:color w:val="121B1F" w:themeColor="background1"/>
                    <w:sz w:val="14"/>
                    <w:szCs w:val="14"/>
                  </w:rPr>
                </w:rPrChange>
              </w:rPr>
              <w:t>RDBMS data sources, such as mysql, MS SQL, postgresql etc</w:t>
            </w:r>
          </w:p>
        </w:tc>
      </w:tr>
      <w:tr w:rsidR="004F1C19" w:rsidRPr="004D620F" w14:paraId="703D71E8" w14:textId="77777777" w:rsidTr="008922BF">
        <w:trPr>
          <w:trHeight w:val="573"/>
          <w:jc w:val="center"/>
        </w:trPr>
        <w:tc>
          <w:tcPr>
            <w:tcW w:w="545" w:type="pct"/>
            <w:vAlign w:val="center"/>
          </w:tcPr>
          <w:p w14:paraId="1116D09A" w14:textId="679F4642" w:rsidR="004F1C19" w:rsidRPr="004D620F" w:rsidRDefault="004F1C19" w:rsidP="008922BF">
            <w:pPr>
              <w:rPr>
                <w:rFonts w:ascii="Arial" w:hAnsi="Arial" w:cs="Arial"/>
                <w:color w:val="121B1F" w:themeColor="background1"/>
                <w:sz w:val="14"/>
                <w:szCs w:val="14"/>
                <w:rPrChange w:id="428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84" w:author="Locke Liu" w:date="2021-05-24T14:33:00Z">
                  <w:rPr>
                    <w:rFonts w:ascii="Segoe UI" w:hAnsi="Segoe UI" w:cs="Segoe UI"/>
                    <w:color w:val="121B1F" w:themeColor="background1"/>
                    <w:sz w:val="14"/>
                    <w:szCs w:val="14"/>
                  </w:rPr>
                </w:rPrChange>
              </w:rPr>
              <w:t>C11</w:t>
            </w:r>
          </w:p>
        </w:tc>
        <w:tc>
          <w:tcPr>
            <w:tcW w:w="544" w:type="pct"/>
            <w:shd w:val="clear" w:color="auto" w:fill="auto"/>
            <w:vAlign w:val="center"/>
          </w:tcPr>
          <w:p w14:paraId="334D51F4" w14:textId="44B0E66F" w:rsidR="004F1C19" w:rsidRPr="004D620F" w:rsidRDefault="004F1C19" w:rsidP="008922BF">
            <w:pPr>
              <w:rPr>
                <w:rFonts w:ascii="Arial" w:hAnsi="Arial" w:cs="Arial"/>
                <w:color w:val="121B1F" w:themeColor="background1"/>
                <w:sz w:val="14"/>
                <w:szCs w:val="14"/>
                <w:rPrChange w:id="428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86" w:author="Locke Liu" w:date="2021-05-24T14:33:00Z">
                  <w:rPr>
                    <w:rFonts w:ascii="Segoe UI" w:hAnsi="Segoe UI" w:cs="Segoe UI"/>
                    <w:color w:val="121B1F" w:themeColor="background1"/>
                    <w:sz w:val="14"/>
                    <w:szCs w:val="14"/>
                  </w:rPr>
                </w:rPrChange>
              </w:rPr>
              <w:t>Data source (file)</w:t>
            </w:r>
          </w:p>
        </w:tc>
        <w:tc>
          <w:tcPr>
            <w:tcW w:w="1015" w:type="pct"/>
            <w:vAlign w:val="center"/>
          </w:tcPr>
          <w:p w14:paraId="384DC559" w14:textId="4FE7B899" w:rsidR="004F1C19" w:rsidRPr="004D620F" w:rsidRDefault="004F1C19" w:rsidP="008922BF">
            <w:pPr>
              <w:rPr>
                <w:rFonts w:ascii="Arial" w:hAnsi="Arial" w:cs="Arial"/>
                <w:color w:val="121B1F" w:themeColor="background1"/>
                <w:sz w:val="14"/>
                <w:szCs w:val="14"/>
                <w:rPrChange w:id="428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88" w:author="Locke Liu" w:date="2021-05-24T14:33:00Z">
                  <w:rPr>
                    <w:rFonts w:ascii="Segoe UI" w:hAnsi="Segoe UI" w:cs="Segoe UI"/>
                    <w:color w:val="121B1F" w:themeColor="background1"/>
                    <w:sz w:val="14"/>
                    <w:szCs w:val="14"/>
                  </w:rPr>
                </w:rPrChange>
              </w:rPr>
              <w:t>file</w:t>
            </w:r>
          </w:p>
        </w:tc>
        <w:tc>
          <w:tcPr>
            <w:tcW w:w="2896" w:type="pct"/>
            <w:shd w:val="clear" w:color="auto" w:fill="auto"/>
            <w:vAlign w:val="center"/>
          </w:tcPr>
          <w:p w14:paraId="1A98BAA8" w14:textId="6C0E2937" w:rsidR="004F1C19" w:rsidRPr="004D620F" w:rsidRDefault="004F1C19" w:rsidP="008922BF">
            <w:pPr>
              <w:rPr>
                <w:rFonts w:ascii="Arial" w:hAnsi="Arial" w:cs="Arial"/>
                <w:color w:val="121B1F" w:themeColor="background1"/>
                <w:sz w:val="14"/>
                <w:szCs w:val="14"/>
                <w:rPrChange w:id="428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90" w:author="Locke Liu" w:date="2021-05-24T14:33:00Z">
                  <w:rPr>
                    <w:rFonts w:ascii="Segoe UI" w:hAnsi="Segoe UI" w:cs="Segoe UI"/>
                    <w:color w:val="121B1F" w:themeColor="background1"/>
                    <w:sz w:val="14"/>
                    <w:szCs w:val="14"/>
                  </w:rPr>
                </w:rPrChange>
              </w:rPr>
              <w:t>File format data source Such as csv, excel etc</w:t>
            </w:r>
          </w:p>
        </w:tc>
      </w:tr>
      <w:tr w:rsidR="004F1C19" w:rsidRPr="004D620F" w14:paraId="45610E4D" w14:textId="77777777" w:rsidTr="008922BF">
        <w:trPr>
          <w:trHeight w:val="573"/>
          <w:jc w:val="center"/>
        </w:trPr>
        <w:tc>
          <w:tcPr>
            <w:tcW w:w="545" w:type="pct"/>
            <w:vAlign w:val="center"/>
          </w:tcPr>
          <w:p w14:paraId="166367F6" w14:textId="2233C122" w:rsidR="004F1C19" w:rsidRPr="004D620F" w:rsidRDefault="004F1C19" w:rsidP="008922BF">
            <w:pPr>
              <w:rPr>
                <w:rFonts w:ascii="Arial" w:hAnsi="Arial" w:cs="Arial"/>
                <w:color w:val="121B1F" w:themeColor="background1"/>
                <w:sz w:val="14"/>
                <w:szCs w:val="14"/>
                <w:rPrChange w:id="429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92" w:author="Locke Liu" w:date="2021-05-24T14:33:00Z">
                  <w:rPr>
                    <w:rFonts w:ascii="Segoe UI" w:hAnsi="Segoe UI" w:cs="Segoe UI"/>
                    <w:color w:val="121B1F" w:themeColor="background1"/>
                    <w:sz w:val="14"/>
                    <w:szCs w:val="14"/>
                  </w:rPr>
                </w:rPrChange>
              </w:rPr>
              <w:t>C12</w:t>
            </w:r>
          </w:p>
        </w:tc>
        <w:tc>
          <w:tcPr>
            <w:tcW w:w="544" w:type="pct"/>
            <w:shd w:val="clear" w:color="auto" w:fill="auto"/>
            <w:vAlign w:val="center"/>
          </w:tcPr>
          <w:p w14:paraId="7E980A86" w14:textId="50F552FE" w:rsidR="004F1C19" w:rsidRPr="004D620F" w:rsidRDefault="004F1C19" w:rsidP="008922BF">
            <w:pPr>
              <w:rPr>
                <w:rFonts w:ascii="Arial" w:hAnsi="Arial" w:cs="Arial"/>
                <w:color w:val="121B1F" w:themeColor="background1"/>
                <w:sz w:val="14"/>
                <w:szCs w:val="14"/>
                <w:rPrChange w:id="429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94" w:author="Locke Liu" w:date="2021-05-24T14:33:00Z">
                  <w:rPr>
                    <w:rFonts w:ascii="Segoe UI" w:hAnsi="Segoe UI" w:cs="Segoe UI"/>
                    <w:color w:val="121B1F" w:themeColor="background1"/>
                    <w:sz w:val="14"/>
                    <w:szCs w:val="14"/>
                  </w:rPr>
                </w:rPrChange>
              </w:rPr>
              <w:t>Data source (real time)</w:t>
            </w:r>
          </w:p>
        </w:tc>
        <w:tc>
          <w:tcPr>
            <w:tcW w:w="1015" w:type="pct"/>
            <w:vAlign w:val="center"/>
          </w:tcPr>
          <w:p w14:paraId="29D8C5CB" w14:textId="6DC40E78" w:rsidR="004F1C19" w:rsidRPr="004D620F" w:rsidRDefault="004F1C19" w:rsidP="008922BF">
            <w:pPr>
              <w:rPr>
                <w:rFonts w:ascii="Arial" w:hAnsi="Arial" w:cs="Arial"/>
                <w:color w:val="121B1F" w:themeColor="background1"/>
                <w:sz w:val="14"/>
                <w:szCs w:val="14"/>
                <w:rPrChange w:id="429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96" w:author="Locke Liu" w:date="2021-05-24T14:33:00Z">
                  <w:rPr>
                    <w:rFonts w:ascii="Segoe UI" w:hAnsi="Segoe UI" w:cs="Segoe UI"/>
                    <w:color w:val="121B1F" w:themeColor="background1"/>
                    <w:sz w:val="14"/>
                    <w:szCs w:val="14"/>
                  </w:rPr>
                </w:rPrChange>
              </w:rPr>
              <w:t>Stream data</w:t>
            </w:r>
          </w:p>
        </w:tc>
        <w:tc>
          <w:tcPr>
            <w:tcW w:w="2896" w:type="pct"/>
            <w:shd w:val="clear" w:color="auto" w:fill="auto"/>
            <w:vAlign w:val="center"/>
          </w:tcPr>
          <w:p w14:paraId="7C28D42F" w14:textId="531B14AF" w:rsidR="004F1C19" w:rsidRPr="004D620F" w:rsidRDefault="004F1C19" w:rsidP="008922BF">
            <w:pPr>
              <w:rPr>
                <w:rFonts w:ascii="Arial" w:hAnsi="Arial" w:cs="Arial"/>
                <w:color w:val="121B1F" w:themeColor="background1"/>
                <w:sz w:val="14"/>
                <w:szCs w:val="14"/>
                <w:rPrChange w:id="429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4298" w:author="Locke Liu" w:date="2021-05-24T14:33:00Z">
                  <w:rPr>
                    <w:rFonts w:ascii="Segoe UI" w:hAnsi="Segoe UI" w:cs="Segoe UI"/>
                    <w:color w:val="121B1F" w:themeColor="background1"/>
                    <w:sz w:val="14"/>
                    <w:szCs w:val="14"/>
                  </w:rPr>
                </w:rPrChange>
              </w:rPr>
              <w:t>Realtime message</w:t>
            </w:r>
          </w:p>
        </w:tc>
      </w:tr>
    </w:tbl>
    <w:p w14:paraId="1E615FE7" w14:textId="77777777" w:rsidR="004D075A" w:rsidRPr="004D620F" w:rsidRDefault="004D075A" w:rsidP="001926E9">
      <w:pPr>
        <w:rPr>
          <w:rFonts w:ascii="Arial" w:hAnsi="Arial" w:cs="Arial"/>
          <w:rPrChange w:id="4299" w:author="Locke Liu" w:date="2021-05-24T14:33:00Z">
            <w:rPr/>
          </w:rPrChange>
        </w:rPr>
      </w:pPr>
    </w:p>
    <w:p w14:paraId="1E615FE8" w14:textId="77777777" w:rsidR="004D075A" w:rsidRPr="004D620F" w:rsidRDefault="004D075A" w:rsidP="001926E9">
      <w:pPr>
        <w:rPr>
          <w:rFonts w:ascii="Arial" w:hAnsi="Arial" w:cs="Arial"/>
          <w:rPrChange w:id="4300" w:author="Locke Liu" w:date="2021-05-24T14:33:00Z">
            <w:rPr/>
          </w:rPrChange>
        </w:rPr>
      </w:pPr>
      <w:r w:rsidRPr="004D620F">
        <w:rPr>
          <w:rFonts w:ascii="Arial" w:hAnsi="Arial" w:cs="Arial"/>
          <w:rPrChange w:id="4301" w:author="Locke Liu" w:date="2021-05-24T14:33:00Z">
            <w:rPr/>
          </w:rPrChange>
        </w:rPr>
        <w:br w:type="page"/>
      </w:r>
    </w:p>
    <w:p w14:paraId="1E615FE9" w14:textId="0130D725" w:rsidR="004D075A" w:rsidRPr="004D620F" w:rsidRDefault="004D075A" w:rsidP="004D075A">
      <w:pPr>
        <w:pStyle w:val="Heading2"/>
        <w:rPr>
          <w:rFonts w:ascii="Arial" w:hAnsi="Arial"/>
          <w:lang w:eastAsia="en-US"/>
          <w:rPrChange w:id="4302" w:author="Locke Liu" w:date="2021-05-24T14:33:00Z">
            <w:rPr>
              <w:lang w:eastAsia="en-US"/>
            </w:rPr>
          </w:rPrChange>
        </w:rPr>
      </w:pPr>
      <w:bookmarkStart w:id="4303" w:name="_Toc72767198"/>
      <w:r w:rsidRPr="004D620F">
        <w:rPr>
          <w:rFonts w:ascii="Arial" w:hAnsi="Arial"/>
          <w:lang w:eastAsia="en-US"/>
          <w:rPrChange w:id="4304" w:author="Locke Liu" w:date="2021-05-24T14:33:00Z">
            <w:rPr>
              <w:lang w:eastAsia="en-US"/>
            </w:rPr>
          </w:rPrChange>
        </w:rPr>
        <w:lastRenderedPageBreak/>
        <w:t xml:space="preserve">Physical </w:t>
      </w:r>
      <w:r w:rsidR="00E33D6D" w:rsidRPr="004D620F">
        <w:rPr>
          <w:rFonts w:ascii="Arial" w:hAnsi="Arial"/>
          <w:lang w:eastAsia="en-US"/>
          <w:rPrChange w:id="4305" w:author="Locke Liu" w:date="2021-05-24T14:33:00Z">
            <w:rPr>
              <w:lang w:eastAsia="en-US"/>
            </w:rPr>
          </w:rPrChange>
        </w:rPr>
        <w:t>Operation</w:t>
      </w:r>
      <w:r w:rsidR="00B77F6D" w:rsidRPr="004D620F">
        <w:rPr>
          <w:rFonts w:ascii="Arial" w:hAnsi="Arial"/>
          <w:lang w:eastAsia="en-US"/>
          <w:rPrChange w:id="4306" w:author="Locke Liu" w:date="2021-05-24T14:33:00Z">
            <w:rPr>
              <w:lang w:eastAsia="en-US"/>
            </w:rPr>
          </w:rPrChange>
        </w:rPr>
        <w:t>al</w:t>
      </w:r>
      <w:r w:rsidR="00E33D6D" w:rsidRPr="004D620F">
        <w:rPr>
          <w:rFonts w:ascii="Arial" w:hAnsi="Arial"/>
          <w:lang w:eastAsia="en-US"/>
          <w:rPrChange w:id="4307" w:author="Locke Liu" w:date="2021-05-24T14:33:00Z">
            <w:rPr>
              <w:lang w:eastAsia="en-US"/>
            </w:rPr>
          </w:rPrChange>
        </w:rPr>
        <w:t xml:space="preserve"> </w:t>
      </w:r>
      <w:r w:rsidRPr="004D620F">
        <w:rPr>
          <w:rFonts w:ascii="Arial" w:hAnsi="Arial"/>
          <w:lang w:eastAsia="en-US"/>
          <w:rPrChange w:id="4308" w:author="Locke Liu" w:date="2021-05-24T14:33:00Z">
            <w:rPr>
              <w:lang w:eastAsia="en-US"/>
            </w:rPr>
          </w:rPrChange>
        </w:rPr>
        <w:t>Model</w:t>
      </w:r>
      <w:bookmarkEnd w:id="4193"/>
      <w:r w:rsidR="00E33D6D" w:rsidRPr="004D620F">
        <w:rPr>
          <w:rFonts w:ascii="Arial" w:hAnsi="Arial"/>
          <w:lang w:eastAsia="en-US"/>
          <w:rPrChange w:id="4309" w:author="Locke Liu" w:date="2021-05-24T14:33:00Z">
            <w:rPr>
              <w:lang w:eastAsia="en-US"/>
            </w:rPr>
          </w:rPrChange>
        </w:rPr>
        <w:t xml:space="preserve"> diagram</w:t>
      </w:r>
      <w:bookmarkEnd w:id="4303"/>
    </w:p>
    <w:p w14:paraId="1E615FED" w14:textId="411D7A5D" w:rsidR="004D075A" w:rsidRPr="004D620F" w:rsidRDefault="0083553C" w:rsidP="004D075A">
      <w:pPr>
        <w:rPr>
          <w:rFonts w:ascii="Arial" w:hAnsi="Arial" w:cs="Arial"/>
          <w:rPrChange w:id="4310" w:author="Locke Liu" w:date="2021-05-24T14:33:00Z">
            <w:rPr/>
          </w:rPrChange>
        </w:rPr>
      </w:pPr>
      <w:r w:rsidRPr="004D620F">
        <w:rPr>
          <w:rFonts w:ascii="Arial" w:hAnsi="Arial" w:cs="Arial"/>
          <w:noProof/>
          <w:rPrChange w:id="4311" w:author="Locke Liu" w:date="2021-05-24T14:33:00Z">
            <w:rPr>
              <w:noProof/>
            </w:rPr>
          </w:rPrChange>
        </w:rPr>
        <w:drawing>
          <wp:inline distT="0" distB="0" distL="0" distR="0" wp14:anchorId="31E93248" wp14:editId="41D95DF7">
            <wp:extent cx="6517005" cy="43992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17005" cy="4399280"/>
                    </a:xfrm>
                    <a:prstGeom prst="rect">
                      <a:avLst/>
                    </a:prstGeom>
                    <a:noFill/>
                    <a:ln>
                      <a:noFill/>
                    </a:ln>
                  </pic:spPr>
                </pic:pic>
              </a:graphicData>
            </a:graphic>
          </wp:inline>
        </w:drawing>
      </w:r>
    </w:p>
    <w:p w14:paraId="1E615FEE" w14:textId="7572768D" w:rsidR="004D075A" w:rsidRPr="004D620F" w:rsidRDefault="004D075A" w:rsidP="004D075A">
      <w:pPr>
        <w:pStyle w:val="Caption"/>
        <w:jc w:val="center"/>
        <w:rPr>
          <w:rFonts w:cs="Arial"/>
          <w:sz w:val="18"/>
          <w:szCs w:val="18"/>
          <w:lang w:val="en-US"/>
          <w:rPrChange w:id="4312" w:author="Locke Liu" w:date="2021-05-24T14:33:00Z">
            <w:rPr>
              <w:rFonts w:asciiTheme="minorHAnsi" w:hAnsiTheme="minorHAnsi"/>
              <w:sz w:val="18"/>
              <w:szCs w:val="18"/>
              <w:lang w:val="en-US"/>
            </w:rPr>
          </w:rPrChange>
        </w:rPr>
      </w:pPr>
      <w:bookmarkStart w:id="4313" w:name="_Toc363554913"/>
      <w:bookmarkStart w:id="4314" w:name="_Toc443410415"/>
      <w:bookmarkStart w:id="4315" w:name="_Toc482190466"/>
      <w:bookmarkStart w:id="4316" w:name="_Toc72242465"/>
      <w:r w:rsidRPr="004D620F">
        <w:rPr>
          <w:rFonts w:cs="Arial"/>
          <w:sz w:val="18"/>
          <w:szCs w:val="18"/>
          <w:lang w:val="en-US"/>
          <w:rPrChange w:id="4317" w:author="Locke Liu" w:date="2021-05-24T14:33:00Z">
            <w:rPr>
              <w:rFonts w:asciiTheme="minorHAnsi" w:hAnsiTheme="minorHAnsi"/>
              <w:sz w:val="18"/>
              <w:szCs w:val="18"/>
              <w:lang w:val="en-US"/>
            </w:rPr>
          </w:rPrChange>
        </w:rPr>
        <w:t xml:space="preserve">Figure </w:t>
      </w:r>
      <w:r w:rsidRPr="004D620F">
        <w:rPr>
          <w:rFonts w:cs="Arial"/>
          <w:sz w:val="18"/>
          <w:szCs w:val="18"/>
          <w:lang w:val="en-US"/>
          <w:rPrChange w:id="4318" w:author="Locke Liu" w:date="2021-05-24T14:33:00Z">
            <w:rPr>
              <w:rFonts w:asciiTheme="minorHAnsi" w:hAnsiTheme="minorHAnsi"/>
              <w:sz w:val="18"/>
              <w:szCs w:val="18"/>
              <w:lang w:val="en-US"/>
            </w:rPr>
          </w:rPrChange>
        </w:rPr>
        <w:fldChar w:fldCharType="begin"/>
      </w:r>
      <w:r w:rsidRPr="004D620F">
        <w:rPr>
          <w:rFonts w:cs="Arial"/>
          <w:sz w:val="18"/>
          <w:szCs w:val="18"/>
          <w:lang w:val="en-US"/>
          <w:rPrChange w:id="4319" w:author="Locke Liu" w:date="2021-05-24T14:33:00Z">
            <w:rPr>
              <w:rFonts w:asciiTheme="minorHAnsi" w:hAnsiTheme="minorHAnsi"/>
              <w:sz w:val="18"/>
              <w:szCs w:val="18"/>
              <w:lang w:val="en-US"/>
            </w:rPr>
          </w:rPrChange>
        </w:rPr>
        <w:instrText xml:space="preserve"> SEQ Figure \* ARABIC </w:instrText>
      </w:r>
      <w:r w:rsidRPr="004D620F">
        <w:rPr>
          <w:rFonts w:cs="Arial"/>
          <w:sz w:val="18"/>
          <w:szCs w:val="18"/>
          <w:lang w:val="en-US"/>
          <w:rPrChange w:id="4320" w:author="Locke Liu" w:date="2021-05-24T14:33:00Z">
            <w:rPr>
              <w:rFonts w:asciiTheme="minorHAnsi" w:hAnsiTheme="minorHAnsi"/>
              <w:sz w:val="18"/>
              <w:szCs w:val="18"/>
              <w:lang w:val="en-US"/>
            </w:rPr>
          </w:rPrChange>
        </w:rPr>
        <w:fldChar w:fldCharType="separate"/>
      </w:r>
      <w:ins w:id="4321" w:author="Locke Liu" w:date="2021-05-24T16:23:00Z">
        <w:r w:rsidR="0064187D">
          <w:rPr>
            <w:rFonts w:cs="Arial"/>
            <w:noProof/>
            <w:sz w:val="18"/>
            <w:szCs w:val="18"/>
            <w:lang w:val="en-US"/>
          </w:rPr>
          <w:t>5</w:t>
        </w:r>
      </w:ins>
      <w:del w:id="4322" w:author="Locke Liu" w:date="2021-05-24T16:23:00Z">
        <w:r w:rsidR="00160291" w:rsidRPr="004D620F" w:rsidDel="0064187D">
          <w:rPr>
            <w:rFonts w:cs="Arial"/>
            <w:noProof/>
            <w:sz w:val="18"/>
            <w:szCs w:val="18"/>
            <w:lang w:val="en-US"/>
            <w:rPrChange w:id="4323" w:author="Locke Liu" w:date="2021-05-24T14:33:00Z">
              <w:rPr>
                <w:rFonts w:asciiTheme="minorHAnsi" w:hAnsiTheme="minorHAnsi"/>
                <w:noProof/>
                <w:sz w:val="18"/>
                <w:szCs w:val="18"/>
                <w:lang w:val="en-US"/>
              </w:rPr>
            </w:rPrChange>
          </w:rPr>
          <w:delText>5</w:delText>
        </w:r>
      </w:del>
      <w:r w:rsidRPr="004D620F">
        <w:rPr>
          <w:rFonts w:cs="Arial"/>
          <w:sz w:val="18"/>
          <w:szCs w:val="18"/>
          <w:lang w:val="en-US"/>
          <w:rPrChange w:id="4324" w:author="Locke Liu" w:date="2021-05-24T14:33:00Z">
            <w:rPr>
              <w:rFonts w:asciiTheme="minorHAnsi" w:hAnsiTheme="minorHAnsi"/>
              <w:sz w:val="18"/>
              <w:szCs w:val="18"/>
              <w:lang w:val="en-US"/>
            </w:rPr>
          </w:rPrChange>
        </w:rPr>
        <w:fldChar w:fldCharType="end"/>
      </w:r>
      <w:r w:rsidRPr="004D620F">
        <w:rPr>
          <w:rFonts w:cs="Arial"/>
          <w:sz w:val="18"/>
          <w:szCs w:val="18"/>
          <w:lang w:val="en-US"/>
          <w:rPrChange w:id="4325" w:author="Locke Liu" w:date="2021-05-24T14:33:00Z">
            <w:rPr>
              <w:rFonts w:asciiTheme="minorHAnsi" w:hAnsiTheme="minorHAnsi"/>
              <w:sz w:val="18"/>
              <w:szCs w:val="18"/>
              <w:lang w:val="en-US"/>
            </w:rPr>
          </w:rPrChange>
        </w:rPr>
        <w:t xml:space="preserve"> </w:t>
      </w:r>
      <w:r w:rsidR="00092840" w:rsidRPr="004D620F">
        <w:rPr>
          <w:rFonts w:cs="Arial"/>
          <w:sz w:val="18"/>
          <w:szCs w:val="18"/>
          <w:lang w:val="en-US"/>
          <w:rPrChange w:id="4326" w:author="Locke Liu" w:date="2021-05-24T14:33:00Z">
            <w:rPr>
              <w:rFonts w:asciiTheme="minorHAnsi" w:hAnsiTheme="minorHAnsi"/>
              <w:sz w:val="18"/>
              <w:szCs w:val="18"/>
              <w:lang w:val="en-US"/>
            </w:rPr>
          </w:rPrChange>
        </w:rPr>
        <w:t>–</w:t>
      </w:r>
      <w:r w:rsidRPr="004D620F">
        <w:rPr>
          <w:rFonts w:cs="Arial"/>
          <w:sz w:val="18"/>
          <w:szCs w:val="18"/>
          <w:lang w:val="en-US"/>
          <w:rPrChange w:id="4327" w:author="Locke Liu" w:date="2021-05-24T14:33:00Z">
            <w:rPr>
              <w:rFonts w:asciiTheme="minorHAnsi" w:hAnsiTheme="minorHAnsi"/>
              <w:sz w:val="18"/>
              <w:szCs w:val="18"/>
              <w:lang w:val="en-US"/>
            </w:rPr>
          </w:rPrChange>
        </w:rPr>
        <w:t xml:space="preserve"> Physical</w:t>
      </w:r>
      <w:bookmarkEnd w:id="4313"/>
      <w:bookmarkEnd w:id="4314"/>
      <w:bookmarkEnd w:id="4315"/>
      <w:r w:rsidR="00092840" w:rsidRPr="004D620F">
        <w:rPr>
          <w:rFonts w:cs="Arial"/>
          <w:sz w:val="18"/>
          <w:szCs w:val="18"/>
          <w:lang w:val="en-US"/>
          <w:rPrChange w:id="4328" w:author="Locke Liu" w:date="2021-05-24T14:33:00Z">
            <w:rPr>
              <w:rFonts w:asciiTheme="minorHAnsi" w:hAnsiTheme="minorHAnsi"/>
              <w:sz w:val="18"/>
              <w:szCs w:val="18"/>
              <w:lang w:val="en-US"/>
            </w:rPr>
          </w:rPrChange>
        </w:rPr>
        <w:t xml:space="preserve"> operation model diagram</w:t>
      </w:r>
      <w:bookmarkEnd w:id="4316"/>
    </w:p>
    <w:p w14:paraId="0A2DABCE" w14:textId="4FBED77C" w:rsidR="001A1CA5" w:rsidRPr="001A1CA5" w:rsidRDefault="001A1CA5">
      <w:pPr>
        <w:pStyle w:val="Heading2"/>
        <w:rPr>
          <w:ins w:id="4329" w:author="Locke Liu" w:date="2021-05-24T15:21:00Z"/>
          <w:lang w:eastAsia="en-US"/>
        </w:rPr>
        <w:pPrChange w:id="4330" w:author="Locke Liu" w:date="2021-05-24T15:21:00Z">
          <w:pPr>
            <w:pStyle w:val="Heading2"/>
            <w:numPr>
              <w:numId w:val="37"/>
            </w:numPr>
          </w:pPr>
        </w:pPrChange>
      </w:pPr>
      <w:bookmarkStart w:id="4331" w:name="_Toc72767199"/>
      <w:bookmarkStart w:id="4332" w:name="_Toc443410400"/>
      <w:bookmarkStart w:id="4333" w:name="_Toc482190450"/>
      <w:bookmarkStart w:id="4334" w:name="_Toc482707865"/>
      <w:ins w:id="4335" w:author="Locke Liu" w:date="2021-05-24T15:21:00Z">
        <w:r w:rsidRPr="001A1CA5">
          <w:rPr>
            <w:lang w:eastAsia="en-US"/>
          </w:rPr>
          <w:t xml:space="preserve">Physical </w:t>
        </w:r>
        <w:r>
          <w:rPr>
            <w:lang w:eastAsia="en-US"/>
          </w:rPr>
          <w:t>Nodes List</w:t>
        </w:r>
        <w:bookmarkEnd w:id="4331"/>
      </w:ins>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Change w:id="4336" w:author="Locke Liu" w:date="2021-05-24T15:26:00Z">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PrChange>
      </w:tblPr>
      <w:tblGrid>
        <w:gridCol w:w="1116"/>
        <w:gridCol w:w="1189"/>
        <w:gridCol w:w="1636"/>
        <w:gridCol w:w="1606"/>
        <w:gridCol w:w="4706"/>
        <w:tblGridChange w:id="4337">
          <w:tblGrid>
            <w:gridCol w:w="1116"/>
            <w:gridCol w:w="1189"/>
            <w:gridCol w:w="1636"/>
            <w:gridCol w:w="1606"/>
            <w:gridCol w:w="4706"/>
          </w:tblGrid>
        </w:tblGridChange>
      </w:tblGrid>
      <w:tr w:rsidR="00C30E07" w:rsidRPr="003A67B7" w14:paraId="78165417" w14:textId="77777777" w:rsidTr="00C30E07">
        <w:trPr>
          <w:trHeight w:val="1290"/>
          <w:trPrChange w:id="4338" w:author="Locke Liu" w:date="2021-05-24T15:26:00Z">
            <w:trPr>
              <w:trHeight w:val="1290"/>
            </w:trPr>
          </w:trPrChange>
        </w:trPr>
        <w:tc>
          <w:tcPr>
            <w:tcW w:w="544" w:type="pct"/>
            <w:shd w:val="clear" w:color="auto" w:fill="D5E3FF"/>
            <w:vAlign w:val="center"/>
            <w:tcPrChange w:id="4339" w:author="Locke Liu" w:date="2021-05-24T15:26:00Z">
              <w:tcPr>
                <w:tcW w:w="544" w:type="pct"/>
                <w:shd w:val="clear" w:color="auto" w:fill="D5E3FF"/>
                <w:vAlign w:val="center"/>
              </w:tcPr>
            </w:tcPrChange>
          </w:tcPr>
          <w:p w14:paraId="769273C3" w14:textId="77777777" w:rsidR="00C30E07" w:rsidRPr="003A67B7" w:rsidRDefault="00C30E07">
            <w:pPr>
              <w:jc w:val="center"/>
              <w:rPr>
                <w:moveTo w:id="4340" w:author="Locke Liu" w:date="2021-05-24T15:23:00Z"/>
              </w:rPr>
              <w:pPrChange w:id="4341" w:author="Locke Liu" w:date="2021-05-24T15:26:00Z">
                <w:pPr>
                  <w:framePr w:hSpace="141" w:wrap="around" w:vAnchor="text" w:hAnchor="margin" w:xAlign="center" w:y="265"/>
                </w:pPr>
              </w:pPrChange>
            </w:pPr>
            <w:moveToRangeStart w:id="4342" w:author="Locke Liu" w:date="2021-05-24T15:23:00Z" w:name="move72762205"/>
            <w:moveTo w:id="4343" w:author="Locke Liu" w:date="2021-05-24T15:23:00Z">
              <w:r w:rsidRPr="003A67B7">
                <w:t>Physical Node Code</w:t>
              </w:r>
            </w:moveTo>
          </w:p>
        </w:tc>
        <w:tc>
          <w:tcPr>
            <w:tcW w:w="580" w:type="pct"/>
            <w:shd w:val="clear" w:color="auto" w:fill="D5E3FF"/>
            <w:vAlign w:val="center"/>
            <w:tcPrChange w:id="4344" w:author="Locke Liu" w:date="2021-05-24T15:26:00Z">
              <w:tcPr>
                <w:tcW w:w="580" w:type="pct"/>
                <w:shd w:val="clear" w:color="auto" w:fill="D5E3FF"/>
                <w:vAlign w:val="center"/>
              </w:tcPr>
            </w:tcPrChange>
          </w:tcPr>
          <w:p w14:paraId="6B6FED62" w14:textId="77777777" w:rsidR="00C30E07" w:rsidRPr="003A67B7" w:rsidRDefault="00C30E07">
            <w:pPr>
              <w:jc w:val="center"/>
              <w:rPr>
                <w:moveTo w:id="4345" w:author="Locke Liu" w:date="2021-05-24T15:23:00Z"/>
              </w:rPr>
              <w:pPrChange w:id="4346" w:author="Locke Liu" w:date="2021-05-24T15:26:00Z">
                <w:pPr>
                  <w:framePr w:hSpace="141" w:wrap="around" w:vAnchor="text" w:hAnchor="margin" w:xAlign="center" w:y="265"/>
                </w:pPr>
              </w:pPrChange>
            </w:pPr>
            <w:moveTo w:id="4347" w:author="Locke Liu" w:date="2021-05-24T15:23:00Z">
              <w:r w:rsidRPr="003A67B7">
                <w:t>Components hosted</w:t>
              </w:r>
            </w:moveTo>
          </w:p>
        </w:tc>
        <w:tc>
          <w:tcPr>
            <w:tcW w:w="798" w:type="pct"/>
            <w:shd w:val="clear" w:color="auto" w:fill="D5E3FF"/>
            <w:vAlign w:val="center"/>
            <w:tcPrChange w:id="4348" w:author="Locke Liu" w:date="2021-05-24T15:26:00Z">
              <w:tcPr>
                <w:tcW w:w="798" w:type="pct"/>
                <w:shd w:val="clear" w:color="auto" w:fill="D5E3FF"/>
                <w:vAlign w:val="center"/>
              </w:tcPr>
            </w:tcPrChange>
          </w:tcPr>
          <w:p w14:paraId="3FF2B805" w14:textId="77777777" w:rsidR="00C30E07" w:rsidRPr="003A67B7" w:rsidRDefault="00C30E07">
            <w:pPr>
              <w:jc w:val="center"/>
              <w:rPr>
                <w:moveTo w:id="4349" w:author="Locke Liu" w:date="2021-05-24T15:23:00Z"/>
              </w:rPr>
              <w:pPrChange w:id="4350" w:author="Locke Liu" w:date="2021-05-24T15:26:00Z">
                <w:pPr>
                  <w:framePr w:hSpace="141" w:wrap="around" w:vAnchor="text" w:hAnchor="margin" w:xAlign="center" w:y="265"/>
                </w:pPr>
              </w:pPrChange>
            </w:pPr>
            <w:moveTo w:id="4351" w:author="Locke Liu" w:date="2021-05-24T15:23:00Z">
              <w:r w:rsidRPr="003A67B7">
                <w:t>Component name</w:t>
              </w:r>
            </w:moveTo>
          </w:p>
        </w:tc>
        <w:tc>
          <w:tcPr>
            <w:tcW w:w="783" w:type="pct"/>
            <w:shd w:val="clear" w:color="auto" w:fill="D5E3FF"/>
            <w:vAlign w:val="center"/>
            <w:tcPrChange w:id="4352" w:author="Locke Liu" w:date="2021-05-24T15:26:00Z">
              <w:tcPr>
                <w:tcW w:w="783" w:type="pct"/>
                <w:shd w:val="clear" w:color="auto" w:fill="D5E3FF"/>
                <w:vAlign w:val="center"/>
              </w:tcPr>
            </w:tcPrChange>
          </w:tcPr>
          <w:p w14:paraId="5D8A758D" w14:textId="77777777" w:rsidR="00C30E07" w:rsidRPr="003A67B7" w:rsidRDefault="00C30E07">
            <w:pPr>
              <w:jc w:val="center"/>
              <w:rPr>
                <w:moveTo w:id="4353" w:author="Locke Liu" w:date="2021-05-24T15:23:00Z"/>
              </w:rPr>
              <w:pPrChange w:id="4354" w:author="Locke Liu" w:date="2021-05-24T15:26:00Z">
                <w:pPr>
                  <w:framePr w:hSpace="141" w:wrap="around" w:vAnchor="text" w:hAnchor="margin" w:xAlign="center" w:y="265"/>
                </w:pPr>
              </w:pPrChange>
            </w:pPr>
            <w:moveTo w:id="4355" w:author="Locke Liu" w:date="2021-05-24T15:23:00Z">
              <w:r w:rsidRPr="003A67B7">
                <w:t>Component type</w:t>
              </w:r>
            </w:moveTo>
          </w:p>
        </w:tc>
        <w:tc>
          <w:tcPr>
            <w:tcW w:w="2295" w:type="pct"/>
            <w:shd w:val="clear" w:color="auto" w:fill="D5E3FF"/>
            <w:vAlign w:val="center"/>
            <w:tcPrChange w:id="4356" w:author="Locke Liu" w:date="2021-05-24T15:26:00Z">
              <w:tcPr>
                <w:tcW w:w="2295" w:type="pct"/>
                <w:shd w:val="clear" w:color="auto" w:fill="D5E3FF"/>
                <w:vAlign w:val="center"/>
              </w:tcPr>
            </w:tcPrChange>
          </w:tcPr>
          <w:p w14:paraId="23CC84FB" w14:textId="77777777" w:rsidR="00C30E07" w:rsidRPr="003A67B7" w:rsidRDefault="00C30E07">
            <w:pPr>
              <w:jc w:val="center"/>
              <w:rPr>
                <w:moveTo w:id="4357" w:author="Locke Liu" w:date="2021-05-24T15:23:00Z"/>
              </w:rPr>
              <w:pPrChange w:id="4358" w:author="Locke Liu" w:date="2021-05-24T15:26:00Z">
                <w:pPr>
                  <w:framePr w:hSpace="141" w:wrap="around" w:vAnchor="text" w:hAnchor="margin" w:xAlign="center" w:y="265"/>
                </w:pPr>
              </w:pPrChange>
            </w:pPr>
            <w:moveTo w:id="4359" w:author="Locke Liu" w:date="2021-05-24T15:23:00Z">
              <w:r w:rsidRPr="003A67B7">
                <w:t>Description</w:t>
              </w:r>
            </w:moveTo>
          </w:p>
        </w:tc>
      </w:tr>
      <w:tr w:rsidR="00C30E07" w:rsidRPr="003A67B7" w14:paraId="6048AC91" w14:textId="77777777" w:rsidTr="00C30E07">
        <w:trPr>
          <w:trHeight w:val="388"/>
        </w:trPr>
        <w:tc>
          <w:tcPr>
            <w:tcW w:w="544" w:type="pct"/>
            <w:shd w:val="clear" w:color="auto" w:fill="auto"/>
            <w:vAlign w:val="center"/>
          </w:tcPr>
          <w:p w14:paraId="0BA4FE6E" w14:textId="77777777" w:rsidR="00C30E07" w:rsidRPr="003A67B7" w:rsidRDefault="00C30E07">
            <w:pPr>
              <w:jc w:val="center"/>
              <w:rPr>
                <w:moveTo w:id="4360" w:author="Locke Liu" w:date="2021-05-24T15:23:00Z"/>
                <w:color w:val="121B1F" w:themeColor="background1"/>
                <w:sz w:val="14"/>
                <w:szCs w:val="14"/>
              </w:rPr>
              <w:pPrChange w:id="4361" w:author="Locke Liu" w:date="2021-05-24T15:26:00Z">
                <w:pPr>
                  <w:framePr w:hSpace="141" w:wrap="around" w:vAnchor="text" w:hAnchor="margin" w:xAlign="center" w:y="265"/>
                </w:pPr>
              </w:pPrChange>
            </w:pPr>
            <w:moveTo w:id="4362" w:author="Locke Liu" w:date="2021-05-24T15:23:00Z">
              <w:r w:rsidRPr="003A67B7">
                <w:rPr>
                  <w:color w:val="121B1F" w:themeColor="background1"/>
                  <w:sz w:val="14"/>
                  <w:szCs w:val="14"/>
                </w:rPr>
                <w:t>PN01</w:t>
              </w:r>
            </w:moveTo>
          </w:p>
        </w:tc>
        <w:tc>
          <w:tcPr>
            <w:tcW w:w="580" w:type="pct"/>
            <w:vAlign w:val="center"/>
          </w:tcPr>
          <w:p w14:paraId="53C1700A" w14:textId="77777777" w:rsidR="00C30E07" w:rsidRPr="003A67B7" w:rsidRDefault="00C30E07">
            <w:pPr>
              <w:jc w:val="center"/>
              <w:rPr>
                <w:moveTo w:id="4363" w:author="Locke Liu" w:date="2021-05-24T15:23:00Z"/>
                <w:color w:val="121B1F" w:themeColor="background1"/>
                <w:sz w:val="14"/>
                <w:szCs w:val="14"/>
              </w:rPr>
              <w:pPrChange w:id="4364" w:author="Locke Liu" w:date="2021-05-24T15:26:00Z">
                <w:pPr>
                  <w:framePr w:hSpace="141" w:wrap="around" w:vAnchor="text" w:hAnchor="margin" w:xAlign="center" w:y="265"/>
                </w:pPr>
              </w:pPrChange>
            </w:pPr>
            <w:moveTo w:id="4365" w:author="Locke Liu" w:date="2021-05-24T15:23:00Z">
              <w:r w:rsidRPr="003A67B7">
                <w:rPr>
                  <w:color w:val="121B1F" w:themeColor="background1"/>
                  <w:sz w:val="14"/>
                  <w:szCs w:val="14"/>
                </w:rPr>
                <w:t>C05</w:t>
              </w:r>
            </w:moveTo>
          </w:p>
        </w:tc>
        <w:tc>
          <w:tcPr>
            <w:tcW w:w="798" w:type="pct"/>
            <w:vAlign w:val="center"/>
          </w:tcPr>
          <w:p w14:paraId="3EF424AC" w14:textId="77777777" w:rsidR="00C30E07" w:rsidRPr="003A67B7" w:rsidRDefault="00C30E07">
            <w:pPr>
              <w:jc w:val="center"/>
              <w:rPr>
                <w:moveTo w:id="4366" w:author="Locke Liu" w:date="2021-05-24T15:23:00Z"/>
                <w:color w:val="121B1F" w:themeColor="background1"/>
                <w:sz w:val="14"/>
                <w:szCs w:val="14"/>
              </w:rPr>
              <w:pPrChange w:id="4367" w:author="Locke Liu" w:date="2021-05-24T15:26:00Z">
                <w:pPr>
                  <w:framePr w:hSpace="141" w:wrap="around" w:vAnchor="text" w:hAnchor="margin" w:xAlign="center" w:y="265"/>
                </w:pPr>
              </w:pPrChange>
            </w:pPr>
            <w:moveTo w:id="4368" w:author="Locke Liu" w:date="2021-05-24T15:23:00Z">
              <w:r w:rsidRPr="003A67B7">
                <w:rPr>
                  <w:color w:val="auto"/>
                  <w:sz w:val="14"/>
                  <w:szCs w:val="14"/>
                </w:rPr>
                <w:t>d9dlchn0dl01</w:t>
              </w:r>
            </w:moveTo>
          </w:p>
        </w:tc>
        <w:tc>
          <w:tcPr>
            <w:tcW w:w="783" w:type="pct"/>
            <w:shd w:val="clear" w:color="auto" w:fill="auto"/>
            <w:vAlign w:val="center"/>
          </w:tcPr>
          <w:p w14:paraId="372FA9AF" w14:textId="77777777" w:rsidR="00C30E07" w:rsidRPr="003A67B7" w:rsidRDefault="00C30E07">
            <w:pPr>
              <w:jc w:val="center"/>
              <w:rPr>
                <w:moveTo w:id="4369" w:author="Locke Liu" w:date="2021-05-24T15:23:00Z"/>
                <w:color w:val="121B1F" w:themeColor="background1"/>
                <w:sz w:val="14"/>
                <w:szCs w:val="14"/>
              </w:rPr>
              <w:pPrChange w:id="4370" w:author="Locke Liu" w:date="2021-05-24T15:26:00Z">
                <w:pPr>
                  <w:framePr w:hSpace="141" w:wrap="around" w:vAnchor="text" w:hAnchor="margin" w:xAlign="center" w:y="265"/>
                </w:pPr>
              </w:pPrChange>
            </w:pPr>
            <w:moveTo w:id="4371" w:author="Locke Liu" w:date="2021-05-24T15:23:00Z">
              <w:r w:rsidRPr="003A67B7">
                <w:rPr>
                  <w:color w:val="121B1F" w:themeColor="background1"/>
                  <w:sz w:val="14"/>
                  <w:szCs w:val="14"/>
                </w:rPr>
                <w:t>Storage account</w:t>
              </w:r>
            </w:moveTo>
          </w:p>
        </w:tc>
        <w:tc>
          <w:tcPr>
            <w:tcW w:w="2295" w:type="pct"/>
            <w:shd w:val="clear" w:color="auto" w:fill="auto"/>
            <w:vAlign w:val="center"/>
          </w:tcPr>
          <w:p w14:paraId="3A8D7830" w14:textId="771061DF" w:rsidR="00C30E07" w:rsidRPr="003A67B7" w:rsidRDefault="00C30E07" w:rsidP="00277D34">
            <w:pPr>
              <w:rPr>
                <w:moveTo w:id="4372" w:author="Locke Liu" w:date="2021-05-24T15:23:00Z"/>
                <w:color w:val="121B1F" w:themeColor="background1"/>
                <w:sz w:val="14"/>
                <w:szCs w:val="14"/>
              </w:rPr>
            </w:pPr>
            <w:moveTo w:id="4373" w:author="Locke Liu" w:date="2021-05-24T15:23:00Z">
              <w:r w:rsidRPr="003A67B7">
                <w:rPr>
                  <w:color w:val="121B1F" w:themeColor="background1"/>
                  <w:sz w:val="14"/>
                  <w:szCs w:val="14"/>
                </w:rPr>
                <w:t>It is a storage account general v2 with data lake storage gen2 enabled. Where we will store raw data and processed data of data lake for both DEV and UAT environment</w:t>
              </w:r>
            </w:moveTo>
          </w:p>
        </w:tc>
      </w:tr>
      <w:tr w:rsidR="00C30E07" w:rsidRPr="003A67B7" w14:paraId="1D879D34" w14:textId="77777777" w:rsidTr="00C30E07">
        <w:trPr>
          <w:trHeight w:val="398"/>
        </w:trPr>
        <w:tc>
          <w:tcPr>
            <w:tcW w:w="544" w:type="pct"/>
            <w:shd w:val="clear" w:color="auto" w:fill="auto"/>
            <w:vAlign w:val="center"/>
          </w:tcPr>
          <w:p w14:paraId="5F111C6D" w14:textId="77777777" w:rsidR="00C30E07" w:rsidRPr="003A67B7" w:rsidRDefault="00C30E07">
            <w:pPr>
              <w:jc w:val="center"/>
              <w:rPr>
                <w:moveTo w:id="4374" w:author="Locke Liu" w:date="2021-05-24T15:23:00Z"/>
                <w:color w:val="121B1F" w:themeColor="background1"/>
                <w:sz w:val="14"/>
                <w:szCs w:val="14"/>
              </w:rPr>
              <w:pPrChange w:id="4375" w:author="Locke Liu" w:date="2021-05-24T15:26:00Z">
                <w:pPr>
                  <w:framePr w:hSpace="141" w:wrap="around" w:vAnchor="text" w:hAnchor="margin" w:xAlign="center" w:y="265"/>
                </w:pPr>
              </w:pPrChange>
            </w:pPr>
            <w:moveTo w:id="4376" w:author="Locke Liu" w:date="2021-05-24T15:23:00Z">
              <w:r w:rsidRPr="003A67B7">
                <w:rPr>
                  <w:color w:val="121B1F" w:themeColor="background1"/>
                  <w:sz w:val="14"/>
                  <w:szCs w:val="14"/>
                </w:rPr>
                <w:t>PN02</w:t>
              </w:r>
            </w:moveTo>
          </w:p>
        </w:tc>
        <w:tc>
          <w:tcPr>
            <w:tcW w:w="580" w:type="pct"/>
            <w:vAlign w:val="center"/>
          </w:tcPr>
          <w:p w14:paraId="2E7C7510" w14:textId="77777777" w:rsidR="00C30E07" w:rsidRPr="003A67B7" w:rsidRDefault="00C30E07">
            <w:pPr>
              <w:jc w:val="center"/>
              <w:rPr>
                <w:moveTo w:id="4377" w:author="Locke Liu" w:date="2021-05-24T15:23:00Z"/>
                <w:color w:val="121B1F" w:themeColor="background1"/>
                <w:sz w:val="14"/>
                <w:szCs w:val="14"/>
              </w:rPr>
              <w:pPrChange w:id="4378" w:author="Locke Liu" w:date="2021-05-24T15:26:00Z">
                <w:pPr>
                  <w:framePr w:hSpace="141" w:wrap="around" w:vAnchor="text" w:hAnchor="margin" w:xAlign="center" w:y="265"/>
                </w:pPr>
              </w:pPrChange>
            </w:pPr>
            <w:moveTo w:id="4379" w:author="Locke Liu" w:date="2021-05-24T15:23:00Z">
              <w:r w:rsidRPr="003A67B7">
                <w:rPr>
                  <w:color w:val="121B1F" w:themeColor="background1"/>
                  <w:sz w:val="14"/>
                  <w:szCs w:val="14"/>
                </w:rPr>
                <w:t>C05</w:t>
              </w:r>
            </w:moveTo>
          </w:p>
        </w:tc>
        <w:tc>
          <w:tcPr>
            <w:tcW w:w="798" w:type="pct"/>
            <w:vAlign w:val="center"/>
          </w:tcPr>
          <w:p w14:paraId="77A3BD20" w14:textId="77777777" w:rsidR="00C30E07" w:rsidRPr="003A67B7" w:rsidRDefault="00C30E07">
            <w:pPr>
              <w:jc w:val="center"/>
              <w:rPr>
                <w:moveTo w:id="4380" w:author="Locke Liu" w:date="2021-05-24T15:23:00Z"/>
                <w:color w:val="121B1F" w:themeColor="background1"/>
                <w:sz w:val="14"/>
                <w:szCs w:val="14"/>
              </w:rPr>
              <w:pPrChange w:id="4381" w:author="Locke Liu" w:date="2021-05-24T15:26:00Z">
                <w:pPr>
                  <w:framePr w:hSpace="141" w:wrap="around" w:vAnchor="text" w:hAnchor="margin" w:xAlign="center" w:y="265"/>
                </w:pPr>
              </w:pPrChange>
            </w:pPr>
            <w:moveTo w:id="4382" w:author="Locke Liu" w:date="2021-05-24T15:23:00Z">
              <w:r w:rsidRPr="003A67B7">
                <w:rPr>
                  <w:color w:val="auto"/>
                  <w:sz w:val="14"/>
                  <w:szCs w:val="14"/>
                </w:rPr>
                <w:t>r9dlchn0dl01</w:t>
              </w:r>
            </w:moveTo>
          </w:p>
        </w:tc>
        <w:tc>
          <w:tcPr>
            <w:tcW w:w="783" w:type="pct"/>
            <w:shd w:val="clear" w:color="auto" w:fill="auto"/>
            <w:vAlign w:val="center"/>
          </w:tcPr>
          <w:p w14:paraId="5F9B7E6B" w14:textId="77777777" w:rsidR="00C30E07" w:rsidRPr="003A67B7" w:rsidRDefault="00C30E07">
            <w:pPr>
              <w:jc w:val="center"/>
              <w:rPr>
                <w:moveTo w:id="4383" w:author="Locke Liu" w:date="2021-05-24T15:23:00Z"/>
                <w:color w:val="121B1F" w:themeColor="background1"/>
                <w:sz w:val="14"/>
                <w:szCs w:val="14"/>
              </w:rPr>
              <w:pPrChange w:id="4384" w:author="Locke Liu" w:date="2021-05-24T15:26:00Z">
                <w:pPr>
                  <w:framePr w:hSpace="141" w:wrap="around" w:vAnchor="text" w:hAnchor="margin" w:xAlign="center" w:y="265"/>
                </w:pPr>
              </w:pPrChange>
            </w:pPr>
            <w:moveTo w:id="4385" w:author="Locke Liu" w:date="2021-05-24T15:23:00Z">
              <w:r w:rsidRPr="003A67B7">
                <w:rPr>
                  <w:color w:val="121B1F" w:themeColor="background1"/>
                  <w:sz w:val="14"/>
                  <w:szCs w:val="14"/>
                </w:rPr>
                <w:t>Storage account</w:t>
              </w:r>
            </w:moveTo>
          </w:p>
        </w:tc>
        <w:tc>
          <w:tcPr>
            <w:tcW w:w="2295" w:type="pct"/>
            <w:shd w:val="clear" w:color="auto" w:fill="auto"/>
            <w:vAlign w:val="center"/>
          </w:tcPr>
          <w:p w14:paraId="6B4DAA35" w14:textId="4A879D93" w:rsidR="00C30E07" w:rsidRPr="003A67B7" w:rsidRDefault="00C30E07" w:rsidP="00277D34">
            <w:pPr>
              <w:rPr>
                <w:moveTo w:id="4386" w:author="Locke Liu" w:date="2021-05-24T15:23:00Z"/>
                <w:color w:val="121B1F" w:themeColor="background1"/>
                <w:sz w:val="14"/>
                <w:szCs w:val="14"/>
              </w:rPr>
            </w:pPr>
            <w:moveTo w:id="4387" w:author="Locke Liu" w:date="2021-05-24T15:23:00Z">
              <w:r w:rsidRPr="003A67B7">
                <w:rPr>
                  <w:color w:val="121B1F" w:themeColor="background1"/>
                  <w:sz w:val="14"/>
                  <w:szCs w:val="14"/>
                </w:rPr>
                <w:t>It is a storage account general v2 with data lake storage gen2 enabled. Where we will store raw data and processed data of data lake for PRD environment</w:t>
              </w:r>
            </w:moveTo>
          </w:p>
        </w:tc>
      </w:tr>
      <w:tr w:rsidR="00C30E07" w:rsidRPr="003A67B7" w14:paraId="024440E9" w14:textId="77777777" w:rsidTr="00C30E07">
        <w:trPr>
          <w:trHeight w:val="398"/>
        </w:trPr>
        <w:tc>
          <w:tcPr>
            <w:tcW w:w="544" w:type="pct"/>
            <w:shd w:val="clear" w:color="auto" w:fill="auto"/>
            <w:vAlign w:val="center"/>
          </w:tcPr>
          <w:p w14:paraId="76A6A7BB" w14:textId="77777777" w:rsidR="00C30E07" w:rsidRPr="003A67B7" w:rsidRDefault="00C30E07">
            <w:pPr>
              <w:jc w:val="center"/>
              <w:rPr>
                <w:moveTo w:id="4388" w:author="Locke Liu" w:date="2021-05-24T15:23:00Z"/>
                <w:color w:val="121B1F" w:themeColor="background1"/>
                <w:sz w:val="14"/>
                <w:szCs w:val="14"/>
              </w:rPr>
              <w:pPrChange w:id="4389" w:author="Locke Liu" w:date="2021-05-24T15:26:00Z">
                <w:pPr>
                  <w:framePr w:hSpace="141" w:wrap="around" w:vAnchor="text" w:hAnchor="margin" w:xAlign="center" w:y="265"/>
                </w:pPr>
              </w:pPrChange>
            </w:pPr>
            <w:moveTo w:id="4390" w:author="Locke Liu" w:date="2021-05-24T15:23:00Z">
              <w:r w:rsidRPr="003A67B7">
                <w:rPr>
                  <w:color w:val="121B1F" w:themeColor="background1"/>
                  <w:sz w:val="14"/>
                  <w:szCs w:val="14"/>
                </w:rPr>
                <w:t>PN03</w:t>
              </w:r>
            </w:moveTo>
          </w:p>
        </w:tc>
        <w:tc>
          <w:tcPr>
            <w:tcW w:w="580" w:type="pct"/>
            <w:vAlign w:val="center"/>
          </w:tcPr>
          <w:p w14:paraId="727DBAF3" w14:textId="77777777" w:rsidR="00C30E07" w:rsidRPr="003A67B7" w:rsidRDefault="00C30E07">
            <w:pPr>
              <w:jc w:val="center"/>
              <w:rPr>
                <w:moveTo w:id="4391" w:author="Locke Liu" w:date="2021-05-24T15:23:00Z"/>
                <w:color w:val="121B1F" w:themeColor="background1"/>
                <w:sz w:val="14"/>
                <w:szCs w:val="14"/>
              </w:rPr>
              <w:pPrChange w:id="4392" w:author="Locke Liu" w:date="2021-05-24T15:26:00Z">
                <w:pPr>
                  <w:framePr w:hSpace="141" w:wrap="around" w:vAnchor="text" w:hAnchor="margin" w:xAlign="center" w:y="265"/>
                </w:pPr>
              </w:pPrChange>
            </w:pPr>
            <w:moveTo w:id="4393" w:author="Locke Liu" w:date="2021-05-24T15:23:00Z">
              <w:r w:rsidRPr="003A67B7">
                <w:rPr>
                  <w:color w:val="121B1F" w:themeColor="background1"/>
                  <w:sz w:val="14"/>
                  <w:szCs w:val="14"/>
                </w:rPr>
                <w:t>C02</w:t>
              </w:r>
            </w:moveTo>
          </w:p>
        </w:tc>
        <w:tc>
          <w:tcPr>
            <w:tcW w:w="798" w:type="pct"/>
            <w:vAlign w:val="center"/>
          </w:tcPr>
          <w:p w14:paraId="5C79EC98" w14:textId="77777777" w:rsidR="00C30E07" w:rsidRPr="003A67B7" w:rsidRDefault="00C30E07">
            <w:pPr>
              <w:jc w:val="center"/>
              <w:rPr>
                <w:moveTo w:id="4394" w:author="Locke Liu" w:date="2021-05-24T15:23:00Z"/>
                <w:color w:val="121B1F" w:themeColor="background1"/>
                <w:sz w:val="14"/>
                <w:szCs w:val="14"/>
              </w:rPr>
              <w:pPrChange w:id="4395" w:author="Locke Liu" w:date="2021-05-24T15:26:00Z">
                <w:pPr>
                  <w:framePr w:hSpace="141" w:wrap="around" w:vAnchor="text" w:hAnchor="margin" w:xAlign="center" w:y="265"/>
                </w:pPr>
              </w:pPrChange>
            </w:pPr>
            <w:moveTo w:id="4396" w:author="Locke Liu" w:date="2021-05-24T15:23:00Z">
              <w:r w:rsidRPr="003A67B7">
                <w:rPr>
                  <w:color w:val="121B1F" w:themeColor="background1"/>
                  <w:sz w:val="14"/>
                  <w:szCs w:val="14"/>
                </w:rPr>
                <w:t>d9dlchn0eh01</w:t>
              </w:r>
            </w:moveTo>
          </w:p>
        </w:tc>
        <w:tc>
          <w:tcPr>
            <w:tcW w:w="783" w:type="pct"/>
            <w:shd w:val="clear" w:color="auto" w:fill="auto"/>
            <w:vAlign w:val="center"/>
          </w:tcPr>
          <w:p w14:paraId="4C7667D9" w14:textId="77777777" w:rsidR="00C30E07" w:rsidRPr="003A67B7" w:rsidRDefault="00C30E07">
            <w:pPr>
              <w:jc w:val="center"/>
              <w:rPr>
                <w:moveTo w:id="4397" w:author="Locke Liu" w:date="2021-05-24T15:23:00Z"/>
                <w:color w:val="121B1F" w:themeColor="background1"/>
                <w:sz w:val="14"/>
                <w:szCs w:val="14"/>
              </w:rPr>
              <w:pPrChange w:id="4398" w:author="Locke Liu" w:date="2021-05-24T15:26:00Z">
                <w:pPr>
                  <w:framePr w:hSpace="141" w:wrap="around" w:vAnchor="text" w:hAnchor="margin" w:xAlign="center" w:y="265"/>
                </w:pPr>
              </w:pPrChange>
            </w:pPr>
            <w:moveTo w:id="4399" w:author="Locke Liu" w:date="2021-05-24T15:23:00Z">
              <w:r w:rsidRPr="003A67B7">
                <w:rPr>
                  <w:color w:val="121B1F" w:themeColor="background1"/>
                  <w:sz w:val="14"/>
                  <w:szCs w:val="14"/>
                </w:rPr>
                <w:t>Azure Event hub standard</w:t>
              </w:r>
            </w:moveTo>
          </w:p>
        </w:tc>
        <w:tc>
          <w:tcPr>
            <w:tcW w:w="2295" w:type="pct"/>
            <w:shd w:val="clear" w:color="auto" w:fill="auto"/>
            <w:vAlign w:val="center"/>
          </w:tcPr>
          <w:p w14:paraId="757AC77F" w14:textId="77777777" w:rsidR="00C30E07" w:rsidRPr="003A67B7" w:rsidRDefault="00C30E07" w:rsidP="00277D34">
            <w:pPr>
              <w:rPr>
                <w:moveTo w:id="4400" w:author="Locke Liu" w:date="2021-05-24T15:23:00Z"/>
                <w:color w:val="121B1F" w:themeColor="background1"/>
                <w:sz w:val="14"/>
                <w:szCs w:val="14"/>
              </w:rPr>
            </w:pPr>
            <w:moveTo w:id="4401" w:author="Locke Liu" w:date="2021-05-24T15:23:00Z">
              <w:r w:rsidRPr="003A67B7">
                <w:rPr>
                  <w:color w:val="121B1F" w:themeColor="background1"/>
                  <w:sz w:val="14"/>
                  <w:szCs w:val="14"/>
                </w:rPr>
                <w:t>Event hub which used to integrate real time data ingestion and Azure databricks. It will be used for both DEV/UAT environment</w:t>
              </w:r>
            </w:moveTo>
          </w:p>
        </w:tc>
      </w:tr>
      <w:tr w:rsidR="00C30E07" w:rsidRPr="003A67B7" w14:paraId="5BEF7AAE" w14:textId="77777777" w:rsidTr="00C30E07">
        <w:trPr>
          <w:trHeight w:val="416"/>
        </w:trPr>
        <w:tc>
          <w:tcPr>
            <w:tcW w:w="544" w:type="pct"/>
            <w:shd w:val="clear" w:color="auto" w:fill="auto"/>
            <w:vAlign w:val="center"/>
          </w:tcPr>
          <w:p w14:paraId="0F7AE22B" w14:textId="77777777" w:rsidR="00C30E07" w:rsidRPr="003A67B7" w:rsidRDefault="00C30E07">
            <w:pPr>
              <w:jc w:val="center"/>
              <w:rPr>
                <w:moveTo w:id="4402" w:author="Locke Liu" w:date="2021-05-24T15:23:00Z"/>
                <w:color w:val="121B1F" w:themeColor="background1"/>
                <w:sz w:val="14"/>
                <w:szCs w:val="14"/>
              </w:rPr>
              <w:pPrChange w:id="4403" w:author="Locke Liu" w:date="2021-05-24T15:26:00Z">
                <w:pPr>
                  <w:framePr w:hSpace="141" w:wrap="around" w:vAnchor="text" w:hAnchor="margin" w:xAlign="center" w:y="265"/>
                </w:pPr>
              </w:pPrChange>
            </w:pPr>
            <w:moveTo w:id="4404" w:author="Locke Liu" w:date="2021-05-24T15:23:00Z">
              <w:r w:rsidRPr="003A67B7">
                <w:rPr>
                  <w:color w:val="121B1F" w:themeColor="background1"/>
                  <w:sz w:val="14"/>
                  <w:szCs w:val="14"/>
                </w:rPr>
                <w:t>PN04</w:t>
              </w:r>
            </w:moveTo>
          </w:p>
        </w:tc>
        <w:tc>
          <w:tcPr>
            <w:tcW w:w="580" w:type="pct"/>
            <w:vAlign w:val="center"/>
          </w:tcPr>
          <w:p w14:paraId="784355F3" w14:textId="77777777" w:rsidR="00C30E07" w:rsidRPr="003A67B7" w:rsidRDefault="00C30E07">
            <w:pPr>
              <w:jc w:val="center"/>
              <w:rPr>
                <w:moveTo w:id="4405" w:author="Locke Liu" w:date="2021-05-24T15:23:00Z"/>
                <w:color w:val="121B1F" w:themeColor="background1"/>
                <w:sz w:val="14"/>
                <w:szCs w:val="14"/>
              </w:rPr>
              <w:pPrChange w:id="4406" w:author="Locke Liu" w:date="2021-05-24T15:26:00Z">
                <w:pPr>
                  <w:framePr w:hSpace="141" w:wrap="around" w:vAnchor="text" w:hAnchor="margin" w:xAlign="center" w:y="265"/>
                </w:pPr>
              </w:pPrChange>
            </w:pPr>
            <w:moveTo w:id="4407" w:author="Locke Liu" w:date="2021-05-24T15:23:00Z">
              <w:r w:rsidRPr="003A67B7">
                <w:rPr>
                  <w:color w:val="121B1F" w:themeColor="background1"/>
                  <w:sz w:val="14"/>
                  <w:szCs w:val="14"/>
                </w:rPr>
                <w:t>C02</w:t>
              </w:r>
            </w:moveTo>
          </w:p>
        </w:tc>
        <w:tc>
          <w:tcPr>
            <w:tcW w:w="798" w:type="pct"/>
            <w:vAlign w:val="center"/>
          </w:tcPr>
          <w:p w14:paraId="4A454350" w14:textId="77777777" w:rsidR="00C30E07" w:rsidRPr="003A67B7" w:rsidRDefault="00C30E07">
            <w:pPr>
              <w:jc w:val="center"/>
              <w:rPr>
                <w:moveTo w:id="4408" w:author="Locke Liu" w:date="2021-05-24T15:23:00Z"/>
                <w:color w:val="121B1F" w:themeColor="background1"/>
                <w:sz w:val="14"/>
                <w:szCs w:val="14"/>
              </w:rPr>
              <w:pPrChange w:id="4409" w:author="Locke Liu" w:date="2021-05-24T15:26:00Z">
                <w:pPr>
                  <w:framePr w:hSpace="141" w:wrap="around" w:vAnchor="text" w:hAnchor="margin" w:xAlign="center" w:y="265"/>
                </w:pPr>
              </w:pPrChange>
            </w:pPr>
            <w:moveTo w:id="4410" w:author="Locke Liu" w:date="2021-05-24T15:23:00Z">
              <w:r w:rsidRPr="003A67B7">
                <w:rPr>
                  <w:color w:val="121B1F" w:themeColor="background1"/>
                  <w:sz w:val="14"/>
                  <w:szCs w:val="14"/>
                </w:rPr>
                <w:t>r9dlchn0eh01</w:t>
              </w:r>
            </w:moveTo>
          </w:p>
        </w:tc>
        <w:tc>
          <w:tcPr>
            <w:tcW w:w="783" w:type="pct"/>
            <w:shd w:val="clear" w:color="auto" w:fill="auto"/>
            <w:vAlign w:val="center"/>
          </w:tcPr>
          <w:p w14:paraId="5E342D9A" w14:textId="77777777" w:rsidR="00C30E07" w:rsidRPr="003A67B7" w:rsidRDefault="00C30E07">
            <w:pPr>
              <w:jc w:val="center"/>
              <w:rPr>
                <w:moveTo w:id="4411" w:author="Locke Liu" w:date="2021-05-24T15:23:00Z"/>
                <w:color w:val="121B1F" w:themeColor="background1"/>
                <w:sz w:val="14"/>
                <w:szCs w:val="14"/>
              </w:rPr>
              <w:pPrChange w:id="4412" w:author="Locke Liu" w:date="2021-05-24T15:26:00Z">
                <w:pPr>
                  <w:framePr w:hSpace="141" w:wrap="around" w:vAnchor="text" w:hAnchor="margin" w:xAlign="center" w:y="265"/>
                </w:pPr>
              </w:pPrChange>
            </w:pPr>
            <w:moveTo w:id="4413" w:author="Locke Liu" w:date="2021-05-24T15:23:00Z">
              <w:r w:rsidRPr="003A67B7">
                <w:rPr>
                  <w:color w:val="121B1F" w:themeColor="background1"/>
                  <w:sz w:val="14"/>
                  <w:szCs w:val="14"/>
                </w:rPr>
                <w:t>Azure Event hub standard</w:t>
              </w:r>
            </w:moveTo>
          </w:p>
        </w:tc>
        <w:tc>
          <w:tcPr>
            <w:tcW w:w="2295" w:type="pct"/>
            <w:shd w:val="clear" w:color="auto" w:fill="auto"/>
            <w:vAlign w:val="center"/>
          </w:tcPr>
          <w:p w14:paraId="12C6491C" w14:textId="77777777" w:rsidR="00C30E07" w:rsidRPr="003A67B7" w:rsidRDefault="00C30E07" w:rsidP="00277D34">
            <w:pPr>
              <w:rPr>
                <w:moveTo w:id="4414" w:author="Locke Liu" w:date="2021-05-24T15:23:00Z"/>
                <w:color w:val="121B1F" w:themeColor="background1"/>
                <w:sz w:val="14"/>
                <w:szCs w:val="14"/>
              </w:rPr>
            </w:pPr>
            <w:moveTo w:id="4415" w:author="Locke Liu" w:date="2021-05-24T15:23:00Z">
              <w:r w:rsidRPr="003A67B7">
                <w:rPr>
                  <w:color w:val="121B1F" w:themeColor="background1"/>
                  <w:sz w:val="14"/>
                  <w:szCs w:val="14"/>
                </w:rPr>
                <w:t>Event hub which used to integrate real time data ingestion and Azure databricks. It will be used for both PRD environment</w:t>
              </w:r>
            </w:moveTo>
          </w:p>
        </w:tc>
      </w:tr>
      <w:tr w:rsidR="00C30E07" w:rsidRPr="003A67B7" w14:paraId="4071F383" w14:textId="77777777" w:rsidTr="00C30E07">
        <w:trPr>
          <w:trHeight w:val="416"/>
        </w:trPr>
        <w:tc>
          <w:tcPr>
            <w:tcW w:w="544" w:type="pct"/>
            <w:shd w:val="clear" w:color="auto" w:fill="auto"/>
            <w:vAlign w:val="center"/>
          </w:tcPr>
          <w:p w14:paraId="0D42584E" w14:textId="77777777" w:rsidR="00C30E07" w:rsidRPr="003A67B7" w:rsidRDefault="00C30E07">
            <w:pPr>
              <w:jc w:val="center"/>
              <w:rPr>
                <w:moveTo w:id="4416" w:author="Locke Liu" w:date="2021-05-24T15:23:00Z"/>
                <w:color w:val="121B1F" w:themeColor="background1"/>
                <w:sz w:val="14"/>
                <w:szCs w:val="14"/>
              </w:rPr>
              <w:pPrChange w:id="4417" w:author="Locke Liu" w:date="2021-05-24T15:26:00Z">
                <w:pPr>
                  <w:framePr w:hSpace="141" w:wrap="around" w:vAnchor="text" w:hAnchor="margin" w:xAlign="center" w:y="265"/>
                </w:pPr>
              </w:pPrChange>
            </w:pPr>
            <w:moveTo w:id="4418" w:author="Locke Liu" w:date="2021-05-24T15:23:00Z">
              <w:r w:rsidRPr="003A67B7">
                <w:rPr>
                  <w:color w:val="121B1F" w:themeColor="background1"/>
                  <w:sz w:val="14"/>
                  <w:szCs w:val="14"/>
                </w:rPr>
                <w:t>PN05</w:t>
              </w:r>
            </w:moveTo>
          </w:p>
        </w:tc>
        <w:tc>
          <w:tcPr>
            <w:tcW w:w="580" w:type="pct"/>
            <w:vAlign w:val="center"/>
          </w:tcPr>
          <w:p w14:paraId="45425BD0" w14:textId="77777777" w:rsidR="00C30E07" w:rsidRPr="003A67B7" w:rsidRDefault="00C30E07">
            <w:pPr>
              <w:jc w:val="center"/>
              <w:rPr>
                <w:moveTo w:id="4419" w:author="Locke Liu" w:date="2021-05-24T15:23:00Z"/>
                <w:color w:val="121B1F" w:themeColor="background1"/>
                <w:sz w:val="14"/>
                <w:szCs w:val="14"/>
              </w:rPr>
              <w:pPrChange w:id="4420" w:author="Locke Liu" w:date="2021-05-24T15:26:00Z">
                <w:pPr>
                  <w:framePr w:hSpace="141" w:wrap="around" w:vAnchor="text" w:hAnchor="margin" w:xAlign="center" w:y="265"/>
                </w:pPr>
              </w:pPrChange>
            </w:pPr>
            <w:moveTo w:id="4421" w:author="Locke Liu" w:date="2021-05-24T15:23:00Z">
              <w:r w:rsidRPr="003A67B7">
                <w:rPr>
                  <w:color w:val="121B1F" w:themeColor="background1"/>
                  <w:sz w:val="14"/>
                  <w:szCs w:val="14"/>
                </w:rPr>
                <w:t>C03</w:t>
              </w:r>
            </w:moveTo>
          </w:p>
        </w:tc>
        <w:tc>
          <w:tcPr>
            <w:tcW w:w="798" w:type="pct"/>
            <w:vAlign w:val="center"/>
          </w:tcPr>
          <w:p w14:paraId="1DC90C3D" w14:textId="77777777" w:rsidR="00C30E07" w:rsidRPr="003A67B7" w:rsidRDefault="00C30E07">
            <w:pPr>
              <w:jc w:val="center"/>
              <w:rPr>
                <w:moveTo w:id="4422" w:author="Locke Liu" w:date="2021-05-24T15:23:00Z"/>
                <w:color w:val="121B1F" w:themeColor="background1"/>
                <w:sz w:val="14"/>
                <w:szCs w:val="14"/>
              </w:rPr>
              <w:pPrChange w:id="4423" w:author="Locke Liu" w:date="2021-05-24T15:26:00Z">
                <w:pPr>
                  <w:framePr w:hSpace="141" w:wrap="around" w:vAnchor="text" w:hAnchor="margin" w:xAlign="center" w:y="265"/>
                </w:pPr>
              </w:pPrChange>
            </w:pPr>
            <w:moveTo w:id="4424" w:author="Locke Liu" w:date="2021-05-24T15:23:00Z">
              <w:r w:rsidRPr="003A67B7">
                <w:rPr>
                  <w:color w:val="121B1F" w:themeColor="background1"/>
                  <w:sz w:val="14"/>
                  <w:szCs w:val="14"/>
                </w:rPr>
                <w:t>d9dlchn0adf01</w:t>
              </w:r>
            </w:moveTo>
          </w:p>
        </w:tc>
        <w:tc>
          <w:tcPr>
            <w:tcW w:w="783" w:type="pct"/>
            <w:shd w:val="clear" w:color="auto" w:fill="auto"/>
            <w:vAlign w:val="center"/>
          </w:tcPr>
          <w:p w14:paraId="44E73330" w14:textId="77777777" w:rsidR="00C30E07" w:rsidRPr="003A67B7" w:rsidRDefault="00C30E07">
            <w:pPr>
              <w:jc w:val="center"/>
              <w:rPr>
                <w:moveTo w:id="4425" w:author="Locke Liu" w:date="2021-05-24T15:23:00Z"/>
                <w:color w:val="121B1F" w:themeColor="background1"/>
                <w:sz w:val="14"/>
                <w:szCs w:val="14"/>
              </w:rPr>
              <w:pPrChange w:id="4426" w:author="Locke Liu" w:date="2021-05-24T15:26:00Z">
                <w:pPr>
                  <w:framePr w:hSpace="141" w:wrap="around" w:vAnchor="text" w:hAnchor="margin" w:xAlign="center" w:y="265"/>
                </w:pPr>
              </w:pPrChange>
            </w:pPr>
            <w:moveTo w:id="4427" w:author="Locke Liu" w:date="2021-05-24T15:23:00Z">
              <w:r w:rsidRPr="003A67B7">
                <w:rPr>
                  <w:color w:val="121B1F" w:themeColor="background1"/>
                  <w:sz w:val="14"/>
                  <w:szCs w:val="14"/>
                </w:rPr>
                <w:t>Azure data factory v2</w:t>
              </w:r>
            </w:moveTo>
          </w:p>
        </w:tc>
        <w:tc>
          <w:tcPr>
            <w:tcW w:w="2295" w:type="pct"/>
            <w:shd w:val="clear" w:color="auto" w:fill="auto"/>
            <w:vAlign w:val="center"/>
          </w:tcPr>
          <w:p w14:paraId="74A386A9" w14:textId="77777777" w:rsidR="00C30E07" w:rsidRPr="003A67B7" w:rsidRDefault="00C30E07" w:rsidP="00277D34">
            <w:pPr>
              <w:rPr>
                <w:moveTo w:id="4428" w:author="Locke Liu" w:date="2021-05-24T15:23:00Z"/>
                <w:color w:val="121B1F" w:themeColor="background1"/>
                <w:sz w:val="14"/>
                <w:szCs w:val="14"/>
              </w:rPr>
            </w:pPr>
            <w:moveTo w:id="4429" w:author="Locke Liu" w:date="2021-05-24T15:23:00Z">
              <w:r w:rsidRPr="003A67B7">
                <w:rPr>
                  <w:color w:val="121B1F" w:themeColor="background1"/>
                  <w:sz w:val="14"/>
                  <w:szCs w:val="14"/>
                </w:rPr>
                <w:t>Azure data factory which used to manage the data movement from data source and destination. It will be used for both PRD environment</w:t>
              </w:r>
            </w:moveTo>
          </w:p>
        </w:tc>
      </w:tr>
      <w:tr w:rsidR="00C30E07" w:rsidRPr="003A67B7" w14:paraId="44804676" w14:textId="77777777" w:rsidTr="00C30E07">
        <w:trPr>
          <w:trHeight w:val="416"/>
        </w:trPr>
        <w:tc>
          <w:tcPr>
            <w:tcW w:w="544" w:type="pct"/>
            <w:shd w:val="clear" w:color="auto" w:fill="auto"/>
            <w:vAlign w:val="center"/>
          </w:tcPr>
          <w:p w14:paraId="6E97B4A4" w14:textId="77777777" w:rsidR="00C30E07" w:rsidRPr="003A67B7" w:rsidRDefault="00C30E07">
            <w:pPr>
              <w:jc w:val="center"/>
              <w:rPr>
                <w:moveTo w:id="4430" w:author="Locke Liu" w:date="2021-05-24T15:23:00Z"/>
                <w:color w:val="121B1F" w:themeColor="background1"/>
                <w:sz w:val="14"/>
                <w:szCs w:val="14"/>
              </w:rPr>
              <w:pPrChange w:id="4431" w:author="Locke Liu" w:date="2021-05-24T15:26:00Z">
                <w:pPr>
                  <w:framePr w:hSpace="141" w:wrap="around" w:vAnchor="text" w:hAnchor="margin" w:xAlign="center" w:y="265"/>
                </w:pPr>
              </w:pPrChange>
            </w:pPr>
            <w:moveTo w:id="4432" w:author="Locke Liu" w:date="2021-05-24T15:23:00Z">
              <w:r w:rsidRPr="003A67B7">
                <w:rPr>
                  <w:color w:val="121B1F" w:themeColor="background1"/>
                  <w:sz w:val="14"/>
                  <w:szCs w:val="14"/>
                </w:rPr>
                <w:t>PN06</w:t>
              </w:r>
            </w:moveTo>
          </w:p>
        </w:tc>
        <w:tc>
          <w:tcPr>
            <w:tcW w:w="580" w:type="pct"/>
            <w:vAlign w:val="center"/>
          </w:tcPr>
          <w:p w14:paraId="4CF9DF6E" w14:textId="77777777" w:rsidR="00C30E07" w:rsidRPr="003A67B7" w:rsidRDefault="00C30E07">
            <w:pPr>
              <w:jc w:val="center"/>
              <w:rPr>
                <w:moveTo w:id="4433" w:author="Locke Liu" w:date="2021-05-24T15:23:00Z"/>
                <w:color w:val="121B1F" w:themeColor="background1"/>
                <w:sz w:val="14"/>
                <w:szCs w:val="14"/>
              </w:rPr>
              <w:pPrChange w:id="4434" w:author="Locke Liu" w:date="2021-05-24T15:26:00Z">
                <w:pPr>
                  <w:framePr w:hSpace="141" w:wrap="around" w:vAnchor="text" w:hAnchor="margin" w:xAlign="center" w:y="265"/>
                </w:pPr>
              </w:pPrChange>
            </w:pPr>
            <w:moveTo w:id="4435" w:author="Locke Liu" w:date="2021-05-24T15:23:00Z">
              <w:r w:rsidRPr="003A67B7">
                <w:rPr>
                  <w:color w:val="121B1F" w:themeColor="background1"/>
                  <w:sz w:val="14"/>
                  <w:szCs w:val="14"/>
                </w:rPr>
                <w:t>C03</w:t>
              </w:r>
            </w:moveTo>
          </w:p>
        </w:tc>
        <w:tc>
          <w:tcPr>
            <w:tcW w:w="798" w:type="pct"/>
            <w:vAlign w:val="center"/>
          </w:tcPr>
          <w:p w14:paraId="28FD4F83" w14:textId="77777777" w:rsidR="00C30E07" w:rsidRPr="003A67B7" w:rsidRDefault="00C30E07">
            <w:pPr>
              <w:jc w:val="center"/>
              <w:rPr>
                <w:moveTo w:id="4436" w:author="Locke Liu" w:date="2021-05-24T15:23:00Z"/>
                <w:color w:val="121B1F" w:themeColor="background1"/>
                <w:sz w:val="14"/>
                <w:szCs w:val="14"/>
              </w:rPr>
              <w:pPrChange w:id="4437" w:author="Locke Liu" w:date="2021-05-24T15:26:00Z">
                <w:pPr>
                  <w:framePr w:hSpace="141" w:wrap="around" w:vAnchor="text" w:hAnchor="margin" w:xAlign="center" w:y="265"/>
                </w:pPr>
              </w:pPrChange>
            </w:pPr>
            <w:moveTo w:id="4438" w:author="Locke Liu" w:date="2021-05-24T15:23:00Z">
              <w:r w:rsidRPr="003A67B7">
                <w:rPr>
                  <w:color w:val="auto"/>
                  <w:sz w:val="14"/>
                  <w:szCs w:val="14"/>
                </w:rPr>
                <w:t>r9dlchn0adf01</w:t>
              </w:r>
            </w:moveTo>
          </w:p>
        </w:tc>
        <w:tc>
          <w:tcPr>
            <w:tcW w:w="783" w:type="pct"/>
            <w:shd w:val="clear" w:color="auto" w:fill="auto"/>
            <w:vAlign w:val="center"/>
          </w:tcPr>
          <w:p w14:paraId="18E0122F" w14:textId="77777777" w:rsidR="00C30E07" w:rsidRPr="003A67B7" w:rsidRDefault="00C30E07">
            <w:pPr>
              <w:jc w:val="center"/>
              <w:rPr>
                <w:moveTo w:id="4439" w:author="Locke Liu" w:date="2021-05-24T15:23:00Z"/>
                <w:color w:val="121B1F" w:themeColor="background1"/>
                <w:sz w:val="14"/>
                <w:szCs w:val="14"/>
              </w:rPr>
              <w:pPrChange w:id="4440" w:author="Locke Liu" w:date="2021-05-24T15:26:00Z">
                <w:pPr>
                  <w:framePr w:hSpace="141" w:wrap="around" w:vAnchor="text" w:hAnchor="margin" w:xAlign="center" w:y="265"/>
                </w:pPr>
              </w:pPrChange>
            </w:pPr>
            <w:moveTo w:id="4441" w:author="Locke Liu" w:date="2021-05-24T15:23:00Z">
              <w:r w:rsidRPr="003A67B7">
                <w:rPr>
                  <w:color w:val="121B1F" w:themeColor="background1"/>
                  <w:sz w:val="14"/>
                  <w:szCs w:val="14"/>
                </w:rPr>
                <w:t>Azure data factory v2</w:t>
              </w:r>
            </w:moveTo>
          </w:p>
        </w:tc>
        <w:tc>
          <w:tcPr>
            <w:tcW w:w="2295" w:type="pct"/>
            <w:shd w:val="clear" w:color="auto" w:fill="auto"/>
            <w:vAlign w:val="center"/>
          </w:tcPr>
          <w:p w14:paraId="67265463" w14:textId="77777777" w:rsidR="00C30E07" w:rsidRPr="003A67B7" w:rsidRDefault="00C30E07" w:rsidP="00277D34">
            <w:pPr>
              <w:rPr>
                <w:moveTo w:id="4442" w:author="Locke Liu" w:date="2021-05-24T15:23:00Z"/>
                <w:color w:val="121B1F" w:themeColor="background1"/>
                <w:sz w:val="14"/>
                <w:szCs w:val="14"/>
              </w:rPr>
            </w:pPr>
            <w:moveTo w:id="4443" w:author="Locke Liu" w:date="2021-05-24T15:23:00Z">
              <w:r w:rsidRPr="003A67B7">
                <w:rPr>
                  <w:color w:val="121B1F" w:themeColor="background1"/>
                  <w:sz w:val="14"/>
                  <w:szCs w:val="14"/>
                </w:rPr>
                <w:t>Azure data factory which used to manage the data movement from data source and destination. It will be used for both PRD environment</w:t>
              </w:r>
            </w:moveTo>
          </w:p>
        </w:tc>
      </w:tr>
      <w:tr w:rsidR="00C30E07" w:rsidRPr="003A67B7" w14:paraId="4FA45DD2" w14:textId="77777777" w:rsidTr="00C30E07">
        <w:trPr>
          <w:trHeight w:val="416"/>
        </w:trPr>
        <w:tc>
          <w:tcPr>
            <w:tcW w:w="544" w:type="pct"/>
            <w:shd w:val="clear" w:color="auto" w:fill="auto"/>
            <w:vAlign w:val="center"/>
          </w:tcPr>
          <w:p w14:paraId="081BF74F" w14:textId="77777777" w:rsidR="00C30E07" w:rsidRPr="003A67B7" w:rsidRDefault="00C30E07">
            <w:pPr>
              <w:jc w:val="center"/>
              <w:rPr>
                <w:moveTo w:id="4444" w:author="Locke Liu" w:date="2021-05-24T15:23:00Z"/>
                <w:color w:val="121B1F" w:themeColor="background1"/>
                <w:sz w:val="14"/>
                <w:szCs w:val="14"/>
              </w:rPr>
              <w:pPrChange w:id="4445" w:author="Locke Liu" w:date="2021-05-24T15:26:00Z">
                <w:pPr>
                  <w:framePr w:hSpace="141" w:wrap="around" w:vAnchor="text" w:hAnchor="margin" w:xAlign="center" w:y="265"/>
                </w:pPr>
              </w:pPrChange>
            </w:pPr>
            <w:moveTo w:id="4446" w:author="Locke Liu" w:date="2021-05-24T15:23:00Z">
              <w:r w:rsidRPr="003A67B7">
                <w:rPr>
                  <w:color w:val="121B1F" w:themeColor="background1"/>
                  <w:sz w:val="14"/>
                  <w:szCs w:val="14"/>
                </w:rPr>
                <w:t>PN07</w:t>
              </w:r>
            </w:moveTo>
          </w:p>
        </w:tc>
        <w:tc>
          <w:tcPr>
            <w:tcW w:w="580" w:type="pct"/>
            <w:vAlign w:val="center"/>
          </w:tcPr>
          <w:p w14:paraId="33EB4E64" w14:textId="77777777" w:rsidR="00C30E07" w:rsidRPr="003A67B7" w:rsidRDefault="00C30E07">
            <w:pPr>
              <w:jc w:val="center"/>
              <w:rPr>
                <w:moveTo w:id="4447" w:author="Locke Liu" w:date="2021-05-24T15:23:00Z"/>
                <w:color w:val="121B1F" w:themeColor="background1"/>
                <w:sz w:val="14"/>
                <w:szCs w:val="14"/>
              </w:rPr>
              <w:pPrChange w:id="4448" w:author="Locke Liu" w:date="2021-05-24T15:26:00Z">
                <w:pPr>
                  <w:framePr w:hSpace="141" w:wrap="around" w:vAnchor="text" w:hAnchor="margin" w:xAlign="center" w:y="265"/>
                </w:pPr>
              </w:pPrChange>
            </w:pPr>
            <w:moveTo w:id="4449" w:author="Locke Liu" w:date="2021-05-24T15:23:00Z">
              <w:r w:rsidRPr="003A67B7">
                <w:rPr>
                  <w:color w:val="121B1F" w:themeColor="background1"/>
                  <w:sz w:val="14"/>
                  <w:szCs w:val="14"/>
                </w:rPr>
                <w:t>C06</w:t>
              </w:r>
            </w:moveTo>
          </w:p>
        </w:tc>
        <w:tc>
          <w:tcPr>
            <w:tcW w:w="798" w:type="pct"/>
            <w:vAlign w:val="center"/>
          </w:tcPr>
          <w:p w14:paraId="652B311C" w14:textId="77777777" w:rsidR="00C30E07" w:rsidRPr="003A67B7" w:rsidRDefault="00C30E07">
            <w:pPr>
              <w:jc w:val="center"/>
              <w:rPr>
                <w:moveTo w:id="4450" w:author="Locke Liu" w:date="2021-05-24T15:23:00Z"/>
                <w:color w:val="121B1F" w:themeColor="background1"/>
                <w:sz w:val="14"/>
                <w:szCs w:val="14"/>
              </w:rPr>
              <w:pPrChange w:id="4451" w:author="Locke Liu" w:date="2021-05-24T15:26:00Z">
                <w:pPr>
                  <w:framePr w:hSpace="141" w:wrap="around" w:vAnchor="text" w:hAnchor="margin" w:xAlign="center" w:y="265"/>
                </w:pPr>
              </w:pPrChange>
            </w:pPr>
            <w:moveTo w:id="4452" w:author="Locke Liu" w:date="2021-05-24T15:23:00Z">
              <w:r w:rsidRPr="003A67B7">
                <w:rPr>
                  <w:color w:val="121B1F" w:themeColor="background1"/>
                  <w:sz w:val="14"/>
                  <w:szCs w:val="14"/>
                </w:rPr>
                <w:t>d9dlchn0-workspace01</w:t>
              </w:r>
            </w:moveTo>
          </w:p>
        </w:tc>
        <w:tc>
          <w:tcPr>
            <w:tcW w:w="783" w:type="pct"/>
            <w:shd w:val="clear" w:color="auto" w:fill="auto"/>
            <w:vAlign w:val="center"/>
          </w:tcPr>
          <w:p w14:paraId="4507F6C2" w14:textId="77777777" w:rsidR="00C30E07" w:rsidRPr="003A67B7" w:rsidRDefault="00C30E07">
            <w:pPr>
              <w:jc w:val="center"/>
              <w:rPr>
                <w:moveTo w:id="4453" w:author="Locke Liu" w:date="2021-05-24T15:23:00Z"/>
                <w:color w:val="121B1F" w:themeColor="background1"/>
                <w:sz w:val="14"/>
                <w:szCs w:val="14"/>
              </w:rPr>
              <w:pPrChange w:id="4454" w:author="Locke Liu" w:date="2021-05-24T15:26:00Z">
                <w:pPr>
                  <w:framePr w:hSpace="141" w:wrap="around" w:vAnchor="text" w:hAnchor="margin" w:xAlign="center" w:y="265"/>
                </w:pPr>
              </w:pPrChange>
            </w:pPr>
            <w:moveTo w:id="4455" w:author="Locke Liu" w:date="2021-05-24T15:23:00Z">
              <w:r w:rsidRPr="003A67B7">
                <w:rPr>
                  <w:color w:val="121B1F" w:themeColor="background1"/>
                  <w:sz w:val="14"/>
                  <w:szCs w:val="14"/>
                </w:rPr>
                <w:t>Azure Databricks premium</w:t>
              </w:r>
            </w:moveTo>
          </w:p>
        </w:tc>
        <w:tc>
          <w:tcPr>
            <w:tcW w:w="2295" w:type="pct"/>
            <w:shd w:val="clear" w:color="auto" w:fill="auto"/>
            <w:vAlign w:val="center"/>
          </w:tcPr>
          <w:p w14:paraId="5D92466B" w14:textId="77777777" w:rsidR="00C30E07" w:rsidRPr="003A67B7" w:rsidRDefault="00C30E07" w:rsidP="00277D34">
            <w:pPr>
              <w:rPr>
                <w:moveTo w:id="4456" w:author="Locke Liu" w:date="2021-05-24T15:23:00Z"/>
                <w:color w:val="121B1F" w:themeColor="background1"/>
                <w:sz w:val="14"/>
                <w:szCs w:val="14"/>
              </w:rPr>
            </w:pPr>
            <w:moveTo w:id="4457" w:author="Locke Liu" w:date="2021-05-24T15:23:00Z">
              <w:r w:rsidRPr="003A67B7">
                <w:rPr>
                  <w:color w:val="121B1F" w:themeColor="background1"/>
                  <w:sz w:val="14"/>
                  <w:szCs w:val="14"/>
                </w:rPr>
                <w:t>Azure Databricks premium which used as the big data process platform to cleanse and process data for DEV/UAT environment</w:t>
              </w:r>
            </w:moveTo>
          </w:p>
        </w:tc>
      </w:tr>
      <w:tr w:rsidR="00C30E07" w:rsidRPr="003A67B7" w14:paraId="0E30250D" w14:textId="77777777" w:rsidTr="00C30E07">
        <w:trPr>
          <w:trHeight w:val="416"/>
        </w:trPr>
        <w:tc>
          <w:tcPr>
            <w:tcW w:w="544" w:type="pct"/>
            <w:shd w:val="clear" w:color="auto" w:fill="auto"/>
            <w:vAlign w:val="center"/>
          </w:tcPr>
          <w:p w14:paraId="6FB03128" w14:textId="77777777" w:rsidR="00C30E07" w:rsidRPr="003A67B7" w:rsidRDefault="00C30E07">
            <w:pPr>
              <w:jc w:val="center"/>
              <w:rPr>
                <w:moveTo w:id="4458" w:author="Locke Liu" w:date="2021-05-24T15:23:00Z"/>
                <w:color w:val="121B1F" w:themeColor="background1"/>
                <w:sz w:val="14"/>
                <w:szCs w:val="14"/>
              </w:rPr>
              <w:pPrChange w:id="4459" w:author="Locke Liu" w:date="2021-05-24T15:26:00Z">
                <w:pPr>
                  <w:framePr w:hSpace="141" w:wrap="around" w:vAnchor="text" w:hAnchor="margin" w:xAlign="center" w:y="265"/>
                </w:pPr>
              </w:pPrChange>
            </w:pPr>
            <w:moveTo w:id="4460" w:author="Locke Liu" w:date="2021-05-24T15:23:00Z">
              <w:r w:rsidRPr="003A67B7">
                <w:rPr>
                  <w:color w:val="121B1F" w:themeColor="background1"/>
                  <w:sz w:val="14"/>
                  <w:szCs w:val="14"/>
                </w:rPr>
                <w:t>PN08</w:t>
              </w:r>
            </w:moveTo>
          </w:p>
        </w:tc>
        <w:tc>
          <w:tcPr>
            <w:tcW w:w="580" w:type="pct"/>
            <w:vAlign w:val="center"/>
          </w:tcPr>
          <w:p w14:paraId="555AACA3" w14:textId="77777777" w:rsidR="00C30E07" w:rsidRPr="003A67B7" w:rsidRDefault="00C30E07">
            <w:pPr>
              <w:jc w:val="center"/>
              <w:rPr>
                <w:moveTo w:id="4461" w:author="Locke Liu" w:date="2021-05-24T15:23:00Z"/>
                <w:color w:val="121B1F" w:themeColor="background1"/>
                <w:sz w:val="14"/>
                <w:szCs w:val="14"/>
              </w:rPr>
              <w:pPrChange w:id="4462" w:author="Locke Liu" w:date="2021-05-24T15:26:00Z">
                <w:pPr>
                  <w:framePr w:hSpace="141" w:wrap="around" w:vAnchor="text" w:hAnchor="margin" w:xAlign="center" w:y="265"/>
                </w:pPr>
              </w:pPrChange>
            </w:pPr>
            <w:moveTo w:id="4463" w:author="Locke Liu" w:date="2021-05-24T15:23:00Z">
              <w:r w:rsidRPr="003A67B7">
                <w:rPr>
                  <w:color w:val="121B1F" w:themeColor="background1"/>
                  <w:sz w:val="14"/>
                  <w:szCs w:val="14"/>
                </w:rPr>
                <w:t>C06</w:t>
              </w:r>
            </w:moveTo>
          </w:p>
        </w:tc>
        <w:tc>
          <w:tcPr>
            <w:tcW w:w="798" w:type="pct"/>
            <w:vAlign w:val="center"/>
          </w:tcPr>
          <w:p w14:paraId="129DD2A4" w14:textId="77777777" w:rsidR="00C30E07" w:rsidRPr="003A67B7" w:rsidRDefault="00C30E07">
            <w:pPr>
              <w:jc w:val="center"/>
              <w:rPr>
                <w:moveTo w:id="4464" w:author="Locke Liu" w:date="2021-05-24T15:23:00Z"/>
                <w:color w:val="121B1F" w:themeColor="background1"/>
                <w:sz w:val="14"/>
                <w:szCs w:val="14"/>
              </w:rPr>
              <w:pPrChange w:id="4465" w:author="Locke Liu" w:date="2021-05-24T15:26:00Z">
                <w:pPr>
                  <w:framePr w:hSpace="141" w:wrap="around" w:vAnchor="text" w:hAnchor="margin" w:xAlign="center" w:y="265"/>
                </w:pPr>
              </w:pPrChange>
            </w:pPr>
            <w:moveTo w:id="4466" w:author="Locke Liu" w:date="2021-05-24T15:23:00Z">
              <w:r w:rsidRPr="003A67B7">
                <w:rPr>
                  <w:color w:val="121B1F" w:themeColor="background1"/>
                  <w:sz w:val="14"/>
                  <w:szCs w:val="14"/>
                </w:rPr>
                <w:t>r9dlchn0-workspace01</w:t>
              </w:r>
            </w:moveTo>
          </w:p>
        </w:tc>
        <w:tc>
          <w:tcPr>
            <w:tcW w:w="783" w:type="pct"/>
            <w:shd w:val="clear" w:color="auto" w:fill="auto"/>
            <w:vAlign w:val="center"/>
          </w:tcPr>
          <w:p w14:paraId="4BA6A6DC" w14:textId="77777777" w:rsidR="00C30E07" w:rsidRPr="003A67B7" w:rsidRDefault="00C30E07">
            <w:pPr>
              <w:jc w:val="center"/>
              <w:rPr>
                <w:moveTo w:id="4467" w:author="Locke Liu" w:date="2021-05-24T15:23:00Z"/>
                <w:color w:val="121B1F" w:themeColor="background1"/>
                <w:sz w:val="14"/>
                <w:szCs w:val="14"/>
              </w:rPr>
              <w:pPrChange w:id="4468" w:author="Locke Liu" w:date="2021-05-24T15:26:00Z">
                <w:pPr>
                  <w:framePr w:hSpace="141" w:wrap="around" w:vAnchor="text" w:hAnchor="margin" w:xAlign="center" w:y="265"/>
                </w:pPr>
              </w:pPrChange>
            </w:pPr>
            <w:moveTo w:id="4469" w:author="Locke Liu" w:date="2021-05-24T15:23:00Z">
              <w:r w:rsidRPr="003A67B7">
                <w:rPr>
                  <w:color w:val="121B1F" w:themeColor="background1"/>
                  <w:sz w:val="14"/>
                  <w:szCs w:val="14"/>
                </w:rPr>
                <w:t>Azure Databricks premium</w:t>
              </w:r>
            </w:moveTo>
          </w:p>
        </w:tc>
        <w:tc>
          <w:tcPr>
            <w:tcW w:w="2295" w:type="pct"/>
            <w:shd w:val="clear" w:color="auto" w:fill="auto"/>
            <w:vAlign w:val="center"/>
          </w:tcPr>
          <w:p w14:paraId="535C1220" w14:textId="77777777" w:rsidR="00C30E07" w:rsidRPr="003A67B7" w:rsidRDefault="00C30E07" w:rsidP="00277D34">
            <w:pPr>
              <w:rPr>
                <w:moveTo w:id="4470" w:author="Locke Liu" w:date="2021-05-24T15:23:00Z"/>
                <w:color w:val="121B1F" w:themeColor="background1"/>
                <w:sz w:val="14"/>
                <w:szCs w:val="14"/>
              </w:rPr>
            </w:pPr>
            <w:moveTo w:id="4471" w:author="Locke Liu" w:date="2021-05-24T15:23:00Z">
              <w:r w:rsidRPr="003A67B7">
                <w:rPr>
                  <w:color w:val="121B1F" w:themeColor="background1"/>
                  <w:sz w:val="14"/>
                  <w:szCs w:val="14"/>
                </w:rPr>
                <w:t>Azure Databricks premium which used as the big data process platform to cleanse and process data for production environment</w:t>
              </w:r>
            </w:moveTo>
          </w:p>
        </w:tc>
      </w:tr>
      <w:tr w:rsidR="00C30E07" w:rsidRPr="003A67B7" w14:paraId="5DA70565" w14:textId="77777777" w:rsidTr="00C30E07">
        <w:trPr>
          <w:trHeight w:val="416"/>
        </w:trPr>
        <w:tc>
          <w:tcPr>
            <w:tcW w:w="544" w:type="pct"/>
            <w:shd w:val="clear" w:color="auto" w:fill="auto"/>
            <w:vAlign w:val="center"/>
          </w:tcPr>
          <w:p w14:paraId="680A2BE0" w14:textId="77777777" w:rsidR="00C30E07" w:rsidRPr="003A67B7" w:rsidRDefault="00C30E07">
            <w:pPr>
              <w:jc w:val="center"/>
              <w:rPr>
                <w:moveTo w:id="4472" w:author="Locke Liu" w:date="2021-05-24T15:23:00Z"/>
                <w:color w:val="121B1F" w:themeColor="background1"/>
                <w:sz w:val="14"/>
                <w:szCs w:val="14"/>
              </w:rPr>
              <w:pPrChange w:id="4473" w:author="Locke Liu" w:date="2021-05-24T15:26:00Z">
                <w:pPr>
                  <w:framePr w:hSpace="141" w:wrap="around" w:vAnchor="text" w:hAnchor="margin" w:xAlign="center" w:y="265"/>
                </w:pPr>
              </w:pPrChange>
            </w:pPr>
            <w:moveTo w:id="4474" w:author="Locke Liu" w:date="2021-05-24T15:23:00Z">
              <w:r w:rsidRPr="003A67B7">
                <w:rPr>
                  <w:color w:val="121B1F" w:themeColor="background1"/>
                  <w:sz w:val="14"/>
                  <w:szCs w:val="14"/>
                </w:rPr>
                <w:t>PN09</w:t>
              </w:r>
            </w:moveTo>
          </w:p>
        </w:tc>
        <w:tc>
          <w:tcPr>
            <w:tcW w:w="580" w:type="pct"/>
            <w:vAlign w:val="center"/>
          </w:tcPr>
          <w:p w14:paraId="69422D81" w14:textId="77777777" w:rsidR="00C30E07" w:rsidRPr="003A67B7" w:rsidRDefault="00C30E07">
            <w:pPr>
              <w:jc w:val="center"/>
              <w:rPr>
                <w:moveTo w:id="4475" w:author="Locke Liu" w:date="2021-05-24T15:23:00Z"/>
                <w:color w:val="121B1F" w:themeColor="background1"/>
                <w:sz w:val="14"/>
                <w:szCs w:val="14"/>
              </w:rPr>
              <w:pPrChange w:id="4476" w:author="Locke Liu" w:date="2021-05-24T15:26:00Z">
                <w:pPr>
                  <w:framePr w:hSpace="141" w:wrap="around" w:vAnchor="text" w:hAnchor="margin" w:xAlign="center" w:y="265"/>
                </w:pPr>
              </w:pPrChange>
            </w:pPr>
            <w:moveTo w:id="4477" w:author="Locke Liu" w:date="2021-05-24T15:23:00Z">
              <w:r w:rsidRPr="003A67B7">
                <w:rPr>
                  <w:color w:val="121B1F" w:themeColor="background1"/>
                  <w:sz w:val="14"/>
                  <w:szCs w:val="14"/>
                </w:rPr>
                <w:t>C01</w:t>
              </w:r>
            </w:moveTo>
          </w:p>
        </w:tc>
        <w:tc>
          <w:tcPr>
            <w:tcW w:w="798" w:type="pct"/>
            <w:vAlign w:val="center"/>
          </w:tcPr>
          <w:p w14:paraId="2AD894BE" w14:textId="77777777" w:rsidR="00C30E07" w:rsidRPr="003A67B7" w:rsidRDefault="00C30E07">
            <w:pPr>
              <w:jc w:val="center"/>
              <w:rPr>
                <w:moveTo w:id="4478" w:author="Locke Liu" w:date="2021-05-24T15:23:00Z"/>
                <w:color w:val="121B1F" w:themeColor="background1"/>
                <w:sz w:val="14"/>
                <w:szCs w:val="14"/>
              </w:rPr>
              <w:pPrChange w:id="4479" w:author="Locke Liu" w:date="2021-05-24T15:26:00Z">
                <w:pPr>
                  <w:framePr w:hSpace="141" w:wrap="around" w:vAnchor="text" w:hAnchor="margin" w:xAlign="center" w:y="265"/>
                </w:pPr>
              </w:pPrChange>
            </w:pPr>
            <w:moveTo w:id="4480" w:author="Locke Liu" w:date="2021-05-24T15:23:00Z">
              <w:r w:rsidRPr="003A67B7">
                <w:rPr>
                  <w:color w:val="auto"/>
                  <w:sz w:val="14"/>
                  <w:szCs w:val="14"/>
                </w:rPr>
                <w:t>d9dlchn0sa01</w:t>
              </w:r>
            </w:moveTo>
          </w:p>
        </w:tc>
        <w:tc>
          <w:tcPr>
            <w:tcW w:w="783" w:type="pct"/>
            <w:shd w:val="clear" w:color="auto" w:fill="auto"/>
            <w:vAlign w:val="center"/>
          </w:tcPr>
          <w:p w14:paraId="51CEFF8F" w14:textId="77777777" w:rsidR="00C30E07" w:rsidRPr="003A67B7" w:rsidRDefault="00C30E07">
            <w:pPr>
              <w:jc w:val="center"/>
              <w:rPr>
                <w:moveTo w:id="4481" w:author="Locke Liu" w:date="2021-05-24T15:23:00Z"/>
                <w:color w:val="121B1F" w:themeColor="background1"/>
                <w:sz w:val="14"/>
                <w:szCs w:val="14"/>
              </w:rPr>
              <w:pPrChange w:id="4482" w:author="Locke Liu" w:date="2021-05-24T15:26:00Z">
                <w:pPr>
                  <w:framePr w:hSpace="141" w:wrap="around" w:vAnchor="text" w:hAnchor="margin" w:xAlign="center" w:y="265"/>
                </w:pPr>
              </w:pPrChange>
            </w:pPr>
            <w:moveTo w:id="4483" w:author="Locke Liu" w:date="2021-05-24T15:23:00Z">
              <w:r w:rsidRPr="003A67B7">
                <w:rPr>
                  <w:color w:val="121B1F" w:themeColor="background1"/>
                  <w:sz w:val="14"/>
                  <w:szCs w:val="14"/>
                </w:rPr>
                <w:t>Azure storage account general v2</w:t>
              </w:r>
            </w:moveTo>
          </w:p>
        </w:tc>
        <w:tc>
          <w:tcPr>
            <w:tcW w:w="2295" w:type="pct"/>
            <w:shd w:val="clear" w:color="auto" w:fill="auto"/>
            <w:vAlign w:val="center"/>
          </w:tcPr>
          <w:p w14:paraId="0D2EF62E" w14:textId="77777777" w:rsidR="00C30E07" w:rsidRPr="003A67B7" w:rsidRDefault="00C30E07" w:rsidP="00277D34">
            <w:pPr>
              <w:rPr>
                <w:moveTo w:id="4484" w:author="Locke Liu" w:date="2021-05-24T15:23:00Z"/>
                <w:color w:val="121B1F" w:themeColor="background1"/>
                <w:sz w:val="14"/>
                <w:szCs w:val="14"/>
              </w:rPr>
            </w:pPr>
            <w:moveTo w:id="4485" w:author="Locke Liu" w:date="2021-05-24T15:23:00Z">
              <w:r w:rsidRPr="003A67B7">
                <w:rPr>
                  <w:color w:val="121B1F" w:themeColor="background1"/>
                  <w:sz w:val="14"/>
                  <w:szCs w:val="14"/>
                </w:rPr>
                <w:t>Azure blob storage account used for data source upload by external systems. It will be used by DEV/UAT environment</w:t>
              </w:r>
            </w:moveTo>
          </w:p>
        </w:tc>
      </w:tr>
      <w:tr w:rsidR="00C30E07" w:rsidRPr="003A67B7" w14:paraId="398C724A" w14:textId="77777777" w:rsidTr="00C30E07">
        <w:trPr>
          <w:trHeight w:val="416"/>
        </w:trPr>
        <w:tc>
          <w:tcPr>
            <w:tcW w:w="544" w:type="pct"/>
            <w:shd w:val="clear" w:color="auto" w:fill="auto"/>
            <w:vAlign w:val="center"/>
          </w:tcPr>
          <w:p w14:paraId="6B86E6DB" w14:textId="77777777" w:rsidR="00C30E07" w:rsidRPr="003A67B7" w:rsidRDefault="00C30E07">
            <w:pPr>
              <w:jc w:val="center"/>
              <w:rPr>
                <w:moveTo w:id="4486" w:author="Locke Liu" w:date="2021-05-24T15:23:00Z"/>
                <w:color w:val="121B1F" w:themeColor="background1"/>
                <w:sz w:val="14"/>
                <w:szCs w:val="14"/>
              </w:rPr>
              <w:pPrChange w:id="4487" w:author="Locke Liu" w:date="2021-05-24T15:26:00Z">
                <w:pPr>
                  <w:framePr w:hSpace="141" w:wrap="around" w:vAnchor="text" w:hAnchor="margin" w:xAlign="center" w:y="265"/>
                </w:pPr>
              </w:pPrChange>
            </w:pPr>
            <w:moveTo w:id="4488" w:author="Locke Liu" w:date="2021-05-24T15:23:00Z">
              <w:r w:rsidRPr="003A67B7">
                <w:rPr>
                  <w:color w:val="121B1F" w:themeColor="background1"/>
                  <w:sz w:val="14"/>
                  <w:szCs w:val="14"/>
                </w:rPr>
                <w:lastRenderedPageBreak/>
                <w:t>PN10</w:t>
              </w:r>
            </w:moveTo>
          </w:p>
        </w:tc>
        <w:tc>
          <w:tcPr>
            <w:tcW w:w="580" w:type="pct"/>
            <w:vAlign w:val="center"/>
          </w:tcPr>
          <w:p w14:paraId="3153405E" w14:textId="77777777" w:rsidR="00C30E07" w:rsidRPr="003A67B7" w:rsidRDefault="00C30E07">
            <w:pPr>
              <w:jc w:val="center"/>
              <w:rPr>
                <w:moveTo w:id="4489" w:author="Locke Liu" w:date="2021-05-24T15:23:00Z"/>
                <w:color w:val="121B1F" w:themeColor="background1"/>
                <w:sz w:val="14"/>
                <w:szCs w:val="14"/>
              </w:rPr>
              <w:pPrChange w:id="4490" w:author="Locke Liu" w:date="2021-05-24T15:26:00Z">
                <w:pPr>
                  <w:framePr w:hSpace="141" w:wrap="around" w:vAnchor="text" w:hAnchor="margin" w:xAlign="center" w:y="265"/>
                </w:pPr>
              </w:pPrChange>
            </w:pPr>
            <w:moveTo w:id="4491" w:author="Locke Liu" w:date="2021-05-24T15:23:00Z">
              <w:r w:rsidRPr="003A67B7">
                <w:rPr>
                  <w:color w:val="121B1F" w:themeColor="background1"/>
                  <w:sz w:val="14"/>
                  <w:szCs w:val="14"/>
                </w:rPr>
                <w:t>C01</w:t>
              </w:r>
            </w:moveTo>
          </w:p>
        </w:tc>
        <w:tc>
          <w:tcPr>
            <w:tcW w:w="798" w:type="pct"/>
            <w:vAlign w:val="center"/>
          </w:tcPr>
          <w:p w14:paraId="61D923B3" w14:textId="77777777" w:rsidR="00C30E07" w:rsidRPr="003A67B7" w:rsidRDefault="00C30E07">
            <w:pPr>
              <w:jc w:val="center"/>
              <w:rPr>
                <w:moveTo w:id="4492" w:author="Locke Liu" w:date="2021-05-24T15:23:00Z"/>
                <w:color w:val="121B1F" w:themeColor="background1"/>
                <w:sz w:val="14"/>
                <w:szCs w:val="14"/>
                <w:lang w:eastAsia="zh-CN"/>
              </w:rPr>
              <w:pPrChange w:id="4493" w:author="Locke Liu" w:date="2021-05-24T15:26:00Z">
                <w:pPr>
                  <w:framePr w:hSpace="141" w:wrap="around" w:vAnchor="text" w:hAnchor="margin" w:xAlign="center" w:y="265"/>
                </w:pPr>
              </w:pPrChange>
            </w:pPr>
            <w:moveTo w:id="4494" w:author="Locke Liu" w:date="2021-05-24T15:23:00Z">
              <w:r w:rsidRPr="003A67B7">
                <w:rPr>
                  <w:color w:val="auto"/>
                  <w:sz w:val="14"/>
                  <w:szCs w:val="14"/>
                </w:rPr>
                <w:t>r9dlchn0sa01</w:t>
              </w:r>
            </w:moveTo>
          </w:p>
        </w:tc>
        <w:tc>
          <w:tcPr>
            <w:tcW w:w="783" w:type="pct"/>
            <w:shd w:val="clear" w:color="auto" w:fill="auto"/>
            <w:vAlign w:val="center"/>
          </w:tcPr>
          <w:p w14:paraId="623B63CA" w14:textId="77777777" w:rsidR="00C30E07" w:rsidRPr="003A67B7" w:rsidRDefault="00C30E07">
            <w:pPr>
              <w:jc w:val="center"/>
              <w:rPr>
                <w:moveTo w:id="4495" w:author="Locke Liu" w:date="2021-05-24T15:23:00Z"/>
                <w:color w:val="121B1F" w:themeColor="background1"/>
                <w:sz w:val="14"/>
                <w:szCs w:val="14"/>
              </w:rPr>
              <w:pPrChange w:id="4496" w:author="Locke Liu" w:date="2021-05-24T15:26:00Z">
                <w:pPr>
                  <w:framePr w:hSpace="141" w:wrap="around" w:vAnchor="text" w:hAnchor="margin" w:xAlign="center" w:y="265"/>
                </w:pPr>
              </w:pPrChange>
            </w:pPr>
            <w:moveTo w:id="4497" w:author="Locke Liu" w:date="2021-05-24T15:23:00Z">
              <w:r w:rsidRPr="003A67B7">
                <w:rPr>
                  <w:color w:val="121B1F" w:themeColor="background1"/>
                  <w:sz w:val="14"/>
                  <w:szCs w:val="14"/>
                </w:rPr>
                <w:t>Azure storage account general v2</w:t>
              </w:r>
            </w:moveTo>
          </w:p>
        </w:tc>
        <w:tc>
          <w:tcPr>
            <w:tcW w:w="2295" w:type="pct"/>
            <w:shd w:val="clear" w:color="auto" w:fill="auto"/>
            <w:vAlign w:val="center"/>
          </w:tcPr>
          <w:p w14:paraId="1B702D74" w14:textId="77777777" w:rsidR="00C30E07" w:rsidRPr="003A67B7" w:rsidRDefault="00C30E07" w:rsidP="00277D34">
            <w:pPr>
              <w:rPr>
                <w:moveTo w:id="4498" w:author="Locke Liu" w:date="2021-05-24T15:23:00Z"/>
                <w:color w:val="121B1F" w:themeColor="background1"/>
                <w:sz w:val="14"/>
                <w:szCs w:val="14"/>
              </w:rPr>
            </w:pPr>
            <w:moveTo w:id="4499" w:author="Locke Liu" w:date="2021-05-24T15:23:00Z">
              <w:r w:rsidRPr="003A67B7">
                <w:rPr>
                  <w:color w:val="121B1F" w:themeColor="background1"/>
                  <w:sz w:val="14"/>
                  <w:szCs w:val="14"/>
                </w:rPr>
                <w:t>Azure blob storage account used for data source upload by external systems. It will be used by PRD environment</w:t>
              </w:r>
            </w:moveTo>
          </w:p>
        </w:tc>
      </w:tr>
      <w:tr w:rsidR="00C30E07" w:rsidRPr="003A67B7" w14:paraId="41BF6722" w14:textId="77777777" w:rsidTr="00C30E07">
        <w:trPr>
          <w:trHeight w:val="416"/>
        </w:trPr>
        <w:tc>
          <w:tcPr>
            <w:tcW w:w="544" w:type="pct"/>
            <w:shd w:val="clear" w:color="auto" w:fill="auto"/>
            <w:vAlign w:val="center"/>
          </w:tcPr>
          <w:p w14:paraId="5C094EBB" w14:textId="77777777" w:rsidR="00C30E07" w:rsidRPr="003A67B7" w:rsidRDefault="00C30E07">
            <w:pPr>
              <w:jc w:val="center"/>
              <w:rPr>
                <w:moveTo w:id="4500" w:author="Locke Liu" w:date="2021-05-24T15:23:00Z"/>
                <w:color w:val="121B1F" w:themeColor="background1"/>
                <w:sz w:val="14"/>
                <w:szCs w:val="14"/>
              </w:rPr>
              <w:pPrChange w:id="4501" w:author="Locke Liu" w:date="2021-05-24T15:26:00Z">
                <w:pPr>
                  <w:framePr w:hSpace="141" w:wrap="around" w:vAnchor="text" w:hAnchor="margin" w:xAlign="center" w:y="265"/>
                </w:pPr>
              </w:pPrChange>
            </w:pPr>
            <w:moveTo w:id="4502" w:author="Locke Liu" w:date="2021-05-24T15:23:00Z">
              <w:r w:rsidRPr="003A67B7">
                <w:rPr>
                  <w:color w:val="121B1F" w:themeColor="background1"/>
                  <w:sz w:val="14"/>
                  <w:szCs w:val="14"/>
                </w:rPr>
                <w:t>PN11</w:t>
              </w:r>
            </w:moveTo>
          </w:p>
        </w:tc>
        <w:tc>
          <w:tcPr>
            <w:tcW w:w="580" w:type="pct"/>
            <w:vAlign w:val="center"/>
          </w:tcPr>
          <w:p w14:paraId="6C1E5192" w14:textId="77777777" w:rsidR="00C30E07" w:rsidRPr="003A67B7" w:rsidRDefault="00C30E07">
            <w:pPr>
              <w:jc w:val="center"/>
              <w:rPr>
                <w:moveTo w:id="4503" w:author="Locke Liu" w:date="2021-05-24T15:23:00Z"/>
                <w:color w:val="121B1F" w:themeColor="background1"/>
                <w:sz w:val="14"/>
                <w:szCs w:val="14"/>
              </w:rPr>
              <w:pPrChange w:id="4504" w:author="Locke Liu" w:date="2021-05-24T15:26:00Z">
                <w:pPr>
                  <w:framePr w:hSpace="141" w:wrap="around" w:vAnchor="text" w:hAnchor="margin" w:xAlign="center" w:y="265"/>
                </w:pPr>
              </w:pPrChange>
            </w:pPr>
            <w:moveTo w:id="4505" w:author="Locke Liu" w:date="2021-05-24T15:23:00Z">
              <w:r w:rsidRPr="003A67B7">
                <w:rPr>
                  <w:color w:val="121B1F" w:themeColor="background1"/>
                  <w:sz w:val="14"/>
                  <w:szCs w:val="14"/>
                </w:rPr>
                <w:t>C04</w:t>
              </w:r>
            </w:moveTo>
          </w:p>
        </w:tc>
        <w:tc>
          <w:tcPr>
            <w:tcW w:w="798" w:type="pct"/>
            <w:vAlign w:val="center"/>
          </w:tcPr>
          <w:p w14:paraId="622C2E9F" w14:textId="77777777" w:rsidR="00C30E07" w:rsidRPr="003A67B7" w:rsidRDefault="00C30E07">
            <w:pPr>
              <w:jc w:val="center"/>
              <w:rPr>
                <w:moveTo w:id="4506" w:author="Locke Liu" w:date="2021-05-24T15:23:00Z"/>
                <w:color w:val="121B1F" w:themeColor="background1"/>
                <w:sz w:val="14"/>
                <w:szCs w:val="14"/>
              </w:rPr>
              <w:pPrChange w:id="4507" w:author="Locke Liu" w:date="2021-05-24T15:26:00Z">
                <w:pPr>
                  <w:framePr w:hSpace="141" w:wrap="around" w:vAnchor="text" w:hAnchor="margin" w:xAlign="center" w:y="265"/>
                </w:pPr>
              </w:pPrChange>
            </w:pPr>
            <w:moveTo w:id="4508" w:author="Locke Liu" w:date="2021-05-24T15:23:00Z">
              <w:r w:rsidRPr="003A67B7">
                <w:rPr>
                  <w:color w:val="121B1F" w:themeColor="background1"/>
                  <w:sz w:val="14"/>
                  <w:szCs w:val="14"/>
                </w:rPr>
                <w:t>AZRCNE2INFFW0001</w:t>
              </w:r>
            </w:moveTo>
          </w:p>
        </w:tc>
        <w:tc>
          <w:tcPr>
            <w:tcW w:w="783" w:type="pct"/>
            <w:shd w:val="clear" w:color="auto" w:fill="auto"/>
            <w:vAlign w:val="center"/>
          </w:tcPr>
          <w:p w14:paraId="540568D8" w14:textId="77777777" w:rsidR="00C30E07" w:rsidRPr="003A67B7" w:rsidRDefault="00C30E07">
            <w:pPr>
              <w:jc w:val="center"/>
              <w:rPr>
                <w:moveTo w:id="4509" w:author="Locke Liu" w:date="2021-05-24T15:23:00Z"/>
                <w:color w:val="121B1F" w:themeColor="background1"/>
                <w:sz w:val="14"/>
                <w:szCs w:val="14"/>
              </w:rPr>
              <w:pPrChange w:id="4510" w:author="Locke Liu" w:date="2021-05-24T15:26:00Z">
                <w:pPr>
                  <w:framePr w:hSpace="141" w:wrap="around" w:vAnchor="text" w:hAnchor="margin" w:xAlign="center" w:y="265"/>
                </w:pPr>
              </w:pPrChange>
            </w:pPr>
            <w:moveTo w:id="4511" w:author="Locke Liu" w:date="2021-05-24T15:23:00Z">
              <w:r w:rsidRPr="003A67B7">
                <w:rPr>
                  <w:color w:val="121B1F" w:themeColor="background1"/>
                  <w:sz w:val="14"/>
                  <w:szCs w:val="14"/>
                </w:rPr>
                <w:t>Azure firewall standard</w:t>
              </w:r>
            </w:moveTo>
          </w:p>
        </w:tc>
        <w:tc>
          <w:tcPr>
            <w:tcW w:w="2295" w:type="pct"/>
            <w:shd w:val="clear" w:color="auto" w:fill="auto"/>
            <w:vAlign w:val="center"/>
          </w:tcPr>
          <w:p w14:paraId="6E941390" w14:textId="77777777" w:rsidR="00C30E07" w:rsidRPr="003A67B7" w:rsidRDefault="00C30E07" w:rsidP="00277D34">
            <w:pPr>
              <w:rPr>
                <w:moveTo w:id="4512" w:author="Locke Liu" w:date="2021-05-24T15:23:00Z"/>
                <w:color w:val="121B1F" w:themeColor="background1"/>
                <w:sz w:val="14"/>
                <w:szCs w:val="14"/>
              </w:rPr>
            </w:pPr>
            <w:moveTo w:id="4513" w:author="Locke Liu" w:date="2021-05-24T15:23:00Z">
              <w:r w:rsidRPr="003A67B7">
                <w:rPr>
                  <w:color w:val="121B1F" w:themeColor="background1"/>
                  <w:sz w:val="14"/>
                  <w:szCs w:val="14"/>
                </w:rPr>
                <w:t>Layer 4 network traffic control firewall. It is used for all internal and external traffic control.</w:t>
              </w:r>
            </w:moveTo>
          </w:p>
        </w:tc>
      </w:tr>
      <w:tr w:rsidR="00C30E07" w:rsidRPr="003A67B7" w14:paraId="09CF7109" w14:textId="77777777" w:rsidTr="00C30E07">
        <w:trPr>
          <w:trHeight w:val="416"/>
        </w:trPr>
        <w:tc>
          <w:tcPr>
            <w:tcW w:w="544" w:type="pct"/>
            <w:shd w:val="clear" w:color="auto" w:fill="auto"/>
            <w:vAlign w:val="center"/>
          </w:tcPr>
          <w:p w14:paraId="66E46BE0" w14:textId="77777777" w:rsidR="00C30E07" w:rsidRPr="003A67B7" w:rsidRDefault="00C30E07">
            <w:pPr>
              <w:jc w:val="center"/>
              <w:rPr>
                <w:moveTo w:id="4514" w:author="Locke Liu" w:date="2021-05-24T15:23:00Z"/>
                <w:color w:val="121B1F" w:themeColor="background1"/>
                <w:sz w:val="14"/>
                <w:szCs w:val="14"/>
              </w:rPr>
              <w:pPrChange w:id="4515" w:author="Locke Liu" w:date="2021-05-24T15:26:00Z">
                <w:pPr>
                  <w:framePr w:hSpace="141" w:wrap="around" w:vAnchor="text" w:hAnchor="margin" w:xAlign="center" w:y="265"/>
                </w:pPr>
              </w:pPrChange>
            </w:pPr>
            <w:moveTo w:id="4516" w:author="Locke Liu" w:date="2021-05-24T15:23:00Z">
              <w:r w:rsidRPr="003A67B7">
                <w:rPr>
                  <w:color w:val="121B1F" w:themeColor="background1"/>
                  <w:sz w:val="14"/>
                  <w:szCs w:val="14"/>
                </w:rPr>
                <w:t>PN12</w:t>
              </w:r>
            </w:moveTo>
          </w:p>
        </w:tc>
        <w:tc>
          <w:tcPr>
            <w:tcW w:w="580" w:type="pct"/>
            <w:vAlign w:val="center"/>
          </w:tcPr>
          <w:p w14:paraId="640B591F" w14:textId="77777777" w:rsidR="00C30E07" w:rsidRPr="003A67B7" w:rsidRDefault="00C30E07">
            <w:pPr>
              <w:jc w:val="center"/>
              <w:rPr>
                <w:moveTo w:id="4517" w:author="Locke Liu" w:date="2021-05-24T15:23:00Z"/>
                <w:color w:val="121B1F" w:themeColor="background1"/>
                <w:sz w:val="14"/>
                <w:szCs w:val="14"/>
              </w:rPr>
              <w:pPrChange w:id="4518" w:author="Locke Liu" w:date="2021-05-24T15:26:00Z">
                <w:pPr>
                  <w:framePr w:hSpace="141" w:wrap="around" w:vAnchor="text" w:hAnchor="margin" w:xAlign="center" w:y="265"/>
                </w:pPr>
              </w:pPrChange>
            </w:pPr>
            <w:moveTo w:id="4519" w:author="Locke Liu" w:date="2021-05-24T15:23:00Z">
              <w:r w:rsidRPr="003A67B7">
                <w:rPr>
                  <w:color w:val="121B1F" w:themeColor="background1"/>
                  <w:sz w:val="14"/>
                  <w:szCs w:val="14"/>
                </w:rPr>
                <w:t>C07</w:t>
              </w:r>
            </w:moveTo>
          </w:p>
        </w:tc>
        <w:tc>
          <w:tcPr>
            <w:tcW w:w="798" w:type="pct"/>
            <w:vAlign w:val="center"/>
          </w:tcPr>
          <w:p w14:paraId="5CFCC244" w14:textId="77777777" w:rsidR="00DD2747" w:rsidRDefault="00C30E07" w:rsidP="00C30E07">
            <w:pPr>
              <w:jc w:val="center"/>
              <w:rPr>
                <w:ins w:id="4520" w:author="Locke Liu" w:date="2021-05-24T15:30:00Z"/>
                <w:color w:val="121B1F" w:themeColor="background1"/>
                <w:sz w:val="14"/>
                <w:szCs w:val="14"/>
                <w:lang w:eastAsia="zh-CN"/>
              </w:rPr>
            </w:pPr>
            <w:moveTo w:id="4521" w:author="Locke Liu" w:date="2021-05-24T15:23:00Z">
              <w:del w:id="4522" w:author="Locke Liu" w:date="2021-05-24T15:30:00Z">
                <w:r w:rsidRPr="003A67B7" w:rsidDel="00DD2747">
                  <w:rPr>
                    <w:color w:val="121B1F" w:themeColor="background1"/>
                    <w:sz w:val="14"/>
                    <w:szCs w:val="14"/>
                  </w:rPr>
                  <w:delText>W</w:delText>
                </w:r>
              </w:del>
            </w:moveTo>
            <w:ins w:id="4523" w:author="Locke Liu" w:date="2021-05-24T15:30:00Z">
              <w:r w:rsidR="00DD2747">
                <w:rPr>
                  <w:color w:val="121B1F" w:themeColor="background1"/>
                  <w:sz w:val="14"/>
                  <w:szCs w:val="14"/>
                </w:rPr>
                <w:t>win</w:t>
              </w:r>
            </w:ins>
            <w:moveTo w:id="4524" w:author="Locke Liu" w:date="2021-05-24T15:23:00Z">
              <w:del w:id="4525" w:author="Locke Liu" w:date="2021-05-24T15:30:00Z">
                <w:r w:rsidRPr="003A67B7" w:rsidDel="00DD2747">
                  <w:rPr>
                    <w:color w:val="121B1F" w:themeColor="background1"/>
                    <w:sz w:val="14"/>
                    <w:szCs w:val="14"/>
                  </w:rPr>
                  <w:delText>IN</w:delText>
                </w:r>
              </w:del>
              <w:r w:rsidRPr="003A67B7">
                <w:rPr>
                  <w:color w:val="121B1F" w:themeColor="background1"/>
                  <w:sz w:val="14"/>
                  <w:szCs w:val="14"/>
                </w:rPr>
                <w:t>000</w:t>
              </w:r>
              <w:r w:rsidRPr="003A67B7">
                <w:rPr>
                  <w:color w:val="121B1F" w:themeColor="background1"/>
                  <w:sz w:val="14"/>
                  <w:szCs w:val="14"/>
                  <w:lang w:eastAsia="zh-CN"/>
                </w:rPr>
                <w:t>535,</w:t>
              </w:r>
            </w:moveTo>
          </w:p>
          <w:p w14:paraId="4D60C3AC" w14:textId="143F8B68" w:rsidR="00DD2747" w:rsidRDefault="00DD2747" w:rsidP="00C30E07">
            <w:pPr>
              <w:jc w:val="center"/>
              <w:rPr>
                <w:ins w:id="4526" w:author="Locke Liu" w:date="2021-05-24T15:30:00Z"/>
                <w:color w:val="121B1F" w:themeColor="background1"/>
                <w:sz w:val="14"/>
                <w:szCs w:val="14"/>
                <w:lang w:eastAsia="zh-CN"/>
              </w:rPr>
            </w:pPr>
            <w:ins w:id="4527" w:author="Locke Liu" w:date="2021-05-24T15:30:00Z">
              <w:r>
                <w:rPr>
                  <w:color w:val="121B1F" w:themeColor="background1"/>
                  <w:sz w:val="14"/>
                  <w:szCs w:val="14"/>
                  <w:lang w:eastAsia="zh-CN"/>
                </w:rPr>
                <w:t>win000</w:t>
              </w:r>
            </w:ins>
            <w:moveTo w:id="4528" w:author="Locke Liu" w:date="2021-05-24T15:23:00Z">
              <w:r w:rsidR="00C30E07" w:rsidRPr="003A67B7">
                <w:rPr>
                  <w:color w:val="121B1F" w:themeColor="background1"/>
                  <w:sz w:val="14"/>
                  <w:szCs w:val="14"/>
                  <w:lang w:eastAsia="zh-CN"/>
                </w:rPr>
                <w:t>536</w:t>
              </w:r>
            </w:moveTo>
            <w:ins w:id="4529" w:author="Locke Liu" w:date="2021-05-24T15:30:00Z">
              <w:r>
                <w:rPr>
                  <w:color w:val="121B1F" w:themeColor="background1"/>
                  <w:sz w:val="14"/>
                  <w:szCs w:val="14"/>
                  <w:lang w:eastAsia="zh-CN"/>
                </w:rPr>
                <w:t>,</w:t>
              </w:r>
            </w:ins>
          </w:p>
          <w:p w14:paraId="7D689559" w14:textId="408CC608" w:rsidR="00DD2747" w:rsidRDefault="00C30E07" w:rsidP="00C30E07">
            <w:pPr>
              <w:jc w:val="center"/>
              <w:rPr>
                <w:ins w:id="4530" w:author="Locke Liu" w:date="2021-05-24T15:30:00Z"/>
                <w:color w:val="121B1F" w:themeColor="background1"/>
                <w:sz w:val="14"/>
                <w:szCs w:val="14"/>
                <w:lang w:eastAsia="zh-CN"/>
              </w:rPr>
            </w:pPr>
            <w:moveTo w:id="4531" w:author="Locke Liu" w:date="2021-05-24T15:23:00Z">
              <w:del w:id="4532" w:author="Locke Liu" w:date="2021-05-24T15:30:00Z">
                <w:r w:rsidRPr="003A67B7" w:rsidDel="00DD2747">
                  <w:rPr>
                    <w:color w:val="121B1F" w:themeColor="background1"/>
                    <w:sz w:val="14"/>
                    <w:szCs w:val="14"/>
                    <w:lang w:eastAsia="zh-CN"/>
                  </w:rPr>
                  <w:delText>,</w:delText>
                </w:r>
              </w:del>
            </w:moveTo>
            <w:ins w:id="4533" w:author="Locke Liu" w:date="2021-05-24T15:30:00Z">
              <w:r w:rsidR="00DD2747">
                <w:rPr>
                  <w:color w:val="121B1F" w:themeColor="background1"/>
                  <w:sz w:val="14"/>
                  <w:szCs w:val="14"/>
                  <w:lang w:eastAsia="zh-CN"/>
                </w:rPr>
                <w:t>win0</w:t>
              </w:r>
              <w:r w:rsidR="00A82799">
                <w:rPr>
                  <w:color w:val="121B1F" w:themeColor="background1"/>
                  <w:sz w:val="14"/>
                  <w:szCs w:val="14"/>
                  <w:lang w:eastAsia="zh-CN"/>
                </w:rPr>
                <w:t>0</w:t>
              </w:r>
              <w:r w:rsidR="00DD2747">
                <w:rPr>
                  <w:color w:val="121B1F" w:themeColor="background1"/>
                  <w:sz w:val="14"/>
                  <w:szCs w:val="14"/>
                  <w:lang w:eastAsia="zh-CN"/>
                </w:rPr>
                <w:t>0</w:t>
              </w:r>
            </w:ins>
            <w:moveTo w:id="4534" w:author="Locke Liu" w:date="2021-05-24T15:23:00Z">
              <w:r w:rsidRPr="003A67B7">
                <w:rPr>
                  <w:color w:val="121B1F" w:themeColor="background1"/>
                  <w:sz w:val="14"/>
                  <w:szCs w:val="14"/>
                  <w:lang w:eastAsia="zh-CN"/>
                </w:rPr>
                <w:t>537,</w:t>
              </w:r>
            </w:moveTo>
          </w:p>
          <w:p w14:paraId="2266F7EB" w14:textId="2555F3C7" w:rsidR="00C30E07" w:rsidRPr="003A67B7" w:rsidRDefault="00DD2747">
            <w:pPr>
              <w:jc w:val="center"/>
              <w:rPr>
                <w:moveTo w:id="4535" w:author="Locke Liu" w:date="2021-05-24T15:23:00Z"/>
                <w:color w:val="121B1F" w:themeColor="background1"/>
                <w:sz w:val="14"/>
                <w:szCs w:val="14"/>
              </w:rPr>
              <w:pPrChange w:id="4536" w:author="Locke Liu" w:date="2021-05-24T15:26:00Z">
                <w:pPr>
                  <w:framePr w:hSpace="141" w:wrap="around" w:vAnchor="text" w:hAnchor="margin" w:xAlign="center" w:y="265"/>
                </w:pPr>
              </w:pPrChange>
            </w:pPr>
            <w:ins w:id="4537" w:author="Locke Liu" w:date="2021-05-24T15:30:00Z">
              <w:r>
                <w:rPr>
                  <w:color w:val="121B1F" w:themeColor="background1"/>
                  <w:sz w:val="14"/>
                  <w:szCs w:val="14"/>
                  <w:lang w:eastAsia="zh-CN"/>
                </w:rPr>
                <w:t>win000</w:t>
              </w:r>
            </w:ins>
            <w:moveTo w:id="4538" w:author="Locke Liu" w:date="2021-05-24T15:23:00Z">
              <w:r w:rsidR="00C30E07" w:rsidRPr="003A67B7">
                <w:rPr>
                  <w:color w:val="121B1F" w:themeColor="background1"/>
                  <w:sz w:val="14"/>
                  <w:szCs w:val="14"/>
                  <w:lang w:eastAsia="zh-CN"/>
                </w:rPr>
                <w:t>538</w:t>
              </w:r>
            </w:moveTo>
          </w:p>
        </w:tc>
        <w:tc>
          <w:tcPr>
            <w:tcW w:w="783" w:type="pct"/>
            <w:shd w:val="clear" w:color="auto" w:fill="auto"/>
            <w:vAlign w:val="center"/>
          </w:tcPr>
          <w:p w14:paraId="6341BD4C" w14:textId="77777777" w:rsidR="00C30E07" w:rsidRPr="003A67B7" w:rsidRDefault="00C30E07">
            <w:pPr>
              <w:jc w:val="center"/>
              <w:rPr>
                <w:moveTo w:id="4539" w:author="Locke Liu" w:date="2021-05-24T15:23:00Z"/>
                <w:color w:val="121B1F" w:themeColor="background1"/>
                <w:sz w:val="14"/>
                <w:szCs w:val="14"/>
              </w:rPr>
              <w:pPrChange w:id="4540" w:author="Locke Liu" w:date="2021-05-24T15:26:00Z">
                <w:pPr>
                  <w:framePr w:hSpace="141" w:wrap="around" w:vAnchor="text" w:hAnchor="margin" w:xAlign="center" w:y="265"/>
                </w:pPr>
              </w:pPrChange>
            </w:pPr>
            <w:moveTo w:id="4541" w:author="Locke Liu" w:date="2021-05-24T15:23:00Z">
              <w:r w:rsidRPr="003A67B7">
                <w:rPr>
                  <w:color w:val="121B1F" w:themeColor="background1"/>
                  <w:sz w:val="14"/>
                  <w:szCs w:val="14"/>
                </w:rPr>
                <w:t>Azure data factory integration runtime</w:t>
              </w:r>
            </w:moveTo>
          </w:p>
        </w:tc>
        <w:tc>
          <w:tcPr>
            <w:tcW w:w="2295" w:type="pct"/>
            <w:shd w:val="clear" w:color="auto" w:fill="auto"/>
            <w:vAlign w:val="center"/>
          </w:tcPr>
          <w:p w14:paraId="6C07FF06" w14:textId="77777777" w:rsidR="00C30E07" w:rsidRPr="003A67B7" w:rsidRDefault="00C30E07" w:rsidP="00277D34">
            <w:pPr>
              <w:rPr>
                <w:moveTo w:id="4542" w:author="Locke Liu" w:date="2021-05-24T15:23:00Z"/>
                <w:color w:val="121B1F" w:themeColor="background1"/>
                <w:sz w:val="14"/>
                <w:szCs w:val="14"/>
              </w:rPr>
            </w:pPr>
            <w:moveTo w:id="4543" w:author="Locke Liu" w:date="2021-05-24T15:23:00Z">
              <w:r w:rsidRPr="003A67B7">
                <w:rPr>
                  <w:color w:val="121B1F" w:themeColor="background1"/>
                  <w:sz w:val="14"/>
                  <w:szCs w:val="14"/>
                </w:rPr>
                <w:t>PRD self-hosted integration runtime for both source and destination</w:t>
              </w:r>
            </w:moveTo>
          </w:p>
        </w:tc>
      </w:tr>
      <w:tr w:rsidR="00C30E07" w:rsidRPr="003A67B7" w14:paraId="0EAE46D7" w14:textId="77777777" w:rsidTr="00C30E07">
        <w:trPr>
          <w:trHeight w:val="416"/>
        </w:trPr>
        <w:tc>
          <w:tcPr>
            <w:tcW w:w="544" w:type="pct"/>
            <w:shd w:val="clear" w:color="auto" w:fill="auto"/>
            <w:vAlign w:val="center"/>
          </w:tcPr>
          <w:p w14:paraId="76301074" w14:textId="77777777" w:rsidR="00C30E07" w:rsidRPr="003A67B7" w:rsidRDefault="00C30E07">
            <w:pPr>
              <w:jc w:val="center"/>
              <w:rPr>
                <w:moveTo w:id="4544" w:author="Locke Liu" w:date="2021-05-24T15:23:00Z"/>
                <w:color w:val="121B1F" w:themeColor="background1"/>
                <w:sz w:val="14"/>
                <w:szCs w:val="14"/>
              </w:rPr>
              <w:pPrChange w:id="4545" w:author="Locke Liu" w:date="2021-05-24T15:26:00Z">
                <w:pPr>
                  <w:framePr w:hSpace="141" w:wrap="around" w:vAnchor="text" w:hAnchor="margin" w:xAlign="center" w:y="265"/>
                </w:pPr>
              </w:pPrChange>
            </w:pPr>
            <w:moveTo w:id="4546" w:author="Locke Liu" w:date="2021-05-24T15:23:00Z">
              <w:r w:rsidRPr="003A67B7">
                <w:rPr>
                  <w:color w:val="121B1F" w:themeColor="background1"/>
                  <w:sz w:val="14"/>
                  <w:szCs w:val="14"/>
                </w:rPr>
                <w:t>PN13</w:t>
              </w:r>
            </w:moveTo>
          </w:p>
        </w:tc>
        <w:tc>
          <w:tcPr>
            <w:tcW w:w="580" w:type="pct"/>
            <w:vAlign w:val="center"/>
          </w:tcPr>
          <w:p w14:paraId="2CF41619" w14:textId="77777777" w:rsidR="00C30E07" w:rsidRPr="003A67B7" w:rsidRDefault="00C30E07">
            <w:pPr>
              <w:jc w:val="center"/>
              <w:rPr>
                <w:moveTo w:id="4547" w:author="Locke Liu" w:date="2021-05-24T15:23:00Z"/>
                <w:color w:val="121B1F" w:themeColor="background1"/>
                <w:sz w:val="14"/>
                <w:szCs w:val="14"/>
              </w:rPr>
              <w:pPrChange w:id="4548" w:author="Locke Liu" w:date="2021-05-24T15:26:00Z">
                <w:pPr>
                  <w:framePr w:hSpace="141" w:wrap="around" w:vAnchor="text" w:hAnchor="margin" w:xAlign="center" w:y="265"/>
                </w:pPr>
              </w:pPrChange>
            </w:pPr>
            <w:moveTo w:id="4549" w:author="Locke Liu" w:date="2021-05-24T15:23:00Z">
              <w:r w:rsidRPr="003A67B7">
                <w:rPr>
                  <w:color w:val="121B1F" w:themeColor="background1"/>
                  <w:sz w:val="14"/>
                  <w:szCs w:val="14"/>
                </w:rPr>
                <w:t>C07</w:t>
              </w:r>
            </w:moveTo>
          </w:p>
        </w:tc>
        <w:tc>
          <w:tcPr>
            <w:tcW w:w="798" w:type="pct"/>
            <w:vAlign w:val="center"/>
          </w:tcPr>
          <w:p w14:paraId="685879E4" w14:textId="77777777" w:rsidR="007D27FC" w:rsidRDefault="007D27FC" w:rsidP="00C30E07">
            <w:pPr>
              <w:jc w:val="center"/>
              <w:rPr>
                <w:ins w:id="4550" w:author="Locke Liu" w:date="2021-05-24T15:31:00Z"/>
                <w:color w:val="121B1F" w:themeColor="background1"/>
                <w:sz w:val="14"/>
                <w:szCs w:val="14"/>
                <w:lang w:eastAsia="zh-CN"/>
              </w:rPr>
            </w:pPr>
            <w:ins w:id="4551" w:author="Locke Liu" w:date="2021-05-24T15:31:00Z">
              <w:r>
                <w:rPr>
                  <w:color w:val="121B1F" w:themeColor="background1"/>
                  <w:sz w:val="14"/>
                  <w:szCs w:val="14"/>
                </w:rPr>
                <w:t>win</w:t>
              </w:r>
            </w:ins>
            <w:moveTo w:id="4552" w:author="Locke Liu" w:date="2021-05-24T15:23:00Z">
              <w:del w:id="4553" w:author="Locke Liu" w:date="2021-05-24T15:31:00Z">
                <w:r w:rsidR="00C30E07" w:rsidRPr="003A67B7" w:rsidDel="007D27FC">
                  <w:rPr>
                    <w:color w:val="121B1F" w:themeColor="background1"/>
                    <w:sz w:val="14"/>
                    <w:szCs w:val="14"/>
                  </w:rPr>
                  <w:delText>WIN</w:delText>
                </w:r>
              </w:del>
              <w:r w:rsidR="00C30E07" w:rsidRPr="003A67B7">
                <w:rPr>
                  <w:color w:val="121B1F" w:themeColor="background1"/>
                  <w:sz w:val="14"/>
                  <w:szCs w:val="14"/>
                </w:rPr>
                <w:t>000</w:t>
              </w:r>
              <w:r w:rsidR="00C30E07" w:rsidRPr="003A67B7">
                <w:rPr>
                  <w:color w:val="121B1F" w:themeColor="background1"/>
                  <w:sz w:val="14"/>
                  <w:szCs w:val="14"/>
                  <w:lang w:eastAsia="zh-CN"/>
                </w:rPr>
                <w:t>533,</w:t>
              </w:r>
            </w:moveTo>
          </w:p>
          <w:p w14:paraId="2B007C8C" w14:textId="4BF445A7" w:rsidR="00C30E07" w:rsidRPr="003A67B7" w:rsidRDefault="007D27FC">
            <w:pPr>
              <w:jc w:val="center"/>
              <w:rPr>
                <w:moveTo w:id="4554" w:author="Locke Liu" w:date="2021-05-24T15:23:00Z"/>
                <w:color w:val="121B1F" w:themeColor="background1"/>
                <w:sz w:val="14"/>
                <w:szCs w:val="14"/>
              </w:rPr>
              <w:pPrChange w:id="4555" w:author="Locke Liu" w:date="2021-05-24T15:26:00Z">
                <w:pPr>
                  <w:framePr w:hSpace="141" w:wrap="around" w:vAnchor="text" w:hAnchor="margin" w:xAlign="center" w:y="265"/>
                </w:pPr>
              </w:pPrChange>
            </w:pPr>
            <w:ins w:id="4556" w:author="Locke Liu" w:date="2021-05-24T15:31:00Z">
              <w:r>
                <w:rPr>
                  <w:color w:val="121B1F" w:themeColor="background1"/>
                  <w:sz w:val="14"/>
                  <w:szCs w:val="14"/>
                  <w:lang w:eastAsia="zh-CN"/>
                </w:rPr>
                <w:t>win000</w:t>
              </w:r>
            </w:ins>
            <w:moveTo w:id="4557" w:author="Locke Liu" w:date="2021-05-24T15:23:00Z">
              <w:r w:rsidR="00C30E07" w:rsidRPr="003A67B7">
                <w:rPr>
                  <w:color w:val="121B1F" w:themeColor="background1"/>
                  <w:sz w:val="14"/>
                  <w:szCs w:val="14"/>
                  <w:lang w:eastAsia="zh-CN"/>
                </w:rPr>
                <w:t>534</w:t>
              </w:r>
            </w:moveTo>
          </w:p>
        </w:tc>
        <w:tc>
          <w:tcPr>
            <w:tcW w:w="783" w:type="pct"/>
            <w:shd w:val="clear" w:color="auto" w:fill="auto"/>
            <w:vAlign w:val="center"/>
          </w:tcPr>
          <w:p w14:paraId="4CB6DAEE" w14:textId="77777777" w:rsidR="00C30E07" w:rsidRPr="003A67B7" w:rsidRDefault="00C30E07">
            <w:pPr>
              <w:jc w:val="center"/>
              <w:rPr>
                <w:moveTo w:id="4558" w:author="Locke Liu" w:date="2021-05-24T15:23:00Z"/>
                <w:color w:val="121B1F" w:themeColor="background1"/>
                <w:sz w:val="14"/>
                <w:szCs w:val="14"/>
              </w:rPr>
              <w:pPrChange w:id="4559" w:author="Locke Liu" w:date="2021-05-24T15:26:00Z">
                <w:pPr>
                  <w:framePr w:hSpace="141" w:wrap="around" w:vAnchor="text" w:hAnchor="margin" w:xAlign="center" w:y="265"/>
                </w:pPr>
              </w:pPrChange>
            </w:pPr>
            <w:moveTo w:id="4560" w:author="Locke Liu" w:date="2021-05-24T15:23:00Z">
              <w:r w:rsidRPr="003A67B7">
                <w:rPr>
                  <w:color w:val="121B1F" w:themeColor="background1"/>
                  <w:sz w:val="14"/>
                  <w:szCs w:val="14"/>
                </w:rPr>
                <w:t>Azure data factory integration runtime</w:t>
              </w:r>
            </w:moveTo>
          </w:p>
        </w:tc>
        <w:tc>
          <w:tcPr>
            <w:tcW w:w="2295" w:type="pct"/>
            <w:shd w:val="clear" w:color="auto" w:fill="auto"/>
            <w:vAlign w:val="center"/>
          </w:tcPr>
          <w:p w14:paraId="1DF9AEA9" w14:textId="77777777" w:rsidR="00C30E07" w:rsidRPr="003A67B7" w:rsidRDefault="00C30E07" w:rsidP="00277D34">
            <w:pPr>
              <w:rPr>
                <w:moveTo w:id="4561" w:author="Locke Liu" w:date="2021-05-24T15:23:00Z"/>
                <w:color w:val="121B1F" w:themeColor="background1"/>
                <w:sz w:val="14"/>
                <w:szCs w:val="14"/>
              </w:rPr>
            </w:pPr>
            <w:moveTo w:id="4562" w:author="Locke Liu" w:date="2021-05-24T15:23:00Z">
              <w:r w:rsidRPr="003A67B7">
                <w:rPr>
                  <w:color w:val="121B1F" w:themeColor="background1"/>
                  <w:sz w:val="14"/>
                  <w:szCs w:val="14"/>
                </w:rPr>
                <w:t>DEV/UAT self-hosted integration runtime for both source and destination</w:t>
              </w:r>
            </w:moveTo>
          </w:p>
        </w:tc>
      </w:tr>
      <w:tr w:rsidR="00C30E07" w:rsidRPr="003A67B7" w14:paraId="71EEFE90" w14:textId="77777777" w:rsidTr="00C30E07">
        <w:trPr>
          <w:trHeight w:val="416"/>
        </w:trPr>
        <w:tc>
          <w:tcPr>
            <w:tcW w:w="544" w:type="pct"/>
            <w:shd w:val="clear" w:color="auto" w:fill="auto"/>
            <w:vAlign w:val="center"/>
          </w:tcPr>
          <w:p w14:paraId="4EE0577C" w14:textId="77777777" w:rsidR="00C30E07" w:rsidRPr="003A67B7" w:rsidRDefault="00C30E07">
            <w:pPr>
              <w:jc w:val="center"/>
              <w:rPr>
                <w:moveTo w:id="4563" w:author="Locke Liu" w:date="2021-05-24T15:23:00Z"/>
                <w:color w:val="121B1F" w:themeColor="background1"/>
                <w:sz w:val="14"/>
                <w:szCs w:val="14"/>
              </w:rPr>
              <w:pPrChange w:id="4564" w:author="Locke Liu" w:date="2021-05-24T15:26:00Z">
                <w:pPr>
                  <w:framePr w:hSpace="141" w:wrap="around" w:vAnchor="text" w:hAnchor="margin" w:xAlign="center" w:y="265"/>
                </w:pPr>
              </w:pPrChange>
            </w:pPr>
            <w:moveTo w:id="4565" w:author="Locke Liu" w:date="2021-05-24T15:23:00Z">
              <w:r w:rsidRPr="003A67B7">
                <w:rPr>
                  <w:color w:val="121B1F" w:themeColor="background1"/>
                  <w:sz w:val="14"/>
                  <w:szCs w:val="14"/>
                </w:rPr>
                <w:t>PN14</w:t>
              </w:r>
            </w:moveTo>
          </w:p>
        </w:tc>
        <w:tc>
          <w:tcPr>
            <w:tcW w:w="580" w:type="pct"/>
            <w:vAlign w:val="center"/>
          </w:tcPr>
          <w:p w14:paraId="0F88FE6D" w14:textId="77777777" w:rsidR="00C30E07" w:rsidRPr="003A67B7" w:rsidRDefault="00C30E07">
            <w:pPr>
              <w:jc w:val="center"/>
              <w:rPr>
                <w:moveTo w:id="4566" w:author="Locke Liu" w:date="2021-05-24T15:23:00Z"/>
                <w:color w:val="121B1F" w:themeColor="background1"/>
                <w:sz w:val="14"/>
                <w:szCs w:val="14"/>
              </w:rPr>
              <w:pPrChange w:id="4567" w:author="Locke Liu" w:date="2021-05-24T15:26:00Z">
                <w:pPr>
                  <w:framePr w:hSpace="141" w:wrap="around" w:vAnchor="text" w:hAnchor="margin" w:xAlign="center" w:y="265"/>
                </w:pPr>
              </w:pPrChange>
            </w:pPr>
            <w:moveTo w:id="4568" w:author="Locke Liu" w:date="2021-05-24T15:23:00Z">
              <w:r w:rsidRPr="003A67B7">
                <w:rPr>
                  <w:color w:val="121B1F" w:themeColor="background1"/>
                  <w:sz w:val="14"/>
                  <w:szCs w:val="14"/>
                </w:rPr>
                <w:t>C10</w:t>
              </w:r>
            </w:moveTo>
          </w:p>
        </w:tc>
        <w:tc>
          <w:tcPr>
            <w:tcW w:w="798" w:type="pct"/>
            <w:vAlign w:val="center"/>
          </w:tcPr>
          <w:p w14:paraId="15954EED" w14:textId="196D5F91" w:rsidR="00C30E07" w:rsidRPr="003A67B7" w:rsidRDefault="009C2AC2">
            <w:pPr>
              <w:jc w:val="center"/>
              <w:rPr>
                <w:moveTo w:id="4569" w:author="Locke Liu" w:date="2021-05-24T15:23:00Z"/>
                <w:color w:val="121B1F" w:themeColor="background1"/>
                <w:sz w:val="14"/>
                <w:szCs w:val="14"/>
              </w:rPr>
              <w:pPrChange w:id="4570" w:author="Locke Liu" w:date="2021-05-24T15:26:00Z">
                <w:pPr>
                  <w:framePr w:hSpace="141" w:wrap="around" w:vAnchor="text" w:hAnchor="margin" w:xAlign="center" w:y="265"/>
                </w:pPr>
              </w:pPrChange>
            </w:pPr>
            <w:ins w:id="4571" w:author="Locke Liu" w:date="2021-05-24T15:31:00Z">
              <w:r>
                <w:rPr>
                  <w:color w:val="121B1F" w:themeColor="background1"/>
                  <w:sz w:val="14"/>
                  <w:szCs w:val="14"/>
                </w:rPr>
                <w:t>w</w:t>
              </w:r>
            </w:ins>
            <w:moveTo w:id="4572" w:author="Locke Liu" w:date="2021-05-24T15:23:00Z">
              <w:del w:id="4573" w:author="Locke Liu" w:date="2021-05-24T15:31:00Z">
                <w:r w:rsidR="00C30E07" w:rsidRPr="003A67B7" w:rsidDel="009C2AC2">
                  <w:rPr>
                    <w:color w:val="121B1F" w:themeColor="background1"/>
                    <w:sz w:val="14"/>
                    <w:szCs w:val="14"/>
                  </w:rPr>
                  <w:delText>W</w:delText>
                </w:r>
              </w:del>
              <w:r w:rsidR="00C30E07" w:rsidRPr="003A67B7">
                <w:rPr>
                  <w:color w:val="121B1F" w:themeColor="background1"/>
                  <w:sz w:val="14"/>
                  <w:szCs w:val="14"/>
                </w:rPr>
                <w:t>in000253</w:t>
              </w:r>
            </w:moveTo>
          </w:p>
        </w:tc>
        <w:tc>
          <w:tcPr>
            <w:tcW w:w="783" w:type="pct"/>
            <w:shd w:val="clear" w:color="auto" w:fill="auto"/>
            <w:vAlign w:val="center"/>
          </w:tcPr>
          <w:p w14:paraId="1C019DD6" w14:textId="77777777" w:rsidR="00C30E07" w:rsidRPr="003A67B7" w:rsidRDefault="00C30E07">
            <w:pPr>
              <w:jc w:val="center"/>
              <w:rPr>
                <w:moveTo w:id="4574" w:author="Locke Liu" w:date="2021-05-24T15:23:00Z"/>
                <w:color w:val="121B1F" w:themeColor="background1"/>
                <w:sz w:val="14"/>
                <w:szCs w:val="14"/>
              </w:rPr>
              <w:pPrChange w:id="4575" w:author="Locke Liu" w:date="2021-05-24T15:26:00Z">
                <w:pPr>
                  <w:framePr w:hSpace="141" w:wrap="around" w:vAnchor="text" w:hAnchor="margin" w:xAlign="center" w:y="265"/>
                </w:pPr>
              </w:pPrChange>
            </w:pPr>
            <w:moveTo w:id="4576" w:author="Locke Liu" w:date="2021-05-24T15:23:00Z">
              <w:r w:rsidRPr="003A67B7">
                <w:rPr>
                  <w:color w:val="121B1F" w:themeColor="background1"/>
                  <w:sz w:val="14"/>
                  <w:szCs w:val="14"/>
                </w:rPr>
                <w:t>Data source(database)</w:t>
              </w:r>
            </w:moveTo>
          </w:p>
        </w:tc>
        <w:tc>
          <w:tcPr>
            <w:tcW w:w="2295" w:type="pct"/>
            <w:shd w:val="clear" w:color="auto" w:fill="auto"/>
            <w:vAlign w:val="center"/>
          </w:tcPr>
          <w:p w14:paraId="0510D604" w14:textId="77777777" w:rsidR="00C30E07" w:rsidRPr="003A67B7" w:rsidRDefault="00C30E07" w:rsidP="00277D34">
            <w:pPr>
              <w:rPr>
                <w:moveTo w:id="4577" w:author="Locke Liu" w:date="2021-05-24T15:23:00Z"/>
                <w:color w:val="121B1F" w:themeColor="background1"/>
                <w:sz w:val="14"/>
                <w:szCs w:val="14"/>
              </w:rPr>
            </w:pPr>
            <w:moveTo w:id="4578" w:author="Locke Liu" w:date="2021-05-24T15:23:00Z">
              <w:r w:rsidRPr="003A67B7">
                <w:rPr>
                  <w:color w:val="121B1F" w:themeColor="background1"/>
                  <w:sz w:val="14"/>
                  <w:szCs w:val="14"/>
                </w:rPr>
                <w:t>SNX CRM database which is the data source of Data lake. it is PRD data source</w:t>
              </w:r>
            </w:moveTo>
          </w:p>
        </w:tc>
      </w:tr>
      <w:tr w:rsidR="00C30E07" w:rsidRPr="003A67B7" w14:paraId="7E863176" w14:textId="77777777" w:rsidTr="00C30E07">
        <w:trPr>
          <w:trHeight w:val="416"/>
        </w:trPr>
        <w:tc>
          <w:tcPr>
            <w:tcW w:w="544" w:type="pct"/>
            <w:shd w:val="clear" w:color="auto" w:fill="auto"/>
            <w:vAlign w:val="center"/>
          </w:tcPr>
          <w:p w14:paraId="78A8D378" w14:textId="77777777" w:rsidR="00C30E07" w:rsidRPr="003A67B7" w:rsidRDefault="00C30E07">
            <w:pPr>
              <w:jc w:val="center"/>
              <w:rPr>
                <w:moveTo w:id="4579" w:author="Locke Liu" w:date="2021-05-24T15:23:00Z"/>
                <w:color w:val="121B1F" w:themeColor="background1"/>
                <w:sz w:val="14"/>
                <w:szCs w:val="14"/>
              </w:rPr>
              <w:pPrChange w:id="4580" w:author="Locke Liu" w:date="2021-05-24T15:26:00Z">
                <w:pPr>
                  <w:framePr w:hSpace="141" w:wrap="around" w:vAnchor="text" w:hAnchor="margin" w:xAlign="center" w:y="265"/>
                </w:pPr>
              </w:pPrChange>
            </w:pPr>
            <w:moveTo w:id="4581" w:author="Locke Liu" w:date="2021-05-24T15:23:00Z">
              <w:r w:rsidRPr="003A67B7">
                <w:rPr>
                  <w:color w:val="121B1F" w:themeColor="background1"/>
                  <w:sz w:val="14"/>
                  <w:szCs w:val="14"/>
                </w:rPr>
                <w:t>PN15</w:t>
              </w:r>
            </w:moveTo>
          </w:p>
        </w:tc>
        <w:tc>
          <w:tcPr>
            <w:tcW w:w="580" w:type="pct"/>
            <w:vAlign w:val="center"/>
          </w:tcPr>
          <w:p w14:paraId="7FC597DA" w14:textId="77777777" w:rsidR="00C30E07" w:rsidRPr="003A67B7" w:rsidRDefault="00C30E07">
            <w:pPr>
              <w:jc w:val="center"/>
              <w:rPr>
                <w:moveTo w:id="4582" w:author="Locke Liu" w:date="2021-05-24T15:23:00Z"/>
                <w:color w:val="121B1F" w:themeColor="background1"/>
                <w:sz w:val="14"/>
                <w:szCs w:val="14"/>
              </w:rPr>
              <w:pPrChange w:id="4583" w:author="Locke Liu" w:date="2021-05-24T15:26:00Z">
                <w:pPr>
                  <w:framePr w:hSpace="141" w:wrap="around" w:vAnchor="text" w:hAnchor="margin" w:xAlign="center" w:y="265"/>
                </w:pPr>
              </w:pPrChange>
            </w:pPr>
            <w:moveTo w:id="4584" w:author="Locke Liu" w:date="2021-05-24T15:23:00Z">
              <w:r w:rsidRPr="003A67B7">
                <w:rPr>
                  <w:color w:val="121B1F" w:themeColor="background1"/>
                  <w:sz w:val="14"/>
                  <w:szCs w:val="14"/>
                </w:rPr>
                <w:t>C10</w:t>
              </w:r>
            </w:moveTo>
          </w:p>
        </w:tc>
        <w:tc>
          <w:tcPr>
            <w:tcW w:w="798" w:type="pct"/>
            <w:vAlign w:val="center"/>
          </w:tcPr>
          <w:p w14:paraId="5A5F90BD" w14:textId="77777777" w:rsidR="00C30E07" w:rsidRPr="003A67B7" w:rsidRDefault="00C30E07">
            <w:pPr>
              <w:jc w:val="center"/>
              <w:rPr>
                <w:moveTo w:id="4585" w:author="Locke Liu" w:date="2021-05-24T15:23:00Z"/>
                <w:color w:val="121B1F" w:themeColor="background1"/>
                <w:sz w:val="14"/>
                <w:szCs w:val="14"/>
              </w:rPr>
              <w:pPrChange w:id="4586" w:author="Locke Liu" w:date="2021-05-24T15:26:00Z">
                <w:pPr>
                  <w:framePr w:hSpace="141" w:wrap="around" w:vAnchor="text" w:hAnchor="margin" w:xAlign="center" w:y="265"/>
                </w:pPr>
              </w:pPrChange>
            </w:pPr>
            <w:moveTo w:id="4587" w:author="Locke Liu" w:date="2021-05-24T15:23:00Z">
              <w:r w:rsidRPr="003A67B7">
                <w:rPr>
                  <w:color w:val="121B1F" w:themeColor="background1"/>
                  <w:sz w:val="14"/>
                  <w:szCs w:val="14"/>
                </w:rPr>
                <w:t>lnx000329</w:t>
              </w:r>
            </w:moveTo>
          </w:p>
        </w:tc>
        <w:tc>
          <w:tcPr>
            <w:tcW w:w="783" w:type="pct"/>
            <w:shd w:val="clear" w:color="auto" w:fill="auto"/>
            <w:vAlign w:val="center"/>
          </w:tcPr>
          <w:p w14:paraId="1F4076F5" w14:textId="77777777" w:rsidR="00C30E07" w:rsidRPr="003A67B7" w:rsidRDefault="00C30E07">
            <w:pPr>
              <w:jc w:val="center"/>
              <w:rPr>
                <w:moveTo w:id="4588" w:author="Locke Liu" w:date="2021-05-24T15:23:00Z"/>
                <w:color w:val="121B1F" w:themeColor="background1"/>
                <w:sz w:val="14"/>
                <w:szCs w:val="14"/>
              </w:rPr>
              <w:pPrChange w:id="4589" w:author="Locke Liu" w:date="2021-05-24T15:26:00Z">
                <w:pPr>
                  <w:framePr w:hSpace="141" w:wrap="around" w:vAnchor="text" w:hAnchor="margin" w:xAlign="center" w:y="265"/>
                </w:pPr>
              </w:pPrChange>
            </w:pPr>
            <w:moveTo w:id="4590" w:author="Locke Liu" w:date="2021-05-24T15:23:00Z">
              <w:r w:rsidRPr="003A67B7">
                <w:rPr>
                  <w:color w:val="121B1F" w:themeColor="background1"/>
                  <w:sz w:val="14"/>
                  <w:szCs w:val="14"/>
                </w:rPr>
                <w:t>Data source(database)</w:t>
              </w:r>
            </w:moveTo>
          </w:p>
        </w:tc>
        <w:tc>
          <w:tcPr>
            <w:tcW w:w="2295" w:type="pct"/>
            <w:shd w:val="clear" w:color="auto" w:fill="auto"/>
            <w:vAlign w:val="center"/>
          </w:tcPr>
          <w:p w14:paraId="072055BF" w14:textId="77777777" w:rsidR="00C30E07" w:rsidRPr="003A67B7" w:rsidRDefault="00C30E07" w:rsidP="00277D34">
            <w:pPr>
              <w:rPr>
                <w:moveTo w:id="4591" w:author="Locke Liu" w:date="2021-05-24T15:23:00Z"/>
                <w:color w:val="121B1F" w:themeColor="background1"/>
                <w:sz w:val="14"/>
                <w:szCs w:val="14"/>
              </w:rPr>
            </w:pPr>
            <w:moveTo w:id="4592" w:author="Locke Liu" w:date="2021-05-24T15:23:00Z">
              <w:r w:rsidRPr="003A67B7">
                <w:rPr>
                  <w:color w:val="121B1F" w:themeColor="background1"/>
                  <w:sz w:val="14"/>
                  <w:szCs w:val="14"/>
                </w:rPr>
                <w:t>CRMDP database which is the data source of Data lake. it is PRD data source</w:t>
              </w:r>
            </w:moveTo>
          </w:p>
        </w:tc>
      </w:tr>
      <w:tr w:rsidR="00C30E07" w:rsidRPr="003A67B7" w14:paraId="3B1F0CB8" w14:textId="77777777" w:rsidTr="00C30E07">
        <w:trPr>
          <w:trHeight w:val="416"/>
        </w:trPr>
        <w:tc>
          <w:tcPr>
            <w:tcW w:w="544" w:type="pct"/>
            <w:shd w:val="clear" w:color="auto" w:fill="auto"/>
            <w:vAlign w:val="center"/>
          </w:tcPr>
          <w:p w14:paraId="7D247B18" w14:textId="77777777" w:rsidR="00C30E07" w:rsidRPr="003A67B7" w:rsidRDefault="00C30E07">
            <w:pPr>
              <w:jc w:val="center"/>
              <w:rPr>
                <w:moveTo w:id="4593" w:author="Locke Liu" w:date="2021-05-24T15:23:00Z"/>
                <w:color w:val="121B1F" w:themeColor="background1"/>
                <w:sz w:val="14"/>
                <w:szCs w:val="14"/>
              </w:rPr>
              <w:pPrChange w:id="4594" w:author="Locke Liu" w:date="2021-05-24T15:26:00Z">
                <w:pPr>
                  <w:framePr w:hSpace="141" w:wrap="around" w:vAnchor="text" w:hAnchor="margin" w:xAlign="center" w:y="265"/>
                </w:pPr>
              </w:pPrChange>
            </w:pPr>
            <w:moveTo w:id="4595" w:author="Locke Liu" w:date="2021-05-24T15:23:00Z">
              <w:r w:rsidRPr="003A67B7">
                <w:rPr>
                  <w:color w:val="121B1F" w:themeColor="background1"/>
                  <w:sz w:val="14"/>
                  <w:szCs w:val="14"/>
                </w:rPr>
                <w:t>PN16</w:t>
              </w:r>
            </w:moveTo>
          </w:p>
        </w:tc>
        <w:tc>
          <w:tcPr>
            <w:tcW w:w="580" w:type="pct"/>
            <w:vAlign w:val="center"/>
          </w:tcPr>
          <w:p w14:paraId="7B93320A" w14:textId="77777777" w:rsidR="00C30E07" w:rsidRPr="003A67B7" w:rsidRDefault="00C30E07">
            <w:pPr>
              <w:jc w:val="center"/>
              <w:rPr>
                <w:moveTo w:id="4596" w:author="Locke Liu" w:date="2021-05-24T15:23:00Z"/>
                <w:color w:val="121B1F" w:themeColor="background1"/>
                <w:sz w:val="14"/>
                <w:szCs w:val="14"/>
              </w:rPr>
              <w:pPrChange w:id="4597" w:author="Locke Liu" w:date="2021-05-24T15:26:00Z">
                <w:pPr>
                  <w:framePr w:hSpace="141" w:wrap="around" w:vAnchor="text" w:hAnchor="margin" w:xAlign="center" w:y="265"/>
                </w:pPr>
              </w:pPrChange>
            </w:pPr>
            <w:moveTo w:id="4598" w:author="Locke Liu" w:date="2021-05-24T15:23:00Z">
              <w:r w:rsidRPr="003A67B7">
                <w:rPr>
                  <w:color w:val="121B1F" w:themeColor="background1"/>
                  <w:sz w:val="14"/>
                  <w:szCs w:val="14"/>
                </w:rPr>
                <w:t>C10</w:t>
              </w:r>
            </w:moveTo>
          </w:p>
        </w:tc>
        <w:tc>
          <w:tcPr>
            <w:tcW w:w="798" w:type="pct"/>
            <w:vAlign w:val="center"/>
          </w:tcPr>
          <w:p w14:paraId="58F3A03E" w14:textId="34610560" w:rsidR="00C30E07" w:rsidRPr="003A67B7" w:rsidRDefault="00C30E07">
            <w:pPr>
              <w:jc w:val="center"/>
              <w:rPr>
                <w:moveTo w:id="4599" w:author="Locke Liu" w:date="2021-05-24T15:23:00Z"/>
                <w:color w:val="121B1F" w:themeColor="background1"/>
                <w:sz w:val="14"/>
                <w:szCs w:val="14"/>
              </w:rPr>
              <w:pPrChange w:id="4600" w:author="Locke Liu" w:date="2021-05-24T15:26:00Z">
                <w:pPr>
                  <w:framePr w:hSpace="141" w:wrap="around" w:vAnchor="text" w:hAnchor="margin" w:xAlign="center" w:y="265"/>
                </w:pPr>
              </w:pPrChange>
            </w:pPr>
            <w:moveTo w:id="4601" w:author="Locke Liu" w:date="2021-05-24T15:23:00Z">
              <w:del w:id="4602" w:author="Locke Liu" w:date="2021-05-24T15:31:00Z">
                <w:r w:rsidRPr="003A67B7" w:rsidDel="009C2AC2">
                  <w:rPr>
                    <w:color w:val="121B1F" w:themeColor="background1"/>
                    <w:sz w:val="14"/>
                    <w:szCs w:val="14"/>
                  </w:rPr>
                  <w:delText>WIN</w:delText>
                </w:r>
              </w:del>
            </w:moveTo>
            <w:ins w:id="4603" w:author="Locke Liu" w:date="2021-05-24T15:31:00Z">
              <w:r w:rsidR="009C2AC2">
                <w:rPr>
                  <w:color w:val="121B1F" w:themeColor="background1"/>
                  <w:sz w:val="14"/>
                  <w:szCs w:val="14"/>
                </w:rPr>
                <w:t>win</w:t>
              </w:r>
            </w:ins>
            <w:moveTo w:id="4604" w:author="Locke Liu" w:date="2021-05-24T15:23:00Z">
              <w:r w:rsidRPr="003A67B7">
                <w:rPr>
                  <w:color w:val="121B1F" w:themeColor="background1"/>
                  <w:sz w:val="14"/>
                  <w:szCs w:val="14"/>
                </w:rPr>
                <w:t>000376</w:t>
              </w:r>
            </w:moveTo>
          </w:p>
        </w:tc>
        <w:tc>
          <w:tcPr>
            <w:tcW w:w="783" w:type="pct"/>
            <w:shd w:val="clear" w:color="auto" w:fill="auto"/>
            <w:vAlign w:val="center"/>
          </w:tcPr>
          <w:p w14:paraId="1557590C" w14:textId="77777777" w:rsidR="00C30E07" w:rsidRPr="003A67B7" w:rsidRDefault="00C30E07">
            <w:pPr>
              <w:jc w:val="center"/>
              <w:rPr>
                <w:moveTo w:id="4605" w:author="Locke Liu" w:date="2021-05-24T15:23:00Z"/>
                <w:color w:val="121B1F" w:themeColor="background1"/>
                <w:sz w:val="14"/>
                <w:szCs w:val="14"/>
              </w:rPr>
              <w:pPrChange w:id="4606" w:author="Locke Liu" w:date="2021-05-24T15:26:00Z">
                <w:pPr>
                  <w:framePr w:hSpace="141" w:wrap="around" w:vAnchor="text" w:hAnchor="margin" w:xAlign="center" w:y="265"/>
                </w:pPr>
              </w:pPrChange>
            </w:pPr>
            <w:moveTo w:id="4607" w:author="Locke Liu" w:date="2021-05-24T15:23:00Z">
              <w:r w:rsidRPr="003A67B7">
                <w:rPr>
                  <w:color w:val="121B1F" w:themeColor="background1"/>
                  <w:sz w:val="14"/>
                  <w:szCs w:val="14"/>
                </w:rPr>
                <w:t>Data source(database)</w:t>
              </w:r>
            </w:moveTo>
          </w:p>
        </w:tc>
        <w:tc>
          <w:tcPr>
            <w:tcW w:w="2295" w:type="pct"/>
            <w:shd w:val="clear" w:color="auto" w:fill="auto"/>
            <w:vAlign w:val="center"/>
          </w:tcPr>
          <w:p w14:paraId="52FFD1C3" w14:textId="77777777" w:rsidR="00C30E07" w:rsidRPr="003A67B7" w:rsidRDefault="00C30E07" w:rsidP="00277D34">
            <w:pPr>
              <w:rPr>
                <w:moveTo w:id="4608" w:author="Locke Liu" w:date="2021-05-24T15:23:00Z"/>
                <w:color w:val="121B1F" w:themeColor="background1"/>
                <w:sz w:val="14"/>
                <w:szCs w:val="14"/>
              </w:rPr>
            </w:pPr>
            <w:moveTo w:id="4609" w:author="Locke Liu" w:date="2021-05-24T15:23:00Z">
              <w:r w:rsidRPr="003A67B7">
                <w:rPr>
                  <w:color w:val="121B1F" w:themeColor="background1"/>
                  <w:sz w:val="14"/>
                  <w:szCs w:val="14"/>
                </w:rPr>
                <w:t>OMS database which is the data source of Data lake. it is PRD data source</w:t>
              </w:r>
            </w:moveTo>
          </w:p>
        </w:tc>
      </w:tr>
      <w:tr w:rsidR="00C30E07" w:rsidRPr="003A67B7" w14:paraId="4717FB1D" w14:textId="77777777" w:rsidTr="00C30E07">
        <w:trPr>
          <w:trHeight w:val="416"/>
        </w:trPr>
        <w:tc>
          <w:tcPr>
            <w:tcW w:w="544" w:type="pct"/>
            <w:shd w:val="clear" w:color="auto" w:fill="auto"/>
            <w:vAlign w:val="center"/>
          </w:tcPr>
          <w:p w14:paraId="3137B162" w14:textId="77777777" w:rsidR="00C30E07" w:rsidRPr="003A67B7" w:rsidRDefault="00C30E07">
            <w:pPr>
              <w:jc w:val="center"/>
              <w:rPr>
                <w:moveTo w:id="4610" w:author="Locke Liu" w:date="2021-05-24T15:23:00Z"/>
                <w:color w:val="121B1F" w:themeColor="background1"/>
                <w:sz w:val="14"/>
                <w:szCs w:val="14"/>
              </w:rPr>
              <w:pPrChange w:id="4611" w:author="Locke Liu" w:date="2021-05-24T15:26:00Z">
                <w:pPr>
                  <w:framePr w:hSpace="141" w:wrap="around" w:vAnchor="text" w:hAnchor="margin" w:xAlign="center" w:y="265"/>
                </w:pPr>
              </w:pPrChange>
            </w:pPr>
            <w:moveTo w:id="4612" w:author="Locke Liu" w:date="2021-05-24T15:23:00Z">
              <w:r w:rsidRPr="003A67B7">
                <w:rPr>
                  <w:color w:val="121B1F" w:themeColor="background1"/>
                  <w:sz w:val="14"/>
                  <w:szCs w:val="14"/>
                </w:rPr>
                <w:t>PN17</w:t>
              </w:r>
            </w:moveTo>
          </w:p>
        </w:tc>
        <w:tc>
          <w:tcPr>
            <w:tcW w:w="580" w:type="pct"/>
            <w:vAlign w:val="center"/>
          </w:tcPr>
          <w:p w14:paraId="409CBB77" w14:textId="77777777" w:rsidR="00C30E07" w:rsidRPr="003A67B7" w:rsidRDefault="00C30E07">
            <w:pPr>
              <w:jc w:val="center"/>
              <w:rPr>
                <w:moveTo w:id="4613" w:author="Locke Liu" w:date="2021-05-24T15:23:00Z"/>
                <w:color w:val="121B1F" w:themeColor="background1"/>
                <w:sz w:val="14"/>
                <w:szCs w:val="14"/>
              </w:rPr>
              <w:pPrChange w:id="4614" w:author="Locke Liu" w:date="2021-05-24T15:26:00Z">
                <w:pPr>
                  <w:framePr w:hSpace="141" w:wrap="around" w:vAnchor="text" w:hAnchor="margin" w:xAlign="center" w:y="265"/>
                </w:pPr>
              </w:pPrChange>
            </w:pPr>
            <w:moveTo w:id="4615" w:author="Locke Liu" w:date="2021-05-24T15:23:00Z">
              <w:r w:rsidRPr="003A67B7">
                <w:rPr>
                  <w:color w:val="121B1F" w:themeColor="background1"/>
                  <w:sz w:val="14"/>
                  <w:szCs w:val="14"/>
                </w:rPr>
                <w:t>C10</w:t>
              </w:r>
            </w:moveTo>
          </w:p>
        </w:tc>
        <w:tc>
          <w:tcPr>
            <w:tcW w:w="798" w:type="pct"/>
            <w:vAlign w:val="center"/>
          </w:tcPr>
          <w:p w14:paraId="57D0AD47" w14:textId="6CFF43D9" w:rsidR="00C30E07" w:rsidRPr="003A67B7" w:rsidRDefault="009C2AC2">
            <w:pPr>
              <w:jc w:val="center"/>
              <w:rPr>
                <w:moveTo w:id="4616" w:author="Locke Liu" w:date="2021-05-24T15:23:00Z"/>
                <w:color w:val="121B1F" w:themeColor="background1"/>
                <w:sz w:val="14"/>
                <w:szCs w:val="14"/>
              </w:rPr>
              <w:pPrChange w:id="4617" w:author="Locke Liu" w:date="2021-05-24T15:26:00Z">
                <w:pPr>
                  <w:framePr w:hSpace="141" w:wrap="around" w:vAnchor="text" w:hAnchor="margin" w:xAlign="center" w:y="265"/>
                </w:pPr>
              </w:pPrChange>
            </w:pPr>
            <w:ins w:id="4618" w:author="Locke Liu" w:date="2021-05-24T15:31:00Z">
              <w:r>
                <w:rPr>
                  <w:color w:val="121B1F" w:themeColor="background1"/>
                  <w:sz w:val="14"/>
                  <w:szCs w:val="14"/>
                </w:rPr>
                <w:t>win</w:t>
              </w:r>
            </w:ins>
            <w:moveTo w:id="4619" w:author="Locke Liu" w:date="2021-05-24T15:23:00Z">
              <w:del w:id="4620" w:author="Locke Liu" w:date="2021-05-24T15:31:00Z">
                <w:r w:rsidR="00C30E07" w:rsidRPr="003A67B7" w:rsidDel="009C2AC2">
                  <w:rPr>
                    <w:color w:val="121B1F" w:themeColor="background1"/>
                    <w:sz w:val="14"/>
                    <w:szCs w:val="14"/>
                  </w:rPr>
                  <w:delText>WIN</w:delText>
                </w:r>
              </w:del>
              <w:r w:rsidR="00C30E07" w:rsidRPr="003A67B7">
                <w:rPr>
                  <w:color w:val="121B1F" w:themeColor="background1"/>
                  <w:sz w:val="14"/>
                  <w:szCs w:val="14"/>
                </w:rPr>
                <w:t>000254</w:t>
              </w:r>
            </w:moveTo>
          </w:p>
        </w:tc>
        <w:tc>
          <w:tcPr>
            <w:tcW w:w="783" w:type="pct"/>
            <w:shd w:val="clear" w:color="auto" w:fill="auto"/>
            <w:vAlign w:val="center"/>
          </w:tcPr>
          <w:p w14:paraId="7B946FF4" w14:textId="77777777" w:rsidR="00C30E07" w:rsidRPr="003A67B7" w:rsidRDefault="00C30E07">
            <w:pPr>
              <w:jc w:val="center"/>
              <w:rPr>
                <w:moveTo w:id="4621" w:author="Locke Liu" w:date="2021-05-24T15:23:00Z"/>
                <w:color w:val="121B1F" w:themeColor="background1"/>
                <w:sz w:val="14"/>
                <w:szCs w:val="14"/>
              </w:rPr>
              <w:pPrChange w:id="4622" w:author="Locke Liu" w:date="2021-05-24T15:26:00Z">
                <w:pPr>
                  <w:framePr w:hSpace="141" w:wrap="around" w:vAnchor="text" w:hAnchor="margin" w:xAlign="center" w:y="265"/>
                </w:pPr>
              </w:pPrChange>
            </w:pPr>
            <w:moveTo w:id="4623" w:author="Locke Liu" w:date="2021-05-24T15:23:00Z">
              <w:r w:rsidRPr="003A67B7">
                <w:rPr>
                  <w:color w:val="121B1F" w:themeColor="background1"/>
                  <w:sz w:val="14"/>
                  <w:szCs w:val="14"/>
                </w:rPr>
                <w:t>Data source(database)</w:t>
              </w:r>
            </w:moveTo>
          </w:p>
        </w:tc>
        <w:tc>
          <w:tcPr>
            <w:tcW w:w="2295" w:type="pct"/>
            <w:shd w:val="clear" w:color="auto" w:fill="auto"/>
            <w:vAlign w:val="center"/>
          </w:tcPr>
          <w:p w14:paraId="0897EAD1" w14:textId="77777777" w:rsidR="00C30E07" w:rsidRPr="003A67B7" w:rsidRDefault="00C30E07" w:rsidP="00277D34">
            <w:pPr>
              <w:rPr>
                <w:moveTo w:id="4624" w:author="Locke Liu" w:date="2021-05-24T15:23:00Z"/>
                <w:color w:val="121B1F" w:themeColor="background1"/>
                <w:sz w:val="14"/>
                <w:szCs w:val="14"/>
              </w:rPr>
            </w:pPr>
            <w:moveTo w:id="4625" w:author="Locke Liu" w:date="2021-05-24T15:23:00Z">
              <w:r w:rsidRPr="003A67B7">
                <w:rPr>
                  <w:color w:val="121B1F" w:themeColor="background1"/>
                  <w:sz w:val="14"/>
                  <w:szCs w:val="14"/>
                </w:rPr>
                <w:t>SNX CRM database which is the data source of Data lake. it is UAT data source</w:t>
              </w:r>
            </w:moveTo>
          </w:p>
        </w:tc>
      </w:tr>
      <w:tr w:rsidR="00C30E07" w:rsidRPr="003A67B7" w14:paraId="39B3A82D" w14:textId="77777777" w:rsidTr="00C30E07">
        <w:trPr>
          <w:trHeight w:val="416"/>
        </w:trPr>
        <w:tc>
          <w:tcPr>
            <w:tcW w:w="544" w:type="pct"/>
            <w:shd w:val="clear" w:color="auto" w:fill="auto"/>
            <w:vAlign w:val="center"/>
          </w:tcPr>
          <w:p w14:paraId="7E09614C" w14:textId="77777777" w:rsidR="00C30E07" w:rsidRPr="003A67B7" w:rsidRDefault="00C30E07">
            <w:pPr>
              <w:jc w:val="center"/>
              <w:rPr>
                <w:moveTo w:id="4626" w:author="Locke Liu" w:date="2021-05-24T15:23:00Z"/>
                <w:color w:val="121B1F" w:themeColor="background1"/>
                <w:sz w:val="14"/>
                <w:szCs w:val="14"/>
              </w:rPr>
              <w:pPrChange w:id="4627" w:author="Locke Liu" w:date="2021-05-24T15:26:00Z">
                <w:pPr>
                  <w:framePr w:hSpace="141" w:wrap="around" w:vAnchor="text" w:hAnchor="margin" w:xAlign="center" w:y="265"/>
                </w:pPr>
              </w:pPrChange>
            </w:pPr>
            <w:moveTo w:id="4628" w:author="Locke Liu" w:date="2021-05-24T15:23:00Z">
              <w:r w:rsidRPr="003A67B7">
                <w:rPr>
                  <w:color w:val="121B1F" w:themeColor="background1"/>
                  <w:sz w:val="14"/>
                  <w:szCs w:val="14"/>
                </w:rPr>
                <w:t>PN18</w:t>
              </w:r>
            </w:moveTo>
          </w:p>
        </w:tc>
        <w:tc>
          <w:tcPr>
            <w:tcW w:w="580" w:type="pct"/>
            <w:vAlign w:val="center"/>
          </w:tcPr>
          <w:p w14:paraId="48E691AD" w14:textId="77777777" w:rsidR="00C30E07" w:rsidRPr="003A67B7" w:rsidRDefault="00C30E07">
            <w:pPr>
              <w:jc w:val="center"/>
              <w:rPr>
                <w:moveTo w:id="4629" w:author="Locke Liu" w:date="2021-05-24T15:23:00Z"/>
                <w:color w:val="121B1F" w:themeColor="background1"/>
                <w:sz w:val="14"/>
                <w:szCs w:val="14"/>
              </w:rPr>
              <w:pPrChange w:id="4630" w:author="Locke Liu" w:date="2021-05-24T15:26:00Z">
                <w:pPr>
                  <w:framePr w:hSpace="141" w:wrap="around" w:vAnchor="text" w:hAnchor="margin" w:xAlign="center" w:y="265"/>
                </w:pPr>
              </w:pPrChange>
            </w:pPr>
            <w:moveTo w:id="4631" w:author="Locke Liu" w:date="2021-05-24T15:23:00Z">
              <w:r w:rsidRPr="003A67B7">
                <w:rPr>
                  <w:color w:val="121B1F" w:themeColor="background1"/>
                  <w:sz w:val="14"/>
                  <w:szCs w:val="14"/>
                </w:rPr>
                <w:t>C10</w:t>
              </w:r>
            </w:moveTo>
          </w:p>
        </w:tc>
        <w:tc>
          <w:tcPr>
            <w:tcW w:w="798" w:type="pct"/>
            <w:vAlign w:val="center"/>
          </w:tcPr>
          <w:p w14:paraId="506F776F" w14:textId="3223B43F" w:rsidR="00C30E07" w:rsidRPr="003A67B7" w:rsidRDefault="009C2AC2">
            <w:pPr>
              <w:jc w:val="center"/>
              <w:rPr>
                <w:moveTo w:id="4632" w:author="Locke Liu" w:date="2021-05-24T15:23:00Z"/>
                <w:color w:val="121B1F" w:themeColor="background1"/>
                <w:sz w:val="14"/>
                <w:szCs w:val="14"/>
              </w:rPr>
              <w:pPrChange w:id="4633" w:author="Locke Liu" w:date="2021-05-24T15:26:00Z">
                <w:pPr>
                  <w:framePr w:hSpace="141" w:wrap="around" w:vAnchor="text" w:hAnchor="margin" w:xAlign="center" w:y="265"/>
                </w:pPr>
              </w:pPrChange>
            </w:pPr>
            <w:ins w:id="4634" w:author="Locke Liu" w:date="2021-05-24T15:31:00Z">
              <w:r>
                <w:rPr>
                  <w:color w:val="121B1F" w:themeColor="background1"/>
                  <w:sz w:val="14"/>
                  <w:szCs w:val="14"/>
                </w:rPr>
                <w:t>win</w:t>
              </w:r>
            </w:ins>
            <w:moveTo w:id="4635" w:author="Locke Liu" w:date="2021-05-24T15:23:00Z">
              <w:del w:id="4636" w:author="Locke Liu" w:date="2021-05-24T15:31:00Z">
                <w:r w:rsidR="00C30E07" w:rsidRPr="003A67B7" w:rsidDel="009C2AC2">
                  <w:rPr>
                    <w:color w:val="121B1F" w:themeColor="background1"/>
                    <w:sz w:val="14"/>
                    <w:szCs w:val="14"/>
                  </w:rPr>
                  <w:delText>WIN</w:delText>
                </w:r>
              </w:del>
              <w:r w:rsidR="00C30E07" w:rsidRPr="003A67B7">
                <w:rPr>
                  <w:color w:val="121B1F" w:themeColor="background1"/>
                  <w:sz w:val="14"/>
                  <w:szCs w:val="14"/>
                </w:rPr>
                <w:t>000370</w:t>
              </w:r>
            </w:moveTo>
          </w:p>
        </w:tc>
        <w:tc>
          <w:tcPr>
            <w:tcW w:w="783" w:type="pct"/>
            <w:shd w:val="clear" w:color="auto" w:fill="auto"/>
            <w:vAlign w:val="center"/>
          </w:tcPr>
          <w:p w14:paraId="5F45B224" w14:textId="77777777" w:rsidR="00C30E07" w:rsidRPr="003A67B7" w:rsidRDefault="00C30E07">
            <w:pPr>
              <w:jc w:val="center"/>
              <w:rPr>
                <w:moveTo w:id="4637" w:author="Locke Liu" w:date="2021-05-24T15:23:00Z"/>
                <w:color w:val="121B1F" w:themeColor="background1"/>
                <w:sz w:val="14"/>
                <w:szCs w:val="14"/>
              </w:rPr>
              <w:pPrChange w:id="4638" w:author="Locke Liu" w:date="2021-05-24T15:26:00Z">
                <w:pPr>
                  <w:framePr w:hSpace="141" w:wrap="around" w:vAnchor="text" w:hAnchor="margin" w:xAlign="center" w:y="265"/>
                </w:pPr>
              </w:pPrChange>
            </w:pPr>
            <w:moveTo w:id="4639" w:author="Locke Liu" w:date="2021-05-24T15:23:00Z">
              <w:r w:rsidRPr="003A67B7">
                <w:rPr>
                  <w:color w:val="121B1F" w:themeColor="background1"/>
                  <w:sz w:val="14"/>
                  <w:szCs w:val="14"/>
                </w:rPr>
                <w:t>Data source(database)</w:t>
              </w:r>
            </w:moveTo>
          </w:p>
        </w:tc>
        <w:tc>
          <w:tcPr>
            <w:tcW w:w="2295" w:type="pct"/>
            <w:shd w:val="clear" w:color="auto" w:fill="auto"/>
            <w:vAlign w:val="center"/>
          </w:tcPr>
          <w:p w14:paraId="0FD00099" w14:textId="77777777" w:rsidR="00C30E07" w:rsidRPr="003A67B7" w:rsidRDefault="00C30E07" w:rsidP="00277D34">
            <w:pPr>
              <w:rPr>
                <w:moveTo w:id="4640" w:author="Locke Liu" w:date="2021-05-24T15:23:00Z"/>
                <w:color w:val="121B1F" w:themeColor="background1"/>
                <w:sz w:val="14"/>
                <w:szCs w:val="14"/>
              </w:rPr>
            </w:pPr>
            <w:moveTo w:id="4641" w:author="Locke Liu" w:date="2021-05-24T15:23:00Z">
              <w:r w:rsidRPr="003A67B7">
                <w:rPr>
                  <w:color w:val="121B1F" w:themeColor="background1"/>
                  <w:sz w:val="14"/>
                  <w:szCs w:val="14"/>
                </w:rPr>
                <w:t>OMS database which is the data source of Data lake. it is UAT data source</w:t>
              </w:r>
            </w:moveTo>
          </w:p>
        </w:tc>
      </w:tr>
      <w:tr w:rsidR="00C30E07" w:rsidRPr="003A67B7" w14:paraId="2A3E041D" w14:textId="77777777" w:rsidTr="00C30E07">
        <w:trPr>
          <w:trHeight w:val="416"/>
        </w:trPr>
        <w:tc>
          <w:tcPr>
            <w:tcW w:w="544" w:type="pct"/>
            <w:shd w:val="clear" w:color="auto" w:fill="auto"/>
            <w:vAlign w:val="center"/>
          </w:tcPr>
          <w:p w14:paraId="3C47A1D6" w14:textId="77777777" w:rsidR="00C30E07" w:rsidRPr="003A67B7" w:rsidRDefault="00C30E07">
            <w:pPr>
              <w:jc w:val="center"/>
              <w:rPr>
                <w:moveTo w:id="4642" w:author="Locke Liu" w:date="2021-05-24T15:23:00Z"/>
                <w:color w:val="121B1F" w:themeColor="background1"/>
                <w:sz w:val="14"/>
                <w:szCs w:val="14"/>
              </w:rPr>
              <w:pPrChange w:id="4643" w:author="Locke Liu" w:date="2021-05-24T15:26:00Z">
                <w:pPr>
                  <w:framePr w:hSpace="141" w:wrap="around" w:vAnchor="text" w:hAnchor="margin" w:xAlign="center" w:y="265"/>
                </w:pPr>
              </w:pPrChange>
            </w:pPr>
            <w:moveTo w:id="4644" w:author="Locke Liu" w:date="2021-05-24T15:23:00Z">
              <w:r w:rsidRPr="003A67B7">
                <w:rPr>
                  <w:color w:val="121B1F" w:themeColor="background1"/>
                  <w:sz w:val="14"/>
                  <w:szCs w:val="14"/>
                </w:rPr>
                <w:t>PN19</w:t>
              </w:r>
            </w:moveTo>
          </w:p>
        </w:tc>
        <w:tc>
          <w:tcPr>
            <w:tcW w:w="580" w:type="pct"/>
            <w:vAlign w:val="center"/>
          </w:tcPr>
          <w:p w14:paraId="23186044" w14:textId="77777777" w:rsidR="00C30E07" w:rsidRPr="003A67B7" w:rsidRDefault="00C30E07">
            <w:pPr>
              <w:jc w:val="center"/>
              <w:rPr>
                <w:moveTo w:id="4645" w:author="Locke Liu" w:date="2021-05-24T15:23:00Z"/>
                <w:color w:val="121B1F" w:themeColor="background1"/>
                <w:sz w:val="14"/>
                <w:szCs w:val="14"/>
              </w:rPr>
              <w:pPrChange w:id="4646" w:author="Locke Liu" w:date="2021-05-24T15:26:00Z">
                <w:pPr>
                  <w:framePr w:hSpace="141" w:wrap="around" w:vAnchor="text" w:hAnchor="margin" w:xAlign="center" w:y="265"/>
                </w:pPr>
              </w:pPrChange>
            </w:pPr>
            <w:moveTo w:id="4647" w:author="Locke Liu" w:date="2021-05-24T15:23:00Z">
              <w:r w:rsidRPr="003A67B7">
                <w:rPr>
                  <w:color w:val="121B1F" w:themeColor="background1"/>
                  <w:sz w:val="14"/>
                  <w:szCs w:val="14"/>
                </w:rPr>
                <w:t>C10</w:t>
              </w:r>
            </w:moveTo>
          </w:p>
        </w:tc>
        <w:tc>
          <w:tcPr>
            <w:tcW w:w="798" w:type="pct"/>
            <w:vAlign w:val="center"/>
          </w:tcPr>
          <w:p w14:paraId="7931DC27" w14:textId="416DB7E3" w:rsidR="00C30E07" w:rsidRPr="003A67B7" w:rsidRDefault="00127665">
            <w:pPr>
              <w:jc w:val="center"/>
              <w:rPr>
                <w:moveTo w:id="4648" w:author="Locke Liu" w:date="2021-05-24T15:23:00Z"/>
                <w:color w:val="121B1F" w:themeColor="background1"/>
                <w:sz w:val="14"/>
                <w:szCs w:val="14"/>
              </w:rPr>
              <w:pPrChange w:id="4649" w:author="Locke Liu" w:date="2021-05-24T15:26:00Z">
                <w:pPr>
                  <w:framePr w:hSpace="141" w:wrap="around" w:vAnchor="text" w:hAnchor="margin" w:xAlign="center" w:y="265"/>
                </w:pPr>
              </w:pPrChange>
            </w:pPr>
            <w:ins w:id="4650" w:author="Locke Liu" w:date="2021-05-24T15:29:00Z">
              <w:r>
                <w:rPr>
                  <w:color w:val="121B1F" w:themeColor="background1"/>
                  <w:sz w:val="14"/>
                  <w:szCs w:val="14"/>
                </w:rPr>
                <w:t>a</w:t>
              </w:r>
            </w:ins>
            <w:moveTo w:id="4651" w:author="Locke Liu" w:date="2021-05-24T15:23:00Z">
              <w:del w:id="4652" w:author="Locke Liu" w:date="2021-05-24T15:29:00Z">
                <w:r w:rsidR="00C30E07" w:rsidRPr="003A67B7" w:rsidDel="00127665">
                  <w:rPr>
                    <w:color w:val="121B1F" w:themeColor="background1"/>
                    <w:sz w:val="14"/>
                    <w:szCs w:val="14"/>
                  </w:rPr>
                  <w:delText>A</w:delText>
                </w:r>
              </w:del>
              <w:r w:rsidR="00C30E07" w:rsidRPr="003A67B7">
                <w:rPr>
                  <w:color w:val="121B1F" w:themeColor="background1"/>
                  <w:sz w:val="14"/>
                  <w:szCs w:val="14"/>
                </w:rPr>
                <w:t>zrcnesnx</w:t>
              </w:r>
            </w:moveTo>
          </w:p>
          <w:p w14:paraId="08D7C101" w14:textId="77777777" w:rsidR="00C30E07" w:rsidRPr="003A67B7" w:rsidRDefault="00C30E07">
            <w:pPr>
              <w:jc w:val="center"/>
              <w:rPr>
                <w:moveTo w:id="4653" w:author="Locke Liu" w:date="2021-05-24T15:23:00Z"/>
                <w:color w:val="121B1F" w:themeColor="background1"/>
                <w:sz w:val="14"/>
                <w:szCs w:val="14"/>
              </w:rPr>
              <w:pPrChange w:id="4654" w:author="Locke Liu" w:date="2021-05-24T15:26:00Z">
                <w:pPr>
                  <w:framePr w:hSpace="141" w:wrap="around" w:vAnchor="text" w:hAnchor="margin" w:xAlign="center" w:y="265"/>
                </w:pPr>
              </w:pPrChange>
            </w:pPr>
            <w:moveTo w:id="4655" w:author="Locke Liu" w:date="2021-05-24T15:23:00Z">
              <w:r w:rsidRPr="003A67B7">
                <w:rPr>
                  <w:color w:val="121B1F" w:themeColor="background1"/>
                  <w:sz w:val="14"/>
                  <w:szCs w:val="14"/>
                </w:rPr>
                <w:t>eprmys01</w:t>
              </w:r>
            </w:moveTo>
          </w:p>
        </w:tc>
        <w:tc>
          <w:tcPr>
            <w:tcW w:w="783" w:type="pct"/>
            <w:shd w:val="clear" w:color="auto" w:fill="auto"/>
            <w:vAlign w:val="center"/>
          </w:tcPr>
          <w:p w14:paraId="5813E827" w14:textId="77777777" w:rsidR="00C30E07" w:rsidRPr="003A67B7" w:rsidRDefault="00C30E07">
            <w:pPr>
              <w:jc w:val="center"/>
              <w:rPr>
                <w:moveTo w:id="4656" w:author="Locke Liu" w:date="2021-05-24T15:23:00Z"/>
                <w:color w:val="121B1F" w:themeColor="background1"/>
                <w:sz w:val="14"/>
                <w:szCs w:val="14"/>
              </w:rPr>
              <w:pPrChange w:id="4657" w:author="Locke Liu" w:date="2021-05-24T15:26:00Z">
                <w:pPr>
                  <w:framePr w:hSpace="141" w:wrap="around" w:vAnchor="text" w:hAnchor="margin" w:xAlign="center" w:y="265"/>
                </w:pPr>
              </w:pPrChange>
            </w:pPr>
            <w:moveTo w:id="4658" w:author="Locke Liu" w:date="2021-05-24T15:23:00Z">
              <w:r w:rsidRPr="003A67B7">
                <w:rPr>
                  <w:color w:val="121B1F" w:themeColor="background1"/>
                  <w:sz w:val="14"/>
                  <w:szCs w:val="14"/>
                </w:rPr>
                <w:t>Data source(database)</w:t>
              </w:r>
            </w:moveTo>
          </w:p>
        </w:tc>
        <w:tc>
          <w:tcPr>
            <w:tcW w:w="2295" w:type="pct"/>
            <w:shd w:val="clear" w:color="auto" w:fill="auto"/>
            <w:vAlign w:val="center"/>
          </w:tcPr>
          <w:p w14:paraId="0EBE0121" w14:textId="77777777" w:rsidR="00C30E07" w:rsidRPr="003A67B7" w:rsidRDefault="00C30E07" w:rsidP="00277D34">
            <w:pPr>
              <w:rPr>
                <w:moveTo w:id="4659" w:author="Locke Liu" w:date="2021-05-24T15:23:00Z"/>
                <w:color w:val="121B1F" w:themeColor="background1"/>
                <w:sz w:val="14"/>
                <w:szCs w:val="14"/>
              </w:rPr>
            </w:pPr>
            <w:moveTo w:id="4660" w:author="Locke Liu" w:date="2021-05-24T15:23:00Z">
              <w:r w:rsidRPr="003A67B7">
                <w:rPr>
                  <w:color w:val="121B1F" w:themeColor="background1"/>
                  <w:sz w:val="14"/>
                  <w:szCs w:val="14"/>
                </w:rPr>
                <w:t>SNX database which is the data source of Data lake. it is PRD data source</w:t>
              </w:r>
            </w:moveTo>
          </w:p>
        </w:tc>
      </w:tr>
      <w:tr w:rsidR="00C30E07" w:rsidRPr="003A67B7" w14:paraId="268100C6" w14:textId="77777777" w:rsidTr="00C30E07">
        <w:trPr>
          <w:trHeight w:val="416"/>
        </w:trPr>
        <w:tc>
          <w:tcPr>
            <w:tcW w:w="544" w:type="pct"/>
            <w:shd w:val="clear" w:color="auto" w:fill="auto"/>
            <w:vAlign w:val="center"/>
          </w:tcPr>
          <w:p w14:paraId="28309E0F" w14:textId="77777777" w:rsidR="00C30E07" w:rsidRPr="003A67B7" w:rsidRDefault="00C30E07">
            <w:pPr>
              <w:jc w:val="center"/>
              <w:rPr>
                <w:moveTo w:id="4661" w:author="Locke Liu" w:date="2021-05-24T15:23:00Z"/>
                <w:color w:val="121B1F" w:themeColor="background1"/>
                <w:sz w:val="14"/>
                <w:szCs w:val="14"/>
              </w:rPr>
              <w:pPrChange w:id="4662" w:author="Locke Liu" w:date="2021-05-24T15:26:00Z">
                <w:pPr>
                  <w:framePr w:hSpace="141" w:wrap="around" w:vAnchor="text" w:hAnchor="margin" w:xAlign="center" w:y="265"/>
                </w:pPr>
              </w:pPrChange>
            </w:pPr>
            <w:moveTo w:id="4663" w:author="Locke Liu" w:date="2021-05-24T15:23:00Z">
              <w:r w:rsidRPr="003A67B7">
                <w:rPr>
                  <w:color w:val="121B1F" w:themeColor="background1"/>
                  <w:sz w:val="14"/>
                  <w:szCs w:val="14"/>
                </w:rPr>
                <w:t>PN20</w:t>
              </w:r>
            </w:moveTo>
          </w:p>
        </w:tc>
        <w:tc>
          <w:tcPr>
            <w:tcW w:w="580" w:type="pct"/>
            <w:vAlign w:val="center"/>
          </w:tcPr>
          <w:p w14:paraId="6C2C70E6" w14:textId="77777777" w:rsidR="00C30E07" w:rsidRPr="003A67B7" w:rsidRDefault="00C30E07">
            <w:pPr>
              <w:jc w:val="center"/>
              <w:rPr>
                <w:moveTo w:id="4664" w:author="Locke Liu" w:date="2021-05-24T15:23:00Z"/>
                <w:color w:val="121B1F" w:themeColor="background1"/>
                <w:sz w:val="14"/>
                <w:szCs w:val="14"/>
              </w:rPr>
              <w:pPrChange w:id="4665" w:author="Locke Liu" w:date="2021-05-24T15:26:00Z">
                <w:pPr>
                  <w:framePr w:hSpace="141" w:wrap="around" w:vAnchor="text" w:hAnchor="margin" w:xAlign="center" w:y="265"/>
                </w:pPr>
              </w:pPrChange>
            </w:pPr>
            <w:moveTo w:id="4666" w:author="Locke Liu" w:date="2021-05-24T15:23:00Z">
              <w:r w:rsidRPr="003A67B7">
                <w:rPr>
                  <w:color w:val="121B1F" w:themeColor="background1"/>
                  <w:sz w:val="14"/>
                  <w:szCs w:val="14"/>
                </w:rPr>
                <w:t>C10</w:t>
              </w:r>
            </w:moveTo>
          </w:p>
        </w:tc>
        <w:tc>
          <w:tcPr>
            <w:tcW w:w="798" w:type="pct"/>
            <w:vAlign w:val="center"/>
          </w:tcPr>
          <w:p w14:paraId="7FF42462" w14:textId="2934526A" w:rsidR="00C30E07" w:rsidRPr="003A67B7" w:rsidRDefault="00127665">
            <w:pPr>
              <w:jc w:val="center"/>
              <w:rPr>
                <w:moveTo w:id="4667" w:author="Locke Liu" w:date="2021-05-24T15:23:00Z"/>
                <w:color w:val="121B1F" w:themeColor="background1"/>
                <w:sz w:val="14"/>
                <w:szCs w:val="14"/>
              </w:rPr>
              <w:pPrChange w:id="4668" w:author="Locke Liu" w:date="2021-05-24T15:26:00Z">
                <w:pPr>
                  <w:framePr w:hSpace="141" w:wrap="around" w:vAnchor="text" w:hAnchor="margin" w:xAlign="center" w:y="265"/>
                </w:pPr>
              </w:pPrChange>
            </w:pPr>
            <w:ins w:id="4669" w:author="Locke Liu" w:date="2021-05-24T15:29:00Z">
              <w:r>
                <w:rPr>
                  <w:color w:val="121B1F" w:themeColor="background1"/>
                  <w:sz w:val="14"/>
                  <w:szCs w:val="14"/>
                </w:rPr>
                <w:t>a</w:t>
              </w:r>
            </w:ins>
            <w:moveTo w:id="4670" w:author="Locke Liu" w:date="2021-05-24T15:23:00Z">
              <w:del w:id="4671" w:author="Locke Liu" w:date="2021-05-24T15:29:00Z">
                <w:r w:rsidR="00C30E07" w:rsidRPr="003A67B7" w:rsidDel="00127665">
                  <w:rPr>
                    <w:color w:val="121B1F" w:themeColor="background1"/>
                    <w:sz w:val="14"/>
                    <w:szCs w:val="14"/>
                  </w:rPr>
                  <w:delText>A</w:delText>
                </w:r>
              </w:del>
              <w:r w:rsidR="00C30E07" w:rsidRPr="003A67B7">
                <w:rPr>
                  <w:color w:val="121B1F" w:themeColor="background1"/>
                  <w:sz w:val="14"/>
                  <w:szCs w:val="14"/>
                </w:rPr>
                <w:t>zrcneswp</w:t>
              </w:r>
            </w:moveTo>
          </w:p>
          <w:p w14:paraId="5424B51E" w14:textId="77777777" w:rsidR="00C30E07" w:rsidRPr="003A67B7" w:rsidRDefault="00C30E07">
            <w:pPr>
              <w:jc w:val="center"/>
              <w:rPr>
                <w:moveTo w:id="4672" w:author="Locke Liu" w:date="2021-05-24T15:23:00Z"/>
                <w:color w:val="121B1F" w:themeColor="background1"/>
                <w:sz w:val="14"/>
                <w:szCs w:val="14"/>
              </w:rPr>
              <w:pPrChange w:id="4673" w:author="Locke Liu" w:date="2021-05-24T15:26:00Z">
                <w:pPr>
                  <w:framePr w:hSpace="141" w:wrap="around" w:vAnchor="text" w:hAnchor="margin" w:xAlign="center" w:y="265"/>
                </w:pPr>
              </w:pPrChange>
            </w:pPr>
            <w:moveTo w:id="4674" w:author="Locke Liu" w:date="2021-05-24T15:23:00Z">
              <w:r w:rsidRPr="003A67B7">
                <w:rPr>
                  <w:color w:val="121B1F" w:themeColor="background1"/>
                  <w:sz w:val="14"/>
                  <w:szCs w:val="14"/>
                </w:rPr>
                <w:t>eprmys01</w:t>
              </w:r>
            </w:moveTo>
          </w:p>
        </w:tc>
        <w:tc>
          <w:tcPr>
            <w:tcW w:w="783" w:type="pct"/>
            <w:shd w:val="clear" w:color="auto" w:fill="auto"/>
            <w:vAlign w:val="center"/>
          </w:tcPr>
          <w:p w14:paraId="1F4520EF" w14:textId="77777777" w:rsidR="00C30E07" w:rsidRPr="003A67B7" w:rsidRDefault="00C30E07">
            <w:pPr>
              <w:jc w:val="center"/>
              <w:rPr>
                <w:moveTo w:id="4675" w:author="Locke Liu" w:date="2021-05-24T15:23:00Z"/>
                <w:color w:val="121B1F" w:themeColor="background1"/>
                <w:sz w:val="14"/>
                <w:szCs w:val="14"/>
              </w:rPr>
              <w:pPrChange w:id="4676" w:author="Locke Liu" w:date="2021-05-24T15:26:00Z">
                <w:pPr>
                  <w:framePr w:hSpace="141" w:wrap="around" w:vAnchor="text" w:hAnchor="margin" w:xAlign="center" w:y="265"/>
                </w:pPr>
              </w:pPrChange>
            </w:pPr>
            <w:moveTo w:id="4677" w:author="Locke Liu" w:date="2021-05-24T15:23:00Z">
              <w:r w:rsidRPr="003A67B7">
                <w:rPr>
                  <w:color w:val="121B1F" w:themeColor="background1"/>
                  <w:sz w:val="14"/>
                  <w:szCs w:val="14"/>
                </w:rPr>
                <w:t>Data source(database)</w:t>
              </w:r>
            </w:moveTo>
          </w:p>
        </w:tc>
        <w:tc>
          <w:tcPr>
            <w:tcW w:w="2295" w:type="pct"/>
            <w:shd w:val="clear" w:color="auto" w:fill="auto"/>
            <w:vAlign w:val="center"/>
          </w:tcPr>
          <w:p w14:paraId="3A0D2CEB" w14:textId="77777777" w:rsidR="00C30E07" w:rsidRPr="003A67B7" w:rsidRDefault="00C30E07" w:rsidP="00277D34">
            <w:pPr>
              <w:rPr>
                <w:moveTo w:id="4678" w:author="Locke Liu" w:date="2021-05-24T15:23:00Z"/>
                <w:color w:val="121B1F" w:themeColor="background1"/>
                <w:sz w:val="14"/>
                <w:szCs w:val="14"/>
              </w:rPr>
            </w:pPr>
            <w:moveTo w:id="4679" w:author="Locke Liu" w:date="2021-05-24T15:23:00Z">
              <w:r w:rsidRPr="003A67B7">
                <w:rPr>
                  <w:color w:val="121B1F" w:themeColor="background1"/>
                  <w:sz w:val="14"/>
                  <w:szCs w:val="14"/>
                </w:rPr>
                <w:t>SNX JW database which is the data source of Data lake. it is PRD data source</w:t>
              </w:r>
            </w:moveTo>
          </w:p>
        </w:tc>
      </w:tr>
      <w:tr w:rsidR="00C30E07" w:rsidRPr="003A67B7" w14:paraId="6A6FD719" w14:textId="77777777" w:rsidTr="00C30E07">
        <w:trPr>
          <w:trHeight w:val="416"/>
        </w:trPr>
        <w:tc>
          <w:tcPr>
            <w:tcW w:w="544" w:type="pct"/>
            <w:shd w:val="clear" w:color="auto" w:fill="auto"/>
            <w:vAlign w:val="center"/>
          </w:tcPr>
          <w:p w14:paraId="3E0777C2" w14:textId="77777777" w:rsidR="00C30E07" w:rsidRPr="003A67B7" w:rsidRDefault="00C30E07">
            <w:pPr>
              <w:jc w:val="center"/>
              <w:rPr>
                <w:moveTo w:id="4680" w:author="Locke Liu" w:date="2021-05-24T15:23:00Z"/>
                <w:color w:val="121B1F" w:themeColor="background1"/>
                <w:sz w:val="14"/>
                <w:szCs w:val="14"/>
              </w:rPr>
              <w:pPrChange w:id="4681" w:author="Locke Liu" w:date="2021-05-24T15:26:00Z">
                <w:pPr>
                  <w:framePr w:hSpace="141" w:wrap="around" w:vAnchor="text" w:hAnchor="margin" w:xAlign="center" w:y="265"/>
                </w:pPr>
              </w:pPrChange>
            </w:pPr>
            <w:moveTo w:id="4682" w:author="Locke Liu" w:date="2021-05-24T15:23:00Z">
              <w:r w:rsidRPr="003A67B7">
                <w:rPr>
                  <w:color w:val="121B1F" w:themeColor="background1"/>
                  <w:sz w:val="14"/>
                  <w:szCs w:val="14"/>
                </w:rPr>
                <w:t>PN21</w:t>
              </w:r>
            </w:moveTo>
          </w:p>
        </w:tc>
        <w:tc>
          <w:tcPr>
            <w:tcW w:w="580" w:type="pct"/>
            <w:vAlign w:val="center"/>
          </w:tcPr>
          <w:p w14:paraId="3F8A206C" w14:textId="77777777" w:rsidR="00C30E07" w:rsidRPr="003A67B7" w:rsidRDefault="00C30E07">
            <w:pPr>
              <w:jc w:val="center"/>
              <w:rPr>
                <w:moveTo w:id="4683" w:author="Locke Liu" w:date="2021-05-24T15:23:00Z"/>
                <w:color w:val="121B1F" w:themeColor="background1"/>
                <w:sz w:val="14"/>
                <w:szCs w:val="14"/>
              </w:rPr>
              <w:pPrChange w:id="4684" w:author="Locke Liu" w:date="2021-05-24T15:26:00Z">
                <w:pPr>
                  <w:framePr w:hSpace="141" w:wrap="around" w:vAnchor="text" w:hAnchor="margin" w:xAlign="center" w:y="265"/>
                </w:pPr>
              </w:pPrChange>
            </w:pPr>
            <w:moveTo w:id="4685" w:author="Locke Liu" w:date="2021-05-24T15:23:00Z">
              <w:r w:rsidRPr="003A67B7">
                <w:rPr>
                  <w:color w:val="121B1F" w:themeColor="background1"/>
                  <w:sz w:val="14"/>
                  <w:szCs w:val="14"/>
                </w:rPr>
                <w:t>C10</w:t>
              </w:r>
            </w:moveTo>
          </w:p>
        </w:tc>
        <w:tc>
          <w:tcPr>
            <w:tcW w:w="798" w:type="pct"/>
            <w:vAlign w:val="center"/>
          </w:tcPr>
          <w:p w14:paraId="310AABFF" w14:textId="574A62E8" w:rsidR="00C30E07" w:rsidRPr="003A67B7" w:rsidRDefault="00127665">
            <w:pPr>
              <w:jc w:val="center"/>
              <w:rPr>
                <w:moveTo w:id="4686" w:author="Locke Liu" w:date="2021-05-24T15:23:00Z"/>
                <w:color w:val="121B1F" w:themeColor="background1"/>
                <w:sz w:val="14"/>
                <w:szCs w:val="14"/>
              </w:rPr>
              <w:pPrChange w:id="4687" w:author="Locke Liu" w:date="2021-05-24T15:26:00Z">
                <w:pPr>
                  <w:framePr w:hSpace="141" w:wrap="around" w:vAnchor="text" w:hAnchor="margin" w:xAlign="center" w:y="265"/>
                </w:pPr>
              </w:pPrChange>
            </w:pPr>
            <w:ins w:id="4688" w:author="Locke Liu" w:date="2021-05-24T15:29:00Z">
              <w:r>
                <w:rPr>
                  <w:color w:val="121B1F" w:themeColor="background1"/>
                  <w:sz w:val="14"/>
                  <w:szCs w:val="14"/>
                </w:rPr>
                <w:t>a</w:t>
              </w:r>
            </w:ins>
            <w:moveTo w:id="4689" w:author="Locke Liu" w:date="2021-05-24T15:23:00Z">
              <w:del w:id="4690" w:author="Locke Liu" w:date="2021-05-24T15:29:00Z">
                <w:r w:rsidR="00C30E07" w:rsidRPr="003A67B7" w:rsidDel="00127665">
                  <w:rPr>
                    <w:color w:val="121B1F" w:themeColor="background1"/>
                    <w:sz w:val="14"/>
                    <w:szCs w:val="14"/>
                  </w:rPr>
                  <w:delText>A</w:delText>
                </w:r>
              </w:del>
              <w:r w:rsidR="00C30E07" w:rsidRPr="003A67B7">
                <w:rPr>
                  <w:color w:val="121B1F" w:themeColor="background1"/>
                  <w:sz w:val="14"/>
                  <w:szCs w:val="14"/>
                </w:rPr>
                <w:t>zrcnesnx</w:t>
              </w:r>
            </w:moveTo>
          </w:p>
          <w:p w14:paraId="01752A89" w14:textId="77777777" w:rsidR="00C30E07" w:rsidRPr="003A67B7" w:rsidRDefault="00C30E07">
            <w:pPr>
              <w:jc w:val="center"/>
              <w:rPr>
                <w:moveTo w:id="4691" w:author="Locke Liu" w:date="2021-05-24T15:23:00Z"/>
                <w:color w:val="121B1F" w:themeColor="background1"/>
                <w:sz w:val="14"/>
                <w:szCs w:val="14"/>
              </w:rPr>
              <w:pPrChange w:id="4692" w:author="Locke Liu" w:date="2021-05-24T15:26:00Z">
                <w:pPr>
                  <w:framePr w:hSpace="141" w:wrap="around" w:vAnchor="text" w:hAnchor="margin" w:xAlign="center" w:y="265"/>
                </w:pPr>
              </w:pPrChange>
            </w:pPr>
            <w:moveTo w:id="4693" w:author="Locke Liu" w:date="2021-05-24T15:23:00Z">
              <w:r w:rsidRPr="003A67B7">
                <w:rPr>
                  <w:color w:val="121B1F" w:themeColor="background1"/>
                  <w:sz w:val="14"/>
                  <w:szCs w:val="14"/>
                </w:rPr>
                <w:t>eacmys01</w:t>
              </w:r>
            </w:moveTo>
          </w:p>
        </w:tc>
        <w:tc>
          <w:tcPr>
            <w:tcW w:w="783" w:type="pct"/>
            <w:shd w:val="clear" w:color="auto" w:fill="auto"/>
            <w:vAlign w:val="center"/>
          </w:tcPr>
          <w:p w14:paraId="06ED7588" w14:textId="77777777" w:rsidR="00C30E07" w:rsidRPr="003A67B7" w:rsidRDefault="00C30E07">
            <w:pPr>
              <w:jc w:val="center"/>
              <w:rPr>
                <w:moveTo w:id="4694" w:author="Locke Liu" w:date="2021-05-24T15:23:00Z"/>
                <w:color w:val="121B1F" w:themeColor="background1"/>
                <w:sz w:val="14"/>
                <w:szCs w:val="14"/>
              </w:rPr>
              <w:pPrChange w:id="4695" w:author="Locke Liu" w:date="2021-05-24T15:26:00Z">
                <w:pPr>
                  <w:framePr w:hSpace="141" w:wrap="around" w:vAnchor="text" w:hAnchor="margin" w:xAlign="center" w:y="265"/>
                </w:pPr>
              </w:pPrChange>
            </w:pPr>
            <w:moveTo w:id="4696" w:author="Locke Liu" w:date="2021-05-24T15:23:00Z">
              <w:r w:rsidRPr="003A67B7">
                <w:rPr>
                  <w:color w:val="121B1F" w:themeColor="background1"/>
                  <w:sz w:val="14"/>
                  <w:szCs w:val="14"/>
                </w:rPr>
                <w:t>Data source(database)</w:t>
              </w:r>
            </w:moveTo>
          </w:p>
        </w:tc>
        <w:tc>
          <w:tcPr>
            <w:tcW w:w="2295" w:type="pct"/>
            <w:shd w:val="clear" w:color="auto" w:fill="auto"/>
            <w:vAlign w:val="center"/>
          </w:tcPr>
          <w:p w14:paraId="5EC298E1" w14:textId="77777777" w:rsidR="00C30E07" w:rsidRPr="003A67B7" w:rsidRDefault="00C30E07" w:rsidP="00277D34">
            <w:pPr>
              <w:rPr>
                <w:moveTo w:id="4697" w:author="Locke Liu" w:date="2021-05-24T15:23:00Z"/>
                <w:color w:val="121B1F" w:themeColor="background1"/>
                <w:sz w:val="14"/>
                <w:szCs w:val="14"/>
              </w:rPr>
            </w:pPr>
            <w:moveTo w:id="4698" w:author="Locke Liu" w:date="2021-05-24T15:23:00Z">
              <w:r w:rsidRPr="003A67B7">
                <w:rPr>
                  <w:color w:val="121B1F" w:themeColor="background1"/>
                  <w:sz w:val="14"/>
                  <w:szCs w:val="14"/>
                </w:rPr>
                <w:t>SNX database which is the data source of Data lake. it is UAT data source</w:t>
              </w:r>
            </w:moveTo>
          </w:p>
        </w:tc>
      </w:tr>
      <w:tr w:rsidR="00C30E07" w:rsidRPr="003A67B7" w14:paraId="07EC0F80" w14:textId="77777777" w:rsidTr="00C30E07">
        <w:trPr>
          <w:trHeight w:val="416"/>
        </w:trPr>
        <w:tc>
          <w:tcPr>
            <w:tcW w:w="544" w:type="pct"/>
            <w:shd w:val="clear" w:color="auto" w:fill="auto"/>
            <w:vAlign w:val="center"/>
          </w:tcPr>
          <w:p w14:paraId="5F9BDD0E" w14:textId="77777777" w:rsidR="00C30E07" w:rsidRPr="003A67B7" w:rsidRDefault="00C30E07">
            <w:pPr>
              <w:jc w:val="center"/>
              <w:rPr>
                <w:moveTo w:id="4699" w:author="Locke Liu" w:date="2021-05-24T15:23:00Z"/>
                <w:color w:val="121B1F" w:themeColor="background1"/>
                <w:sz w:val="14"/>
                <w:szCs w:val="14"/>
              </w:rPr>
              <w:pPrChange w:id="4700" w:author="Locke Liu" w:date="2021-05-24T15:26:00Z">
                <w:pPr>
                  <w:framePr w:hSpace="141" w:wrap="around" w:vAnchor="text" w:hAnchor="margin" w:xAlign="center" w:y="265"/>
                </w:pPr>
              </w:pPrChange>
            </w:pPr>
            <w:moveTo w:id="4701" w:author="Locke Liu" w:date="2021-05-24T15:23:00Z">
              <w:r w:rsidRPr="003A67B7">
                <w:rPr>
                  <w:color w:val="121B1F" w:themeColor="background1"/>
                  <w:sz w:val="14"/>
                  <w:szCs w:val="14"/>
                </w:rPr>
                <w:t>PN22</w:t>
              </w:r>
            </w:moveTo>
          </w:p>
        </w:tc>
        <w:tc>
          <w:tcPr>
            <w:tcW w:w="580" w:type="pct"/>
            <w:vAlign w:val="center"/>
          </w:tcPr>
          <w:p w14:paraId="797C4F67" w14:textId="77777777" w:rsidR="00C30E07" w:rsidRPr="003A67B7" w:rsidRDefault="00C30E07">
            <w:pPr>
              <w:jc w:val="center"/>
              <w:rPr>
                <w:moveTo w:id="4702" w:author="Locke Liu" w:date="2021-05-24T15:23:00Z"/>
                <w:color w:val="121B1F" w:themeColor="background1"/>
                <w:sz w:val="14"/>
                <w:szCs w:val="14"/>
              </w:rPr>
              <w:pPrChange w:id="4703" w:author="Locke Liu" w:date="2021-05-24T15:26:00Z">
                <w:pPr>
                  <w:framePr w:hSpace="141" w:wrap="around" w:vAnchor="text" w:hAnchor="margin" w:xAlign="center" w:y="265"/>
                </w:pPr>
              </w:pPrChange>
            </w:pPr>
            <w:moveTo w:id="4704" w:author="Locke Liu" w:date="2021-05-24T15:23:00Z">
              <w:r w:rsidRPr="003A67B7">
                <w:rPr>
                  <w:color w:val="121B1F" w:themeColor="background1"/>
                  <w:sz w:val="14"/>
                  <w:szCs w:val="14"/>
                </w:rPr>
                <w:t>C10</w:t>
              </w:r>
            </w:moveTo>
          </w:p>
        </w:tc>
        <w:tc>
          <w:tcPr>
            <w:tcW w:w="798" w:type="pct"/>
            <w:vAlign w:val="center"/>
          </w:tcPr>
          <w:p w14:paraId="30FF2325" w14:textId="5BC1332C" w:rsidR="00C30E07" w:rsidRPr="003A67B7" w:rsidRDefault="00127665">
            <w:pPr>
              <w:jc w:val="center"/>
              <w:rPr>
                <w:moveTo w:id="4705" w:author="Locke Liu" w:date="2021-05-24T15:23:00Z"/>
                <w:color w:val="121B1F" w:themeColor="background1"/>
                <w:sz w:val="14"/>
                <w:szCs w:val="14"/>
              </w:rPr>
              <w:pPrChange w:id="4706" w:author="Locke Liu" w:date="2021-05-24T15:26:00Z">
                <w:pPr>
                  <w:framePr w:hSpace="141" w:wrap="around" w:vAnchor="text" w:hAnchor="margin" w:xAlign="center" w:y="265"/>
                </w:pPr>
              </w:pPrChange>
            </w:pPr>
            <w:ins w:id="4707" w:author="Locke Liu" w:date="2021-05-24T15:29:00Z">
              <w:r>
                <w:rPr>
                  <w:color w:val="121B1F" w:themeColor="background1"/>
                  <w:sz w:val="14"/>
                  <w:szCs w:val="14"/>
                </w:rPr>
                <w:t>a</w:t>
              </w:r>
            </w:ins>
            <w:moveTo w:id="4708" w:author="Locke Liu" w:date="2021-05-24T15:23:00Z">
              <w:del w:id="4709" w:author="Locke Liu" w:date="2021-05-24T15:29:00Z">
                <w:r w:rsidR="00C30E07" w:rsidRPr="003A67B7" w:rsidDel="00127665">
                  <w:rPr>
                    <w:color w:val="121B1F" w:themeColor="background1"/>
                    <w:sz w:val="14"/>
                    <w:szCs w:val="14"/>
                  </w:rPr>
                  <w:delText>A</w:delText>
                </w:r>
              </w:del>
              <w:r w:rsidR="00C30E07" w:rsidRPr="003A67B7">
                <w:rPr>
                  <w:color w:val="121B1F" w:themeColor="background1"/>
                  <w:sz w:val="14"/>
                  <w:szCs w:val="14"/>
                </w:rPr>
                <w:t>zrcneswp</w:t>
              </w:r>
            </w:moveTo>
          </w:p>
          <w:p w14:paraId="46F41EAE" w14:textId="77777777" w:rsidR="00C30E07" w:rsidRPr="003A67B7" w:rsidRDefault="00C30E07">
            <w:pPr>
              <w:jc w:val="center"/>
              <w:rPr>
                <w:moveTo w:id="4710" w:author="Locke Liu" w:date="2021-05-24T15:23:00Z"/>
                <w:color w:val="121B1F" w:themeColor="background1"/>
                <w:sz w:val="14"/>
                <w:szCs w:val="14"/>
              </w:rPr>
              <w:pPrChange w:id="4711" w:author="Locke Liu" w:date="2021-05-24T15:26:00Z">
                <w:pPr>
                  <w:framePr w:hSpace="141" w:wrap="around" w:vAnchor="text" w:hAnchor="margin" w:xAlign="center" w:y="265"/>
                </w:pPr>
              </w:pPrChange>
            </w:pPr>
            <w:moveTo w:id="4712" w:author="Locke Liu" w:date="2021-05-24T15:23:00Z">
              <w:r w:rsidRPr="003A67B7">
                <w:rPr>
                  <w:color w:val="121B1F" w:themeColor="background1"/>
                  <w:sz w:val="14"/>
                  <w:szCs w:val="14"/>
                </w:rPr>
                <w:t>eacmys01</w:t>
              </w:r>
            </w:moveTo>
          </w:p>
        </w:tc>
        <w:tc>
          <w:tcPr>
            <w:tcW w:w="783" w:type="pct"/>
            <w:shd w:val="clear" w:color="auto" w:fill="auto"/>
            <w:vAlign w:val="center"/>
          </w:tcPr>
          <w:p w14:paraId="1E49C3B1" w14:textId="77777777" w:rsidR="00C30E07" w:rsidRPr="003A67B7" w:rsidRDefault="00C30E07">
            <w:pPr>
              <w:jc w:val="center"/>
              <w:rPr>
                <w:moveTo w:id="4713" w:author="Locke Liu" w:date="2021-05-24T15:23:00Z"/>
                <w:color w:val="121B1F" w:themeColor="background1"/>
                <w:sz w:val="14"/>
                <w:szCs w:val="14"/>
              </w:rPr>
              <w:pPrChange w:id="4714" w:author="Locke Liu" w:date="2021-05-24T15:26:00Z">
                <w:pPr>
                  <w:framePr w:hSpace="141" w:wrap="around" w:vAnchor="text" w:hAnchor="margin" w:xAlign="center" w:y="265"/>
                </w:pPr>
              </w:pPrChange>
            </w:pPr>
            <w:moveTo w:id="4715" w:author="Locke Liu" w:date="2021-05-24T15:23:00Z">
              <w:r w:rsidRPr="003A67B7">
                <w:rPr>
                  <w:color w:val="121B1F" w:themeColor="background1"/>
                  <w:sz w:val="14"/>
                  <w:szCs w:val="14"/>
                </w:rPr>
                <w:t>Data source(database)</w:t>
              </w:r>
            </w:moveTo>
          </w:p>
        </w:tc>
        <w:tc>
          <w:tcPr>
            <w:tcW w:w="2295" w:type="pct"/>
            <w:shd w:val="clear" w:color="auto" w:fill="auto"/>
            <w:vAlign w:val="center"/>
          </w:tcPr>
          <w:p w14:paraId="0EE525E9" w14:textId="77777777" w:rsidR="00C30E07" w:rsidRPr="003A67B7" w:rsidRDefault="00C30E07" w:rsidP="00277D34">
            <w:pPr>
              <w:rPr>
                <w:moveTo w:id="4716" w:author="Locke Liu" w:date="2021-05-24T15:23:00Z"/>
                <w:color w:val="121B1F" w:themeColor="background1"/>
                <w:sz w:val="14"/>
                <w:szCs w:val="14"/>
              </w:rPr>
            </w:pPr>
            <w:moveTo w:id="4717" w:author="Locke Liu" w:date="2021-05-24T15:23:00Z">
              <w:r w:rsidRPr="003A67B7">
                <w:rPr>
                  <w:color w:val="121B1F" w:themeColor="background1"/>
                  <w:sz w:val="14"/>
                  <w:szCs w:val="14"/>
                </w:rPr>
                <w:t>SNX JW database which is the data source of Data lake. it is UAT data source</w:t>
              </w:r>
            </w:moveTo>
          </w:p>
        </w:tc>
      </w:tr>
      <w:tr w:rsidR="00C30E07" w:rsidRPr="003A67B7" w14:paraId="34AC730C" w14:textId="77777777" w:rsidTr="00C30E07">
        <w:trPr>
          <w:trHeight w:val="416"/>
        </w:trPr>
        <w:tc>
          <w:tcPr>
            <w:tcW w:w="544" w:type="pct"/>
            <w:shd w:val="clear" w:color="auto" w:fill="auto"/>
            <w:vAlign w:val="center"/>
          </w:tcPr>
          <w:p w14:paraId="061B494A" w14:textId="77777777" w:rsidR="00C30E07" w:rsidRPr="003A67B7" w:rsidRDefault="00C30E07">
            <w:pPr>
              <w:jc w:val="center"/>
              <w:rPr>
                <w:moveTo w:id="4718" w:author="Locke Liu" w:date="2021-05-24T15:23:00Z"/>
                <w:color w:val="121B1F" w:themeColor="background1"/>
                <w:sz w:val="14"/>
                <w:szCs w:val="14"/>
              </w:rPr>
              <w:pPrChange w:id="4719" w:author="Locke Liu" w:date="2021-05-24T15:26:00Z">
                <w:pPr>
                  <w:framePr w:hSpace="141" w:wrap="around" w:vAnchor="text" w:hAnchor="margin" w:xAlign="center" w:y="265"/>
                </w:pPr>
              </w:pPrChange>
            </w:pPr>
            <w:moveTo w:id="4720" w:author="Locke Liu" w:date="2021-05-24T15:23:00Z">
              <w:r w:rsidRPr="003A67B7">
                <w:rPr>
                  <w:color w:val="121B1F" w:themeColor="background1"/>
                  <w:sz w:val="14"/>
                  <w:szCs w:val="14"/>
                </w:rPr>
                <w:t>PN23</w:t>
              </w:r>
            </w:moveTo>
          </w:p>
        </w:tc>
        <w:tc>
          <w:tcPr>
            <w:tcW w:w="580" w:type="pct"/>
            <w:vAlign w:val="center"/>
          </w:tcPr>
          <w:p w14:paraId="5FD760AA" w14:textId="77777777" w:rsidR="00C30E07" w:rsidRPr="003A67B7" w:rsidRDefault="00C30E07">
            <w:pPr>
              <w:jc w:val="center"/>
              <w:rPr>
                <w:moveTo w:id="4721" w:author="Locke Liu" w:date="2021-05-24T15:23:00Z"/>
                <w:color w:val="121B1F" w:themeColor="background1"/>
                <w:sz w:val="14"/>
                <w:szCs w:val="14"/>
              </w:rPr>
              <w:pPrChange w:id="4722" w:author="Locke Liu" w:date="2021-05-24T15:26:00Z">
                <w:pPr>
                  <w:framePr w:hSpace="141" w:wrap="around" w:vAnchor="text" w:hAnchor="margin" w:xAlign="center" w:y="265"/>
                </w:pPr>
              </w:pPrChange>
            </w:pPr>
            <w:moveTo w:id="4723" w:author="Locke Liu" w:date="2021-05-24T15:23:00Z">
              <w:r w:rsidRPr="003A67B7">
                <w:rPr>
                  <w:color w:val="121B1F" w:themeColor="background1"/>
                  <w:sz w:val="14"/>
                  <w:szCs w:val="14"/>
                </w:rPr>
                <w:t>C11, C12</w:t>
              </w:r>
            </w:moveTo>
          </w:p>
        </w:tc>
        <w:tc>
          <w:tcPr>
            <w:tcW w:w="798" w:type="pct"/>
            <w:vAlign w:val="center"/>
          </w:tcPr>
          <w:p w14:paraId="64A45038" w14:textId="77777777" w:rsidR="00C30E07" w:rsidRPr="003A67B7" w:rsidRDefault="00C30E07">
            <w:pPr>
              <w:jc w:val="center"/>
              <w:rPr>
                <w:moveTo w:id="4724" w:author="Locke Liu" w:date="2021-05-24T15:23:00Z"/>
                <w:color w:val="121B1F" w:themeColor="background1"/>
                <w:sz w:val="14"/>
                <w:szCs w:val="14"/>
              </w:rPr>
              <w:pPrChange w:id="4725" w:author="Locke Liu" w:date="2021-05-24T15:26:00Z">
                <w:pPr>
                  <w:framePr w:hSpace="141" w:wrap="around" w:vAnchor="text" w:hAnchor="margin" w:xAlign="center" w:y="265"/>
                </w:pPr>
              </w:pPrChange>
            </w:pPr>
            <w:moveTo w:id="4726" w:author="Locke Liu" w:date="2021-05-24T15:23:00Z">
              <w:r w:rsidRPr="003A67B7">
                <w:rPr>
                  <w:color w:val="121B1F" w:themeColor="background1"/>
                  <w:sz w:val="14"/>
                  <w:szCs w:val="14"/>
                </w:rPr>
                <w:t>DMP, Tracking data</w:t>
              </w:r>
            </w:moveTo>
          </w:p>
        </w:tc>
        <w:tc>
          <w:tcPr>
            <w:tcW w:w="783" w:type="pct"/>
            <w:shd w:val="clear" w:color="auto" w:fill="auto"/>
            <w:vAlign w:val="center"/>
          </w:tcPr>
          <w:p w14:paraId="0EA654DB" w14:textId="77777777" w:rsidR="00C30E07" w:rsidRPr="003A67B7" w:rsidRDefault="00C30E07">
            <w:pPr>
              <w:jc w:val="center"/>
              <w:rPr>
                <w:moveTo w:id="4727" w:author="Locke Liu" w:date="2021-05-24T15:23:00Z"/>
                <w:color w:val="121B1F" w:themeColor="background1"/>
                <w:sz w:val="14"/>
                <w:szCs w:val="14"/>
              </w:rPr>
              <w:pPrChange w:id="4728" w:author="Locke Liu" w:date="2021-05-24T15:26:00Z">
                <w:pPr>
                  <w:framePr w:hSpace="141" w:wrap="around" w:vAnchor="text" w:hAnchor="margin" w:xAlign="center" w:y="265"/>
                </w:pPr>
              </w:pPrChange>
            </w:pPr>
            <w:moveTo w:id="4729" w:author="Locke Liu" w:date="2021-05-24T15:23:00Z">
              <w:r w:rsidRPr="003A67B7">
                <w:rPr>
                  <w:color w:val="121B1F" w:themeColor="background1"/>
                  <w:sz w:val="14"/>
                  <w:szCs w:val="14"/>
                </w:rPr>
                <w:t>File and real time streaming data</w:t>
              </w:r>
            </w:moveTo>
          </w:p>
        </w:tc>
        <w:tc>
          <w:tcPr>
            <w:tcW w:w="2295" w:type="pct"/>
            <w:shd w:val="clear" w:color="auto" w:fill="auto"/>
            <w:vAlign w:val="center"/>
          </w:tcPr>
          <w:p w14:paraId="1E12073D" w14:textId="77777777" w:rsidR="00C30E07" w:rsidRPr="003A67B7" w:rsidRDefault="00C30E07" w:rsidP="00277D34">
            <w:pPr>
              <w:rPr>
                <w:moveTo w:id="4730" w:author="Locke Liu" w:date="2021-05-24T15:23:00Z"/>
                <w:color w:val="121B1F" w:themeColor="background1"/>
                <w:sz w:val="14"/>
                <w:szCs w:val="14"/>
              </w:rPr>
            </w:pPr>
            <w:moveTo w:id="4731" w:author="Locke Liu" w:date="2021-05-24T15:23:00Z">
              <w:r w:rsidRPr="003A67B7">
                <w:rPr>
                  <w:color w:val="121B1F" w:themeColor="background1"/>
                  <w:sz w:val="14"/>
                  <w:szCs w:val="14"/>
                </w:rPr>
                <w:t>External data sources from DMP or user tracking data for both uat and prd</w:t>
              </w:r>
            </w:moveTo>
          </w:p>
        </w:tc>
      </w:tr>
      <w:tr w:rsidR="00C30E07" w:rsidRPr="003A67B7" w14:paraId="4E3C7BFD" w14:textId="77777777" w:rsidTr="00C30E07">
        <w:trPr>
          <w:trHeight w:val="416"/>
        </w:trPr>
        <w:tc>
          <w:tcPr>
            <w:tcW w:w="544" w:type="pct"/>
            <w:shd w:val="clear" w:color="auto" w:fill="auto"/>
            <w:vAlign w:val="center"/>
          </w:tcPr>
          <w:p w14:paraId="56C65C90" w14:textId="77777777" w:rsidR="00C30E07" w:rsidRPr="003A67B7" w:rsidRDefault="00C30E07">
            <w:pPr>
              <w:jc w:val="center"/>
              <w:rPr>
                <w:moveTo w:id="4732" w:author="Locke Liu" w:date="2021-05-24T15:23:00Z"/>
                <w:color w:val="121B1F" w:themeColor="background1"/>
                <w:sz w:val="14"/>
                <w:szCs w:val="14"/>
              </w:rPr>
              <w:pPrChange w:id="4733" w:author="Locke Liu" w:date="2021-05-24T15:26:00Z">
                <w:pPr>
                  <w:framePr w:hSpace="141" w:wrap="around" w:vAnchor="text" w:hAnchor="margin" w:xAlign="center" w:y="265"/>
                </w:pPr>
              </w:pPrChange>
            </w:pPr>
            <w:moveTo w:id="4734" w:author="Locke Liu" w:date="2021-05-24T15:23:00Z">
              <w:r w:rsidRPr="003A67B7">
                <w:rPr>
                  <w:color w:val="121B1F" w:themeColor="background1"/>
                  <w:sz w:val="14"/>
                  <w:szCs w:val="14"/>
                </w:rPr>
                <w:t>PN2</w:t>
              </w:r>
              <w:r w:rsidRPr="003A67B7">
                <w:rPr>
                  <w:color w:val="121B1F" w:themeColor="background1"/>
                  <w:sz w:val="14"/>
                  <w:szCs w:val="14"/>
                  <w:lang w:eastAsia="zh-CN"/>
                </w:rPr>
                <w:t>4</w:t>
              </w:r>
            </w:moveTo>
          </w:p>
        </w:tc>
        <w:tc>
          <w:tcPr>
            <w:tcW w:w="580" w:type="pct"/>
            <w:vAlign w:val="center"/>
          </w:tcPr>
          <w:p w14:paraId="12D9EBEA" w14:textId="77777777" w:rsidR="00C30E07" w:rsidRPr="003A67B7" w:rsidRDefault="00C30E07">
            <w:pPr>
              <w:jc w:val="center"/>
              <w:rPr>
                <w:moveTo w:id="4735" w:author="Locke Liu" w:date="2021-05-24T15:23:00Z"/>
                <w:color w:val="121B1F" w:themeColor="background1"/>
                <w:sz w:val="14"/>
                <w:szCs w:val="14"/>
              </w:rPr>
              <w:pPrChange w:id="4736" w:author="Locke Liu" w:date="2021-05-24T15:26:00Z">
                <w:pPr>
                  <w:framePr w:hSpace="141" w:wrap="around" w:vAnchor="text" w:hAnchor="margin" w:xAlign="center" w:y="265"/>
                </w:pPr>
              </w:pPrChange>
            </w:pPr>
            <w:moveTo w:id="4737" w:author="Locke Liu" w:date="2021-05-24T15:23:00Z">
              <w:r w:rsidRPr="003A67B7">
                <w:rPr>
                  <w:color w:val="121B1F" w:themeColor="background1"/>
                  <w:sz w:val="14"/>
                  <w:szCs w:val="14"/>
                </w:rPr>
                <w:t>C</w:t>
              </w:r>
              <w:r w:rsidRPr="003A67B7">
                <w:rPr>
                  <w:color w:val="121B1F" w:themeColor="background1"/>
                  <w:sz w:val="14"/>
                  <w:szCs w:val="14"/>
                  <w:lang w:eastAsia="zh-CN"/>
                </w:rPr>
                <w:t>08</w:t>
              </w:r>
            </w:moveTo>
          </w:p>
        </w:tc>
        <w:tc>
          <w:tcPr>
            <w:tcW w:w="798" w:type="pct"/>
            <w:vAlign w:val="center"/>
          </w:tcPr>
          <w:p w14:paraId="4D3C1D30" w14:textId="77777777" w:rsidR="00C30E07" w:rsidRPr="003A67B7" w:rsidRDefault="00C30E07">
            <w:pPr>
              <w:jc w:val="center"/>
              <w:rPr>
                <w:moveTo w:id="4738" w:author="Locke Liu" w:date="2021-05-24T15:23:00Z"/>
                <w:color w:val="121B1F" w:themeColor="background1"/>
                <w:sz w:val="14"/>
                <w:szCs w:val="14"/>
              </w:rPr>
              <w:pPrChange w:id="4739" w:author="Locke Liu" w:date="2021-05-24T15:26:00Z">
                <w:pPr>
                  <w:framePr w:hSpace="141" w:wrap="around" w:vAnchor="text" w:hAnchor="margin" w:xAlign="center" w:y="265"/>
                </w:pPr>
              </w:pPrChange>
            </w:pPr>
            <w:moveTo w:id="4740" w:author="Locke Liu" w:date="2021-05-24T15:23:00Z">
              <w:r w:rsidRPr="003A67B7">
                <w:rPr>
                  <w:color w:val="121B1F" w:themeColor="background1"/>
                  <w:sz w:val="14"/>
                  <w:szCs w:val="14"/>
                </w:rPr>
                <w:t>Key vaults</w:t>
              </w:r>
            </w:moveTo>
          </w:p>
        </w:tc>
        <w:tc>
          <w:tcPr>
            <w:tcW w:w="783" w:type="pct"/>
            <w:shd w:val="clear" w:color="auto" w:fill="auto"/>
            <w:vAlign w:val="center"/>
          </w:tcPr>
          <w:p w14:paraId="1638A896" w14:textId="77777777" w:rsidR="00C30E07" w:rsidRPr="003A67B7" w:rsidRDefault="00C30E07">
            <w:pPr>
              <w:jc w:val="center"/>
              <w:rPr>
                <w:moveTo w:id="4741" w:author="Locke Liu" w:date="2021-05-24T15:23:00Z"/>
                <w:color w:val="121B1F" w:themeColor="background1"/>
                <w:sz w:val="14"/>
                <w:szCs w:val="14"/>
              </w:rPr>
              <w:pPrChange w:id="4742" w:author="Locke Liu" w:date="2021-05-24T15:26:00Z">
                <w:pPr>
                  <w:framePr w:hSpace="141" w:wrap="around" w:vAnchor="text" w:hAnchor="margin" w:xAlign="center" w:y="265"/>
                </w:pPr>
              </w:pPrChange>
            </w:pPr>
            <w:moveTo w:id="4743" w:author="Locke Liu" w:date="2021-05-24T15:23:00Z">
              <w:r w:rsidRPr="003A67B7">
                <w:rPr>
                  <w:color w:val="121B1F" w:themeColor="background1"/>
                  <w:sz w:val="14"/>
                  <w:szCs w:val="14"/>
                </w:rPr>
                <w:t>Azure key vault</w:t>
              </w:r>
            </w:moveTo>
          </w:p>
        </w:tc>
        <w:tc>
          <w:tcPr>
            <w:tcW w:w="2295" w:type="pct"/>
            <w:shd w:val="clear" w:color="auto" w:fill="auto"/>
            <w:vAlign w:val="center"/>
          </w:tcPr>
          <w:p w14:paraId="16A8366C" w14:textId="77777777" w:rsidR="00C30E07" w:rsidRPr="003A67B7" w:rsidRDefault="00C30E07" w:rsidP="00277D34">
            <w:pPr>
              <w:rPr>
                <w:moveTo w:id="4744" w:author="Locke Liu" w:date="2021-05-24T15:23:00Z"/>
                <w:color w:val="121B1F" w:themeColor="background1"/>
                <w:sz w:val="14"/>
                <w:szCs w:val="14"/>
              </w:rPr>
            </w:pPr>
            <w:moveTo w:id="4745" w:author="Locke Liu" w:date="2021-05-24T15:23:00Z">
              <w:r w:rsidRPr="003A67B7">
                <w:rPr>
                  <w:color w:val="121B1F" w:themeColor="background1"/>
                  <w:sz w:val="14"/>
                  <w:szCs w:val="14"/>
                </w:rPr>
                <w:t>Used to store key, secrets, etc</w:t>
              </w:r>
            </w:moveTo>
          </w:p>
        </w:tc>
      </w:tr>
    </w:tbl>
    <w:moveToRangeEnd w:id="4342"/>
    <w:p w14:paraId="1E615FEF" w14:textId="675D9C64" w:rsidR="004D075A" w:rsidRPr="001A1CA5" w:rsidDel="001A1CA5" w:rsidRDefault="004D075A">
      <w:pPr>
        <w:pStyle w:val="Heading2"/>
        <w:numPr>
          <w:ilvl w:val="0"/>
          <w:numId w:val="0"/>
        </w:numPr>
        <w:ind w:left="142"/>
        <w:rPr>
          <w:del w:id="4746" w:author="Locke Liu" w:date="2021-05-24T15:19:00Z"/>
        </w:rPr>
        <w:pPrChange w:id="4747" w:author="Locke Liu" w:date="2021-05-24T15:22:00Z">
          <w:pPr>
            <w:pStyle w:val="Heading2"/>
          </w:pPr>
        </w:pPrChange>
      </w:pPr>
      <w:del w:id="4748" w:author="Locke Liu" w:date="2021-05-24T15:22:00Z">
        <w:r w:rsidRPr="001A1CA5" w:rsidDel="001A1CA5">
          <w:rPr>
            <w:b w:val="0"/>
          </w:rPr>
          <w:delText>Physical Nodes List</w:delText>
        </w:r>
      </w:del>
      <w:bookmarkEnd w:id="4332"/>
      <w:bookmarkEnd w:id="4333"/>
      <w:bookmarkEnd w:id="4334"/>
    </w:p>
    <w:p w14:paraId="1E615FF0" w14:textId="70243261" w:rsidR="004D075A" w:rsidRPr="001A1CA5" w:rsidDel="00C30E07" w:rsidRDefault="004D075A">
      <w:pPr>
        <w:pStyle w:val="Heading2"/>
        <w:numPr>
          <w:ilvl w:val="0"/>
          <w:numId w:val="0"/>
        </w:numPr>
        <w:ind w:left="142"/>
        <w:rPr>
          <w:del w:id="4749" w:author="Locke Liu" w:date="2021-05-24T15:23:00Z"/>
          <w:iCs/>
          <w:color w:val="003195"/>
          <w:sz w:val="18"/>
          <w:szCs w:val="18"/>
          <w:rPrChange w:id="4750" w:author="Locke Liu" w:date="2021-05-24T15:19:00Z">
            <w:rPr>
              <w:del w:id="4751" w:author="Locke Liu" w:date="2021-05-24T15:23:00Z"/>
              <w:iCs/>
              <w:color w:val="003195"/>
              <w:sz w:val="18"/>
              <w:szCs w:val="18"/>
            </w:rPr>
          </w:rPrChange>
        </w:rPr>
        <w:pPrChange w:id="4752" w:author="Locke Liu" w:date="2021-05-24T15:22:00Z">
          <w:pPr/>
        </w:pPrChange>
      </w:pPr>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1116"/>
        <w:gridCol w:w="1189"/>
        <w:gridCol w:w="1636"/>
        <w:gridCol w:w="1606"/>
        <w:gridCol w:w="4706"/>
      </w:tblGrid>
      <w:tr w:rsidR="00730517" w:rsidRPr="004D620F" w:rsidDel="0009280E" w14:paraId="1E615FF5" w14:textId="07CBEED7" w:rsidTr="00AC123B">
        <w:trPr>
          <w:trHeight w:val="1290"/>
          <w:del w:id="4753" w:author="Locke Liu" w:date="2021-05-24T16:50:00Z"/>
        </w:trPr>
        <w:tc>
          <w:tcPr>
            <w:tcW w:w="544" w:type="pct"/>
            <w:shd w:val="clear" w:color="auto" w:fill="D5E3FF"/>
            <w:vAlign w:val="center"/>
          </w:tcPr>
          <w:p w14:paraId="1E615FF1" w14:textId="5CEF7F8A" w:rsidR="00730517" w:rsidRPr="004D620F" w:rsidDel="0009280E" w:rsidRDefault="00730517">
            <w:pPr>
              <w:rPr>
                <w:del w:id="4754" w:author="Locke Liu" w:date="2021-05-24T16:50:00Z"/>
                <w:moveFrom w:id="4755" w:author="Locke Liu" w:date="2021-05-24T15:23:00Z"/>
                <w:rPrChange w:id="4756" w:author="Locke Liu" w:date="2021-05-24T14:33:00Z">
                  <w:rPr>
                    <w:del w:id="4757" w:author="Locke Liu" w:date="2021-05-24T16:50:00Z"/>
                    <w:moveFrom w:id="4758" w:author="Locke Liu" w:date="2021-05-24T15:23:00Z"/>
                    <w:rFonts w:ascii="Segoe UI" w:eastAsiaTheme="minorEastAsia" w:hAnsi="Segoe UI" w:cs="Segoe UI"/>
                    <w:b/>
                    <w:bCs/>
                    <w:color w:val="003195"/>
                    <w:sz w:val="16"/>
                    <w:szCs w:val="16"/>
                  </w:rPr>
                </w:rPrChange>
              </w:rPr>
              <w:pPrChange w:id="4759" w:author="Locke Liu" w:date="2021-05-24T15:22:00Z">
                <w:pPr>
                  <w:framePr w:hSpace="141" w:wrap="around" w:vAnchor="text" w:hAnchor="margin" w:xAlign="center" w:y="265"/>
                  <w:jc w:val="center"/>
                </w:pPr>
              </w:pPrChange>
            </w:pPr>
            <w:moveFromRangeStart w:id="4760" w:author="Locke Liu" w:date="2021-05-24T15:23:00Z" w:name="move72762205"/>
            <w:moveFrom w:id="4761" w:author="Locke Liu" w:date="2021-05-24T15:23:00Z">
              <w:del w:id="4762" w:author="Locke Liu" w:date="2021-05-24T16:50:00Z">
                <w:r w:rsidRPr="004D620F" w:rsidDel="0009280E">
                  <w:rPr>
                    <w:rPrChange w:id="4763" w:author="Locke Liu" w:date="2021-05-24T14:33:00Z">
                      <w:rPr>
                        <w:rFonts w:ascii="Segoe UI" w:eastAsiaTheme="minorEastAsia" w:hAnsi="Segoe UI" w:cs="Segoe UI"/>
                        <w:b/>
                        <w:bCs/>
                        <w:color w:val="003195"/>
                        <w:sz w:val="16"/>
                        <w:szCs w:val="16"/>
                      </w:rPr>
                    </w:rPrChange>
                  </w:rPr>
                  <w:delText>Physical Node Code</w:delText>
                </w:r>
              </w:del>
            </w:moveFrom>
          </w:p>
        </w:tc>
        <w:tc>
          <w:tcPr>
            <w:tcW w:w="580" w:type="pct"/>
            <w:shd w:val="clear" w:color="auto" w:fill="D5E3FF"/>
            <w:vAlign w:val="center"/>
          </w:tcPr>
          <w:p w14:paraId="1E615FF2" w14:textId="7BB912CC" w:rsidR="00730517" w:rsidRPr="004D620F" w:rsidDel="0009280E" w:rsidRDefault="00730517">
            <w:pPr>
              <w:rPr>
                <w:del w:id="4764" w:author="Locke Liu" w:date="2021-05-24T16:50:00Z"/>
                <w:moveFrom w:id="4765" w:author="Locke Liu" w:date="2021-05-24T15:23:00Z"/>
                <w:rPrChange w:id="4766" w:author="Locke Liu" w:date="2021-05-24T14:33:00Z">
                  <w:rPr>
                    <w:del w:id="4767" w:author="Locke Liu" w:date="2021-05-24T16:50:00Z"/>
                    <w:moveFrom w:id="4768" w:author="Locke Liu" w:date="2021-05-24T15:23:00Z"/>
                    <w:rFonts w:ascii="Segoe UI" w:eastAsiaTheme="minorEastAsia" w:hAnsi="Segoe UI" w:cs="Segoe UI"/>
                    <w:b/>
                    <w:bCs/>
                    <w:color w:val="003195"/>
                    <w:sz w:val="16"/>
                    <w:szCs w:val="16"/>
                  </w:rPr>
                </w:rPrChange>
              </w:rPr>
              <w:pPrChange w:id="4769" w:author="Locke Liu" w:date="2021-05-24T15:22:00Z">
                <w:pPr>
                  <w:framePr w:hSpace="141" w:wrap="around" w:vAnchor="text" w:hAnchor="margin" w:xAlign="center" w:y="265"/>
                  <w:jc w:val="center"/>
                </w:pPr>
              </w:pPrChange>
            </w:pPr>
            <w:moveFrom w:id="4770" w:author="Locke Liu" w:date="2021-05-24T15:23:00Z">
              <w:del w:id="4771" w:author="Locke Liu" w:date="2021-05-24T16:50:00Z">
                <w:r w:rsidRPr="004D620F" w:rsidDel="0009280E">
                  <w:rPr>
                    <w:rPrChange w:id="4772" w:author="Locke Liu" w:date="2021-05-24T14:33:00Z">
                      <w:rPr>
                        <w:rFonts w:ascii="Segoe UI" w:eastAsiaTheme="minorEastAsia" w:hAnsi="Segoe UI" w:cs="Segoe UI"/>
                        <w:b/>
                        <w:bCs/>
                        <w:color w:val="003195"/>
                        <w:sz w:val="16"/>
                        <w:szCs w:val="16"/>
                      </w:rPr>
                    </w:rPrChange>
                  </w:rPr>
                  <w:delText>Components hosted</w:delText>
                </w:r>
              </w:del>
            </w:moveFrom>
          </w:p>
        </w:tc>
        <w:tc>
          <w:tcPr>
            <w:tcW w:w="798" w:type="pct"/>
            <w:shd w:val="clear" w:color="auto" w:fill="D5E3FF"/>
            <w:vAlign w:val="center"/>
          </w:tcPr>
          <w:p w14:paraId="4BBD9B99" w14:textId="23DC15B6" w:rsidR="00730517" w:rsidRPr="004D620F" w:rsidDel="0009280E" w:rsidRDefault="00730517">
            <w:pPr>
              <w:rPr>
                <w:del w:id="4773" w:author="Locke Liu" w:date="2021-05-24T16:50:00Z"/>
                <w:moveFrom w:id="4774" w:author="Locke Liu" w:date="2021-05-24T15:23:00Z"/>
                <w:rPrChange w:id="4775" w:author="Locke Liu" w:date="2021-05-24T14:33:00Z">
                  <w:rPr>
                    <w:del w:id="4776" w:author="Locke Liu" w:date="2021-05-24T16:50:00Z"/>
                    <w:moveFrom w:id="4777" w:author="Locke Liu" w:date="2021-05-24T15:23:00Z"/>
                    <w:rFonts w:ascii="Segoe UI" w:eastAsiaTheme="minorEastAsia" w:hAnsi="Segoe UI" w:cs="Segoe UI"/>
                    <w:b/>
                    <w:bCs/>
                    <w:color w:val="003195"/>
                    <w:sz w:val="16"/>
                    <w:szCs w:val="16"/>
                  </w:rPr>
                </w:rPrChange>
              </w:rPr>
              <w:pPrChange w:id="4778" w:author="Locke Liu" w:date="2021-05-24T15:22:00Z">
                <w:pPr>
                  <w:framePr w:hSpace="141" w:wrap="around" w:vAnchor="text" w:hAnchor="margin" w:xAlign="center" w:y="265"/>
                </w:pPr>
              </w:pPrChange>
            </w:pPr>
            <w:moveFrom w:id="4779" w:author="Locke Liu" w:date="2021-05-24T15:23:00Z">
              <w:del w:id="4780" w:author="Locke Liu" w:date="2021-05-24T16:50:00Z">
                <w:r w:rsidRPr="004D620F" w:rsidDel="0009280E">
                  <w:rPr>
                    <w:rPrChange w:id="4781" w:author="Locke Liu" w:date="2021-05-24T14:33:00Z">
                      <w:rPr>
                        <w:rFonts w:ascii="Segoe UI" w:eastAsiaTheme="minorEastAsia" w:hAnsi="Segoe UI" w:cs="Segoe UI"/>
                        <w:b/>
                        <w:bCs/>
                        <w:color w:val="003195"/>
                        <w:sz w:val="16"/>
                        <w:szCs w:val="16"/>
                      </w:rPr>
                    </w:rPrChange>
                  </w:rPr>
                  <w:delText>Component name</w:delText>
                </w:r>
              </w:del>
            </w:moveFrom>
          </w:p>
        </w:tc>
        <w:tc>
          <w:tcPr>
            <w:tcW w:w="783" w:type="pct"/>
            <w:shd w:val="clear" w:color="auto" w:fill="D5E3FF"/>
            <w:vAlign w:val="center"/>
          </w:tcPr>
          <w:p w14:paraId="1E615FF3" w14:textId="38E088E1" w:rsidR="00730517" w:rsidRPr="004D620F" w:rsidDel="0009280E" w:rsidRDefault="00730517">
            <w:pPr>
              <w:rPr>
                <w:del w:id="4782" w:author="Locke Liu" w:date="2021-05-24T16:50:00Z"/>
                <w:moveFrom w:id="4783" w:author="Locke Liu" w:date="2021-05-24T15:23:00Z"/>
                <w:rPrChange w:id="4784" w:author="Locke Liu" w:date="2021-05-24T14:33:00Z">
                  <w:rPr>
                    <w:del w:id="4785" w:author="Locke Liu" w:date="2021-05-24T16:50:00Z"/>
                    <w:moveFrom w:id="4786" w:author="Locke Liu" w:date="2021-05-24T15:23:00Z"/>
                    <w:rFonts w:ascii="Segoe UI" w:eastAsiaTheme="minorEastAsia" w:hAnsi="Segoe UI" w:cs="Segoe UI"/>
                    <w:b/>
                    <w:bCs/>
                    <w:color w:val="003195"/>
                    <w:sz w:val="16"/>
                    <w:szCs w:val="16"/>
                  </w:rPr>
                </w:rPrChange>
              </w:rPr>
              <w:pPrChange w:id="4787" w:author="Locke Liu" w:date="2021-05-24T15:22:00Z">
                <w:pPr>
                  <w:framePr w:hSpace="141" w:wrap="around" w:vAnchor="text" w:hAnchor="margin" w:xAlign="center" w:y="265"/>
                  <w:jc w:val="center"/>
                </w:pPr>
              </w:pPrChange>
            </w:pPr>
            <w:moveFrom w:id="4788" w:author="Locke Liu" w:date="2021-05-24T15:23:00Z">
              <w:del w:id="4789" w:author="Locke Liu" w:date="2021-05-24T16:50:00Z">
                <w:r w:rsidRPr="004D620F" w:rsidDel="0009280E">
                  <w:rPr>
                    <w:rPrChange w:id="4790" w:author="Locke Liu" w:date="2021-05-24T14:33:00Z">
                      <w:rPr>
                        <w:rFonts w:ascii="Segoe UI" w:eastAsiaTheme="minorEastAsia" w:hAnsi="Segoe UI" w:cs="Segoe UI"/>
                        <w:b/>
                        <w:bCs/>
                        <w:color w:val="003195"/>
                        <w:sz w:val="16"/>
                        <w:szCs w:val="16"/>
                      </w:rPr>
                    </w:rPrChange>
                  </w:rPr>
                  <w:delText>Component type</w:delText>
                </w:r>
              </w:del>
            </w:moveFrom>
          </w:p>
        </w:tc>
        <w:tc>
          <w:tcPr>
            <w:tcW w:w="2295" w:type="pct"/>
            <w:shd w:val="clear" w:color="auto" w:fill="D5E3FF"/>
            <w:vAlign w:val="center"/>
          </w:tcPr>
          <w:p w14:paraId="1E615FF4" w14:textId="47C265E5" w:rsidR="00730517" w:rsidRPr="004D620F" w:rsidDel="0009280E" w:rsidRDefault="00730517">
            <w:pPr>
              <w:rPr>
                <w:del w:id="4791" w:author="Locke Liu" w:date="2021-05-24T16:50:00Z"/>
                <w:moveFrom w:id="4792" w:author="Locke Liu" w:date="2021-05-24T15:23:00Z"/>
                <w:rPrChange w:id="4793" w:author="Locke Liu" w:date="2021-05-24T14:33:00Z">
                  <w:rPr>
                    <w:del w:id="4794" w:author="Locke Liu" w:date="2021-05-24T16:50:00Z"/>
                    <w:moveFrom w:id="4795" w:author="Locke Liu" w:date="2021-05-24T15:23:00Z"/>
                    <w:rFonts w:ascii="Segoe UI" w:eastAsiaTheme="minorEastAsia" w:hAnsi="Segoe UI" w:cs="Segoe UI"/>
                    <w:b/>
                    <w:bCs/>
                    <w:color w:val="003195"/>
                    <w:sz w:val="16"/>
                    <w:szCs w:val="16"/>
                  </w:rPr>
                </w:rPrChange>
              </w:rPr>
              <w:pPrChange w:id="4796" w:author="Locke Liu" w:date="2021-05-24T15:22:00Z">
                <w:pPr>
                  <w:framePr w:hSpace="141" w:wrap="around" w:vAnchor="text" w:hAnchor="margin" w:xAlign="center" w:y="265"/>
                  <w:jc w:val="center"/>
                </w:pPr>
              </w:pPrChange>
            </w:pPr>
            <w:moveFrom w:id="4797" w:author="Locke Liu" w:date="2021-05-24T15:23:00Z">
              <w:del w:id="4798" w:author="Locke Liu" w:date="2021-05-24T16:50:00Z">
                <w:r w:rsidRPr="004D620F" w:rsidDel="0009280E">
                  <w:rPr>
                    <w:rPrChange w:id="4799" w:author="Locke Liu" w:date="2021-05-24T14:33:00Z">
                      <w:rPr>
                        <w:rFonts w:ascii="Segoe UI" w:eastAsiaTheme="minorEastAsia" w:hAnsi="Segoe UI" w:cs="Segoe UI"/>
                        <w:b/>
                        <w:bCs/>
                        <w:color w:val="003195"/>
                        <w:sz w:val="16"/>
                        <w:szCs w:val="16"/>
                      </w:rPr>
                    </w:rPrChange>
                  </w:rPr>
                  <w:delText>Description</w:delText>
                </w:r>
              </w:del>
            </w:moveFrom>
          </w:p>
        </w:tc>
      </w:tr>
      <w:tr w:rsidR="00730517" w:rsidRPr="004D620F" w:rsidDel="0009280E" w14:paraId="1E615FFA" w14:textId="419F836B" w:rsidTr="00AC123B">
        <w:trPr>
          <w:trHeight w:val="388"/>
          <w:del w:id="4800" w:author="Locke Liu" w:date="2021-05-24T16:50:00Z"/>
        </w:trPr>
        <w:tc>
          <w:tcPr>
            <w:tcW w:w="544" w:type="pct"/>
            <w:shd w:val="clear" w:color="auto" w:fill="auto"/>
            <w:vAlign w:val="center"/>
          </w:tcPr>
          <w:p w14:paraId="1E615FF6" w14:textId="675809B6" w:rsidR="00730517" w:rsidRPr="004D620F" w:rsidDel="0009280E" w:rsidRDefault="00730517">
            <w:pPr>
              <w:rPr>
                <w:del w:id="4801" w:author="Locke Liu" w:date="2021-05-24T16:50:00Z"/>
                <w:moveFrom w:id="4802" w:author="Locke Liu" w:date="2021-05-24T15:23:00Z"/>
                <w:color w:val="121B1F" w:themeColor="background1"/>
                <w:sz w:val="14"/>
                <w:szCs w:val="14"/>
                <w:rPrChange w:id="4803" w:author="Locke Liu" w:date="2021-05-24T14:33:00Z">
                  <w:rPr>
                    <w:del w:id="4804" w:author="Locke Liu" w:date="2021-05-24T16:50:00Z"/>
                    <w:moveFrom w:id="4805" w:author="Locke Liu" w:date="2021-05-24T15:23:00Z"/>
                    <w:rFonts w:ascii="Segoe UI" w:eastAsiaTheme="minorEastAsia" w:hAnsi="Segoe UI" w:cs="Segoe UI"/>
                    <w:bCs/>
                    <w:color w:val="121B1F" w:themeColor="background1"/>
                    <w:sz w:val="14"/>
                    <w:szCs w:val="14"/>
                  </w:rPr>
                </w:rPrChange>
              </w:rPr>
              <w:pPrChange w:id="4806" w:author="Locke Liu" w:date="2021-05-24T15:22:00Z">
                <w:pPr>
                  <w:framePr w:hSpace="141" w:wrap="around" w:vAnchor="text" w:hAnchor="margin" w:xAlign="center" w:y="265"/>
                  <w:jc w:val="center"/>
                </w:pPr>
              </w:pPrChange>
            </w:pPr>
            <w:moveFrom w:id="4807" w:author="Locke Liu" w:date="2021-05-24T15:23:00Z">
              <w:del w:id="4808" w:author="Locke Liu" w:date="2021-05-24T16:50:00Z">
                <w:r w:rsidRPr="004D620F" w:rsidDel="0009280E">
                  <w:rPr>
                    <w:color w:val="121B1F" w:themeColor="background1"/>
                    <w:sz w:val="14"/>
                    <w:szCs w:val="14"/>
                    <w:rPrChange w:id="4809" w:author="Locke Liu" w:date="2021-05-24T14:33:00Z">
                      <w:rPr>
                        <w:rFonts w:ascii="Segoe UI" w:eastAsiaTheme="minorEastAsia" w:hAnsi="Segoe UI" w:cs="Segoe UI"/>
                        <w:bCs/>
                        <w:color w:val="121B1F" w:themeColor="background1"/>
                        <w:sz w:val="14"/>
                        <w:szCs w:val="14"/>
                      </w:rPr>
                    </w:rPrChange>
                  </w:rPr>
                  <w:delText>PN01</w:delText>
                </w:r>
              </w:del>
            </w:moveFrom>
          </w:p>
        </w:tc>
        <w:tc>
          <w:tcPr>
            <w:tcW w:w="580" w:type="pct"/>
            <w:vAlign w:val="center"/>
          </w:tcPr>
          <w:p w14:paraId="1E615FF7" w14:textId="47FD52D9" w:rsidR="00730517" w:rsidRPr="004D620F" w:rsidDel="0009280E" w:rsidRDefault="00730517">
            <w:pPr>
              <w:rPr>
                <w:del w:id="4810" w:author="Locke Liu" w:date="2021-05-24T16:50:00Z"/>
                <w:moveFrom w:id="4811" w:author="Locke Liu" w:date="2021-05-24T15:23:00Z"/>
                <w:color w:val="121B1F" w:themeColor="background1"/>
                <w:sz w:val="14"/>
                <w:szCs w:val="14"/>
                <w:rPrChange w:id="4812" w:author="Locke Liu" w:date="2021-05-24T14:33:00Z">
                  <w:rPr>
                    <w:del w:id="4813" w:author="Locke Liu" w:date="2021-05-24T16:50:00Z"/>
                    <w:moveFrom w:id="4814" w:author="Locke Liu" w:date="2021-05-24T15:23:00Z"/>
                    <w:rFonts w:ascii="Segoe UI" w:hAnsi="Segoe UI" w:cs="Segoe UI"/>
                    <w:bCs/>
                    <w:color w:val="121B1F" w:themeColor="background1"/>
                    <w:sz w:val="14"/>
                    <w:szCs w:val="14"/>
                  </w:rPr>
                </w:rPrChange>
              </w:rPr>
              <w:pPrChange w:id="4815" w:author="Locke Liu" w:date="2021-05-24T15:22:00Z">
                <w:pPr>
                  <w:framePr w:hSpace="141" w:wrap="around" w:vAnchor="text" w:hAnchor="margin" w:xAlign="center" w:y="265"/>
                </w:pPr>
              </w:pPrChange>
            </w:pPr>
            <w:moveFrom w:id="4816" w:author="Locke Liu" w:date="2021-05-24T15:23:00Z">
              <w:del w:id="4817" w:author="Locke Liu" w:date="2021-05-24T16:50:00Z">
                <w:r w:rsidRPr="004D620F" w:rsidDel="0009280E">
                  <w:rPr>
                    <w:color w:val="121B1F" w:themeColor="background1"/>
                    <w:sz w:val="14"/>
                    <w:szCs w:val="14"/>
                    <w:rPrChange w:id="4818" w:author="Locke Liu" w:date="2021-05-24T14:33:00Z">
                      <w:rPr>
                        <w:rFonts w:ascii="Segoe UI" w:hAnsi="Segoe UI" w:cs="Segoe UI"/>
                        <w:bCs/>
                        <w:color w:val="121B1F" w:themeColor="background1"/>
                        <w:sz w:val="14"/>
                        <w:szCs w:val="14"/>
                      </w:rPr>
                    </w:rPrChange>
                  </w:rPr>
                  <w:delText>C05</w:delText>
                </w:r>
              </w:del>
            </w:moveFrom>
          </w:p>
        </w:tc>
        <w:tc>
          <w:tcPr>
            <w:tcW w:w="798" w:type="pct"/>
            <w:vAlign w:val="center"/>
          </w:tcPr>
          <w:p w14:paraId="5F0AFDDF" w14:textId="6F026BCB" w:rsidR="00730517" w:rsidRPr="004D620F" w:rsidDel="0009280E" w:rsidRDefault="00093AE6">
            <w:pPr>
              <w:rPr>
                <w:del w:id="4819" w:author="Locke Liu" w:date="2021-05-24T16:50:00Z"/>
                <w:moveFrom w:id="4820" w:author="Locke Liu" w:date="2021-05-24T15:23:00Z"/>
                <w:color w:val="121B1F" w:themeColor="background1"/>
                <w:sz w:val="14"/>
                <w:szCs w:val="14"/>
                <w:rPrChange w:id="4821" w:author="Locke Liu" w:date="2021-05-24T14:33:00Z">
                  <w:rPr>
                    <w:del w:id="4822" w:author="Locke Liu" w:date="2021-05-24T16:50:00Z"/>
                    <w:moveFrom w:id="4823" w:author="Locke Liu" w:date="2021-05-24T15:23:00Z"/>
                    <w:rFonts w:ascii="Segoe UI" w:hAnsi="Segoe UI" w:cs="Segoe UI"/>
                    <w:color w:val="121B1F" w:themeColor="background1"/>
                    <w:sz w:val="14"/>
                    <w:szCs w:val="14"/>
                  </w:rPr>
                </w:rPrChange>
              </w:rPr>
              <w:pPrChange w:id="4824" w:author="Locke Liu" w:date="2021-05-24T15:22:00Z">
                <w:pPr>
                  <w:framePr w:hSpace="141" w:wrap="around" w:vAnchor="text" w:hAnchor="margin" w:xAlign="center" w:y="265"/>
                </w:pPr>
              </w:pPrChange>
            </w:pPr>
            <w:moveFrom w:id="4825" w:author="Locke Liu" w:date="2021-05-24T15:23:00Z">
              <w:del w:id="4826" w:author="Locke Liu" w:date="2021-05-24T16:50:00Z">
                <w:r w:rsidRPr="004D620F" w:rsidDel="0009280E">
                  <w:rPr>
                    <w:color w:val="auto"/>
                    <w:sz w:val="14"/>
                    <w:szCs w:val="14"/>
                    <w:rPrChange w:id="4827" w:author="Locke Liu" w:date="2021-05-24T14:33:00Z">
                      <w:rPr>
                        <w:rFonts w:ascii="Segoe UI" w:eastAsiaTheme="minorEastAsia" w:hAnsi="Segoe UI" w:cs="Segoe UI"/>
                        <w:bCs/>
                        <w:color w:val="auto"/>
                        <w:sz w:val="14"/>
                        <w:szCs w:val="14"/>
                      </w:rPr>
                    </w:rPrChange>
                  </w:rPr>
                  <w:delText>d9dlchn0dl01</w:delText>
                </w:r>
              </w:del>
            </w:moveFrom>
          </w:p>
        </w:tc>
        <w:tc>
          <w:tcPr>
            <w:tcW w:w="783" w:type="pct"/>
            <w:shd w:val="clear" w:color="auto" w:fill="auto"/>
            <w:vAlign w:val="center"/>
          </w:tcPr>
          <w:p w14:paraId="1E615FF8" w14:textId="30C434C9" w:rsidR="00730517" w:rsidRPr="004D620F" w:rsidDel="0009280E" w:rsidRDefault="00730517">
            <w:pPr>
              <w:rPr>
                <w:del w:id="4828" w:author="Locke Liu" w:date="2021-05-24T16:50:00Z"/>
                <w:moveFrom w:id="4829" w:author="Locke Liu" w:date="2021-05-24T15:23:00Z"/>
                <w:color w:val="121B1F" w:themeColor="background1"/>
                <w:sz w:val="14"/>
                <w:szCs w:val="14"/>
                <w:rPrChange w:id="4830" w:author="Locke Liu" w:date="2021-05-24T14:33:00Z">
                  <w:rPr>
                    <w:del w:id="4831" w:author="Locke Liu" w:date="2021-05-24T16:50:00Z"/>
                    <w:moveFrom w:id="4832" w:author="Locke Liu" w:date="2021-05-24T15:23:00Z"/>
                    <w:rFonts w:ascii="Segoe UI" w:eastAsiaTheme="minorEastAsia" w:hAnsi="Segoe UI" w:cs="Segoe UI"/>
                    <w:bCs/>
                    <w:color w:val="121B1F" w:themeColor="background1"/>
                    <w:sz w:val="14"/>
                    <w:szCs w:val="14"/>
                  </w:rPr>
                </w:rPrChange>
              </w:rPr>
              <w:pPrChange w:id="4833" w:author="Locke Liu" w:date="2021-05-24T15:22:00Z">
                <w:pPr>
                  <w:framePr w:hSpace="141" w:wrap="around" w:vAnchor="text" w:hAnchor="margin" w:xAlign="center" w:y="265"/>
                </w:pPr>
              </w:pPrChange>
            </w:pPr>
            <w:moveFrom w:id="4834" w:author="Locke Liu" w:date="2021-05-24T15:23:00Z">
              <w:del w:id="4835" w:author="Locke Liu" w:date="2021-05-24T16:50:00Z">
                <w:r w:rsidRPr="004D620F" w:rsidDel="0009280E">
                  <w:rPr>
                    <w:color w:val="121B1F" w:themeColor="background1"/>
                    <w:sz w:val="14"/>
                    <w:szCs w:val="14"/>
                    <w:rPrChange w:id="4836" w:author="Locke Liu" w:date="2021-05-24T14:33:00Z">
                      <w:rPr>
                        <w:rFonts w:ascii="Segoe UI" w:hAnsi="Segoe UI" w:cs="Segoe UI"/>
                        <w:color w:val="121B1F" w:themeColor="background1"/>
                        <w:sz w:val="14"/>
                        <w:szCs w:val="14"/>
                      </w:rPr>
                    </w:rPrChange>
                  </w:rPr>
                  <w:delText>Storage account</w:delText>
                </w:r>
              </w:del>
            </w:moveFrom>
          </w:p>
        </w:tc>
        <w:tc>
          <w:tcPr>
            <w:tcW w:w="2295" w:type="pct"/>
            <w:shd w:val="clear" w:color="auto" w:fill="auto"/>
            <w:vAlign w:val="center"/>
          </w:tcPr>
          <w:p w14:paraId="1E615FF9" w14:textId="4B7AD08D" w:rsidR="00730517" w:rsidRPr="004D620F" w:rsidDel="0009280E" w:rsidRDefault="00730517">
            <w:pPr>
              <w:rPr>
                <w:del w:id="4837" w:author="Locke Liu" w:date="2021-05-24T16:50:00Z"/>
                <w:moveFrom w:id="4838" w:author="Locke Liu" w:date="2021-05-24T15:23:00Z"/>
                <w:color w:val="121B1F" w:themeColor="background1"/>
                <w:sz w:val="14"/>
                <w:szCs w:val="14"/>
                <w:rPrChange w:id="4839" w:author="Locke Liu" w:date="2021-05-24T14:33:00Z">
                  <w:rPr>
                    <w:del w:id="4840" w:author="Locke Liu" w:date="2021-05-24T16:50:00Z"/>
                    <w:moveFrom w:id="4841" w:author="Locke Liu" w:date="2021-05-24T15:23:00Z"/>
                    <w:rFonts w:ascii="Segoe UI" w:hAnsi="Segoe UI" w:cs="Segoe UI"/>
                    <w:bCs/>
                    <w:color w:val="121B1F" w:themeColor="background1"/>
                    <w:sz w:val="14"/>
                    <w:szCs w:val="14"/>
                  </w:rPr>
                </w:rPrChange>
              </w:rPr>
              <w:pPrChange w:id="4842" w:author="Locke Liu" w:date="2021-05-24T15:22:00Z">
                <w:pPr>
                  <w:framePr w:hSpace="141" w:wrap="around" w:vAnchor="text" w:hAnchor="margin" w:xAlign="center" w:y="265"/>
                </w:pPr>
              </w:pPrChange>
            </w:pPr>
            <w:moveFrom w:id="4843" w:author="Locke Liu" w:date="2021-05-24T15:23:00Z">
              <w:del w:id="4844" w:author="Locke Liu" w:date="2021-05-24T16:50:00Z">
                <w:r w:rsidRPr="004D620F" w:rsidDel="0009280E">
                  <w:rPr>
                    <w:color w:val="121B1F" w:themeColor="background1"/>
                    <w:sz w:val="14"/>
                    <w:szCs w:val="14"/>
                    <w:rPrChange w:id="4845" w:author="Locke Liu" w:date="2021-05-24T14:33:00Z">
                      <w:rPr>
                        <w:rFonts w:ascii="Segoe UI" w:hAnsi="Segoe UI" w:cs="Segoe UI"/>
                        <w:bCs/>
                        <w:color w:val="121B1F" w:themeColor="background1"/>
                        <w:sz w:val="14"/>
                        <w:szCs w:val="14"/>
                      </w:rPr>
                    </w:rPrChange>
                  </w:rPr>
                  <w:delText xml:space="preserve">It is a storage account general v2 with data lake storage gen2 enabled. Where we will store raw data and processed data of data lake for both DEV and UAT environment </w:delText>
                </w:r>
              </w:del>
            </w:moveFrom>
          </w:p>
        </w:tc>
      </w:tr>
      <w:tr w:rsidR="00730517" w:rsidRPr="004D620F" w:rsidDel="0009280E" w14:paraId="1E616004" w14:textId="6B033660" w:rsidTr="00AC123B">
        <w:trPr>
          <w:trHeight w:val="398"/>
          <w:del w:id="4846" w:author="Locke Liu" w:date="2021-05-24T16:50:00Z"/>
        </w:trPr>
        <w:tc>
          <w:tcPr>
            <w:tcW w:w="544" w:type="pct"/>
            <w:shd w:val="clear" w:color="auto" w:fill="auto"/>
            <w:vAlign w:val="center"/>
          </w:tcPr>
          <w:p w14:paraId="1E616000" w14:textId="46A55B97" w:rsidR="00730517" w:rsidRPr="004D620F" w:rsidDel="0009280E" w:rsidRDefault="00730517">
            <w:pPr>
              <w:rPr>
                <w:del w:id="4847" w:author="Locke Liu" w:date="2021-05-24T16:50:00Z"/>
                <w:moveFrom w:id="4848" w:author="Locke Liu" w:date="2021-05-24T15:23:00Z"/>
                <w:color w:val="121B1F" w:themeColor="background1"/>
                <w:sz w:val="14"/>
                <w:szCs w:val="14"/>
                <w:rPrChange w:id="4849" w:author="Locke Liu" w:date="2021-05-24T14:33:00Z">
                  <w:rPr>
                    <w:del w:id="4850" w:author="Locke Liu" w:date="2021-05-24T16:50:00Z"/>
                    <w:moveFrom w:id="4851" w:author="Locke Liu" w:date="2021-05-24T15:23:00Z"/>
                    <w:rFonts w:ascii="Segoe UI" w:eastAsiaTheme="minorEastAsia" w:hAnsi="Segoe UI" w:cs="Segoe UI"/>
                    <w:bCs/>
                    <w:color w:val="121B1F" w:themeColor="background1"/>
                    <w:sz w:val="14"/>
                    <w:szCs w:val="14"/>
                  </w:rPr>
                </w:rPrChange>
              </w:rPr>
              <w:pPrChange w:id="4852" w:author="Locke Liu" w:date="2021-05-24T15:22:00Z">
                <w:pPr>
                  <w:framePr w:hSpace="141" w:wrap="around" w:vAnchor="text" w:hAnchor="margin" w:xAlign="center" w:y="265"/>
                  <w:jc w:val="center"/>
                </w:pPr>
              </w:pPrChange>
            </w:pPr>
            <w:moveFrom w:id="4853" w:author="Locke Liu" w:date="2021-05-24T15:23:00Z">
              <w:del w:id="4854" w:author="Locke Liu" w:date="2021-05-24T16:50:00Z">
                <w:r w:rsidRPr="004D620F" w:rsidDel="0009280E">
                  <w:rPr>
                    <w:color w:val="121B1F" w:themeColor="background1"/>
                    <w:sz w:val="14"/>
                    <w:szCs w:val="14"/>
                    <w:rPrChange w:id="4855" w:author="Locke Liu" w:date="2021-05-24T14:33:00Z">
                      <w:rPr>
                        <w:rFonts w:ascii="Segoe UI" w:eastAsiaTheme="minorEastAsia" w:hAnsi="Segoe UI" w:cs="Segoe UI"/>
                        <w:bCs/>
                        <w:color w:val="121B1F" w:themeColor="background1"/>
                        <w:sz w:val="14"/>
                        <w:szCs w:val="14"/>
                      </w:rPr>
                    </w:rPrChange>
                  </w:rPr>
                  <w:delText>PN02</w:delText>
                </w:r>
              </w:del>
            </w:moveFrom>
          </w:p>
        </w:tc>
        <w:tc>
          <w:tcPr>
            <w:tcW w:w="580" w:type="pct"/>
            <w:vAlign w:val="center"/>
          </w:tcPr>
          <w:p w14:paraId="1E616001" w14:textId="2A727720" w:rsidR="00730517" w:rsidRPr="004D620F" w:rsidDel="0009280E" w:rsidRDefault="00730517">
            <w:pPr>
              <w:rPr>
                <w:del w:id="4856" w:author="Locke Liu" w:date="2021-05-24T16:50:00Z"/>
                <w:moveFrom w:id="4857" w:author="Locke Liu" w:date="2021-05-24T15:23:00Z"/>
                <w:color w:val="121B1F" w:themeColor="background1"/>
                <w:sz w:val="14"/>
                <w:szCs w:val="14"/>
                <w:rPrChange w:id="4858" w:author="Locke Liu" w:date="2021-05-24T14:33:00Z">
                  <w:rPr>
                    <w:del w:id="4859" w:author="Locke Liu" w:date="2021-05-24T16:50:00Z"/>
                    <w:moveFrom w:id="4860" w:author="Locke Liu" w:date="2021-05-24T15:23:00Z"/>
                    <w:rFonts w:ascii="Segoe UI" w:hAnsi="Segoe UI" w:cs="Segoe UI"/>
                    <w:bCs/>
                    <w:color w:val="121B1F" w:themeColor="background1"/>
                    <w:sz w:val="14"/>
                    <w:szCs w:val="14"/>
                  </w:rPr>
                </w:rPrChange>
              </w:rPr>
              <w:pPrChange w:id="4861" w:author="Locke Liu" w:date="2021-05-24T15:22:00Z">
                <w:pPr>
                  <w:framePr w:hSpace="141" w:wrap="around" w:vAnchor="text" w:hAnchor="margin" w:xAlign="center" w:y="265"/>
                </w:pPr>
              </w:pPrChange>
            </w:pPr>
            <w:moveFrom w:id="4862" w:author="Locke Liu" w:date="2021-05-24T15:23:00Z">
              <w:del w:id="4863" w:author="Locke Liu" w:date="2021-05-24T16:50:00Z">
                <w:r w:rsidRPr="004D620F" w:rsidDel="0009280E">
                  <w:rPr>
                    <w:color w:val="121B1F" w:themeColor="background1"/>
                    <w:sz w:val="14"/>
                    <w:szCs w:val="14"/>
                    <w:rPrChange w:id="4864" w:author="Locke Liu" w:date="2021-05-24T14:33:00Z">
                      <w:rPr>
                        <w:rFonts w:ascii="Segoe UI" w:hAnsi="Segoe UI" w:cs="Segoe UI"/>
                        <w:bCs/>
                        <w:color w:val="121B1F" w:themeColor="background1"/>
                        <w:sz w:val="14"/>
                        <w:szCs w:val="14"/>
                      </w:rPr>
                    </w:rPrChange>
                  </w:rPr>
                  <w:delText>C05</w:delText>
                </w:r>
              </w:del>
            </w:moveFrom>
          </w:p>
        </w:tc>
        <w:tc>
          <w:tcPr>
            <w:tcW w:w="798" w:type="pct"/>
            <w:vAlign w:val="center"/>
          </w:tcPr>
          <w:p w14:paraId="593B8D55" w14:textId="2A700D0E" w:rsidR="00730517" w:rsidRPr="004D620F" w:rsidDel="0009280E" w:rsidRDefault="00093AE6">
            <w:pPr>
              <w:rPr>
                <w:del w:id="4865" w:author="Locke Liu" w:date="2021-05-24T16:50:00Z"/>
                <w:moveFrom w:id="4866" w:author="Locke Liu" w:date="2021-05-24T15:23:00Z"/>
                <w:color w:val="121B1F" w:themeColor="background1"/>
                <w:sz w:val="14"/>
                <w:szCs w:val="14"/>
                <w:rPrChange w:id="4867" w:author="Locke Liu" w:date="2021-05-24T14:33:00Z">
                  <w:rPr>
                    <w:del w:id="4868" w:author="Locke Liu" w:date="2021-05-24T16:50:00Z"/>
                    <w:moveFrom w:id="4869" w:author="Locke Liu" w:date="2021-05-24T15:23:00Z"/>
                    <w:rFonts w:ascii="Segoe UI" w:eastAsiaTheme="minorEastAsia" w:hAnsi="Segoe UI" w:cs="Segoe UI"/>
                    <w:bCs/>
                    <w:color w:val="121B1F" w:themeColor="background1"/>
                    <w:sz w:val="14"/>
                    <w:szCs w:val="14"/>
                  </w:rPr>
                </w:rPrChange>
              </w:rPr>
              <w:pPrChange w:id="4870" w:author="Locke Liu" w:date="2021-05-24T15:22:00Z">
                <w:pPr>
                  <w:framePr w:hSpace="141" w:wrap="around" w:vAnchor="text" w:hAnchor="margin" w:xAlign="center" w:y="265"/>
                </w:pPr>
              </w:pPrChange>
            </w:pPr>
            <w:moveFrom w:id="4871" w:author="Locke Liu" w:date="2021-05-24T15:23:00Z">
              <w:del w:id="4872" w:author="Locke Liu" w:date="2021-05-24T16:50:00Z">
                <w:r w:rsidRPr="004D620F" w:rsidDel="0009280E">
                  <w:rPr>
                    <w:color w:val="auto"/>
                    <w:sz w:val="14"/>
                    <w:szCs w:val="14"/>
                    <w:rPrChange w:id="4873" w:author="Locke Liu" w:date="2021-05-24T14:33:00Z">
                      <w:rPr>
                        <w:rFonts w:ascii="Segoe UI" w:eastAsiaTheme="minorEastAsia" w:hAnsi="Segoe UI" w:cs="Segoe UI"/>
                        <w:bCs/>
                        <w:color w:val="auto"/>
                        <w:sz w:val="14"/>
                        <w:szCs w:val="14"/>
                      </w:rPr>
                    </w:rPrChange>
                  </w:rPr>
                  <w:delText>r9dlchn0dl01</w:delText>
                </w:r>
              </w:del>
            </w:moveFrom>
          </w:p>
        </w:tc>
        <w:tc>
          <w:tcPr>
            <w:tcW w:w="783" w:type="pct"/>
            <w:shd w:val="clear" w:color="auto" w:fill="auto"/>
            <w:vAlign w:val="center"/>
          </w:tcPr>
          <w:p w14:paraId="1E616002" w14:textId="64432A1B" w:rsidR="00730517" w:rsidRPr="004D620F" w:rsidDel="0009280E" w:rsidRDefault="00730517">
            <w:pPr>
              <w:rPr>
                <w:del w:id="4874" w:author="Locke Liu" w:date="2021-05-24T16:50:00Z"/>
                <w:moveFrom w:id="4875" w:author="Locke Liu" w:date="2021-05-24T15:23:00Z"/>
                <w:color w:val="121B1F" w:themeColor="background1"/>
                <w:sz w:val="14"/>
                <w:szCs w:val="14"/>
                <w:rPrChange w:id="4876" w:author="Locke Liu" w:date="2021-05-24T14:33:00Z">
                  <w:rPr>
                    <w:del w:id="4877" w:author="Locke Liu" w:date="2021-05-24T16:50:00Z"/>
                    <w:moveFrom w:id="4878" w:author="Locke Liu" w:date="2021-05-24T15:23:00Z"/>
                    <w:rFonts w:ascii="Segoe UI" w:eastAsiaTheme="minorEastAsia" w:hAnsi="Segoe UI" w:cs="Segoe UI"/>
                    <w:bCs/>
                    <w:color w:val="121B1F" w:themeColor="background1"/>
                    <w:sz w:val="14"/>
                    <w:szCs w:val="14"/>
                  </w:rPr>
                </w:rPrChange>
              </w:rPr>
              <w:pPrChange w:id="4879" w:author="Locke Liu" w:date="2021-05-24T15:22:00Z">
                <w:pPr>
                  <w:framePr w:hSpace="141" w:wrap="around" w:vAnchor="text" w:hAnchor="margin" w:xAlign="center" w:y="265"/>
                </w:pPr>
              </w:pPrChange>
            </w:pPr>
            <w:moveFrom w:id="4880" w:author="Locke Liu" w:date="2021-05-24T15:23:00Z">
              <w:del w:id="4881" w:author="Locke Liu" w:date="2021-05-24T16:50:00Z">
                <w:r w:rsidRPr="004D620F" w:rsidDel="0009280E">
                  <w:rPr>
                    <w:color w:val="121B1F" w:themeColor="background1"/>
                    <w:sz w:val="14"/>
                    <w:szCs w:val="14"/>
                    <w:rPrChange w:id="4882" w:author="Locke Liu" w:date="2021-05-24T14:33:00Z">
                      <w:rPr>
                        <w:rFonts w:ascii="Segoe UI" w:hAnsi="Segoe UI" w:cs="Segoe UI"/>
                        <w:color w:val="121B1F" w:themeColor="background1"/>
                        <w:sz w:val="14"/>
                        <w:szCs w:val="14"/>
                      </w:rPr>
                    </w:rPrChange>
                  </w:rPr>
                  <w:delText>Storage account</w:delText>
                </w:r>
              </w:del>
            </w:moveFrom>
          </w:p>
        </w:tc>
        <w:tc>
          <w:tcPr>
            <w:tcW w:w="2295" w:type="pct"/>
            <w:shd w:val="clear" w:color="auto" w:fill="auto"/>
            <w:vAlign w:val="center"/>
          </w:tcPr>
          <w:p w14:paraId="1E616003" w14:textId="1B1E0DC6" w:rsidR="00730517" w:rsidRPr="004D620F" w:rsidDel="0009280E" w:rsidRDefault="00730517">
            <w:pPr>
              <w:rPr>
                <w:del w:id="4883" w:author="Locke Liu" w:date="2021-05-24T16:50:00Z"/>
                <w:moveFrom w:id="4884" w:author="Locke Liu" w:date="2021-05-24T15:23:00Z"/>
                <w:color w:val="121B1F" w:themeColor="background1"/>
                <w:sz w:val="14"/>
                <w:szCs w:val="14"/>
                <w:rPrChange w:id="4885" w:author="Locke Liu" w:date="2021-05-24T14:33:00Z">
                  <w:rPr>
                    <w:del w:id="4886" w:author="Locke Liu" w:date="2021-05-24T16:50:00Z"/>
                    <w:moveFrom w:id="4887" w:author="Locke Liu" w:date="2021-05-24T15:23:00Z"/>
                    <w:rFonts w:ascii="Segoe UI" w:eastAsiaTheme="minorEastAsia" w:hAnsi="Segoe UI" w:cs="Segoe UI"/>
                    <w:bCs/>
                    <w:color w:val="121B1F" w:themeColor="background1"/>
                    <w:sz w:val="14"/>
                    <w:szCs w:val="14"/>
                  </w:rPr>
                </w:rPrChange>
              </w:rPr>
              <w:pPrChange w:id="4888" w:author="Locke Liu" w:date="2021-05-24T15:22:00Z">
                <w:pPr>
                  <w:framePr w:hSpace="141" w:wrap="around" w:vAnchor="text" w:hAnchor="margin" w:xAlign="center" w:y="265"/>
                </w:pPr>
              </w:pPrChange>
            </w:pPr>
            <w:moveFrom w:id="4889" w:author="Locke Liu" w:date="2021-05-24T15:23:00Z">
              <w:del w:id="4890" w:author="Locke Liu" w:date="2021-05-24T16:50:00Z">
                <w:r w:rsidRPr="004D620F" w:rsidDel="0009280E">
                  <w:rPr>
                    <w:color w:val="121B1F" w:themeColor="background1"/>
                    <w:sz w:val="14"/>
                    <w:szCs w:val="14"/>
                    <w:rPrChange w:id="4891" w:author="Locke Liu" w:date="2021-05-24T14:33:00Z">
                      <w:rPr>
                        <w:rFonts w:ascii="Segoe UI" w:hAnsi="Segoe UI" w:cs="Segoe UI"/>
                        <w:bCs/>
                        <w:color w:val="121B1F" w:themeColor="background1"/>
                        <w:sz w:val="14"/>
                        <w:szCs w:val="14"/>
                      </w:rPr>
                    </w:rPrChange>
                  </w:rPr>
                  <w:delText xml:space="preserve">It is a storage account general v2 with data lake storage gen2 enabled. Where we will store raw data and processed data of data lake for PRD environment </w:delText>
                </w:r>
              </w:del>
            </w:moveFrom>
          </w:p>
        </w:tc>
      </w:tr>
      <w:tr w:rsidR="00730517" w:rsidRPr="004D620F" w:rsidDel="0009280E" w14:paraId="2C7FEE23" w14:textId="1A65FE4F" w:rsidTr="00AC123B">
        <w:trPr>
          <w:trHeight w:val="398"/>
          <w:del w:id="4892" w:author="Locke Liu" w:date="2021-05-24T16:50:00Z"/>
        </w:trPr>
        <w:tc>
          <w:tcPr>
            <w:tcW w:w="544" w:type="pct"/>
            <w:shd w:val="clear" w:color="auto" w:fill="auto"/>
            <w:vAlign w:val="center"/>
          </w:tcPr>
          <w:p w14:paraId="1A56B4D6" w14:textId="2FE4F2F2" w:rsidR="00730517" w:rsidRPr="004D620F" w:rsidDel="0009280E" w:rsidRDefault="00730517">
            <w:pPr>
              <w:rPr>
                <w:del w:id="4893" w:author="Locke Liu" w:date="2021-05-24T16:50:00Z"/>
                <w:moveFrom w:id="4894" w:author="Locke Liu" w:date="2021-05-24T15:23:00Z"/>
                <w:color w:val="121B1F" w:themeColor="background1"/>
                <w:sz w:val="14"/>
                <w:szCs w:val="14"/>
                <w:rPrChange w:id="4895" w:author="Locke Liu" w:date="2021-05-24T14:33:00Z">
                  <w:rPr>
                    <w:del w:id="4896" w:author="Locke Liu" w:date="2021-05-24T16:50:00Z"/>
                    <w:moveFrom w:id="4897" w:author="Locke Liu" w:date="2021-05-24T15:23:00Z"/>
                    <w:rFonts w:ascii="Segoe UI" w:eastAsiaTheme="minorEastAsia" w:hAnsi="Segoe UI" w:cs="Segoe UI"/>
                    <w:bCs/>
                    <w:color w:val="121B1F" w:themeColor="background1"/>
                    <w:sz w:val="14"/>
                    <w:szCs w:val="14"/>
                  </w:rPr>
                </w:rPrChange>
              </w:rPr>
              <w:pPrChange w:id="4898" w:author="Locke Liu" w:date="2021-05-24T15:22:00Z">
                <w:pPr>
                  <w:framePr w:hSpace="141" w:wrap="around" w:vAnchor="text" w:hAnchor="margin" w:xAlign="center" w:y="265"/>
                  <w:jc w:val="center"/>
                </w:pPr>
              </w:pPrChange>
            </w:pPr>
            <w:moveFrom w:id="4899" w:author="Locke Liu" w:date="2021-05-24T15:23:00Z">
              <w:del w:id="4900" w:author="Locke Liu" w:date="2021-05-24T16:50:00Z">
                <w:r w:rsidRPr="004D620F" w:rsidDel="0009280E">
                  <w:rPr>
                    <w:color w:val="121B1F" w:themeColor="background1"/>
                    <w:sz w:val="14"/>
                    <w:szCs w:val="14"/>
                    <w:rPrChange w:id="4901" w:author="Locke Liu" w:date="2021-05-24T14:33:00Z">
                      <w:rPr>
                        <w:rFonts w:ascii="Segoe UI" w:eastAsiaTheme="minorEastAsia" w:hAnsi="Segoe UI" w:cs="Segoe UI"/>
                        <w:bCs/>
                        <w:color w:val="121B1F" w:themeColor="background1"/>
                        <w:sz w:val="14"/>
                        <w:szCs w:val="14"/>
                      </w:rPr>
                    </w:rPrChange>
                  </w:rPr>
                  <w:delText>PN03</w:delText>
                </w:r>
              </w:del>
            </w:moveFrom>
          </w:p>
        </w:tc>
        <w:tc>
          <w:tcPr>
            <w:tcW w:w="580" w:type="pct"/>
            <w:vAlign w:val="center"/>
          </w:tcPr>
          <w:p w14:paraId="0B6424F3" w14:textId="487D824F" w:rsidR="00730517" w:rsidRPr="004D620F" w:rsidDel="0009280E" w:rsidRDefault="00730517">
            <w:pPr>
              <w:rPr>
                <w:del w:id="4902" w:author="Locke Liu" w:date="2021-05-24T16:50:00Z"/>
                <w:moveFrom w:id="4903" w:author="Locke Liu" w:date="2021-05-24T15:23:00Z"/>
                <w:color w:val="121B1F" w:themeColor="background1"/>
                <w:sz w:val="14"/>
                <w:szCs w:val="14"/>
                <w:rPrChange w:id="4904" w:author="Locke Liu" w:date="2021-05-24T14:33:00Z">
                  <w:rPr>
                    <w:del w:id="4905" w:author="Locke Liu" w:date="2021-05-24T16:50:00Z"/>
                    <w:moveFrom w:id="4906" w:author="Locke Liu" w:date="2021-05-24T15:23:00Z"/>
                    <w:rFonts w:ascii="Segoe UI" w:hAnsi="Segoe UI" w:cs="Segoe UI"/>
                    <w:bCs/>
                    <w:color w:val="121B1F" w:themeColor="background1"/>
                    <w:sz w:val="14"/>
                    <w:szCs w:val="14"/>
                  </w:rPr>
                </w:rPrChange>
              </w:rPr>
              <w:pPrChange w:id="4907" w:author="Locke Liu" w:date="2021-05-24T15:22:00Z">
                <w:pPr>
                  <w:framePr w:hSpace="141" w:wrap="around" w:vAnchor="text" w:hAnchor="margin" w:xAlign="center" w:y="265"/>
                </w:pPr>
              </w:pPrChange>
            </w:pPr>
            <w:moveFrom w:id="4908" w:author="Locke Liu" w:date="2021-05-24T15:23:00Z">
              <w:del w:id="4909" w:author="Locke Liu" w:date="2021-05-24T16:50:00Z">
                <w:r w:rsidRPr="004D620F" w:rsidDel="0009280E">
                  <w:rPr>
                    <w:color w:val="121B1F" w:themeColor="background1"/>
                    <w:sz w:val="14"/>
                    <w:szCs w:val="14"/>
                    <w:rPrChange w:id="4910" w:author="Locke Liu" w:date="2021-05-24T14:33:00Z">
                      <w:rPr>
                        <w:rFonts w:ascii="Segoe UI" w:hAnsi="Segoe UI" w:cs="Segoe UI"/>
                        <w:bCs/>
                        <w:color w:val="121B1F" w:themeColor="background1"/>
                        <w:sz w:val="14"/>
                        <w:szCs w:val="14"/>
                      </w:rPr>
                    </w:rPrChange>
                  </w:rPr>
                  <w:delText>C0</w:delText>
                </w:r>
                <w:r w:rsidR="006A422C" w:rsidRPr="004D620F" w:rsidDel="0009280E">
                  <w:rPr>
                    <w:color w:val="121B1F" w:themeColor="background1"/>
                    <w:sz w:val="14"/>
                    <w:szCs w:val="14"/>
                    <w:rPrChange w:id="4911" w:author="Locke Liu" w:date="2021-05-24T14:33:00Z">
                      <w:rPr>
                        <w:rFonts w:ascii="Segoe UI" w:hAnsi="Segoe UI" w:cs="Segoe UI"/>
                        <w:bCs/>
                        <w:color w:val="121B1F" w:themeColor="background1"/>
                        <w:sz w:val="14"/>
                        <w:szCs w:val="14"/>
                      </w:rPr>
                    </w:rPrChange>
                  </w:rPr>
                  <w:delText>2</w:delText>
                </w:r>
              </w:del>
            </w:moveFrom>
          </w:p>
        </w:tc>
        <w:tc>
          <w:tcPr>
            <w:tcW w:w="798" w:type="pct"/>
            <w:vAlign w:val="center"/>
          </w:tcPr>
          <w:p w14:paraId="78FD1E3D" w14:textId="2E348804" w:rsidR="00730517" w:rsidRPr="004D620F" w:rsidDel="0009280E" w:rsidRDefault="00F675A5">
            <w:pPr>
              <w:rPr>
                <w:del w:id="4912" w:author="Locke Liu" w:date="2021-05-24T16:50:00Z"/>
                <w:moveFrom w:id="4913" w:author="Locke Liu" w:date="2021-05-24T15:23:00Z"/>
                <w:color w:val="121B1F" w:themeColor="background1"/>
                <w:sz w:val="14"/>
                <w:szCs w:val="14"/>
                <w:rPrChange w:id="4914" w:author="Locke Liu" w:date="2021-05-24T14:33:00Z">
                  <w:rPr>
                    <w:del w:id="4915" w:author="Locke Liu" w:date="2021-05-24T16:50:00Z"/>
                    <w:moveFrom w:id="4916" w:author="Locke Liu" w:date="2021-05-24T15:23:00Z"/>
                    <w:rFonts w:ascii="Segoe UI" w:eastAsiaTheme="minorEastAsia" w:hAnsi="Segoe UI" w:cs="Segoe UI"/>
                    <w:bCs/>
                    <w:color w:val="121B1F" w:themeColor="background1"/>
                    <w:sz w:val="14"/>
                    <w:szCs w:val="14"/>
                  </w:rPr>
                </w:rPrChange>
              </w:rPr>
              <w:pPrChange w:id="4917" w:author="Locke Liu" w:date="2021-05-24T15:22:00Z">
                <w:pPr>
                  <w:framePr w:hSpace="141" w:wrap="around" w:vAnchor="text" w:hAnchor="margin" w:xAlign="center" w:y="265"/>
                </w:pPr>
              </w:pPrChange>
            </w:pPr>
            <w:moveFrom w:id="4918" w:author="Locke Liu" w:date="2021-05-24T15:23:00Z">
              <w:del w:id="4919" w:author="Locke Liu" w:date="2021-05-24T16:50:00Z">
                <w:r w:rsidRPr="004D620F" w:rsidDel="0009280E">
                  <w:rPr>
                    <w:color w:val="121B1F" w:themeColor="background1"/>
                    <w:sz w:val="14"/>
                    <w:szCs w:val="14"/>
                    <w:rPrChange w:id="4920" w:author="Locke Liu" w:date="2021-05-24T14:33:00Z">
                      <w:rPr>
                        <w:rFonts w:ascii="Segoe UI" w:hAnsi="Segoe UI" w:cs="Segoe UI"/>
                        <w:bCs/>
                        <w:color w:val="121B1F" w:themeColor="background1"/>
                        <w:sz w:val="14"/>
                        <w:szCs w:val="14"/>
                      </w:rPr>
                    </w:rPrChange>
                  </w:rPr>
                  <w:delText>d9dlchn0eh01</w:delText>
                </w:r>
              </w:del>
            </w:moveFrom>
          </w:p>
        </w:tc>
        <w:tc>
          <w:tcPr>
            <w:tcW w:w="783" w:type="pct"/>
            <w:shd w:val="clear" w:color="auto" w:fill="auto"/>
            <w:vAlign w:val="center"/>
          </w:tcPr>
          <w:p w14:paraId="1BEA4264" w14:textId="70C8968F" w:rsidR="00730517" w:rsidRPr="004D620F" w:rsidDel="0009280E" w:rsidRDefault="007E6B34">
            <w:pPr>
              <w:rPr>
                <w:del w:id="4921" w:author="Locke Liu" w:date="2021-05-24T16:50:00Z"/>
                <w:moveFrom w:id="4922" w:author="Locke Liu" w:date="2021-05-24T15:23:00Z"/>
                <w:color w:val="121B1F" w:themeColor="background1"/>
                <w:sz w:val="14"/>
                <w:szCs w:val="14"/>
                <w:rPrChange w:id="4923" w:author="Locke Liu" w:date="2021-05-24T14:33:00Z">
                  <w:rPr>
                    <w:del w:id="4924" w:author="Locke Liu" w:date="2021-05-24T16:50:00Z"/>
                    <w:moveFrom w:id="4925" w:author="Locke Liu" w:date="2021-05-24T15:23:00Z"/>
                    <w:rFonts w:ascii="Segoe UI" w:eastAsiaTheme="minorEastAsia" w:hAnsi="Segoe UI" w:cs="Segoe UI"/>
                    <w:bCs/>
                    <w:color w:val="121B1F" w:themeColor="background1"/>
                    <w:sz w:val="14"/>
                    <w:szCs w:val="14"/>
                  </w:rPr>
                </w:rPrChange>
              </w:rPr>
              <w:pPrChange w:id="4926" w:author="Locke Liu" w:date="2021-05-24T15:22:00Z">
                <w:pPr>
                  <w:framePr w:hSpace="141" w:wrap="around" w:vAnchor="text" w:hAnchor="margin" w:xAlign="center" w:y="265"/>
                </w:pPr>
              </w:pPrChange>
            </w:pPr>
            <w:moveFrom w:id="4927" w:author="Locke Liu" w:date="2021-05-24T15:23:00Z">
              <w:del w:id="4928" w:author="Locke Liu" w:date="2021-05-24T16:50:00Z">
                <w:r w:rsidRPr="004D620F" w:rsidDel="0009280E">
                  <w:rPr>
                    <w:color w:val="121B1F" w:themeColor="background1"/>
                    <w:sz w:val="14"/>
                    <w:szCs w:val="14"/>
                    <w:rPrChange w:id="4929" w:author="Locke Liu" w:date="2021-05-24T14:33:00Z">
                      <w:rPr>
                        <w:rFonts w:ascii="Segoe UI" w:hAnsi="Segoe UI" w:cs="Segoe UI"/>
                        <w:color w:val="121B1F" w:themeColor="background1"/>
                        <w:sz w:val="14"/>
                        <w:szCs w:val="14"/>
                      </w:rPr>
                    </w:rPrChange>
                  </w:rPr>
                  <w:delText>Azure Event hub standard</w:delText>
                </w:r>
              </w:del>
            </w:moveFrom>
          </w:p>
        </w:tc>
        <w:tc>
          <w:tcPr>
            <w:tcW w:w="2295" w:type="pct"/>
            <w:shd w:val="clear" w:color="auto" w:fill="auto"/>
            <w:vAlign w:val="center"/>
          </w:tcPr>
          <w:p w14:paraId="0501AE14" w14:textId="29E6E82E" w:rsidR="00730517" w:rsidRPr="004D620F" w:rsidDel="0009280E" w:rsidRDefault="007E6B34">
            <w:pPr>
              <w:rPr>
                <w:del w:id="4930" w:author="Locke Liu" w:date="2021-05-24T16:50:00Z"/>
                <w:moveFrom w:id="4931" w:author="Locke Liu" w:date="2021-05-24T15:23:00Z"/>
                <w:color w:val="121B1F" w:themeColor="background1"/>
                <w:sz w:val="14"/>
                <w:szCs w:val="14"/>
                <w:rPrChange w:id="4932" w:author="Locke Liu" w:date="2021-05-24T14:33:00Z">
                  <w:rPr>
                    <w:del w:id="4933" w:author="Locke Liu" w:date="2021-05-24T16:50:00Z"/>
                    <w:moveFrom w:id="4934" w:author="Locke Liu" w:date="2021-05-24T15:23:00Z"/>
                    <w:rFonts w:ascii="Segoe UI" w:eastAsiaTheme="minorEastAsia" w:hAnsi="Segoe UI" w:cs="Segoe UI"/>
                    <w:bCs/>
                    <w:color w:val="121B1F" w:themeColor="background1"/>
                    <w:sz w:val="14"/>
                    <w:szCs w:val="14"/>
                  </w:rPr>
                </w:rPrChange>
              </w:rPr>
              <w:pPrChange w:id="4935" w:author="Locke Liu" w:date="2021-05-24T15:22:00Z">
                <w:pPr>
                  <w:framePr w:hSpace="141" w:wrap="around" w:vAnchor="text" w:hAnchor="margin" w:xAlign="center" w:y="265"/>
                </w:pPr>
              </w:pPrChange>
            </w:pPr>
            <w:moveFrom w:id="4936" w:author="Locke Liu" w:date="2021-05-24T15:23:00Z">
              <w:del w:id="4937" w:author="Locke Liu" w:date="2021-05-24T16:50:00Z">
                <w:r w:rsidRPr="004D620F" w:rsidDel="0009280E">
                  <w:rPr>
                    <w:color w:val="121B1F" w:themeColor="background1"/>
                    <w:sz w:val="14"/>
                    <w:szCs w:val="14"/>
                    <w:rPrChange w:id="4938" w:author="Locke Liu" w:date="2021-05-24T14:33:00Z">
                      <w:rPr>
                        <w:rFonts w:ascii="Segoe UI" w:eastAsiaTheme="minorEastAsia" w:hAnsi="Segoe UI" w:cs="Segoe UI"/>
                        <w:bCs/>
                        <w:color w:val="121B1F" w:themeColor="background1"/>
                        <w:sz w:val="14"/>
                        <w:szCs w:val="14"/>
                      </w:rPr>
                    </w:rPrChange>
                  </w:rPr>
                  <w:delText>Event hub which used to integrate real time data ingestion and Azure databricks. It will be used for both DEV/UAT environment</w:delText>
                </w:r>
              </w:del>
            </w:moveFrom>
          </w:p>
        </w:tc>
      </w:tr>
      <w:tr w:rsidR="00730517" w:rsidRPr="004D620F" w:rsidDel="0009280E" w14:paraId="396BC31A" w14:textId="1F773B62" w:rsidTr="00AC123B">
        <w:trPr>
          <w:trHeight w:val="416"/>
          <w:del w:id="4939" w:author="Locke Liu" w:date="2021-05-24T16:50:00Z"/>
        </w:trPr>
        <w:tc>
          <w:tcPr>
            <w:tcW w:w="544" w:type="pct"/>
            <w:shd w:val="clear" w:color="auto" w:fill="auto"/>
            <w:vAlign w:val="center"/>
          </w:tcPr>
          <w:p w14:paraId="75F1D566" w14:textId="24B74A9C" w:rsidR="00730517" w:rsidRPr="004D620F" w:rsidDel="0009280E" w:rsidRDefault="00730517">
            <w:pPr>
              <w:rPr>
                <w:del w:id="4940" w:author="Locke Liu" w:date="2021-05-24T16:50:00Z"/>
                <w:moveFrom w:id="4941" w:author="Locke Liu" w:date="2021-05-24T15:23:00Z"/>
                <w:color w:val="121B1F" w:themeColor="background1"/>
                <w:sz w:val="14"/>
                <w:szCs w:val="14"/>
                <w:rPrChange w:id="4942" w:author="Locke Liu" w:date="2021-05-24T14:33:00Z">
                  <w:rPr>
                    <w:del w:id="4943" w:author="Locke Liu" w:date="2021-05-24T16:50:00Z"/>
                    <w:moveFrom w:id="4944" w:author="Locke Liu" w:date="2021-05-24T15:23:00Z"/>
                    <w:rFonts w:ascii="Segoe UI" w:eastAsiaTheme="minorEastAsia" w:hAnsi="Segoe UI" w:cs="Segoe UI"/>
                    <w:bCs/>
                    <w:color w:val="121B1F" w:themeColor="background1"/>
                    <w:sz w:val="14"/>
                    <w:szCs w:val="14"/>
                  </w:rPr>
                </w:rPrChange>
              </w:rPr>
              <w:pPrChange w:id="4945" w:author="Locke Liu" w:date="2021-05-24T15:22:00Z">
                <w:pPr>
                  <w:framePr w:hSpace="141" w:wrap="around" w:vAnchor="text" w:hAnchor="margin" w:xAlign="center" w:y="265"/>
                  <w:jc w:val="center"/>
                </w:pPr>
              </w:pPrChange>
            </w:pPr>
            <w:moveFrom w:id="4946" w:author="Locke Liu" w:date="2021-05-24T15:23:00Z">
              <w:del w:id="4947" w:author="Locke Liu" w:date="2021-05-24T16:50:00Z">
                <w:r w:rsidRPr="004D620F" w:rsidDel="0009280E">
                  <w:rPr>
                    <w:color w:val="121B1F" w:themeColor="background1"/>
                    <w:sz w:val="14"/>
                    <w:szCs w:val="14"/>
                    <w:rPrChange w:id="4948" w:author="Locke Liu" w:date="2021-05-24T14:33:00Z">
                      <w:rPr>
                        <w:rFonts w:ascii="Segoe UI" w:eastAsiaTheme="minorEastAsia" w:hAnsi="Segoe UI" w:cs="Segoe UI"/>
                        <w:bCs/>
                        <w:color w:val="121B1F" w:themeColor="background1"/>
                        <w:sz w:val="14"/>
                        <w:szCs w:val="14"/>
                      </w:rPr>
                    </w:rPrChange>
                  </w:rPr>
                  <w:delText>PN04</w:delText>
                </w:r>
              </w:del>
            </w:moveFrom>
          </w:p>
        </w:tc>
        <w:tc>
          <w:tcPr>
            <w:tcW w:w="580" w:type="pct"/>
            <w:vAlign w:val="center"/>
          </w:tcPr>
          <w:p w14:paraId="5994A828" w14:textId="5F84D1D4" w:rsidR="00730517" w:rsidRPr="004D620F" w:rsidDel="0009280E" w:rsidRDefault="00730517">
            <w:pPr>
              <w:rPr>
                <w:del w:id="4949" w:author="Locke Liu" w:date="2021-05-24T16:50:00Z"/>
                <w:moveFrom w:id="4950" w:author="Locke Liu" w:date="2021-05-24T15:23:00Z"/>
                <w:color w:val="121B1F" w:themeColor="background1"/>
                <w:sz w:val="14"/>
                <w:szCs w:val="14"/>
                <w:rPrChange w:id="4951" w:author="Locke Liu" w:date="2021-05-24T14:33:00Z">
                  <w:rPr>
                    <w:del w:id="4952" w:author="Locke Liu" w:date="2021-05-24T16:50:00Z"/>
                    <w:moveFrom w:id="4953" w:author="Locke Liu" w:date="2021-05-24T15:23:00Z"/>
                    <w:rFonts w:ascii="Segoe UI" w:hAnsi="Segoe UI" w:cs="Segoe UI"/>
                    <w:bCs/>
                    <w:color w:val="121B1F" w:themeColor="background1"/>
                    <w:sz w:val="14"/>
                    <w:szCs w:val="14"/>
                  </w:rPr>
                </w:rPrChange>
              </w:rPr>
              <w:pPrChange w:id="4954" w:author="Locke Liu" w:date="2021-05-24T15:22:00Z">
                <w:pPr>
                  <w:framePr w:hSpace="141" w:wrap="around" w:vAnchor="text" w:hAnchor="margin" w:xAlign="center" w:y="265"/>
                </w:pPr>
              </w:pPrChange>
            </w:pPr>
            <w:moveFrom w:id="4955" w:author="Locke Liu" w:date="2021-05-24T15:23:00Z">
              <w:del w:id="4956" w:author="Locke Liu" w:date="2021-05-24T16:50:00Z">
                <w:r w:rsidRPr="004D620F" w:rsidDel="0009280E">
                  <w:rPr>
                    <w:color w:val="121B1F" w:themeColor="background1"/>
                    <w:sz w:val="14"/>
                    <w:szCs w:val="14"/>
                    <w:rPrChange w:id="4957" w:author="Locke Liu" w:date="2021-05-24T14:33:00Z">
                      <w:rPr>
                        <w:rFonts w:ascii="Segoe UI" w:hAnsi="Segoe UI" w:cs="Segoe UI"/>
                        <w:bCs/>
                        <w:color w:val="121B1F" w:themeColor="background1"/>
                        <w:sz w:val="14"/>
                        <w:szCs w:val="14"/>
                      </w:rPr>
                    </w:rPrChange>
                  </w:rPr>
                  <w:delText>C0</w:delText>
                </w:r>
                <w:r w:rsidR="006A422C" w:rsidRPr="004D620F" w:rsidDel="0009280E">
                  <w:rPr>
                    <w:color w:val="121B1F" w:themeColor="background1"/>
                    <w:sz w:val="14"/>
                    <w:szCs w:val="14"/>
                    <w:rPrChange w:id="4958" w:author="Locke Liu" w:date="2021-05-24T14:33:00Z">
                      <w:rPr>
                        <w:rFonts w:ascii="Segoe UI" w:hAnsi="Segoe UI" w:cs="Segoe UI"/>
                        <w:bCs/>
                        <w:color w:val="121B1F" w:themeColor="background1"/>
                        <w:sz w:val="14"/>
                        <w:szCs w:val="14"/>
                      </w:rPr>
                    </w:rPrChange>
                  </w:rPr>
                  <w:delText>2</w:delText>
                </w:r>
              </w:del>
            </w:moveFrom>
          </w:p>
        </w:tc>
        <w:tc>
          <w:tcPr>
            <w:tcW w:w="798" w:type="pct"/>
            <w:vAlign w:val="center"/>
          </w:tcPr>
          <w:p w14:paraId="78EDBFB9" w14:textId="1B17EC6F" w:rsidR="00730517" w:rsidRPr="004D620F" w:rsidDel="0009280E" w:rsidRDefault="00F675A5">
            <w:pPr>
              <w:rPr>
                <w:del w:id="4959" w:author="Locke Liu" w:date="2021-05-24T16:50:00Z"/>
                <w:moveFrom w:id="4960" w:author="Locke Liu" w:date="2021-05-24T15:23:00Z"/>
                <w:color w:val="121B1F" w:themeColor="background1"/>
                <w:sz w:val="14"/>
                <w:szCs w:val="14"/>
                <w:rPrChange w:id="4961" w:author="Locke Liu" w:date="2021-05-24T14:33:00Z">
                  <w:rPr>
                    <w:del w:id="4962" w:author="Locke Liu" w:date="2021-05-24T16:50:00Z"/>
                    <w:moveFrom w:id="4963" w:author="Locke Liu" w:date="2021-05-24T15:23:00Z"/>
                    <w:rFonts w:ascii="Segoe UI" w:eastAsiaTheme="minorEastAsia" w:hAnsi="Segoe UI" w:cs="Segoe UI"/>
                    <w:bCs/>
                    <w:color w:val="121B1F" w:themeColor="background1"/>
                    <w:sz w:val="14"/>
                    <w:szCs w:val="14"/>
                  </w:rPr>
                </w:rPrChange>
              </w:rPr>
              <w:pPrChange w:id="4964" w:author="Locke Liu" w:date="2021-05-24T15:22:00Z">
                <w:pPr>
                  <w:framePr w:hSpace="141" w:wrap="around" w:vAnchor="text" w:hAnchor="margin" w:xAlign="center" w:y="265"/>
                </w:pPr>
              </w:pPrChange>
            </w:pPr>
            <w:moveFrom w:id="4965" w:author="Locke Liu" w:date="2021-05-24T15:23:00Z">
              <w:del w:id="4966" w:author="Locke Liu" w:date="2021-05-24T16:50:00Z">
                <w:r w:rsidRPr="004D620F" w:rsidDel="0009280E">
                  <w:rPr>
                    <w:color w:val="121B1F" w:themeColor="background1"/>
                    <w:sz w:val="14"/>
                    <w:szCs w:val="14"/>
                    <w:rPrChange w:id="4967" w:author="Locke Liu" w:date="2021-05-24T14:33:00Z">
                      <w:rPr>
                        <w:rFonts w:ascii="Segoe UI" w:hAnsi="Segoe UI" w:cs="Segoe UI"/>
                        <w:bCs/>
                        <w:color w:val="121B1F" w:themeColor="background1"/>
                        <w:sz w:val="14"/>
                        <w:szCs w:val="14"/>
                      </w:rPr>
                    </w:rPrChange>
                  </w:rPr>
                  <w:delText>r9dlchn0eh01</w:delText>
                </w:r>
              </w:del>
            </w:moveFrom>
          </w:p>
        </w:tc>
        <w:tc>
          <w:tcPr>
            <w:tcW w:w="783" w:type="pct"/>
            <w:shd w:val="clear" w:color="auto" w:fill="auto"/>
            <w:vAlign w:val="center"/>
          </w:tcPr>
          <w:p w14:paraId="3703FB58" w14:textId="5430633A" w:rsidR="00730517" w:rsidRPr="004D620F" w:rsidDel="0009280E" w:rsidRDefault="007E6B34">
            <w:pPr>
              <w:rPr>
                <w:del w:id="4968" w:author="Locke Liu" w:date="2021-05-24T16:50:00Z"/>
                <w:moveFrom w:id="4969" w:author="Locke Liu" w:date="2021-05-24T15:23:00Z"/>
                <w:color w:val="121B1F" w:themeColor="background1"/>
                <w:sz w:val="14"/>
                <w:szCs w:val="14"/>
                <w:rPrChange w:id="4970" w:author="Locke Liu" w:date="2021-05-24T14:33:00Z">
                  <w:rPr>
                    <w:del w:id="4971" w:author="Locke Liu" w:date="2021-05-24T16:50:00Z"/>
                    <w:moveFrom w:id="4972" w:author="Locke Liu" w:date="2021-05-24T15:23:00Z"/>
                    <w:rFonts w:ascii="Segoe UI" w:eastAsiaTheme="minorEastAsia" w:hAnsi="Segoe UI" w:cs="Segoe UI"/>
                    <w:bCs/>
                    <w:color w:val="121B1F" w:themeColor="background1"/>
                    <w:sz w:val="14"/>
                    <w:szCs w:val="14"/>
                  </w:rPr>
                </w:rPrChange>
              </w:rPr>
              <w:pPrChange w:id="4973" w:author="Locke Liu" w:date="2021-05-24T15:22:00Z">
                <w:pPr>
                  <w:framePr w:hSpace="141" w:wrap="around" w:vAnchor="text" w:hAnchor="margin" w:xAlign="center" w:y="265"/>
                </w:pPr>
              </w:pPrChange>
            </w:pPr>
            <w:moveFrom w:id="4974" w:author="Locke Liu" w:date="2021-05-24T15:23:00Z">
              <w:del w:id="4975" w:author="Locke Liu" w:date="2021-05-24T16:50:00Z">
                <w:r w:rsidRPr="004D620F" w:rsidDel="0009280E">
                  <w:rPr>
                    <w:color w:val="121B1F" w:themeColor="background1"/>
                    <w:sz w:val="14"/>
                    <w:szCs w:val="14"/>
                    <w:rPrChange w:id="4976" w:author="Locke Liu" w:date="2021-05-24T14:33:00Z">
                      <w:rPr>
                        <w:rFonts w:ascii="Segoe UI" w:hAnsi="Segoe UI" w:cs="Segoe UI"/>
                        <w:color w:val="121B1F" w:themeColor="background1"/>
                        <w:sz w:val="14"/>
                        <w:szCs w:val="14"/>
                      </w:rPr>
                    </w:rPrChange>
                  </w:rPr>
                  <w:delText>Azure Event hub standard</w:delText>
                </w:r>
              </w:del>
            </w:moveFrom>
          </w:p>
        </w:tc>
        <w:tc>
          <w:tcPr>
            <w:tcW w:w="2295" w:type="pct"/>
            <w:shd w:val="clear" w:color="auto" w:fill="auto"/>
            <w:vAlign w:val="center"/>
          </w:tcPr>
          <w:p w14:paraId="2ECE3FA1" w14:textId="7423E0E2" w:rsidR="00730517" w:rsidRPr="004D620F" w:rsidDel="0009280E" w:rsidRDefault="007E6B34">
            <w:pPr>
              <w:rPr>
                <w:del w:id="4977" w:author="Locke Liu" w:date="2021-05-24T16:50:00Z"/>
                <w:moveFrom w:id="4978" w:author="Locke Liu" w:date="2021-05-24T15:23:00Z"/>
                <w:color w:val="121B1F" w:themeColor="background1"/>
                <w:sz w:val="14"/>
                <w:szCs w:val="14"/>
                <w:rPrChange w:id="4979" w:author="Locke Liu" w:date="2021-05-24T14:33:00Z">
                  <w:rPr>
                    <w:del w:id="4980" w:author="Locke Liu" w:date="2021-05-24T16:50:00Z"/>
                    <w:moveFrom w:id="4981" w:author="Locke Liu" w:date="2021-05-24T15:23:00Z"/>
                    <w:rFonts w:ascii="Segoe UI" w:hAnsi="Segoe UI" w:cs="Segoe UI"/>
                    <w:color w:val="121B1F" w:themeColor="background1"/>
                    <w:sz w:val="14"/>
                    <w:szCs w:val="14"/>
                  </w:rPr>
                </w:rPrChange>
              </w:rPr>
              <w:pPrChange w:id="4982" w:author="Locke Liu" w:date="2021-05-24T15:22:00Z">
                <w:pPr>
                  <w:framePr w:hSpace="141" w:wrap="around" w:vAnchor="text" w:hAnchor="margin" w:xAlign="center" w:y="265"/>
                </w:pPr>
              </w:pPrChange>
            </w:pPr>
            <w:moveFrom w:id="4983" w:author="Locke Liu" w:date="2021-05-24T15:23:00Z">
              <w:del w:id="4984" w:author="Locke Liu" w:date="2021-05-24T16:50:00Z">
                <w:r w:rsidRPr="004D620F" w:rsidDel="0009280E">
                  <w:rPr>
                    <w:color w:val="121B1F" w:themeColor="background1"/>
                    <w:sz w:val="14"/>
                    <w:szCs w:val="14"/>
                    <w:rPrChange w:id="4985" w:author="Locke Liu" w:date="2021-05-24T14:33:00Z">
                      <w:rPr>
                        <w:rFonts w:ascii="Segoe UI" w:eastAsiaTheme="minorEastAsia" w:hAnsi="Segoe UI" w:cs="Segoe UI"/>
                        <w:bCs/>
                        <w:color w:val="121B1F" w:themeColor="background1"/>
                        <w:sz w:val="14"/>
                        <w:szCs w:val="14"/>
                      </w:rPr>
                    </w:rPrChange>
                  </w:rPr>
                  <w:delText>Event hub which used to integrate real time data ingestion and Azure databricks. It will be used for both PRD environment</w:delText>
                </w:r>
              </w:del>
            </w:moveFrom>
          </w:p>
        </w:tc>
      </w:tr>
      <w:tr w:rsidR="007E6B34" w:rsidRPr="004D620F" w:rsidDel="0009280E" w14:paraId="1E616013" w14:textId="31EC9B40" w:rsidTr="00AC123B">
        <w:trPr>
          <w:trHeight w:val="416"/>
          <w:del w:id="4986" w:author="Locke Liu" w:date="2021-05-24T16:50:00Z"/>
        </w:trPr>
        <w:tc>
          <w:tcPr>
            <w:tcW w:w="544" w:type="pct"/>
            <w:shd w:val="clear" w:color="auto" w:fill="auto"/>
            <w:vAlign w:val="center"/>
          </w:tcPr>
          <w:p w14:paraId="1E61600F" w14:textId="48EBEC61" w:rsidR="007E6B34" w:rsidRPr="004D620F" w:rsidDel="0009280E" w:rsidRDefault="007E6B34">
            <w:pPr>
              <w:rPr>
                <w:del w:id="4987" w:author="Locke Liu" w:date="2021-05-24T16:50:00Z"/>
                <w:moveFrom w:id="4988" w:author="Locke Liu" w:date="2021-05-24T15:23:00Z"/>
                <w:color w:val="121B1F" w:themeColor="background1"/>
                <w:sz w:val="14"/>
                <w:szCs w:val="14"/>
                <w:rPrChange w:id="4989" w:author="Locke Liu" w:date="2021-05-24T14:33:00Z">
                  <w:rPr>
                    <w:del w:id="4990" w:author="Locke Liu" w:date="2021-05-24T16:50:00Z"/>
                    <w:moveFrom w:id="4991" w:author="Locke Liu" w:date="2021-05-24T15:23:00Z"/>
                    <w:rFonts w:ascii="Segoe UI" w:eastAsiaTheme="minorEastAsia" w:hAnsi="Segoe UI" w:cs="Segoe UI"/>
                    <w:bCs/>
                    <w:color w:val="121B1F" w:themeColor="background1"/>
                    <w:sz w:val="14"/>
                    <w:szCs w:val="14"/>
                  </w:rPr>
                </w:rPrChange>
              </w:rPr>
              <w:pPrChange w:id="4992" w:author="Locke Liu" w:date="2021-05-24T15:22:00Z">
                <w:pPr>
                  <w:framePr w:hSpace="141" w:wrap="around" w:vAnchor="text" w:hAnchor="margin" w:xAlign="center" w:y="265"/>
                  <w:jc w:val="center"/>
                </w:pPr>
              </w:pPrChange>
            </w:pPr>
            <w:moveFrom w:id="4993" w:author="Locke Liu" w:date="2021-05-24T15:23:00Z">
              <w:del w:id="4994" w:author="Locke Liu" w:date="2021-05-24T16:50:00Z">
                <w:r w:rsidRPr="004D620F" w:rsidDel="0009280E">
                  <w:rPr>
                    <w:color w:val="121B1F" w:themeColor="background1"/>
                    <w:sz w:val="14"/>
                    <w:szCs w:val="14"/>
                    <w:rPrChange w:id="4995" w:author="Locke Liu" w:date="2021-05-24T14:33:00Z">
                      <w:rPr>
                        <w:rFonts w:ascii="Segoe UI" w:eastAsiaTheme="minorEastAsia" w:hAnsi="Segoe UI" w:cs="Segoe UI"/>
                        <w:bCs/>
                        <w:color w:val="121B1F" w:themeColor="background1"/>
                        <w:sz w:val="14"/>
                        <w:szCs w:val="14"/>
                      </w:rPr>
                    </w:rPrChange>
                  </w:rPr>
                  <w:delText>PN05</w:delText>
                </w:r>
              </w:del>
            </w:moveFrom>
          </w:p>
        </w:tc>
        <w:tc>
          <w:tcPr>
            <w:tcW w:w="580" w:type="pct"/>
            <w:vAlign w:val="center"/>
          </w:tcPr>
          <w:p w14:paraId="1E616010" w14:textId="08FEBEFE" w:rsidR="007E6B34" w:rsidRPr="004D620F" w:rsidDel="0009280E" w:rsidRDefault="007E6B34">
            <w:pPr>
              <w:rPr>
                <w:del w:id="4996" w:author="Locke Liu" w:date="2021-05-24T16:50:00Z"/>
                <w:moveFrom w:id="4997" w:author="Locke Liu" w:date="2021-05-24T15:23:00Z"/>
                <w:color w:val="121B1F" w:themeColor="background1"/>
                <w:sz w:val="14"/>
                <w:szCs w:val="14"/>
                <w:rPrChange w:id="4998" w:author="Locke Liu" w:date="2021-05-24T14:33:00Z">
                  <w:rPr>
                    <w:del w:id="4999" w:author="Locke Liu" w:date="2021-05-24T16:50:00Z"/>
                    <w:moveFrom w:id="5000" w:author="Locke Liu" w:date="2021-05-24T15:23:00Z"/>
                    <w:rFonts w:ascii="Segoe UI" w:hAnsi="Segoe UI" w:cs="Segoe UI"/>
                    <w:bCs/>
                    <w:color w:val="121B1F" w:themeColor="background1"/>
                    <w:sz w:val="14"/>
                    <w:szCs w:val="14"/>
                  </w:rPr>
                </w:rPrChange>
              </w:rPr>
              <w:pPrChange w:id="5001" w:author="Locke Liu" w:date="2021-05-24T15:22:00Z">
                <w:pPr>
                  <w:framePr w:hSpace="141" w:wrap="around" w:vAnchor="text" w:hAnchor="margin" w:xAlign="center" w:y="265"/>
                </w:pPr>
              </w:pPrChange>
            </w:pPr>
            <w:moveFrom w:id="5002" w:author="Locke Liu" w:date="2021-05-24T15:23:00Z">
              <w:del w:id="5003" w:author="Locke Liu" w:date="2021-05-24T16:50:00Z">
                <w:r w:rsidRPr="004D620F" w:rsidDel="0009280E">
                  <w:rPr>
                    <w:color w:val="121B1F" w:themeColor="background1"/>
                    <w:sz w:val="14"/>
                    <w:szCs w:val="14"/>
                    <w:rPrChange w:id="5004" w:author="Locke Liu" w:date="2021-05-24T14:33:00Z">
                      <w:rPr>
                        <w:rFonts w:ascii="Segoe UI" w:hAnsi="Segoe UI" w:cs="Segoe UI"/>
                        <w:bCs/>
                        <w:color w:val="121B1F" w:themeColor="background1"/>
                        <w:sz w:val="14"/>
                        <w:szCs w:val="14"/>
                      </w:rPr>
                    </w:rPrChange>
                  </w:rPr>
                  <w:delText>C03</w:delText>
                </w:r>
              </w:del>
            </w:moveFrom>
          </w:p>
        </w:tc>
        <w:tc>
          <w:tcPr>
            <w:tcW w:w="798" w:type="pct"/>
            <w:vAlign w:val="center"/>
          </w:tcPr>
          <w:p w14:paraId="7BAD351A" w14:textId="677437D6" w:rsidR="007E6B34" w:rsidRPr="004D620F" w:rsidDel="0009280E" w:rsidRDefault="00F2443A">
            <w:pPr>
              <w:rPr>
                <w:del w:id="5005" w:author="Locke Liu" w:date="2021-05-24T16:50:00Z"/>
                <w:moveFrom w:id="5006" w:author="Locke Liu" w:date="2021-05-24T15:23:00Z"/>
                <w:color w:val="121B1F" w:themeColor="background1"/>
                <w:sz w:val="14"/>
                <w:szCs w:val="14"/>
                <w:rPrChange w:id="5007" w:author="Locke Liu" w:date="2021-05-24T14:33:00Z">
                  <w:rPr>
                    <w:del w:id="5008" w:author="Locke Liu" w:date="2021-05-24T16:50:00Z"/>
                    <w:moveFrom w:id="5009" w:author="Locke Liu" w:date="2021-05-24T15:23:00Z"/>
                    <w:rFonts w:ascii="Segoe UI" w:eastAsiaTheme="minorEastAsia" w:hAnsi="Segoe UI" w:cs="Segoe UI"/>
                    <w:bCs/>
                    <w:color w:val="121B1F" w:themeColor="background1"/>
                    <w:sz w:val="14"/>
                    <w:szCs w:val="14"/>
                  </w:rPr>
                </w:rPrChange>
              </w:rPr>
              <w:pPrChange w:id="5010" w:author="Locke Liu" w:date="2021-05-24T15:22:00Z">
                <w:pPr>
                  <w:framePr w:hSpace="141" w:wrap="around" w:vAnchor="text" w:hAnchor="margin" w:xAlign="center" w:y="265"/>
                </w:pPr>
              </w:pPrChange>
            </w:pPr>
            <w:moveFrom w:id="5011" w:author="Locke Liu" w:date="2021-05-24T15:23:00Z">
              <w:del w:id="5012" w:author="Locke Liu" w:date="2021-05-24T16:50:00Z">
                <w:r w:rsidRPr="004D620F" w:rsidDel="0009280E">
                  <w:rPr>
                    <w:color w:val="121B1F" w:themeColor="background1"/>
                    <w:sz w:val="14"/>
                    <w:szCs w:val="14"/>
                    <w:rPrChange w:id="5013" w:author="Locke Liu" w:date="2021-05-24T14:33:00Z">
                      <w:rPr>
                        <w:rFonts w:ascii="Segoe UI" w:hAnsi="Segoe UI" w:cs="Segoe UI"/>
                        <w:bCs/>
                        <w:color w:val="121B1F" w:themeColor="background1"/>
                        <w:sz w:val="14"/>
                        <w:szCs w:val="14"/>
                      </w:rPr>
                    </w:rPrChange>
                  </w:rPr>
                  <w:delText>d9dlchn0adf01</w:delText>
                </w:r>
              </w:del>
            </w:moveFrom>
          </w:p>
        </w:tc>
        <w:tc>
          <w:tcPr>
            <w:tcW w:w="783" w:type="pct"/>
            <w:shd w:val="clear" w:color="auto" w:fill="auto"/>
            <w:vAlign w:val="center"/>
          </w:tcPr>
          <w:p w14:paraId="1E616011" w14:textId="3991C15D" w:rsidR="007E6B34" w:rsidRPr="004D620F" w:rsidDel="0009280E" w:rsidRDefault="007E6B34">
            <w:pPr>
              <w:rPr>
                <w:del w:id="5014" w:author="Locke Liu" w:date="2021-05-24T16:50:00Z"/>
                <w:moveFrom w:id="5015" w:author="Locke Liu" w:date="2021-05-24T15:23:00Z"/>
                <w:color w:val="121B1F" w:themeColor="background1"/>
                <w:sz w:val="14"/>
                <w:szCs w:val="14"/>
                <w:rPrChange w:id="5016" w:author="Locke Liu" w:date="2021-05-24T14:33:00Z">
                  <w:rPr>
                    <w:del w:id="5017" w:author="Locke Liu" w:date="2021-05-24T16:50:00Z"/>
                    <w:moveFrom w:id="5018" w:author="Locke Liu" w:date="2021-05-24T15:23:00Z"/>
                    <w:rFonts w:ascii="Segoe UI" w:eastAsiaTheme="minorEastAsia" w:hAnsi="Segoe UI" w:cs="Segoe UI"/>
                    <w:bCs/>
                    <w:color w:val="121B1F" w:themeColor="background1"/>
                    <w:sz w:val="14"/>
                    <w:szCs w:val="14"/>
                  </w:rPr>
                </w:rPrChange>
              </w:rPr>
              <w:pPrChange w:id="5019" w:author="Locke Liu" w:date="2021-05-24T15:22:00Z">
                <w:pPr>
                  <w:framePr w:hSpace="141" w:wrap="around" w:vAnchor="text" w:hAnchor="margin" w:xAlign="center" w:y="265"/>
                </w:pPr>
              </w:pPrChange>
            </w:pPr>
            <w:moveFrom w:id="5020" w:author="Locke Liu" w:date="2021-05-24T15:23:00Z">
              <w:del w:id="5021" w:author="Locke Liu" w:date="2021-05-24T16:50:00Z">
                <w:r w:rsidRPr="004D620F" w:rsidDel="0009280E">
                  <w:rPr>
                    <w:color w:val="121B1F" w:themeColor="background1"/>
                    <w:sz w:val="14"/>
                    <w:szCs w:val="14"/>
                    <w:rPrChange w:id="5022" w:author="Locke Liu" w:date="2021-05-24T14:33:00Z">
                      <w:rPr>
                        <w:rFonts w:ascii="Segoe UI" w:hAnsi="Segoe UI" w:cs="Segoe UI"/>
                        <w:color w:val="121B1F" w:themeColor="background1"/>
                        <w:sz w:val="14"/>
                        <w:szCs w:val="14"/>
                      </w:rPr>
                    </w:rPrChange>
                  </w:rPr>
                  <w:delText>Azure data factory v2</w:delText>
                </w:r>
              </w:del>
            </w:moveFrom>
          </w:p>
        </w:tc>
        <w:tc>
          <w:tcPr>
            <w:tcW w:w="2295" w:type="pct"/>
            <w:shd w:val="clear" w:color="auto" w:fill="auto"/>
            <w:vAlign w:val="center"/>
          </w:tcPr>
          <w:p w14:paraId="1E616012" w14:textId="3C2D5397" w:rsidR="007E6B34" w:rsidRPr="004D620F" w:rsidDel="0009280E" w:rsidRDefault="007E6B34">
            <w:pPr>
              <w:rPr>
                <w:del w:id="5023" w:author="Locke Liu" w:date="2021-05-24T16:50:00Z"/>
                <w:moveFrom w:id="5024" w:author="Locke Liu" w:date="2021-05-24T15:23:00Z"/>
                <w:color w:val="121B1F" w:themeColor="background1"/>
                <w:sz w:val="14"/>
                <w:szCs w:val="14"/>
                <w:rPrChange w:id="5025" w:author="Locke Liu" w:date="2021-05-24T14:33:00Z">
                  <w:rPr>
                    <w:del w:id="5026" w:author="Locke Liu" w:date="2021-05-24T16:50:00Z"/>
                    <w:moveFrom w:id="5027" w:author="Locke Liu" w:date="2021-05-24T15:23:00Z"/>
                    <w:rFonts w:ascii="Segoe UI" w:eastAsiaTheme="minorEastAsia" w:hAnsi="Segoe UI" w:cs="Segoe UI"/>
                    <w:bCs/>
                    <w:color w:val="121B1F" w:themeColor="background1"/>
                    <w:sz w:val="14"/>
                    <w:szCs w:val="14"/>
                  </w:rPr>
                </w:rPrChange>
              </w:rPr>
              <w:pPrChange w:id="5028" w:author="Locke Liu" w:date="2021-05-24T15:22:00Z">
                <w:pPr>
                  <w:framePr w:hSpace="141" w:wrap="around" w:vAnchor="text" w:hAnchor="margin" w:xAlign="center" w:y="265"/>
                </w:pPr>
              </w:pPrChange>
            </w:pPr>
            <w:moveFrom w:id="5029" w:author="Locke Liu" w:date="2021-05-24T15:23:00Z">
              <w:del w:id="5030" w:author="Locke Liu" w:date="2021-05-24T16:50:00Z">
                <w:r w:rsidRPr="004D620F" w:rsidDel="0009280E">
                  <w:rPr>
                    <w:color w:val="121B1F" w:themeColor="background1"/>
                    <w:sz w:val="14"/>
                    <w:szCs w:val="14"/>
                    <w:rPrChange w:id="5031" w:author="Locke Liu" w:date="2021-05-24T14:33:00Z">
                      <w:rPr>
                        <w:rFonts w:ascii="Segoe UI" w:eastAsiaTheme="minorEastAsia" w:hAnsi="Segoe UI" w:cs="Segoe UI"/>
                        <w:bCs/>
                        <w:color w:val="121B1F" w:themeColor="background1"/>
                        <w:sz w:val="14"/>
                        <w:szCs w:val="14"/>
                      </w:rPr>
                    </w:rPrChange>
                  </w:rPr>
                  <w:delText>Azure data factory which used to manage the data movement from data source and destination. It will be used for both PRD environment</w:delText>
                </w:r>
              </w:del>
            </w:moveFrom>
          </w:p>
        </w:tc>
      </w:tr>
      <w:tr w:rsidR="007E6B34" w:rsidRPr="004D620F" w:rsidDel="0009280E" w14:paraId="1E616018" w14:textId="28221BA5" w:rsidTr="00AC123B">
        <w:trPr>
          <w:trHeight w:val="416"/>
          <w:del w:id="5032" w:author="Locke Liu" w:date="2021-05-24T16:50:00Z"/>
        </w:trPr>
        <w:tc>
          <w:tcPr>
            <w:tcW w:w="544" w:type="pct"/>
            <w:shd w:val="clear" w:color="auto" w:fill="auto"/>
            <w:vAlign w:val="center"/>
          </w:tcPr>
          <w:p w14:paraId="1E616014" w14:textId="4E265909" w:rsidR="007E6B34" w:rsidRPr="004D620F" w:rsidDel="0009280E" w:rsidRDefault="007E6B34">
            <w:pPr>
              <w:rPr>
                <w:del w:id="5033" w:author="Locke Liu" w:date="2021-05-24T16:50:00Z"/>
                <w:moveFrom w:id="5034" w:author="Locke Liu" w:date="2021-05-24T15:23:00Z"/>
                <w:color w:val="121B1F" w:themeColor="background1"/>
                <w:sz w:val="14"/>
                <w:szCs w:val="14"/>
                <w:rPrChange w:id="5035" w:author="Locke Liu" w:date="2021-05-24T14:33:00Z">
                  <w:rPr>
                    <w:del w:id="5036" w:author="Locke Liu" w:date="2021-05-24T16:50:00Z"/>
                    <w:moveFrom w:id="5037" w:author="Locke Liu" w:date="2021-05-24T15:23:00Z"/>
                    <w:rFonts w:ascii="Segoe UI" w:eastAsiaTheme="minorEastAsia" w:hAnsi="Segoe UI" w:cs="Segoe UI"/>
                    <w:bCs/>
                    <w:color w:val="121B1F" w:themeColor="background1"/>
                    <w:sz w:val="14"/>
                    <w:szCs w:val="14"/>
                  </w:rPr>
                </w:rPrChange>
              </w:rPr>
              <w:pPrChange w:id="5038" w:author="Locke Liu" w:date="2021-05-24T15:22:00Z">
                <w:pPr>
                  <w:framePr w:hSpace="141" w:wrap="around" w:vAnchor="text" w:hAnchor="margin" w:xAlign="center" w:y="265"/>
                  <w:jc w:val="center"/>
                </w:pPr>
              </w:pPrChange>
            </w:pPr>
            <w:moveFrom w:id="5039" w:author="Locke Liu" w:date="2021-05-24T15:23:00Z">
              <w:del w:id="5040" w:author="Locke Liu" w:date="2021-05-24T16:50:00Z">
                <w:r w:rsidRPr="004D620F" w:rsidDel="0009280E">
                  <w:rPr>
                    <w:color w:val="121B1F" w:themeColor="background1"/>
                    <w:sz w:val="14"/>
                    <w:szCs w:val="14"/>
                    <w:rPrChange w:id="5041" w:author="Locke Liu" w:date="2021-05-24T14:33:00Z">
                      <w:rPr>
                        <w:rFonts w:ascii="Segoe UI" w:eastAsiaTheme="minorEastAsia" w:hAnsi="Segoe UI" w:cs="Segoe UI"/>
                        <w:bCs/>
                        <w:color w:val="121B1F" w:themeColor="background1"/>
                        <w:sz w:val="14"/>
                        <w:szCs w:val="14"/>
                      </w:rPr>
                    </w:rPrChange>
                  </w:rPr>
                  <w:delText>PN06</w:delText>
                </w:r>
              </w:del>
            </w:moveFrom>
          </w:p>
        </w:tc>
        <w:tc>
          <w:tcPr>
            <w:tcW w:w="580" w:type="pct"/>
            <w:vAlign w:val="center"/>
          </w:tcPr>
          <w:p w14:paraId="1E616015" w14:textId="1CCA9549" w:rsidR="007E6B34" w:rsidRPr="004D620F" w:rsidDel="0009280E" w:rsidRDefault="007E6B34">
            <w:pPr>
              <w:rPr>
                <w:del w:id="5042" w:author="Locke Liu" w:date="2021-05-24T16:50:00Z"/>
                <w:moveFrom w:id="5043" w:author="Locke Liu" w:date="2021-05-24T15:23:00Z"/>
                <w:color w:val="121B1F" w:themeColor="background1"/>
                <w:sz w:val="14"/>
                <w:szCs w:val="14"/>
                <w:rPrChange w:id="5044" w:author="Locke Liu" w:date="2021-05-24T14:33:00Z">
                  <w:rPr>
                    <w:del w:id="5045" w:author="Locke Liu" w:date="2021-05-24T16:50:00Z"/>
                    <w:moveFrom w:id="5046" w:author="Locke Liu" w:date="2021-05-24T15:23:00Z"/>
                    <w:rFonts w:ascii="Segoe UI" w:hAnsi="Segoe UI" w:cs="Segoe UI"/>
                    <w:bCs/>
                    <w:color w:val="121B1F" w:themeColor="background1"/>
                    <w:sz w:val="14"/>
                    <w:szCs w:val="14"/>
                  </w:rPr>
                </w:rPrChange>
              </w:rPr>
              <w:pPrChange w:id="5047" w:author="Locke Liu" w:date="2021-05-24T15:22:00Z">
                <w:pPr>
                  <w:framePr w:hSpace="141" w:wrap="around" w:vAnchor="text" w:hAnchor="margin" w:xAlign="center" w:y="265"/>
                </w:pPr>
              </w:pPrChange>
            </w:pPr>
            <w:moveFrom w:id="5048" w:author="Locke Liu" w:date="2021-05-24T15:23:00Z">
              <w:del w:id="5049" w:author="Locke Liu" w:date="2021-05-24T16:50:00Z">
                <w:r w:rsidRPr="004D620F" w:rsidDel="0009280E">
                  <w:rPr>
                    <w:color w:val="121B1F" w:themeColor="background1"/>
                    <w:sz w:val="14"/>
                    <w:szCs w:val="14"/>
                    <w:rPrChange w:id="5050" w:author="Locke Liu" w:date="2021-05-24T14:33:00Z">
                      <w:rPr>
                        <w:rFonts w:ascii="Segoe UI" w:hAnsi="Segoe UI" w:cs="Segoe UI"/>
                        <w:bCs/>
                        <w:color w:val="121B1F" w:themeColor="background1"/>
                        <w:sz w:val="14"/>
                        <w:szCs w:val="14"/>
                      </w:rPr>
                    </w:rPrChange>
                  </w:rPr>
                  <w:delText>C03</w:delText>
                </w:r>
              </w:del>
            </w:moveFrom>
          </w:p>
        </w:tc>
        <w:tc>
          <w:tcPr>
            <w:tcW w:w="798" w:type="pct"/>
            <w:vAlign w:val="center"/>
          </w:tcPr>
          <w:p w14:paraId="7669B704" w14:textId="4FD0E558" w:rsidR="007E6B34" w:rsidRPr="004D620F" w:rsidDel="0009280E" w:rsidRDefault="00F2443A">
            <w:pPr>
              <w:rPr>
                <w:del w:id="5051" w:author="Locke Liu" w:date="2021-05-24T16:50:00Z"/>
                <w:moveFrom w:id="5052" w:author="Locke Liu" w:date="2021-05-24T15:23:00Z"/>
                <w:color w:val="121B1F" w:themeColor="background1"/>
                <w:sz w:val="14"/>
                <w:szCs w:val="14"/>
                <w:rPrChange w:id="5053" w:author="Locke Liu" w:date="2021-05-24T14:33:00Z">
                  <w:rPr>
                    <w:del w:id="5054" w:author="Locke Liu" w:date="2021-05-24T16:50:00Z"/>
                    <w:moveFrom w:id="5055" w:author="Locke Liu" w:date="2021-05-24T15:23:00Z"/>
                    <w:rFonts w:ascii="Segoe UI" w:eastAsiaTheme="minorEastAsia" w:hAnsi="Segoe UI" w:cs="Segoe UI"/>
                    <w:bCs/>
                    <w:color w:val="121B1F" w:themeColor="background1"/>
                    <w:sz w:val="14"/>
                    <w:szCs w:val="14"/>
                  </w:rPr>
                </w:rPrChange>
              </w:rPr>
              <w:pPrChange w:id="5056" w:author="Locke Liu" w:date="2021-05-24T15:22:00Z">
                <w:pPr>
                  <w:framePr w:hSpace="141" w:wrap="around" w:vAnchor="text" w:hAnchor="margin" w:xAlign="center" w:y="265"/>
                </w:pPr>
              </w:pPrChange>
            </w:pPr>
            <w:moveFrom w:id="5057" w:author="Locke Liu" w:date="2021-05-24T15:23:00Z">
              <w:del w:id="5058" w:author="Locke Liu" w:date="2021-05-24T16:50:00Z">
                <w:r w:rsidRPr="004D620F" w:rsidDel="0009280E">
                  <w:rPr>
                    <w:color w:val="auto"/>
                    <w:sz w:val="14"/>
                    <w:szCs w:val="14"/>
                    <w:rPrChange w:id="5059" w:author="Locke Liu" w:date="2021-05-24T14:33:00Z">
                      <w:rPr>
                        <w:rFonts w:ascii="Segoe UI" w:eastAsiaTheme="minorEastAsia" w:hAnsi="Segoe UI" w:cs="Segoe UI"/>
                        <w:bCs/>
                        <w:color w:val="auto"/>
                        <w:sz w:val="14"/>
                        <w:szCs w:val="14"/>
                      </w:rPr>
                    </w:rPrChange>
                  </w:rPr>
                  <w:delText>r9dlchn0adf01</w:delText>
                </w:r>
              </w:del>
            </w:moveFrom>
          </w:p>
        </w:tc>
        <w:tc>
          <w:tcPr>
            <w:tcW w:w="783" w:type="pct"/>
            <w:shd w:val="clear" w:color="auto" w:fill="auto"/>
            <w:vAlign w:val="center"/>
          </w:tcPr>
          <w:p w14:paraId="1E616016" w14:textId="11F772C2" w:rsidR="007E6B34" w:rsidRPr="004D620F" w:rsidDel="0009280E" w:rsidRDefault="007E6B34">
            <w:pPr>
              <w:rPr>
                <w:del w:id="5060" w:author="Locke Liu" w:date="2021-05-24T16:50:00Z"/>
                <w:moveFrom w:id="5061" w:author="Locke Liu" w:date="2021-05-24T15:23:00Z"/>
                <w:color w:val="121B1F" w:themeColor="background1"/>
                <w:sz w:val="14"/>
                <w:szCs w:val="14"/>
                <w:rPrChange w:id="5062" w:author="Locke Liu" w:date="2021-05-24T14:33:00Z">
                  <w:rPr>
                    <w:del w:id="5063" w:author="Locke Liu" w:date="2021-05-24T16:50:00Z"/>
                    <w:moveFrom w:id="5064" w:author="Locke Liu" w:date="2021-05-24T15:23:00Z"/>
                    <w:rFonts w:ascii="Segoe UI" w:eastAsiaTheme="minorEastAsia" w:hAnsi="Segoe UI" w:cs="Segoe UI"/>
                    <w:bCs/>
                    <w:color w:val="121B1F" w:themeColor="background1"/>
                    <w:sz w:val="14"/>
                    <w:szCs w:val="14"/>
                  </w:rPr>
                </w:rPrChange>
              </w:rPr>
              <w:pPrChange w:id="5065" w:author="Locke Liu" w:date="2021-05-24T15:22:00Z">
                <w:pPr>
                  <w:framePr w:hSpace="141" w:wrap="around" w:vAnchor="text" w:hAnchor="margin" w:xAlign="center" w:y="265"/>
                </w:pPr>
              </w:pPrChange>
            </w:pPr>
            <w:moveFrom w:id="5066" w:author="Locke Liu" w:date="2021-05-24T15:23:00Z">
              <w:del w:id="5067" w:author="Locke Liu" w:date="2021-05-24T16:50:00Z">
                <w:r w:rsidRPr="004D620F" w:rsidDel="0009280E">
                  <w:rPr>
                    <w:color w:val="121B1F" w:themeColor="background1"/>
                    <w:sz w:val="14"/>
                    <w:szCs w:val="14"/>
                    <w:rPrChange w:id="5068" w:author="Locke Liu" w:date="2021-05-24T14:33:00Z">
                      <w:rPr>
                        <w:rFonts w:ascii="Segoe UI" w:hAnsi="Segoe UI" w:cs="Segoe UI"/>
                        <w:color w:val="121B1F" w:themeColor="background1"/>
                        <w:sz w:val="14"/>
                        <w:szCs w:val="14"/>
                      </w:rPr>
                    </w:rPrChange>
                  </w:rPr>
                  <w:delText>Azure data factory v2</w:delText>
                </w:r>
              </w:del>
            </w:moveFrom>
          </w:p>
        </w:tc>
        <w:tc>
          <w:tcPr>
            <w:tcW w:w="2295" w:type="pct"/>
            <w:shd w:val="clear" w:color="auto" w:fill="auto"/>
            <w:vAlign w:val="center"/>
          </w:tcPr>
          <w:p w14:paraId="1E616017" w14:textId="23E876CB" w:rsidR="007E6B34" w:rsidRPr="004D620F" w:rsidDel="0009280E" w:rsidRDefault="007E6B34">
            <w:pPr>
              <w:rPr>
                <w:del w:id="5069" w:author="Locke Liu" w:date="2021-05-24T16:50:00Z"/>
                <w:moveFrom w:id="5070" w:author="Locke Liu" w:date="2021-05-24T15:23:00Z"/>
                <w:color w:val="121B1F" w:themeColor="background1"/>
                <w:sz w:val="14"/>
                <w:szCs w:val="14"/>
                <w:rPrChange w:id="5071" w:author="Locke Liu" w:date="2021-05-24T14:33:00Z">
                  <w:rPr>
                    <w:del w:id="5072" w:author="Locke Liu" w:date="2021-05-24T16:50:00Z"/>
                    <w:moveFrom w:id="5073" w:author="Locke Liu" w:date="2021-05-24T15:23:00Z"/>
                    <w:rFonts w:ascii="Segoe UI" w:eastAsiaTheme="minorEastAsia" w:hAnsi="Segoe UI" w:cs="Segoe UI"/>
                    <w:bCs/>
                    <w:color w:val="121B1F" w:themeColor="background1"/>
                    <w:sz w:val="14"/>
                    <w:szCs w:val="14"/>
                  </w:rPr>
                </w:rPrChange>
              </w:rPr>
              <w:pPrChange w:id="5074" w:author="Locke Liu" w:date="2021-05-24T15:22:00Z">
                <w:pPr>
                  <w:framePr w:hSpace="141" w:wrap="around" w:vAnchor="text" w:hAnchor="margin" w:xAlign="center" w:y="265"/>
                </w:pPr>
              </w:pPrChange>
            </w:pPr>
            <w:moveFrom w:id="5075" w:author="Locke Liu" w:date="2021-05-24T15:23:00Z">
              <w:del w:id="5076" w:author="Locke Liu" w:date="2021-05-24T16:50:00Z">
                <w:r w:rsidRPr="004D620F" w:rsidDel="0009280E">
                  <w:rPr>
                    <w:color w:val="121B1F" w:themeColor="background1"/>
                    <w:sz w:val="14"/>
                    <w:szCs w:val="14"/>
                    <w:rPrChange w:id="5077" w:author="Locke Liu" w:date="2021-05-24T14:33:00Z">
                      <w:rPr>
                        <w:rFonts w:ascii="Segoe UI" w:eastAsiaTheme="minorEastAsia" w:hAnsi="Segoe UI" w:cs="Segoe UI"/>
                        <w:bCs/>
                        <w:color w:val="121B1F" w:themeColor="background1"/>
                        <w:sz w:val="14"/>
                        <w:szCs w:val="14"/>
                      </w:rPr>
                    </w:rPrChange>
                  </w:rPr>
                  <w:delText>Azure data factory which used to manage the data movement from data source and destination. It will be used for both PRD environment</w:delText>
                </w:r>
              </w:del>
            </w:moveFrom>
          </w:p>
        </w:tc>
      </w:tr>
      <w:tr w:rsidR="000E291C" w:rsidRPr="004D620F" w:rsidDel="0009280E" w14:paraId="4F0015C8" w14:textId="2ED8A1C7" w:rsidTr="00AC123B">
        <w:trPr>
          <w:trHeight w:val="416"/>
          <w:del w:id="5078" w:author="Locke Liu" w:date="2021-05-24T16:50:00Z"/>
        </w:trPr>
        <w:tc>
          <w:tcPr>
            <w:tcW w:w="544" w:type="pct"/>
            <w:shd w:val="clear" w:color="auto" w:fill="auto"/>
            <w:vAlign w:val="center"/>
          </w:tcPr>
          <w:p w14:paraId="370EB1E2" w14:textId="5EAA633C" w:rsidR="000E291C" w:rsidRPr="004D620F" w:rsidDel="0009280E" w:rsidRDefault="000E291C">
            <w:pPr>
              <w:rPr>
                <w:del w:id="5079" w:author="Locke Liu" w:date="2021-05-24T16:50:00Z"/>
                <w:moveFrom w:id="5080" w:author="Locke Liu" w:date="2021-05-24T15:23:00Z"/>
                <w:color w:val="121B1F" w:themeColor="background1"/>
                <w:sz w:val="14"/>
                <w:szCs w:val="14"/>
                <w:rPrChange w:id="5081" w:author="Locke Liu" w:date="2021-05-24T14:33:00Z">
                  <w:rPr>
                    <w:del w:id="5082" w:author="Locke Liu" w:date="2021-05-24T16:50:00Z"/>
                    <w:moveFrom w:id="5083" w:author="Locke Liu" w:date="2021-05-24T15:23:00Z"/>
                    <w:rFonts w:ascii="Segoe UI" w:eastAsiaTheme="minorEastAsia" w:hAnsi="Segoe UI" w:cs="Segoe UI"/>
                    <w:bCs/>
                    <w:color w:val="121B1F" w:themeColor="background1"/>
                    <w:sz w:val="14"/>
                    <w:szCs w:val="14"/>
                  </w:rPr>
                </w:rPrChange>
              </w:rPr>
              <w:pPrChange w:id="5084" w:author="Locke Liu" w:date="2021-05-24T15:22:00Z">
                <w:pPr>
                  <w:framePr w:hSpace="141" w:wrap="around" w:vAnchor="text" w:hAnchor="margin" w:xAlign="center" w:y="265"/>
                  <w:jc w:val="center"/>
                </w:pPr>
              </w:pPrChange>
            </w:pPr>
            <w:moveFrom w:id="5085" w:author="Locke Liu" w:date="2021-05-24T15:23:00Z">
              <w:del w:id="5086" w:author="Locke Liu" w:date="2021-05-24T16:50:00Z">
                <w:r w:rsidRPr="004D620F" w:rsidDel="0009280E">
                  <w:rPr>
                    <w:color w:val="121B1F" w:themeColor="background1"/>
                    <w:sz w:val="14"/>
                    <w:szCs w:val="14"/>
                    <w:rPrChange w:id="5087" w:author="Locke Liu" w:date="2021-05-24T14:33:00Z">
                      <w:rPr>
                        <w:rFonts w:ascii="Segoe UI" w:eastAsiaTheme="minorEastAsia" w:hAnsi="Segoe UI" w:cs="Segoe UI"/>
                        <w:bCs/>
                        <w:color w:val="121B1F" w:themeColor="background1"/>
                        <w:sz w:val="14"/>
                        <w:szCs w:val="14"/>
                      </w:rPr>
                    </w:rPrChange>
                  </w:rPr>
                  <w:delText>PN07</w:delText>
                </w:r>
              </w:del>
            </w:moveFrom>
          </w:p>
        </w:tc>
        <w:tc>
          <w:tcPr>
            <w:tcW w:w="580" w:type="pct"/>
            <w:vAlign w:val="center"/>
          </w:tcPr>
          <w:p w14:paraId="49CAF6B4" w14:textId="2FAB890C" w:rsidR="000E291C" w:rsidRPr="004D620F" w:rsidDel="0009280E" w:rsidRDefault="000E291C">
            <w:pPr>
              <w:rPr>
                <w:del w:id="5088" w:author="Locke Liu" w:date="2021-05-24T16:50:00Z"/>
                <w:moveFrom w:id="5089" w:author="Locke Liu" w:date="2021-05-24T15:23:00Z"/>
                <w:color w:val="121B1F" w:themeColor="background1"/>
                <w:sz w:val="14"/>
                <w:szCs w:val="14"/>
                <w:rPrChange w:id="5090" w:author="Locke Liu" w:date="2021-05-24T14:33:00Z">
                  <w:rPr>
                    <w:del w:id="5091" w:author="Locke Liu" w:date="2021-05-24T16:50:00Z"/>
                    <w:moveFrom w:id="5092" w:author="Locke Liu" w:date="2021-05-24T15:23:00Z"/>
                    <w:rFonts w:ascii="Segoe UI" w:hAnsi="Segoe UI" w:cs="Segoe UI"/>
                    <w:bCs/>
                    <w:color w:val="121B1F" w:themeColor="background1"/>
                    <w:sz w:val="14"/>
                    <w:szCs w:val="14"/>
                  </w:rPr>
                </w:rPrChange>
              </w:rPr>
              <w:pPrChange w:id="5093" w:author="Locke Liu" w:date="2021-05-24T15:22:00Z">
                <w:pPr>
                  <w:framePr w:hSpace="141" w:wrap="around" w:vAnchor="text" w:hAnchor="margin" w:xAlign="center" w:y="265"/>
                </w:pPr>
              </w:pPrChange>
            </w:pPr>
            <w:moveFrom w:id="5094" w:author="Locke Liu" w:date="2021-05-24T15:23:00Z">
              <w:del w:id="5095" w:author="Locke Liu" w:date="2021-05-24T16:50:00Z">
                <w:r w:rsidRPr="004D620F" w:rsidDel="0009280E">
                  <w:rPr>
                    <w:color w:val="121B1F" w:themeColor="background1"/>
                    <w:sz w:val="14"/>
                    <w:szCs w:val="14"/>
                    <w:rPrChange w:id="5096" w:author="Locke Liu" w:date="2021-05-24T14:33:00Z">
                      <w:rPr>
                        <w:rFonts w:ascii="Segoe UI" w:hAnsi="Segoe UI" w:cs="Segoe UI"/>
                        <w:bCs/>
                        <w:color w:val="121B1F" w:themeColor="background1"/>
                        <w:sz w:val="14"/>
                        <w:szCs w:val="14"/>
                      </w:rPr>
                    </w:rPrChange>
                  </w:rPr>
                  <w:delText>C06</w:delText>
                </w:r>
              </w:del>
            </w:moveFrom>
          </w:p>
        </w:tc>
        <w:tc>
          <w:tcPr>
            <w:tcW w:w="798" w:type="pct"/>
            <w:vAlign w:val="center"/>
          </w:tcPr>
          <w:p w14:paraId="7E420CE1" w14:textId="6268D185" w:rsidR="000E291C" w:rsidRPr="004D620F" w:rsidDel="0009280E" w:rsidRDefault="00F2443A">
            <w:pPr>
              <w:rPr>
                <w:del w:id="5097" w:author="Locke Liu" w:date="2021-05-24T16:50:00Z"/>
                <w:moveFrom w:id="5098" w:author="Locke Liu" w:date="2021-05-24T15:23:00Z"/>
                <w:color w:val="121B1F" w:themeColor="background1"/>
                <w:sz w:val="14"/>
                <w:szCs w:val="14"/>
                <w:rPrChange w:id="5099" w:author="Locke Liu" w:date="2021-05-24T14:33:00Z">
                  <w:rPr>
                    <w:del w:id="5100" w:author="Locke Liu" w:date="2021-05-24T16:50:00Z"/>
                    <w:moveFrom w:id="5101" w:author="Locke Liu" w:date="2021-05-24T15:23:00Z"/>
                    <w:rFonts w:ascii="Segoe UI" w:eastAsiaTheme="minorEastAsia" w:hAnsi="Segoe UI" w:cs="Segoe UI"/>
                    <w:bCs/>
                    <w:color w:val="121B1F" w:themeColor="background1"/>
                    <w:sz w:val="14"/>
                    <w:szCs w:val="14"/>
                  </w:rPr>
                </w:rPrChange>
              </w:rPr>
              <w:pPrChange w:id="5102" w:author="Locke Liu" w:date="2021-05-24T15:22:00Z">
                <w:pPr>
                  <w:framePr w:hSpace="141" w:wrap="around" w:vAnchor="text" w:hAnchor="margin" w:xAlign="center" w:y="265"/>
                </w:pPr>
              </w:pPrChange>
            </w:pPr>
            <w:moveFrom w:id="5103" w:author="Locke Liu" w:date="2021-05-24T15:23:00Z">
              <w:del w:id="5104" w:author="Locke Liu" w:date="2021-05-24T16:50:00Z">
                <w:r w:rsidRPr="004D620F" w:rsidDel="0009280E">
                  <w:rPr>
                    <w:color w:val="121B1F" w:themeColor="background1"/>
                    <w:sz w:val="14"/>
                    <w:szCs w:val="14"/>
                    <w:rPrChange w:id="5105" w:author="Locke Liu" w:date="2021-05-24T14:33:00Z">
                      <w:rPr>
                        <w:rFonts w:ascii="Segoe UI" w:hAnsi="Segoe UI" w:cs="Segoe UI"/>
                        <w:bCs/>
                        <w:color w:val="121B1F" w:themeColor="background1"/>
                        <w:sz w:val="14"/>
                        <w:szCs w:val="14"/>
                      </w:rPr>
                    </w:rPrChange>
                  </w:rPr>
                  <w:delText>d9dlchn0-workspace01</w:delText>
                </w:r>
              </w:del>
            </w:moveFrom>
          </w:p>
        </w:tc>
        <w:tc>
          <w:tcPr>
            <w:tcW w:w="783" w:type="pct"/>
            <w:shd w:val="clear" w:color="auto" w:fill="auto"/>
            <w:vAlign w:val="center"/>
          </w:tcPr>
          <w:p w14:paraId="0A673BCC" w14:textId="6C388F30" w:rsidR="000E291C" w:rsidRPr="004D620F" w:rsidDel="0009280E" w:rsidRDefault="000E291C">
            <w:pPr>
              <w:rPr>
                <w:del w:id="5106" w:author="Locke Liu" w:date="2021-05-24T16:50:00Z"/>
                <w:moveFrom w:id="5107" w:author="Locke Liu" w:date="2021-05-24T15:23:00Z"/>
                <w:color w:val="121B1F" w:themeColor="background1"/>
                <w:sz w:val="14"/>
                <w:szCs w:val="14"/>
                <w:rPrChange w:id="5108" w:author="Locke Liu" w:date="2021-05-24T14:33:00Z">
                  <w:rPr>
                    <w:del w:id="5109" w:author="Locke Liu" w:date="2021-05-24T16:50:00Z"/>
                    <w:moveFrom w:id="5110" w:author="Locke Liu" w:date="2021-05-24T15:23:00Z"/>
                    <w:rFonts w:ascii="Segoe UI" w:eastAsiaTheme="minorEastAsia" w:hAnsi="Segoe UI" w:cs="Segoe UI"/>
                    <w:bCs/>
                    <w:color w:val="121B1F" w:themeColor="background1"/>
                    <w:sz w:val="14"/>
                    <w:szCs w:val="14"/>
                  </w:rPr>
                </w:rPrChange>
              </w:rPr>
              <w:pPrChange w:id="5111" w:author="Locke Liu" w:date="2021-05-24T15:22:00Z">
                <w:pPr>
                  <w:framePr w:hSpace="141" w:wrap="around" w:vAnchor="text" w:hAnchor="margin" w:xAlign="center" w:y="265"/>
                </w:pPr>
              </w:pPrChange>
            </w:pPr>
            <w:moveFrom w:id="5112" w:author="Locke Liu" w:date="2021-05-24T15:23:00Z">
              <w:del w:id="5113" w:author="Locke Liu" w:date="2021-05-24T16:50:00Z">
                <w:r w:rsidRPr="004D620F" w:rsidDel="0009280E">
                  <w:rPr>
                    <w:color w:val="121B1F" w:themeColor="background1"/>
                    <w:sz w:val="14"/>
                    <w:szCs w:val="14"/>
                    <w:rPrChange w:id="5114" w:author="Locke Liu" w:date="2021-05-24T14:33:00Z">
                      <w:rPr>
                        <w:rFonts w:ascii="Segoe UI" w:hAnsi="Segoe UI" w:cs="Segoe UI"/>
                        <w:color w:val="121B1F" w:themeColor="background1"/>
                        <w:sz w:val="14"/>
                        <w:szCs w:val="14"/>
                      </w:rPr>
                    </w:rPrChange>
                  </w:rPr>
                  <w:delText>Azure Databricks premium</w:delText>
                </w:r>
              </w:del>
            </w:moveFrom>
          </w:p>
        </w:tc>
        <w:tc>
          <w:tcPr>
            <w:tcW w:w="2295" w:type="pct"/>
            <w:shd w:val="clear" w:color="auto" w:fill="auto"/>
            <w:vAlign w:val="center"/>
          </w:tcPr>
          <w:p w14:paraId="356DC3DF" w14:textId="7CFDC76D" w:rsidR="000E291C" w:rsidRPr="004D620F" w:rsidDel="0009280E" w:rsidRDefault="000E291C">
            <w:pPr>
              <w:rPr>
                <w:del w:id="5115" w:author="Locke Liu" w:date="2021-05-24T16:50:00Z"/>
                <w:moveFrom w:id="5116" w:author="Locke Liu" w:date="2021-05-24T15:23:00Z"/>
                <w:color w:val="121B1F" w:themeColor="background1"/>
                <w:sz w:val="14"/>
                <w:szCs w:val="14"/>
                <w:rPrChange w:id="5117" w:author="Locke Liu" w:date="2021-05-24T14:33:00Z">
                  <w:rPr>
                    <w:del w:id="5118" w:author="Locke Liu" w:date="2021-05-24T16:50:00Z"/>
                    <w:moveFrom w:id="5119" w:author="Locke Liu" w:date="2021-05-24T15:23:00Z"/>
                    <w:rFonts w:ascii="Segoe UI" w:hAnsi="Segoe UI" w:cs="Segoe UI"/>
                    <w:color w:val="121B1F" w:themeColor="background1"/>
                    <w:sz w:val="14"/>
                    <w:szCs w:val="14"/>
                  </w:rPr>
                </w:rPrChange>
              </w:rPr>
              <w:pPrChange w:id="5120" w:author="Locke Liu" w:date="2021-05-24T15:22:00Z">
                <w:pPr>
                  <w:framePr w:hSpace="141" w:wrap="around" w:vAnchor="text" w:hAnchor="margin" w:xAlign="center" w:y="265"/>
                </w:pPr>
              </w:pPrChange>
            </w:pPr>
            <w:moveFrom w:id="5121" w:author="Locke Liu" w:date="2021-05-24T15:23:00Z">
              <w:del w:id="5122" w:author="Locke Liu" w:date="2021-05-24T16:50:00Z">
                <w:r w:rsidRPr="004D620F" w:rsidDel="0009280E">
                  <w:rPr>
                    <w:color w:val="121B1F" w:themeColor="background1"/>
                    <w:sz w:val="14"/>
                    <w:szCs w:val="14"/>
                    <w:rPrChange w:id="5123" w:author="Locke Liu" w:date="2021-05-24T14:33:00Z">
                      <w:rPr>
                        <w:rFonts w:ascii="Segoe UI" w:hAnsi="Segoe UI" w:cs="Segoe UI"/>
                        <w:color w:val="121B1F" w:themeColor="background1"/>
                        <w:sz w:val="14"/>
                        <w:szCs w:val="14"/>
                      </w:rPr>
                    </w:rPrChange>
                  </w:rPr>
                  <w:delText xml:space="preserve">Azure Databricks premium which used </w:delText>
                </w:r>
                <w:r w:rsidR="003A0957" w:rsidRPr="004D620F" w:rsidDel="0009280E">
                  <w:rPr>
                    <w:color w:val="121B1F" w:themeColor="background1"/>
                    <w:sz w:val="14"/>
                    <w:szCs w:val="14"/>
                    <w:rPrChange w:id="5124" w:author="Locke Liu" w:date="2021-05-24T14:33:00Z">
                      <w:rPr>
                        <w:rFonts w:ascii="Segoe UI" w:hAnsi="Segoe UI" w:cs="Segoe UI"/>
                        <w:color w:val="121B1F" w:themeColor="background1"/>
                        <w:sz w:val="14"/>
                        <w:szCs w:val="14"/>
                      </w:rPr>
                    </w:rPrChange>
                  </w:rPr>
                  <w:delText>as the big data process platform to cleanse and process data for DEV/UAT environment</w:delText>
                </w:r>
              </w:del>
            </w:moveFrom>
          </w:p>
        </w:tc>
      </w:tr>
      <w:tr w:rsidR="000E291C" w:rsidRPr="004D620F" w:rsidDel="0009280E" w14:paraId="17D72B1F" w14:textId="04BE3BA6" w:rsidTr="00AC123B">
        <w:trPr>
          <w:trHeight w:val="416"/>
          <w:del w:id="5125" w:author="Locke Liu" w:date="2021-05-24T16:50:00Z"/>
        </w:trPr>
        <w:tc>
          <w:tcPr>
            <w:tcW w:w="544" w:type="pct"/>
            <w:shd w:val="clear" w:color="auto" w:fill="auto"/>
            <w:vAlign w:val="center"/>
          </w:tcPr>
          <w:p w14:paraId="60A4A718" w14:textId="20288769" w:rsidR="000E291C" w:rsidRPr="004D620F" w:rsidDel="0009280E" w:rsidRDefault="000E291C">
            <w:pPr>
              <w:rPr>
                <w:del w:id="5126" w:author="Locke Liu" w:date="2021-05-24T16:50:00Z"/>
                <w:moveFrom w:id="5127" w:author="Locke Liu" w:date="2021-05-24T15:23:00Z"/>
                <w:color w:val="121B1F" w:themeColor="background1"/>
                <w:sz w:val="14"/>
                <w:szCs w:val="14"/>
                <w:rPrChange w:id="5128" w:author="Locke Liu" w:date="2021-05-24T14:33:00Z">
                  <w:rPr>
                    <w:del w:id="5129" w:author="Locke Liu" w:date="2021-05-24T16:50:00Z"/>
                    <w:moveFrom w:id="5130" w:author="Locke Liu" w:date="2021-05-24T15:23:00Z"/>
                    <w:rFonts w:ascii="Segoe UI" w:eastAsiaTheme="minorEastAsia" w:hAnsi="Segoe UI" w:cs="Segoe UI"/>
                    <w:bCs/>
                    <w:color w:val="121B1F" w:themeColor="background1"/>
                    <w:sz w:val="14"/>
                    <w:szCs w:val="14"/>
                  </w:rPr>
                </w:rPrChange>
              </w:rPr>
              <w:pPrChange w:id="5131" w:author="Locke Liu" w:date="2021-05-24T15:22:00Z">
                <w:pPr>
                  <w:framePr w:hSpace="141" w:wrap="around" w:vAnchor="text" w:hAnchor="margin" w:xAlign="center" w:y="265"/>
                  <w:jc w:val="center"/>
                </w:pPr>
              </w:pPrChange>
            </w:pPr>
            <w:moveFrom w:id="5132" w:author="Locke Liu" w:date="2021-05-24T15:23:00Z">
              <w:del w:id="5133" w:author="Locke Liu" w:date="2021-05-24T16:50:00Z">
                <w:r w:rsidRPr="004D620F" w:rsidDel="0009280E">
                  <w:rPr>
                    <w:color w:val="121B1F" w:themeColor="background1"/>
                    <w:sz w:val="14"/>
                    <w:szCs w:val="14"/>
                    <w:rPrChange w:id="5134" w:author="Locke Liu" w:date="2021-05-24T14:33:00Z">
                      <w:rPr>
                        <w:rFonts w:ascii="Segoe UI" w:eastAsiaTheme="minorEastAsia" w:hAnsi="Segoe UI" w:cs="Segoe UI"/>
                        <w:bCs/>
                        <w:color w:val="121B1F" w:themeColor="background1"/>
                        <w:sz w:val="14"/>
                        <w:szCs w:val="14"/>
                      </w:rPr>
                    </w:rPrChange>
                  </w:rPr>
                  <w:delText>PN08</w:delText>
                </w:r>
              </w:del>
            </w:moveFrom>
          </w:p>
        </w:tc>
        <w:tc>
          <w:tcPr>
            <w:tcW w:w="580" w:type="pct"/>
            <w:vAlign w:val="center"/>
          </w:tcPr>
          <w:p w14:paraId="27AB1EE9" w14:textId="162D00DC" w:rsidR="000E291C" w:rsidRPr="004D620F" w:rsidDel="0009280E" w:rsidRDefault="000E291C">
            <w:pPr>
              <w:rPr>
                <w:del w:id="5135" w:author="Locke Liu" w:date="2021-05-24T16:50:00Z"/>
                <w:moveFrom w:id="5136" w:author="Locke Liu" w:date="2021-05-24T15:23:00Z"/>
                <w:color w:val="121B1F" w:themeColor="background1"/>
                <w:sz w:val="14"/>
                <w:szCs w:val="14"/>
                <w:rPrChange w:id="5137" w:author="Locke Liu" w:date="2021-05-24T14:33:00Z">
                  <w:rPr>
                    <w:del w:id="5138" w:author="Locke Liu" w:date="2021-05-24T16:50:00Z"/>
                    <w:moveFrom w:id="5139" w:author="Locke Liu" w:date="2021-05-24T15:23:00Z"/>
                    <w:rFonts w:ascii="Segoe UI" w:hAnsi="Segoe UI" w:cs="Segoe UI"/>
                    <w:bCs/>
                    <w:color w:val="121B1F" w:themeColor="background1"/>
                    <w:sz w:val="14"/>
                    <w:szCs w:val="14"/>
                  </w:rPr>
                </w:rPrChange>
              </w:rPr>
              <w:pPrChange w:id="5140" w:author="Locke Liu" w:date="2021-05-24T15:22:00Z">
                <w:pPr>
                  <w:framePr w:hSpace="141" w:wrap="around" w:vAnchor="text" w:hAnchor="margin" w:xAlign="center" w:y="265"/>
                </w:pPr>
              </w:pPrChange>
            </w:pPr>
            <w:moveFrom w:id="5141" w:author="Locke Liu" w:date="2021-05-24T15:23:00Z">
              <w:del w:id="5142" w:author="Locke Liu" w:date="2021-05-24T16:50:00Z">
                <w:r w:rsidRPr="004D620F" w:rsidDel="0009280E">
                  <w:rPr>
                    <w:color w:val="121B1F" w:themeColor="background1"/>
                    <w:sz w:val="14"/>
                    <w:szCs w:val="14"/>
                    <w:rPrChange w:id="5143" w:author="Locke Liu" w:date="2021-05-24T14:33:00Z">
                      <w:rPr>
                        <w:rFonts w:ascii="Segoe UI" w:hAnsi="Segoe UI" w:cs="Segoe UI"/>
                        <w:bCs/>
                        <w:color w:val="121B1F" w:themeColor="background1"/>
                        <w:sz w:val="14"/>
                        <w:szCs w:val="14"/>
                      </w:rPr>
                    </w:rPrChange>
                  </w:rPr>
                  <w:delText>C06</w:delText>
                </w:r>
              </w:del>
            </w:moveFrom>
          </w:p>
        </w:tc>
        <w:tc>
          <w:tcPr>
            <w:tcW w:w="798" w:type="pct"/>
            <w:vAlign w:val="center"/>
          </w:tcPr>
          <w:p w14:paraId="448EE4EA" w14:textId="68300E45" w:rsidR="000E291C" w:rsidRPr="004D620F" w:rsidDel="0009280E" w:rsidRDefault="00F2443A">
            <w:pPr>
              <w:rPr>
                <w:del w:id="5144" w:author="Locke Liu" w:date="2021-05-24T16:50:00Z"/>
                <w:moveFrom w:id="5145" w:author="Locke Liu" w:date="2021-05-24T15:23:00Z"/>
                <w:color w:val="121B1F" w:themeColor="background1"/>
                <w:sz w:val="14"/>
                <w:szCs w:val="14"/>
                <w:rPrChange w:id="5146" w:author="Locke Liu" w:date="2021-05-24T14:33:00Z">
                  <w:rPr>
                    <w:del w:id="5147" w:author="Locke Liu" w:date="2021-05-24T16:50:00Z"/>
                    <w:moveFrom w:id="5148" w:author="Locke Liu" w:date="2021-05-24T15:23:00Z"/>
                    <w:rFonts w:ascii="Segoe UI" w:eastAsiaTheme="minorEastAsia" w:hAnsi="Segoe UI" w:cs="Segoe UI"/>
                    <w:bCs/>
                    <w:color w:val="121B1F" w:themeColor="background1"/>
                    <w:sz w:val="14"/>
                    <w:szCs w:val="14"/>
                  </w:rPr>
                </w:rPrChange>
              </w:rPr>
              <w:pPrChange w:id="5149" w:author="Locke Liu" w:date="2021-05-24T15:22:00Z">
                <w:pPr>
                  <w:framePr w:hSpace="141" w:wrap="around" w:vAnchor="text" w:hAnchor="margin" w:xAlign="center" w:y="265"/>
                </w:pPr>
              </w:pPrChange>
            </w:pPr>
            <w:moveFrom w:id="5150" w:author="Locke Liu" w:date="2021-05-24T15:23:00Z">
              <w:del w:id="5151" w:author="Locke Liu" w:date="2021-05-24T16:50:00Z">
                <w:r w:rsidRPr="004D620F" w:rsidDel="0009280E">
                  <w:rPr>
                    <w:color w:val="121B1F" w:themeColor="background1"/>
                    <w:sz w:val="14"/>
                    <w:szCs w:val="14"/>
                    <w:rPrChange w:id="5152" w:author="Locke Liu" w:date="2021-05-24T14:33:00Z">
                      <w:rPr>
                        <w:rFonts w:ascii="Segoe UI" w:hAnsi="Segoe UI" w:cs="Segoe UI"/>
                        <w:bCs/>
                        <w:color w:val="121B1F" w:themeColor="background1"/>
                        <w:sz w:val="14"/>
                        <w:szCs w:val="14"/>
                      </w:rPr>
                    </w:rPrChange>
                  </w:rPr>
                  <w:delText>r9dlchn0-workspace01</w:delText>
                </w:r>
              </w:del>
            </w:moveFrom>
          </w:p>
        </w:tc>
        <w:tc>
          <w:tcPr>
            <w:tcW w:w="783" w:type="pct"/>
            <w:shd w:val="clear" w:color="auto" w:fill="auto"/>
            <w:vAlign w:val="center"/>
          </w:tcPr>
          <w:p w14:paraId="6ACD864A" w14:textId="22F188B9" w:rsidR="000E291C" w:rsidRPr="004D620F" w:rsidDel="0009280E" w:rsidRDefault="000E291C">
            <w:pPr>
              <w:rPr>
                <w:del w:id="5153" w:author="Locke Liu" w:date="2021-05-24T16:50:00Z"/>
                <w:moveFrom w:id="5154" w:author="Locke Liu" w:date="2021-05-24T15:23:00Z"/>
                <w:color w:val="121B1F" w:themeColor="background1"/>
                <w:sz w:val="14"/>
                <w:szCs w:val="14"/>
                <w:rPrChange w:id="5155" w:author="Locke Liu" w:date="2021-05-24T14:33:00Z">
                  <w:rPr>
                    <w:del w:id="5156" w:author="Locke Liu" w:date="2021-05-24T16:50:00Z"/>
                    <w:moveFrom w:id="5157" w:author="Locke Liu" w:date="2021-05-24T15:23:00Z"/>
                    <w:rFonts w:ascii="Segoe UI" w:eastAsiaTheme="minorEastAsia" w:hAnsi="Segoe UI" w:cs="Segoe UI"/>
                    <w:bCs/>
                    <w:color w:val="121B1F" w:themeColor="background1"/>
                    <w:sz w:val="14"/>
                    <w:szCs w:val="14"/>
                  </w:rPr>
                </w:rPrChange>
              </w:rPr>
              <w:pPrChange w:id="5158" w:author="Locke Liu" w:date="2021-05-24T15:22:00Z">
                <w:pPr>
                  <w:framePr w:hSpace="141" w:wrap="around" w:vAnchor="text" w:hAnchor="margin" w:xAlign="center" w:y="265"/>
                </w:pPr>
              </w:pPrChange>
            </w:pPr>
            <w:moveFrom w:id="5159" w:author="Locke Liu" w:date="2021-05-24T15:23:00Z">
              <w:del w:id="5160" w:author="Locke Liu" w:date="2021-05-24T16:50:00Z">
                <w:r w:rsidRPr="004D620F" w:rsidDel="0009280E">
                  <w:rPr>
                    <w:color w:val="121B1F" w:themeColor="background1"/>
                    <w:sz w:val="14"/>
                    <w:szCs w:val="14"/>
                    <w:rPrChange w:id="5161" w:author="Locke Liu" w:date="2021-05-24T14:33:00Z">
                      <w:rPr>
                        <w:rFonts w:ascii="Segoe UI" w:hAnsi="Segoe UI" w:cs="Segoe UI"/>
                        <w:color w:val="121B1F" w:themeColor="background1"/>
                        <w:sz w:val="14"/>
                        <w:szCs w:val="14"/>
                      </w:rPr>
                    </w:rPrChange>
                  </w:rPr>
                  <w:delText>Azure Databricks premium</w:delText>
                </w:r>
              </w:del>
            </w:moveFrom>
          </w:p>
        </w:tc>
        <w:tc>
          <w:tcPr>
            <w:tcW w:w="2295" w:type="pct"/>
            <w:shd w:val="clear" w:color="auto" w:fill="auto"/>
            <w:vAlign w:val="center"/>
          </w:tcPr>
          <w:p w14:paraId="69A5C72E" w14:textId="2473ACF0" w:rsidR="000E291C" w:rsidRPr="004D620F" w:rsidDel="0009280E" w:rsidRDefault="003A0957">
            <w:pPr>
              <w:rPr>
                <w:del w:id="5162" w:author="Locke Liu" w:date="2021-05-24T16:50:00Z"/>
                <w:moveFrom w:id="5163" w:author="Locke Liu" w:date="2021-05-24T15:23:00Z"/>
                <w:color w:val="121B1F" w:themeColor="background1"/>
                <w:sz w:val="14"/>
                <w:szCs w:val="14"/>
                <w:rPrChange w:id="5164" w:author="Locke Liu" w:date="2021-05-24T14:33:00Z">
                  <w:rPr>
                    <w:del w:id="5165" w:author="Locke Liu" w:date="2021-05-24T16:50:00Z"/>
                    <w:moveFrom w:id="5166" w:author="Locke Liu" w:date="2021-05-24T15:23:00Z"/>
                    <w:rFonts w:ascii="Segoe UI" w:hAnsi="Segoe UI" w:cs="Segoe UI"/>
                    <w:color w:val="121B1F" w:themeColor="background1"/>
                    <w:sz w:val="14"/>
                    <w:szCs w:val="14"/>
                  </w:rPr>
                </w:rPrChange>
              </w:rPr>
              <w:pPrChange w:id="5167" w:author="Locke Liu" w:date="2021-05-24T15:22:00Z">
                <w:pPr>
                  <w:framePr w:hSpace="141" w:wrap="around" w:vAnchor="text" w:hAnchor="margin" w:xAlign="center" w:y="265"/>
                </w:pPr>
              </w:pPrChange>
            </w:pPr>
            <w:moveFrom w:id="5168" w:author="Locke Liu" w:date="2021-05-24T15:23:00Z">
              <w:del w:id="5169" w:author="Locke Liu" w:date="2021-05-24T16:50:00Z">
                <w:r w:rsidRPr="004D620F" w:rsidDel="0009280E">
                  <w:rPr>
                    <w:color w:val="121B1F" w:themeColor="background1"/>
                    <w:sz w:val="14"/>
                    <w:szCs w:val="14"/>
                    <w:rPrChange w:id="5170" w:author="Locke Liu" w:date="2021-05-24T14:33:00Z">
                      <w:rPr>
                        <w:rFonts w:ascii="Segoe UI" w:hAnsi="Segoe UI" w:cs="Segoe UI"/>
                        <w:color w:val="121B1F" w:themeColor="background1"/>
                        <w:sz w:val="14"/>
                        <w:szCs w:val="14"/>
                      </w:rPr>
                    </w:rPrChange>
                  </w:rPr>
                  <w:delText xml:space="preserve">Azure Databricks premium which used as the big data process platform to cleanse and process data for </w:delText>
                </w:r>
                <w:r w:rsidR="00093AE6" w:rsidRPr="004D620F" w:rsidDel="0009280E">
                  <w:rPr>
                    <w:color w:val="121B1F" w:themeColor="background1"/>
                    <w:sz w:val="14"/>
                    <w:szCs w:val="14"/>
                    <w:rPrChange w:id="5171" w:author="Locke Liu" w:date="2021-05-24T14:33:00Z">
                      <w:rPr>
                        <w:rFonts w:ascii="Segoe UI" w:hAnsi="Segoe UI" w:cs="Segoe UI"/>
                        <w:color w:val="121B1F" w:themeColor="background1"/>
                        <w:sz w:val="14"/>
                        <w:szCs w:val="14"/>
                      </w:rPr>
                    </w:rPrChange>
                  </w:rPr>
                  <w:delText>production</w:delText>
                </w:r>
                <w:r w:rsidRPr="004D620F" w:rsidDel="0009280E">
                  <w:rPr>
                    <w:color w:val="121B1F" w:themeColor="background1"/>
                    <w:sz w:val="14"/>
                    <w:szCs w:val="14"/>
                    <w:rPrChange w:id="5172" w:author="Locke Liu" w:date="2021-05-24T14:33:00Z">
                      <w:rPr>
                        <w:rFonts w:ascii="Segoe UI" w:hAnsi="Segoe UI" w:cs="Segoe UI"/>
                        <w:color w:val="121B1F" w:themeColor="background1"/>
                        <w:sz w:val="14"/>
                        <w:szCs w:val="14"/>
                      </w:rPr>
                    </w:rPrChange>
                  </w:rPr>
                  <w:delText xml:space="preserve"> environment</w:delText>
                </w:r>
              </w:del>
            </w:moveFrom>
          </w:p>
        </w:tc>
      </w:tr>
      <w:tr w:rsidR="003A0957" w:rsidRPr="004D620F" w:rsidDel="0009280E" w14:paraId="39CCE487" w14:textId="1C8915A5" w:rsidTr="00AC123B">
        <w:trPr>
          <w:trHeight w:val="416"/>
          <w:del w:id="5173" w:author="Locke Liu" w:date="2021-05-24T16:50:00Z"/>
        </w:trPr>
        <w:tc>
          <w:tcPr>
            <w:tcW w:w="544" w:type="pct"/>
            <w:shd w:val="clear" w:color="auto" w:fill="auto"/>
            <w:vAlign w:val="center"/>
          </w:tcPr>
          <w:p w14:paraId="0B3E0798" w14:textId="3CF8B409" w:rsidR="003A0957" w:rsidRPr="004D620F" w:rsidDel="0009280E" w:rsidRDefault="003A0957">
            <w:pPr>
              <w:rPr>
                <w:del w:id="5174" w:author="Locke Liu" w:date="2021-05-24T16:50:00Z"/>
                <w:moveFrom w:id="5175" w:author="Locke Liu" w:date="2021-05-24T15:23:00Z"/>
                <w:color w:val="121B1F" w:themeColor="background1"/>
                <w:sz w:val="14"/>
                <w:szCs w:val="14"/>
                <w:rPrChange w:id="5176" w:author="Locke Liu" w:date="2021-05-24T14:33:00Z">
                  <w:rPr>
                    <w:del w:id="5177" w:author="Locke Liu" w:date="2021-05-24T16:50:00Z"/>
                    <w:moveFrom w:id="5178" w:author="Locke Liu" w:date="2021-05-24T15:23:00Z"/>
                    <w:rFonts w:ascii="Segoe UI" w:eastAsiaTheme="minorEastAsia" w:hAnsi="Segoe UI" w:cs="Segoe UI"/>
                    <w:bCs/>
                    <w:color w:val="121B1F" w:themeColor="background1"/>
                    <w:sz w:val="14"/>
                    <w:szCs w:val="14"/>
                  </w:rPr>
                </w:rPrChange>
              </w:rPr>
              <w:pPrChange w:id="5179" w:author="Locke Liu" w:date="2021-05-24T15:22:00Z">
                <w:pPr>
                  <w:framePr w:hSpace="141" w:wrap="around" w:vAnchor="text" w:hAnchor="margin" w:xAlign="center" w:y="265"/>
                  <w:jc w:val="center"/>
                </w:pPr>
              </w:pPrChange>
            </w:pPr>
            <w:moveFrom w:id="5180" w:author="Locke Liu" w:date="2021-05-24T15:23:00Z">
              <w:del w:id="5181" w:author="Locke Liu" w:date="2021-05-24T16:50:00Z">
                <w:r w:rsidRPr="004D620F" w:rsidDel="0009280E">
                  <w:rPr>
                    <w:color w:val="121B1F" w:themeColor="background1"/>
                    <w:sz w:val="14"/>
                    <w:szCs w:val="14"/>
                    <w:rPrChange w:id="5182" w:author="Locke Liu" w:date="2021-05-24T14:33:00Z">
                      <w:rPr>
                        <w:rFonts w:ascii="Segoe UI" w:eastAsiaTheme="minorEastAsia" w:hAnsi="Segoe UI" w:cs="Segoe UI"/>
                        <w:bCs/>
                        <w:color w:val="121B1F" w:themeColor="background1"/>
                        <w:sz w:val="14"/>
                        <w:szCs w:val="14"/>
                      </w:rPr>
                    </w:rPrChange>
                  </w:rPr>
                  <w:delText>PN09</w:delText>
                </w:r>
              </w:del>
            </w:moveFrom>
          </w:p>
        </w:tc>
        <w:tc>
          <w:tcPr>
            <w:tcW w:w="580" w:type="pct"/>
            <w:vAlign w:val="center"/>
          </w:tcPr>
          <w:p w14:paraId="65B60A43" w14:textId="4FD0030E" w:rsidR="003A0957" w:rsidRPr="004D620F" w:rsidDel="0009280E" w:rsidRDefault="003A0957">
            <w:pPr>
              <w:rPr>
                <w:del w:id="5183" w:author="Locke Liu" w:date="2021-05-24T16:50:00Z"/>
                <w:moveFrom w:id="5184" w:author="Locke Liu" w:date="2021-05-24T15:23:00Z"/>
                <w:color w:val="121B1F" w:themeColor="background1"/>
                <w:sz w:val="14"/>
                <w:szCs w:val="14"/>
                <w:rPrChange w:id="5185" w:author="Locke Liu" w:date="2021-05-24T14:33:00Z">
                  <w:rPr>
                    <w:del w:id="5186" w:author="Locke Liu" w:date="2021-05-24T16:50:00Z"/>
                    <w:moveFrom w:id="5187" w:author="Locke Liu" w:date="2021-05-24T15:23:00Z"/>
                    <w:rFonts w:ascii="Segoe UI" w:hAnsi="Segoe UI" w:cs="Segoe UI"/>
                    <w:bCs/>
                    <w:color w:val="121B1F" w:themeColor="background1"/>
                    <w:sz w:val="14"/>
                    <w:szCs w:val="14"/>
                  </w:rPr>
                </w:rPrChange>
              </w:rPr>
              <w:pPrChange w:id="5188" w:author="Locke Liu" w:date="2021-05-24T15:22:00Z">
                <w:pPr>
                  <w:framePr w:hSpace="141" w:wrap="around" w:vAnchor="text" w:hAnchor="margin" w:xAlign="center" w:y="265"/>
                </w:pPr>
              </w:pPrChange>
            </w:pPr>
            <w:moveFrom w:id="5189" w:author="Locke Liu" w:date="2021-05-24T15:23:00Z">
              <w:del w:id="5190" w:author="Locke Liu" w:date="2021-05-24T16:50:00Z">
                <w:r w:rsidRPr="004D620F" w:rsidDel="0009280E">
                  <w:rPr>
                    <w:color w:val="121B1F" w:themeColor="background1"/>
                    <w:sz w:val="14"/>
                    <w:szCs w:val="14"/>
                    <w:rPrChange w:id="5191" w:author="Locke Liu" w:date="2021-05-24T14:33:00Z">
                      <w:rPr>
                        <w:rFonts w:ascii="Segoe UI" w:hAnsi="Segoe UI" w:cs="Segoe UI"/>
                        <w:bCs/>
                        <w:color w:val="121B1F" w:themeColor="background1"/>
                        <w:sz w:val="14"/>
                        <w:szCs w:val="14"/>
                      </w:rPr>
                    </w:rPrChange>
                  </w:rPr>
                  <w:delText>C01</w:delText>
                </w:r>
              </w:del>
            </w:moveFrom>
          </w:p>
        </w:tc>
        <w:tc>
          <w:tcPr>
            <w:tcW w:w="798" w:type="pct"/>
            <w:vAlign w:val="center"/>
          </w:tcPr>
          <w:p w14:paraId="13B4A773" w14:textId="21755660" w:rsidR="003A0957" w:rsidRPr="004D620F" w:rsidDel="0009280E" w:rsidRDefault="00093AE6">
            <w:pPr>
              <w:rPr>
                <w:del w:id="5192" w:author="Locke Liu" w:date="2021-05-24T16:50:00Z"/>
                <w:moveFrom w:id="5193" w:author="Locke Liu" w:date="2021-05-24T15:23:00Z"/>
                <w:color w:val="121B1F" w:themeColor="background1"/>
                <w:sz w:val="14"/>
                <w:szCs w:val="14"/>
                <w:rPrChange w:id="5194" w:author="Locke Liu" w:date="2021-05-24T14:33:00Z">
                  <w:rPr>
                    <w:del w:id="5195" w:author="Locke Liu" w:date="2021-05-24T16:50:00Z"/>
                    <w:moveFrom w:id="5196" w:author="Locke Liu" w:date="2021-05-24T15:23:00Z"/>
                    <w:rFonts w:ascii="Segoe UI" w:hAnsi="Segoe UI" w:cs="Segoe UI"/>
                    <w:bCs/>
                    <w:color w:val="121B1F" w:themeColor="background1"/>
                    <w:sz w:val="14"/>
                    <w:szCs w:val="14"/>
                  </w:rPr>
                </w:rPrChange>
              </w:rPr>
              <w:pPrChange w:id="5197" w:author="Locke Liu" w:date="2021-05-24T15:22:00Z">
                <w:pPr>
                  <w:framePr w:hSpace="141" w:wrap="around" w:vAnchor="text" w:hAnchor="margin" w:xAlign="center" w:y="265"/>
                </w:pPr>
              </w:pPrChange>
            </w:pPr>
            <w:moveFrom w:id="5198" w:author="Locke Liu" w:date="2021-05-24T15:23:00Z">
              <w:del w:id="5199" w:author="Locke Liu" w:date="2021-05-24T16:50:00Z">
                <w:r w:rsidRPr="004D620F" w:rsidDel="0009280E">
                  <w:rPr>
                    <w:color w:val="auto"/>
                    <w:sz w:val="14"/>
                    <w:szCs w:val="14"/>
                    <w:rPrChange w:id="5200" w:author="Locke Liu" w:date="2021-05-24T14:33:00Z">
                      <w:rPr>
                        <w:rFonts w:ascii="Segoe UI" w:eastAsiaTheme="minorEastAsia" w:hAnsi="Segoe UI" w:cs="Segoe UI"/>
                        <w:bCs/>
                        <w:color w:val="auto"/>
                        <w:sz w:val="14"/>
                        <w:szCs w:val="14"/>
                      </w:rPr>
                    </w:rPrChange>
                  </w:rPr>
                  <w:delText>d9dlchn0sa01</w:delText>
                </w:r>
              </w:del>
            </w:moveFrom>
          </w:p>
        </w:tc>
        <w:tc>
          <w:tcPr>
            <w:tcW w:w="783" w:type="pct"/>
            <w:shd w:val="clear" w:color="auto" w:fill="auto"/>
            <w:vAlign w:val="center"/>
          </w:tcPr>
          <w:p w14:paraId="1488AAF7" w14:textId="0AC23C20" w:rsidR="003A0957" w:rsidRPr="004D620F" w:rsidDel="0009280E" w:rsidRDefault="003A0957">
            <w:pPr>
              <w:rPr>
                <w:del w:id="5201" w:author="Locke Liu" w:date="2021-05-24T16:50:00Z"/>
                <w:moveFrom w:id="5202" w:author="Locke Liu" w:date="2021-05-24T15:23:00Z"/>
                <w:color w:val="121B1F" w:themeColor="background1"/>
                <w:sz w:val="14"/>
                <w:szCs w:val="14"/>
                <w:rPrChange w:id="5203" w:author="Locke Liu" w:date="2021-05-24T14:33:00Z">
                  <w:rPr>
                    <w:del w:id="5204" w:author="Locke Liu" w:date="2021-05-24T16:50:00Z"/>
                    <w:moveFrom w:id="5205" w:author="Locke Liu" w:date="2021-05-24T15:23:00Z"/>
                    <w:rFonts w:ascii="Segoe UI" w:hAnsi="Segoe UI" w:cs="Segoe UI"/>
                    <w:color w:val="121B1F" w:themeColor="background1"/>
                    <w:sz w:val="14"/>
                    <w:szCs w:val="14"/>
                  </w:rPr>
                </w:rPrChange>
              </w:rPr>
              <w:pPrChange w:id="5206" w:author="Locke Liu" w:date="2021-05-24T15:22:00Z">
                <w:pPr>
                  <w:framePr w:hSpace="141" w:wrap="around" w:vAnchor="text" w:hAnchor="margin" w:xAlign="center" w:y="265"/>
                </w:pPr>
              </w:pPrChange>
            </w:pPr>
            <w:moveFrom w:id="5207" w:author="Locke Liu" w:date="2021-05-24T15:23:00Z">
              <w:del w:id="5208" w:author="Locke Liu" w:date="2021-05-24T16:50:00Z">
                <w:r w:rsidRPr="004D620F" w:rsidDel="0009280E">
                  <w:rPr>
                    <w:color w:val="121B1F" w:themeColor="background1"/>
                    <w:sz w:val="14"/>
                    <w:szCs w:val="14"/>
                    <w:rPrChange w:id="5209" w:author="Locke Liu" w:date="2021-05-24T14:33:00Z">
                      <w:rPr>
                        <w:rFonts w:ascii="Segoe UI" w:hAnsi="Segoe UI" w:cs="Segoe UI"/>
                        <w:color w:val="121B1F" w:themeColor="background1"/>
                        <w:sz w:val="14"/>
                        <w:szCs w:val="14"/>
                      </w:rPr>
                    </w:rPrChange>
                  </w:rPr>
                  <w:delText>Azure storage account general v2</w:delText>
                </w:r>
              </w:del>
            </w:moveFrom>
          </w:p>
        </w:tc>
        <w:tc>
          <w:tcPr>
            <w:tcW w:w="2295" w:type="pct"/>
            <w:shd w:val="clear" w:color="auto" w:fill="auto"/>
            <w:vAlign w:val="center"/>
          </w:tcPr>
          <w:p w14:paraId="5A138472" w14:textId="2904143C" w:rsidR="003A0957" w:rsidRPr="004D620F" w:rsidDel="0009280E" w:rsidRDefault="003A0957">
            <w:pPr>
              <w:rPr>
                <w:del w:id="5210" w:author="Locke Liu" w:date="2021-05-24T16:50:00Z"/>
                <w:moveFrom w:id="5211" w:author="Locke Liu" w:date="2021-05-24T15:23:00Z"/>
                <w:color w:val="121B1F" w:themeColor="background1"/>
                <w:sz w:val="14"/>
                <w:szCs w:val="14"/>
                <w:rPrChange w:id="5212" w:author="Locke Liu" w:date="2021-05-24T14:33:00Z">
                  <w:rPr>
                    <w:del w:id="5213" w:author="Locke Liu" w:date="2021-05-24T16:50:00Z"/>
                    <w:moveFrom w:id="5214" w:author="Locke Liu" w:date="2021-05-24T15:23:00Z"/>
                    <w:rFonts w:ascii="Segoe UI" w:hAnsi="Segoe UI" w:cs="Segoe UI"/>
                    <w:color w:val="121B1F" w:themeColor="background1"/>
                    <w:sz w:val="14"/>
                    <w:szCs w:val="14"/>
                  </w:rPr>
                </w:rPrChange>
              </w:rPr>
              <w:pPrChange w:id="5215" w:author="Locke Liu" w:date="2021-05-24T15:22:00Z">
                <w:pPr>
                  <w:framePr w:hSpace="141" w:wrap="around" w:vAnchor="text" w:hAnchor="margin" w:xAlign="center" w:y="265"/>
                </w:pPr>
              </w:pPrChange>
            </w:pPr>
            <w:moveFrom w:id="5216" w:author="Locke Liu" w:date="2021-05-24T15:23:00Z">
              <w:del w:id="5217" w:author="Locke Liu" w:date="2021-05-24T16:50:00Z">
                <w:r w:rsidRPr="004D620F" w:rsidDel="0009280E">
                  <w:rPr>
                    <w:color w:val="121B1F" w:themeColor="background1"/>
                    <w:sz w:val="14"/>
                    <w:szCs w:val="14"/>
                    <w:rPrChange w:id="5218" w:author="Locke Liu" w:date="2021-05-24T14:33:00Z">
                      <w:rPr>
                        <w:rFonts w:ascii="Segoe UI" w:hAnsi="Segoe UI" w:cs="Segoe UI"/>
                        <w:color w:val="121B1F" w:themeColor="background1"/>
                        <w:sz w:val="14"/>
                        <w:szCs w:val="14"/>
                      </w:rPr>
                    </w:rPrChange>
                  </w:rPr>
                  <w:delText>Azure blob storage account used for data source upload by external systems. It will be used by DEV/UAT environment</w:delText>
                </w:r>
              </w:del>
            </w:moveFrom>
          </w:p>
        </w:tc>
      </w:tr>
      <w:tr w:rsidR="003A0957" w:rsidRPr="004D620F" w:rsidDel="0009280E" w14:paraId="54AA1523" w14:textId="3D0BD695" w:rsidTr="00AC123B">
        <w:trPr>
          <w:trHeight w:val="416"/>
          <w:del w:id="5219" w:author="Locke Liu" w:date="2021-05-24T16:50:00Z"/>
        </w:trPr>
        <w:tc>
          <w:tcPr>
            <w:tcW w:w="544" w:type="pct"/>
            <w:shd w:val="clear" w:color="auto" w:fill="auto"/>
            <w:vAlign w:val="center"/>
          </w:tcPr>
          <w:p w14:paraId="529FCC38" w14:textId="4E7E7F9A" w:rsidR="003A0957" w:rsidRPr="004D620F" w:rsidDel="0009280E" w:rsidRDefault="003A0957">
            <w:pPr>
              <w:rPr>
                <w:del w:id="5220" w:author="Locke Liu" w:date="2021-05-24T16:50:00Z"/>
                <w:moveFrom w:id="5221" w:author="Locke Liu" w:date="2021-05-24T15:23:00Z"/>
                <w:color w:val="121B1F" w:themeColor="background1"/>
                <w:sz w:val="14"/>
                <w:szCs w:val="14"/>
                <w:rPrChange w:id="5222" w:author="Locke Liu" w:date="2021-05-24T14:33:00Z">
                  <w:rPr>
                    <w:del w:id="5223" w:author="Locke Liu" w:date="2021-05-24T16:50:00Z"/>
                    <w:moveFrom w:id="5224" w:author="Locke Liu" w:date="2021-05-24T15:23:00Z"/>
                    <w:rFonts w:ascii="Segoe UI" w:eastAsiaTheme="minorEastAsia" w:hAnsi="Segoe UI" w:cs="Segoe UI"/>
                    <w:bCs/>
                    <w:color w:val="121B1F" w:themeColor="background1"/>
                    <w:sz w:val="14"/>
                    <w:szCs w:val="14"/>
                  </w:rPr>
                </w:rPrChange>
              </w:rPr>
              <w:pPrChange w:id="5225" w:author="Locke Liu" w:date="2021-05-24T15:22:00Z">
                <w:pPr>
                  <w:framePr w:hSpace="141" w:wrap="around" w:vAnchor="text" w:hAnchor="margin" w:xAlign="center" w:y="265"/>
                  <w:jc w:val="center"/>
                </w:pPr>
              </w:pPrChange>
            </w:pPr>
            <w:moveFrom w:id="5226" w:author="Locke Liu" w:date="2021-05-24T15:23:00Z">
              <w:del w:id="5227" w:author="Locke Liu" w:date="2021-05-24T16:50:00Z">
                <w:r w:rsidRPr="004D620F" w:rsidDel="0009280E">
                  <w:rPr>
                    <w:color w:val="121B1F" w:themeColor="background1"/>
                    <w:sz w:val="14"/>
                    <w:szCs w:val="14"/>
                    <w:rPrChange w:id="5228" w:author="Locke Liu" w:date="2021-05-24T14:33:00Z">
                      <w:rPr>
                        <w:rFonts w:ascii="Segoe UI" w:eastAsiaTheme="minorEastAsia" w:hAnsi="Segoe UI" w:cs="Segoe UI"/>
                        <w:bCs/>
                        <w:color w:val="121B1F" w:themeColor="background1"/>
                        <w:sz w:val="14"/>
                        <w:szCs w:val="14"/>
                      </w:rPr>
                    </w:rPrChange>
                  </w:rPr>
                  <w:delText>PN10</w:delText>
                </w:r>
              </w:del>
            </w:moveFrom>
          </w:p>
        </w:tc>
        <w:tc>
          <w:tcPr>
            <w:tcW w:w="580" w:type="pct"/>
            <w:vAlign w:val="center"/>
          </w:tcPr>
          <w:p w14:paraId="576A5C6E" w14:textId="11FF2641" w:rsidR="003A0957" w:rsidRPr="004D620F" w:rsidDel="0009280E" w:rsidRDefault="003A0957">
            <w:pPr>
              <w:rPr>
                <w:del w:id="5229" w:author="Locke Liu" w:date="2021-05-24T16:50:00Z"/>
                <w:moveFrom w:id="5230" w:author="Locke Liu" w:date="2021-05-24T15:23:00Z"/>
                <w:color w:val="121B1F" w:themeColor="background1"/>
                <w:sz w:val="14"/>
                <w:szCs w:val="14"/>
                <w:rPrChange w:id="5231" w:author="Locke Liu" w:date="2021-05-24T14:33:00Z">
                  <w:rPr>
                    <w:del w:id="5232" w:author="Locke Liu" w:date="2021-05-24T16:50:00Z"/>
                    <w:moveFrom w:id="5233" w:author="Locke Liu" w:date="2021-05-24T15:23:00Z"/>
                    <w:rFonts w:ascii="Segoe UI" w:hAnsi="Segoe UI" w:cs="Segoe UI"/>
                    <w:bCs/>
                    <w:color w:val="121B1F" w:themeColor="background1"/>
                    <w:sz w:val="14"/>
                    <w:szCs w:val="14"/>
                  </w:rPr>
                </w:rPrChange>
              </w:rPr>
              <w:pPrChange w:id="5234" w:author="Locke Liu" w:date="2021-05-24T15:22:00Z">
                <w:pPr>
                  <w:framePr w:hSpace="141" w:wrap="around" w:vAnchor="text" w:hAnchor="margin" w:xAlign="center" w:y="265"/>
                </w:pPr>
              </w:pPrChange>
            </w:pPr>
            <w:moveFrom w:id="5235" w:author="Locke Liu" w:date="2021-05-24T15:23:00Z">
              <w:del w:id="5236" w:author="Locke Liu" w:date="2021-05-24T16:50:00Z">
                <w:r w:rsidRPr="004D620F" w:rsidDel="0009280E">
                  <w:rPr>
                    <w:color w:val="121B1F" w:themeColor="background1"/>
                    <w:sz w:val="14"/>
                    <w:szCs w:val="14"/>
                    <w:rPrChange w:id="5237" w:author="Locke Liu" w:date="2021-05-24T14:33:00Z">
                      <w:rPr>
                        <w:rFonts w:ascii="Segoe UI" w:hAnsi="Segoe UI" w:cs="Segoe UI"/>
                        <w:bCs/>
                        <w:color w:val="121B1F" w:themeColor="background1"/>
                        <w:sz w:val="14"/>
                        <w:szCs w:val="14"/>
                      </w:rPr>
                    </w:rPrChange>
                  </w:rPr>
                  <w:delText>C01</w:delText>
                </w:r>
              </w:del>
            </w:moveFrom>
          </w:p>
        </w:tc>
        <w:tc>
          <w:tcPr>
            <w:tcW w:w="798" w:type="pct"/>
            <w:vAlign w:val="center"/>
          </w:tcPr>
          <w:p w14:paraId="2668CADE" w14:textId="24DE1ECF" w:rsidR="003A0957" w:rsidRPr="004D620F" w:rsidDel="0009280E" w:rsidRDefault="00093AE6">
            <w:pPr>
              <w:rPr>
                <w:del w:id="5238" w:author="Locke Liu" w:date="2021-05-24T16:50:00Z"/>
                <w:moveFrom w:id="5239" w:author="Locke Liu" w:date="2021-05-24T15:23:00Z"/>
                <w:color w:val="121B1F" w:themeColor="background1"/>
                <w:sz w:val="14"/>
                <w:szCs w:val="14"/>
                <w:lang w:eastAsia="zh-CN"/>
                <w:rPrChange w:id="5240" w:author="Locke Liu" w:date="2021-05-24T14:33:00Z">
                  <w:rPr>
                    <w:del w:id="5241" w:author="Locke Liu" w:date="2021-05-24T16:50:00Z"/>
                    <w:moveFrom w:id="5242" w:author="Locke Liu" w:date="2021-05-24T15:23:00Z"/>
                    <w:rFonts w:ascii="Segoe UI" w:hAnsi="Segoe UI" w:cs="Segoe UI"/>
                    <w:bCs/>
                    <w:color w:val="121B1F" w:themeColor="background1"/>
                    <w:sz w:val="14"/>
                    <w:szCs w:val="14"/>
                    <w:lang w:eastAsia="zh-CN"/>
                  </w:rPr>
                </w:rPrChange>
              </w:rPr>
              <w:pPrChange w:id="5243" w:author="Locke Liu" w:date="2021-05-24T15:22:00Z">
                <w:pPr>
                  <w:framePr w:hSpace="141" w:wrap="around" w:vAnchor="text" w:hAnchor="margin" w:xAlign="center" w:y="265"/>
                </w:pPr>
              </w:pPrChange>
            </w:pPr>
            <w:moveFrom w:id="5244" w:author="Locke Liu" w:date="2021-05-24T15:23:00Z">
              <w:del w:id="5245" w:author="Locke Liu" w:date="2021-05-24T16:50:00Z">
                <w:r w:rsidRPr="004D620F" w:rsidDel="0009280E">
                  <w:rPr>
                    <w:color w:val="auto"/>
                    <w:sz w:val="14"/>
                    <w:szCs w:val="14"/>
                    <w:rPrChange w:id="5246" w:author="Locke Liu" w:date="2021-05-24T14:33:00Z">
                      <w:rPr>
                        <w:rFonts w:ascii="Segoe UI" w:eastAsiaTheme="minorEastAsia" w:hAnsi="Segoe UI" w:cs="Segoe UI"/>
                        <w:bCs/>
                        <w:color w:val="auto"/>
                        <w:sz w:val="14"/>
                        <w:szCs w:val="14"/>
                      </w:rPr>
                    </w:rPrChange>
                  </w:rPr>
                  <w:delText>r9dlchn0sa01</w:delText>
                </w:r>
              </w:del>
            </w:moveFrom>
          </w:p>
        </w:tc>
        <w:tc>
          <w:tcPr>
            <w:tcW w:w="783" w:type="pct"/>
            <w:shd w:val="clear" w:color="auto" w:fill="auto"/>
            <w:vAlign w:val="center"/>
          </w:tcPr>
          <w:p w14:paraId="1D3B7780" w14:textId="4B39DE1C" w:rsidR="003A0957" w:rsidRPr="004D620F" w:rsidDel="0009280E" w:rsidRDefault="003A0957">
            <w:pPr>
              <w:rPr>
                <w:del w:id="5247" w:author="Locke Liu" w:date="2021-05-24T16:50:00Z"/>
                <w:moveFrom w:id="5248" w:author="Locke Liu" w:date="2021-05-24T15:23:00Z"/>
                <w:color w:val="121B1F" w:themeColor="background1"/>
                <w:sz w:val="14"/>
                <w:szCs w:val="14"/>
                <w:rPrChange w:id="5249" w:author="Locke Liu" w:date="2021-05-24T14:33:00Z">
                  <w:rPr>
                    <w:del w:id="5250" w:author="Locke Liu" w:date="2021-05-24T16:50:00Z"/>
                    <w:moveFrom w:id="5251" w:author="Locke Liu" w:date="2021-05-24T15:23:00Z"/>
                    <w:rFonts w:ascii="Segoe UI" w:hAnsi="Segoe UI" w:cs="Segoe UI"/>
                    <w:color w:val="121B1F" w:themeColor="background1"/>
                    <w:sz w:val="14"/>
                    <w:szCs w:val="14"/>
                  </w:rPr>
                </w:rPrChange>
              </w:rPr>
              <w:pPrChange w:id="5252" w:author="Locke Liu" w:date="2021-05-24T15:22:00Z">
                <w:pPr>
                  <w:framePr w:hSpace="141" w:wrap="around" w:vAnchor="text" w:hAnchor="margin" w:xAlign="center" w:y="265"/>
                </w:pPr>
              </w:pPrChange>
            </w:pPr>
            <w:moveFrom w:id="5253" w:author="Locke Liu" w:date="2021-05-24T15:23:00Z">
              <w:del w:id="5254" w:author="Locke Liu" w:date="2021-05-24T16:50:00Z">
                <w:r w:rsidRPr="004D620F" w:rsidDel="0009280E">
                  <w:rPr>
                    <w:color w:val="121B1F" w:themeColor="background1"/>
                    <w:sz w:val="14"/>
                    <w:szCs w:val="14"/>
                    <w:rPrChange w:id="5255" w:author="Locke Liu" w:date="2021-05-24T14:33:00Z">
                      <w:rPr>
                        <w:rFonts w:ascii="Segoe UI" w:hAnsi="Segoe UI" w:cs="Segoe UI"/>
                        <w:color w:val="121B1F" w:themeColor="background1"/>
                        <w:sz w:val="14"/>
                        <w:szCs w:val="14"/>
                      </w:rPr>
                    </w:rPrChange>
                  </w:rPr>
                  <w:delText>Azure storage account general v2</w:delText>
                </w:r>
              </w:del>
            </w:moveFrom>
          </w:p>
        </w:tc>
        <w:tc>
          <w:tcPr>
            <w:tcW w:w="2295" w:type="pct"/>
            <w:shd w:val="clear" w:color="auto" w:fill="auto"/>
            <w:vAlign w:val="center"/>
          </w:tcPr>
          <w:p w14:paraId="0D641C9B" w14:textId="4CFDBB6B" w:rsidR="003A0957" w:rsidRPr="004D620F" w:rsidDel="0009280E" w:rsidRDefault="003A0957">
            <w:pPr>
              <w:rPr>
                <w:del w:id="5256" w:author="Locke Liu" w:date="2021-05-24T16:50:00Z"/>
                <w:moveFrom w:id="5257" w:author="Locke Liu" w:date="2021-05-24T15:23:00Z"/>
                <w:color w:val="121B1F" w:themeColor="background1"/>
                <w:sz w:val="14"/>
                <w:szCs w:val="14"/>
                <w:rPrChange w:id="5258" w:author="Locke Liu" w:date="2021-05-24T14:33:00Z">
                  <w:rPr>
                    <w:del w:id="5259" w:author="Locke Liu" w:date="2021-05-24T16:50:00Z"/>
                    <w:moveFrom w:id="5260" w:author="Locke Liu" w:date="2021-05-24T15:23:00Z"/>
                    <w:rFonts w:ascii="Segoe UI" w:hAnsi="Segoe UI" w:cs="Segoe UI"/>
                    <w:color w:val="121B1F" w:themeColor="background1"/>
                    <w:sz w:val="14"/>
                    <w:szCs w:val="14"/>
                  </w:rPr>
                </w:rPrChange>
              </w:rPr>
              <w:pPrChange w:id="5261" w:author="Locke Liu" w:date="2021-05-24T15:22:00Z">
                <w:pPr>
                  <w:framePr w:hSpace="141" w:wrap="around" w:vAnchor="text" w:hAnchor="margin" w:xAlign="center" w:y="265"/>
                </w:pPr>
              </w:pPrChange>
            </w:pPr>
            <w:moveFrom w:id="5262" w:author="Locke Liu" w:date="2021-05-24T15:23:00Z">
              <w:del w:id="5263" w:author="Locke Liu" w:date="2021-05-24T16:50:00Z">
                <w:r w:rsidRPr="004D620F" w:rsidDel="0009280E">
                  <w:rPr>
                    <w:color w:val="121B1F" w:themeColor="background1"/>
                    <w:sz w:val="14"/>
                    <w:szCs w:val="14"/>
                    <w:rPrChange w:id="5264" w:author="Locke Liu" w:date="2021-05-24T14:33:00Z">
                      <w:rPr>
                        <w:rFonts w:ascii="Segoe UI" w:hAnsi="Segoe UI" w:cs="Segoe UI"/>
                        <w:color w:val="121B1F" w:themeColor="background1"/>
                        <w:sz w:val="14"/>
                        <w:szCs w:val="14"/>
                      </w:rPr>
                    </w:rPrChange>
                  </w:rPr>
                  <w:delText>Azure blob storage account used for data source upload by external systems. It will be used by PRD environment</w:delText>
                </w:r>
              </w:del>
            </w:moveFrom>
          </w:p>
        </w:tc>
      </w:tr>
      <w:tr w:rsidR="003A0957" w:rsidRPr="004D620F" w:rsidDel="0009280E" w14:paraId="4076B6BB" w14:textId="76B6AA0D" w:rsidTr="00AC123B">
        <w:trPr>
          <w:trHeight w:val="416"/>
          <w:del w:id="5265" w:author="Locke Liu" w:date="2021-05-24T16:50:00Z"/>
        </w:trPr>
        <w:tc>
          <w:tcPr>
            <w:tcW w:w="544" w:type="pct"/>
            <w:shd w:val="clear" w:color="auto" w:fill="auto"/>
            <w:vAlign w:val="center"/>
          </w:tcPr>
          <w:p w14:paraId="67C9534C" w14:textId="029A75AB" w:rsidR="003A0957" w:rsidRPr="004D620F" w:rsidDel="0009280E" w:rsidRDefault="003A0957">
            <w:pPr>
              <w:rPr>
                <w:del w:id="5266" w:author="Locke Liu" w:date="2021-05-24T16:50:00Z"/>
                <w:moveFrom w:id="5267" w:author="Locke Liu" w:date="2021-05-24T15:23:00Z"/>
                <w:color w:val="121B1F" w:themeColor="background1"/>
                <w:sz w:val="14"/>
                <w:szCs w:val="14"/>
                <w:rPrChange w:id="5268" w:author="Locke Liu" w:date="2021-05-24T14:33:00Z">
                  <w:rPr>
                    <w:del w:id="5269" w:author="Locke Liu" w:date="2021-05-24T16:50:00Z"/>
                    <w:moveFrom w:id="5270" w:author="Locke Liu" w:date="2021-05-24T15:23:00Z"/>
                    <w:rFonts w:ascii="Segoe UI" w:eastAsiaTheme="minorEastAsia" w:hAnsi="Segoe UI" w:cs="Segoe UI"/>
                    <w:bCs/>
                    <w:color w:val="121B1F" w:themeColor="background1"/>
                    <w:sz w:val="14"/>
                    <w:szCs w:val="14"/>
                  </w:rPr>
                </w:rPrChange>
              </w:rPr>
              <w:pPrChange w:id="5271" w:author="Locke Liu" w:date="2021-05-24T15:22:00Z">
                <w:pPr>
                  <w:framePr w:hSpace="141" w:wrap="around" w:vAnchor="text" w:hAnchor="margin" w:xAlign="center" w:y="265"/>
                  <w:jc w:val="center"/>
                </w:pPr>
              </w:pPrChange>
            </w:pPr>
            <w:moveFrom w:id="5272" w:author="Locke Liu" w:date="2021-05-24T15:23:00Z">
              <w:del w:id="5273" w:author="Locke Liu" w:date="2021-05-24T16:50:00Z">
                <w:r w:rsidRPr="004D620F" w:rsidDel="0009280E">
                  <w:rPr>
                    <w:color w:val="121B1F" w:themeColor="background1"/>
                    <w:sz w:val="14"/>
                    <w:szCs w:val="14"/>
                    <w:rPrChange w:id="5274" w:author="Locke Liu" w:date="2021-05-24T14:33:00Z">
                      <w:rPr>
                        <w:rFonts w:ascii="Segoe UI" w:eastAsiaTheme="minorEastAsia" w:hAnsi="Segoe UI" w:cs="Segoe UI"/>
                        <w:bCs/>
                        <w:color w:val="121B1F" w:themeColor="background1"/>
                        <w:sz w:val="14"/>
                        <w:szCs w:val="14"/>
                      </w:rPr>
                    </w:rPrChange>
                  </w:rPr>
                  <w:delText>PN11</w:delText>
                </w:r>
              </w:del>
            </w:moveFrom>
          </w:p>
        </w:tc>
        <w:tc>
          <w:tcPr>
            <w:tcW w:w="580" w:type="pct"/>
            <w:vAlign w:val="center"/>
          </w:tcPr>
          <w:p w14:paraId="318D70AA" w14:textId="08F16D46" w:rsidR="003A0957" w:rsidRPr="004D620F" w:rsidDel="0009280E" w:rsidRDefault="003A0957">
            <w:pPr>
              <w:rPr>
                <w:del w:id="5275" w:author="Locke Liu" w:date="2021-05-24T16:50:00Z"/>
                <w:moveFrom w:id="5276" w:author="Locke Liu" w:date="2021-05-24T15:23:00Z"/>
                <w:color w:val="121B1F" w:themeColor="background1"/>
                <w:sz w:val="14"/>
                <w:szCs w:val="14"/>
                <w:rPrChange w:id="5277" w:author="Locke Liu" w:date="2021-05-24T14:33:00Z">
                  <w:rPr>
                    <w:del w:id="5278" w:author="Locke Liu" w:date="2021-05-24T16:50:00Z"/>
                    <w:moveFrom w:id="5279" w:author="Locke Liu" w:date="2021-05-24T15:23:00Z"/>
                    <w:rFonts w:ascii="Segoe UI" w:hAnsi="Segoe UI" w:cs="Segoe UI"/>
                    <w:bCs/>
                    <w:color w:val="121B1F" w:themeColor="background1"/>
                    <w:sz w:val="14"/>
                    <w:szCs w:val="14"/>
                  </w:rPr>
                </w:rPrChange>
              </w:rPr>
              <w:pPrChange w:id="5280" w:author="Locke Liu" w:date="2021-05-24T15:22:00Z">
                <w:pPr>
                  <w:framePr w:hSpace="141" w:wrap="around" w:vAnchor="text" w:hAnchor="margin" w:xAlign="center" w:y="265"/>
                </w:pPr>
              </w:pPrChange>
            </w:pPr>
            <w:moveFrom w:id="5281" w:author="Locke Liu" w:date="2021-05-24T15:23:00Z">
              <w:del w:id="5282" w:author="Locke Liu" w:date="2021-05-24T16:50:00Z">
                <w:r w:rsidRPr="004D620F" w:rsidDel="0009280E">
                  <w:rPr>
                    <w:color w:val="121B1F" w:themeColor="background1"/>
                    <w:sz w:val="14"/>
                    <w:szCs w:val="14"/>
                    <w:rPrChange w:id="5283" w:author="Locke Liu" w:date="2021-05-24T14:33:00Z">
                      <w:rPr>
                        <w:rFonts w:ascii="Segoe UI" w:hAnsi="Segoe UI" w:cs="Segoe UI"/>
                        <w:bCs/>
                        <w:color w:val="121B1F" w:themeColor="background1"/>
                        <w:sz w:val="14"/>
                        <w:szCs w:val="14"/>
                      </w:rPr>
                    </w:rPrChange>
                  </w:rPr>
                  <w:delText>C04</w:delText>
                </w:r>
              </w:del>
            </w:moveFrom>
          </w:p>
        </w:tc>
        <w:tc>
          <w:tcPr>
            <w:tcW w:w="798" w:type="pct"/>
            <w:vAlign w:val="center"/>
          </w:tcPr>
          <w:p w14:paraId="1A27EC5F" w14:textId="7BA68539" w:rsidR="003A0957" w:rsidRPr="004D620F" w:rsidDel="0009280E" w:rsidRDefault="004B6396">
            <w:pPr>
              <w:rPr>
                <w:del w:id="5284" w:author="Locke Liu" w:date="2021-05-24T16:50:00Z"/>
                <w:moveFrom w:id="5285" w:author="Locke Liu" w:date="2021-05-24T15:23:00Z"/>
                <w:color w:val="121B1F" w:themeColor="background1"/>
                <w:sz w:val="14"/>
                <w:szCs w:val="14"/>
                <w:rPrChange w:id="5286" w:author="Locke Liu" w:date="2021-05-24T14:33:00Z">
                  <w:rPr>
                    <w:del w:id="5287" w:author="Locke Liu" w:date="2021-05-24T16:50:00Z"/>
                    <w:moveFrom w:id="5288" w:author="Locke Liu" w:date="2021-05-24T15:23:00Z"/>
                    <w:rFonts w:ascii="Segoe UI" w:hAnsi="Segoe UI" w:cs="Segoe UI"/>
                    <w:bCs/>
                    <w:color w:val="121B1F" w:themeColor="background1"/>
                    <w:sz w:val="14"/>
                    <w:szCs w:val="14"/>
                  </w:rPr>
                </w:rPrChange>
              </w:rPr>
              <w:pPrChange w:id="5289" w:author="Locke Liu" w:date="2021-05-24T15:22:00Z">
                <w:pPr>
                  <w:framePr w:hSpace="141" w:wrap="around" w:vAnchor="text" w:hAnchor="margin" w:xAlign="center" w:y="265"/>
                </w:pPr>
              </w:pPrChange>
            </w:pPr>
            <w:moveFrom w:id="5290" w:author="Locke Liu" w:date="2021-05-24T15:23:00Z">
              <w:del w:id="5291" w:author="Locke Liu" w:date="2021-05-24T16:50:00Z">
                <w:r w:rsidRPr="004D620F" w:rsidDel="0009280E">
                  <w:rPr>
                    <w:color w:val="121B1F" w:themeColor="background1"/>
                    <w:sz w:val="14"/>
                    <w:szCs w:val="14"/>
                    <w:rPrChange w:id="5292" w:author="Locke Liu" w:date="2021-05-24T14:33:00Z">
                      <w:rPr>
                        <w:rFonts w:ascii="Segoe UI" w:hAnsi="Segoe UI" w:cs="Segoe UI"/>
                        <w:bCs/>
                        <w:color w:val="121B1F" w:themeColor="background1"/>
                        <w:sz w:val="14"/>
                        <w:szCs w:val="14"/>
                      </w:rPr>
                    </w:rPrChange>
                  </w:rPr>
                  <w:delText>AZRCNE2INFFW0001</w:delText>
                </w:r>
              </w:del>
            </w:moveFrom>
          </w:p>
        </w:tc>
        <w:tc>
          <w:tcPr>
            <w:tcW w:w="783" w:type="pct"/>
            <w:shd w:val="clear" w:color="auto" w:fill="auto"/>
            <w:vAlign w:val="center"/>
          </w:tcPr>
          <w:p w14:paraId="08A3BE59" w14:textId="65180F45" w:rsidR="003A0957" w:rsidRPr="004D620F" w:rsidDel="0009280E" w:rsidRDefault="003A0957">
            <w:pPr>
              <w:rPr>
                <w:del w:id="5293" w:author="Locke Liu" w:date="2021-05-24T16:50:00Z"/>
                <w:moveFrom w:id="5294" w:author="Locke Liu" w:date="2021-05-24T15:23:00Z"/>
                <w:color w:val="121B1F" w:themeColor="background1"/>
                <w:sz w:val="14"/>
                <w:szCs w:val="14"/>
                <w:rPrChange w:id="5295" w:author="Locke Liu" w:date="2021-05-24T14:33:00Z">
                  <w:rPr>
                    <w:del w:id="5296" w:author="Locke Liu" w:date="2021-05-24T16:50:00Z"/>
                    <w:moveFrom w:id="5297" w:author="Locke Liu" w:date="2021-05-24T15:23:00Z"/>
                    <w:rFonts w:ascii="Segoe UI" w:hAnsi="Segoe UI" w:cs="Segoe UI"/>
                    <w:color w:val="121B1F" w:themeColor="background1"/>
                    <w:sz w:val="14"/>
                    <w:szCs w:val="14"/>
                  </w:rPr>
                </w:rPrChange>
              </w:rPr>
              <w:pPrChange w:id="5298" w:author="Locke Liu" w:date="2021-05-24T15:22:00Z">
                <w:pPr>
                  <w:framePr w:hSpace="141" w:wrap="around" w:vAnchor="text" w:hAnchor="margin" w:xAlign="center" w:y="265"/>
                </w:pPr>
              </w:pPrChange>
            </w:pPr>
            <w:moveFrom w:id="5299" w:author="Locke Liu" w:date="2021-05-24T15:23:00Z">
              <w:del w:id="5300" w:author="Locke Liu" w:date="2021-05-24T16:50:00Z">
                <w:r w:rsidRPr="004D620F" w:rsidDel="0009280E">
                  <w:rPr>
                    <w:color w:val="121B1F" w:themeColor="background1"/>
                    <w:sz w:val="14"/>
                    <w:szCs w:val="14"/>
                    <w:rPrChange w:id="5301" w:author="Locke Liu" w:date="2021-05-24T14:33:00Z">
                      <w:rPr>
                        <w:rFonts w:ascii="Segoe UI" w:hAnsi="Segoe UI" w:cs="Segoe UI"/>
                        <w:color w:val="121B1F" w:themeColor="background1"/>
                        <w:sz w:val="14"/>
                        <w:szCs w:val="14"/>
                      </w:rPr>
                    </w:rPrChange>
                  </w:rPr>
                  <w:delText>Azure firewall standard</w:delText>
                </w:r>
              </w:del>
            </w:moveFrom>
          </w:p>
        </w:tc>
        <w:tc>
          <w:tcPr>
            <w:tcW w:w="2295" w:type="pct"/>
            <w:shd w:val="clear" w:color="auto" w:fill="auto"/>
            <w:vAlign w:val="center"/>
          </w:tcPr>
          <w:p w14:paraId="0CCA1AE7" w14:textId="39F492F6" w:rsidR="003A0957" w:rsidRPr="004D620F" w:rsidDel="0009280E" w:rsidRDefault="003A0957">
            <w:pPr>
              <w:rPr>
                <w:del w:id="5302" w:author="Locke Liu" w:date="2021-05-24T16:50:00Z"/>
                <w:moveFrom w:id="5303" w:author="Locke Liu" w:date="2021-05-24T15:23:00Z"/>
                <w:color w:val="121B1F" w:themeColor="background1"/>
                <w:sz w:val="14"/>
                <w:szCs w:val="14"/>
                <w:rPrChange w:id="5304" w:author="Locke Liu" w:date="2021-05-24T14:33:00Z">
                  <w:rPr>
                    <w:del w:id="5305" w:author="Locke Liu" w:date="2021-05-24T16:50:00Z"/>
                    <w:moveFrom w:id="5306" w:author="Locke Liu" w:date="2021-05-24T15:23:00Z"/>
                    <w:rFonts w:ascii="Segoe UI" w:hAnsi="Segoe UI" w:cs="Segoe UI"/>
                    <w:color w:val="121B1F" w:themeColor="background1"/>
                    <w:sz w:val="14"/>
                    <w:szCs w:val="14"/>
                  </w:rPr>
                </w:rPrChange>
              </w:rPr>
              <w:pPrChange w:id="5307" w:author="Locke Liu" w:date="2021-05-24T15:22:00Z">
                <w:pPr>
                  <w:framePr w:hSpace="141" w:wrap="around" w:vAnchor="text" w:hAnchor="margin" w:xAlign="center" w:y="265"/>
                </w:pPr>
              </w:pPrChange>
            </w:pPr>
            <w:moveFrom w:id="5308" w:author="Locke Liu" w:date="2021-05-24T15:23:00Z">
              <w:del w:id="5309" w:author="Locke Liu" w:date="2021-05-24T16:50:00Z">
                <w:r w:rsidRPr="004D620F" w:rsidDel="0009280E">
                  <w:rPr>
                    <w:color w:val="121B1F" w:themeColor="background1"/>
                    <w:sz w:val="14"/>
                    <w:szCs w:val="14"/>
                    <w:rPrChange w:id="5310" w:author="Locke Liu" w:date="2021-05-24T14:33:00Z">
                      <w:rPr>
                        <w:rFonts w:ascii="Segoe UI" w:hAnsi="Segoe UI" w:cs="Segoe UI"/>
                        <w:color w:val="121B1F" w:themeColor="background1"/>
                        <w:sz w:val="14"/>
                        <w:szCs w:val="14"/>
                      </w:rPr>
                    </w:rPrChange>
                  </w:rPr>
                  <w:delText>Layer 4 network traffic control firewall. It is used for all internal and external traffic control.</w:delText>
                </w:r>
              </w:del>
            </w:moveFrom>
          </w:p>
        </w:tc>
      </w:tr>
      <w:tr w:rsidR="00AC123B" w:rsidRPr="004D620F" w:rsidDel="0009280E" w14:paraId="1A65BE57" w14:textId="726D3EEB" w:rsidTr="00AC123B">
        <w:trPr>
          <w:trHeight w:val="416"/>
          <w:del w:id="5311" w:author="Locke Liu" w:date="2021-05-24T16:50:00Z"/>
        </w:trPr>
        <w:tc>
          <w:tcPr>
            <w:tcW w:w="544" w:type="pct"/>
            <w:shd w:val="clear" w:color="auto" w:fill="auto"/>
            <w:vAlign w:val="center"/>
          </w:tcPr>
          <w:p w14:paraId="75C7D70D" w14:textId="0C83905A" w:rsidR="00AC123B" w:rsidRPr="004D620F" w:rsidDel="0009280E" w:rsidRDefault="00AC123B">
            <w:pPr>
              <w:rPr>
                <w:del w:id="5312" w:author="Locke Liu" w:date="2021-05-24T16:50:00Z"/>
                <w:moveFrom w:id="5313" w:author="Locke Liu" w:date="2021-05-24T15:23:00Z"/>
                <w:color w:val="121B1F" w:themeColor="background1"/>
                <w:sz w:val="14"/>
                <w:szCs w:val="14"/>
                <w:rPrChange w:id="5314" w:author="Locke Liu" w:date="2021-05-24T14:33:00Z">
                  <w:rPr>
                    <w:del w:id="5315" w:author="Locke Liu" w:date="2021-05-24T16:50:00Z"/>
                    <w:moveFrom w:id="5316" w:author="Locke Liu" w:date="2021-05-24T15:23:00Z"/>
                    <w:rFonts w:ascii="Segoe UI" w:eastAsiaTheme="minorEastAsia" w:hAnsi="Segoe UI" w:cs="Segoe UI"/>
                    <w:bCs/>
                    <w:color w:val="121B1F" w:themeColor="background1"/>
                    <w:sz w:val="14"/>
                    <w:szCs w:val="14"/>
                  </w:rPr>
                </w:rPrChange>
              </w:rPr>
              <w:pPrChange w:id="5317" w:author="Locke Liu" w:date="2021-05-24T15:22:00Z">
                <w:pPr>
                  <w:framePr w:hSpace="141" w:wrap="around" w:vAnchor="text" w:hAnchor="margin" w:xAlign="center" w:y="265"/>
                  <w:jc w:val="center"/>
                </w:pPr>
              </w:pPrChange>
            </w:pPr>
            <w:moveFrom w:id="5318" w:author="Locke Liu" w:date="2021-05-24T15:23:00Z">
              <w:del w:id="5319" w:author="Locke Liu" w:date="2021-05-24T16:50:00Z">
                <w:r w:rsidRPr="004D620F" w:rsidDel="0009280E">
                  <w:rPr>
                    <w:color w:val="121B1F" w:themeColor="background1"/>
                    <w:sz w:val="14"/>
                    <w:szCs w:val="14"/>
                    <w:rPrChange w:id="5320" w:author="Locke Liu" w:date="2021-05-24T14:33:00Z">
                      <w:rPr>
                        <w:rFonts w:ascii="Segoe UI" w:eastAsiaTheme="minorEastAsia" w:hAnsi="Segoe UI" w:cs="Segoe UI"/>
                        <w:bCs/>
                        <w:color w:val="121B1F" w:themeColor="background1"/>
                        <w:sz w:val="14"/>
                        <w:szCs w:val="14"/>
                      </w:rPr>
                    </w:rPrChange>
                  </w:rPr>
                  <w:delText>PN12</w:delText>
                </w:r>
              </w:del>
            </w:moveFrom>
          </w:p>
        </w:tc>
        <w:tc>
          <w:tcPr>
            <w:tcW w:w="580" w:type="pct"/>
            <w:vAlign w:val="center"/>
          </w:tcPr>
          <w:p w14:paraId="0E9214D2" w14:textId="3A86D2D7" w:rsidR="00AC123B" w:rsidRPr="004D620F" w:rsidDel="0009280E" w:rsidRDefault="00AC123B">
            <w:pPr>
              <w:rPr>
                <w:del w:id="5321" w:author="Locke Liu" w:date="2021-05-24T16:50:00Z"/>
                <w:moveFrom w:id="5322" w:author="Locke Liu" w:date="2021-05-24T15:23:00Z"/>
                <w:color w:val="121B1F" w:themeColor="background1"/>
                <w:sz w:val="14"/>
                <w:szCs w:val="14"/>
                <w:rPrChange w:id="5323" w:author="Locke Liu" w:date="2021-05-24T14:33:00Z">
                  <w:rPr>
                    <w:del w:id="5324" w:author="Locke Liu" w:date="2021-05-24T16:50:00Z"/>
                    <w:moveFrom w:id="5325" w:author="Locke Liu" w:date="2021-05-24T15:23:00Z"/>
                    <w:rFonts w:ascii="Segoe UI" w:hAnsi="Segoe UI" w:cs="Segoe UI"/>
                    <w:bCs/>
                    <w:color w:val="121B1F" w:themeColor="background1"/>
                    <w:sz w:val="14"/>
                    <w:szCs w:val="14"/>
                  </w:rPr>
                </w:rPrChange>
              </w:rPr>
              <w:pPrChange w:id="5326" w:author="Locke Liu" w:date="2021-05-24T15:22:00Z">
                <w:pPr>
                  <w:framePr w:hSpace="141" w:wrap="around" w:vAnchor="text" w:hAnchor="margin" w:xAlign="center" w:y="265"/>
                </w:pPr>
              </w:pPrChange>
            </w:pPr>
            <w:moveFrom w:id="5327" w:author="Locke Liu" w:date="2021-05-24T15:23:00Z">
              <w:del w:id="5328" w:author="Locke Liu" w:date="2021-05-24T16:50:00Z">
                <w:r w:rsidRPr="004D620F" w:rsidDel="0009280E">
                  <w:rPr>
                    <w:color w:val="121B1F" w:themeColor="background1"/>
                    <w:sz w:val="14"/>
                    <w:szCs w:val="14"/>
                    <w:rPrChange w:id="5329" w:author="Locke Liu" w:date="2021-05-24T14:33:00Z">
                      <w:rPr>
                        <w:rFonts w:ascii="Segoe UI" w:hAnsi="Segoe UI" w:cs="Segoe UI"/>
                        <w:bCs/>
                        <w:color w:val="121B1F" w:themeColor="background1"/>
                        <w:sz w:val="14"/>
                        <w:szCs w:val="14"/>
                      </w:rPr>
                    </w:rPrChange>
                  </w:rPr>
                  <w:delText>C07</w:delText>
                </w:r>
              </w:del>
            </w:moveFrom>
          </w:p>
        </w:tc>
        <w:tc>
          <w:tcPr>
            <w:tcW w:w="798" w:type="pct"/>
            <w:vAlign w:val="center"/>
          </w:tcPr>
          <w:p w14:paraId="153582F3" w14:textId="735F5F61" w:rsidR="00AC123B" w:rsidRPr="004D620F" w:rsidDel="0009280E" w:rsidRDefault="00AC123B">
            <w:pPr>
              <w:rPr>
                <w:del w:id="5330" w:author="Locke Liu" w:date="2021-05-24T16:50:00Z"/>
                <w:moveFrom w:id="5331" w:author="Locke Liu" w:date="2021-05-24T15:23:00Z"/>
                <w:color w:val="121B1F" w:themeColor="background1"/>
                <w:sz w:val="14"/>
                <w:szCs w:val="14"/>
                <w:rPrChange w:id="5332" w:author="Locke Liu" w:date="2021-05-24T14:33:00Z">
                  <w:rPr>
                    <w:del w:id="5333" w:author="Locke Liu" w:date="2021-05-24T16:50:00Z"/>
                    <w:moveFrom w:id="5334" w:author="Locke Liu" w:date="2021-05-24T15:23:00Z"/>
                    <w:rFonts w:ascii="Segoe UI" w:hAnsi="Segoe UI" w:cs="Segoe UI"/>
                    <w:bCs/>
                    <w:color w:val="121B1F" w:themeColor="background1"/>
                    <w:sz w:val="14"/>
                    <w:szCs w:val="14"/>
                  </w:rPr>
                </w:rPrChange>
              </w:rPr>
              <w:pPrChange w:id="5335" w:author="Locke Liu" w:date="2021-05-24T15:22:00Z">
                <w:pPr>
                  <w:framePr w:hSpace="141" w:wrap="around" w:vAnchor="text" w:hAnchor="margin" w:xAlign="center" w:y="265"/>
                </w:pPr>
              </w:pPrChange>
            </w:pPr>
            <w:moveFrom w:id="5336" w:author="Locke Liu" w:date="2021-05-24T15:23:00Z">
              <w:del w:id="5337" w:author="Locke Liu" w:date="2021-05-24T16:50:00Z">
                <w:r w:rsidRPr="004D620F" w:rsidDel="0009280E">
                  <w:rPr>
                    <w:color w:val="121B1F" w:themeColor="background1"/>
                    <w:sz w:val="14"/>
                    <w:szCs w:val="14"/>
                    <w:rPrChange w:id="5338" w:author="Locke Liu" w:date="2021-05-24T14:33:00Z">
                      <w:rPr>
                        <w:rFonts w:ascii="Segoe UI" w:hAnsi="Segoe UI" w:cs="Segoe UI"/>
                        <w:bCs/>
                        <w:color w:val="121B1F" w:themeColor="background1"/>
                        <w:sz w:val="14"/>
                        <w:szCs w:val="14"/>
                      </w:rPr>
                    </w:rPrChange>
                  </w:rPr>
                  <w:delText>WIN000</w:delText>
                </w:r>
                <w:r w:rsidRPr="004D620F" w:rsidDel="0009280E">
                  <w:rPr>
                    <w:color w:val="121B1F" w:themeColor="background1"/>
                    <w:sz w:val="14"/>
                    <w:szCs w:val="14"/>
                    <w:lang w:eastAsia="zh-CN"/>
                    <w:rPrChange w:id="5339" w:author="Locke Liu" w:date="2021-05-24T14:33:00Z">
                      <w:rPr>
                        <w:rFonts w:ascii="Segoe UI" w:hAnsi="Segoe UI" w:cs="Segoe UI"/>
                        <w:bCs/>
                        <w:color w:val="121B1F" w:themeColor="background1"/>
                        <w:sz w:val="14"/>
                        <w:szCs w:val="14"/>
                        <w:lang w:eastAsia="zh-CN"/>
                      </w:rPr>
                    </w:rPrChange>
                  </w:rPr>
                  <w:delText>535,536,537,538</w:delText>
                </w:r>
              </w:del>
            </w:moveFrom>
          </w:p>
        </w:tc>
        <w:tc>
          <w:tcPr>
            <w:tcW w:w="783" w:type="pct"/>
            <w:shd w:val="clear" w:color="auto" w:fill="auto"/>
            <w:vAlign w:val="center"/>
          </w:tcPr>
          <w:p w14:paraId="40ED62C5" w14:textId="68D84F9F" w:rsidR="00AC123B" w:rsidRPr="004D620F" w:rsidDel="0009280E" w:rsidRDefault="00AC123B">
            <w:pPr>
              <w:rPr>
                <w:del w:id="5340" w:author="Locke Liu" w:date="2021-05-24T16:50:00Z"/>
                <w:moveFrom w:id="5341" w:author="Locke Liu" w:date="2021-05-24T15:23:00Z"/>
                <w:color w:val="121B1F" w:themeColor="background1"/>
                <w:sz w:val="14"/>
                <w:szCs w:val="14"/>
                <w:rPrChange w:id="5342" w:author="Locke Liu" w:date="2021-05-24T14:33:00Z">
                  <w:rPr>
                    <w:del w:id="5343" w:author="Locke Liu" w:date="2021-05-24T16:50:00Z"/>
                    <w:moveFrom w:id="5344" w:author="Locke Liu" w:date="2021-05-24T15:23:00Z"/>
                    <w:rFonts w:ascii="Segoe UI" w:hAnsi="Segoe UI" w:cs="Segoe UI"/>
                    <w:color w:val="121B1F" w:themeColor="background1"/>
                    <w:sz w:val="14"/>
                    <w:szCs w:val="14"/>
                  </w:rPr>
                </w:rPrChange>
              </w:rPr>
              <w:pPrChange w:id="5345" w:author="Locke Liu" w:date="2021-05-24T15:22:00Z">
                <w:pPr>
                  <w:framePr w:hSpace="141" w:wrap="around" w:vAnchor="text" w:hAnchor="margin" w:xAlign="center" w:y="265"/>
                </w:pPr>
              </w:pPrChange>
            </w:pPr>
            <w:moveFrom w:id="5346" w:author="Locke Liu" w:date="2021-05-24T15:23:00Z">
              <w:del w:id="5347" w:author="Locke Liu" w:date="2021-05-24T16:50:00Z">
                <w:r w:rsidRPr="004D620F" w:rsidDel="0009280E">
                  <w:rPr>
                    <w:color w:val="121B1F" w:themeColor="background1"/>
                    <w:sz w:val="14"/>
                    <w:szCs w:val="14"/>
                    <w:rPrChange w:id="5348" w:author="Locke Liu" w:date="2021-05-24T14:33:00Z">
                      <w:rPr>
                        <w:rFonts w:ascii="Segoe UI" w:hAnsi="Segoe UI" w:cs="Segoe UI"/>
                        <w:color w:val="121B1F" w:themeColor="background1"/>
                        <w:sz w:val="14"/>
                        <w:szCs w:val="14"/>
                      </w:rPr>
                    </w:rPrChange>
                  </w:rPr>
                  <w:delText>Azure data factory integration runtime</w:delText>
                </w:r>
              </w:del>
            </w:moveFrom>
          </w:p>
        </w:tc>
        <w:tc>
          <w:tcPr>
            <w:tcW w:w="2295" w:type="pct"/>
            <w:shd w:val="clear" w:color="auto" w:fill="auto"/>
            <w:vAlign w:val="center"/>
          </w:tcPr>
          <w:p w14:paraId="6DF2E5C6" w14:textId="054991DB" w:rsidR="00AC123B" w:rsidRPr="004D620F" w:rsidDel="0009280E" w:rsidRDefault="00AC123B">
            <w:pPr>
              <w:rPr>
                <w:del w:id="5349" w:author="Locke Liu" w:date="2021-05-24T16:50:00Z"/>
                <w:moveFrom w:id="5350" w:author="Locke Liu" w:date="2021-05-24T15:23:00Z"/>
                <w:color w:val="121B1F" w:themeColor="background1"/>
                <w:sz w:val="14"/>
                <w:szCs w:val="14"/>
                <w:rPrChange w:id="5351" w:author="Locke Liu" w:date="2021-05-24T14:33:00Z">
                  <w:rPr>
                    <w:del w:id="5352" w:author="Locke Liu" w:date="2021-05-24T16:50:00Z"/>
                    <w:moveFrom w:id="5353" w:author="Locke Liu" w:date="2021-05-24T15:23:00Z"/>
                    <w:rFonts w:ascii="Segoe UI" w:hAnsi="Segoe UI" w:cs="Segoe UI"/>
                    <w:color w:val="121B1F" w:themeColor="background1"/>
                    <w:sz w:val="14"/>
                    <w:szCs w:val="14"/>
                  </w:rPr>
                </w:rPrChange>
              </w:rPr>
              <w:pPrChange w:id="5354" w:author="Locke Liu" w:date="2021-05-24T15:22:00Z">
                <w:pPr>
                  <w:framePr w:hSpace="141" w:wrap="around" w:vAnchor="text" w:hAnchor="margin" w:xAlign="center" w:y="265"/>
                </w:pPr>
              </w:pPrChange>
            </w:pPr>
            <w:moveFrom w:id="5355" w:author="Locke Liu" w:date="2021-05-24T15:23:00Z">
              <w:del w:id="5356" w:author="Locke Liu" w:date="2021-05-24T16:50:00Z">
                <w:r w:rsidRPr="004D620F" w:rsidDel="0009280E">
                  <w:rPr>
                    <w:color w:val="121B1F" w:themeColor="background1"/>
                    <w:sz w:val="14"/>
                    <w:szCs w:val="14"/>
                    <w:rPrChange w:id="5357" w:author="Locke Liu" w:date="2021-05-24T14:33:00Z">
                      <w:rPr>
                        <w:rFonts w:ascii="Segoe UI" w:hAnsi="Segoe UI" w:cs="Segoe UI"/>
                        <w:bCs/>
                        <w:color w:val="121B1F" w:themeColor="background1"/>
                        <w:sz w:val="14"/>
                        <w:szCs w:val="14"/>
                      </w:rPr>
                    </w:rPrChange>
                  </w:rPr>
                  <w:delText>PRD self-hosted integration runtime</w:delText>
                </w:r>
                <w:r w:rsidR="0010053B" w:rsidRPr="004D620F" w:rsidDel="0009280E">
                  <w:rPr>
                    <w:color w:val="121B1F" w:themeColor="background1"/>
                    <w:sz w:val="14"/>
                    <w:szCs w:val="14"/>
                    <w:rPrChange w:id="5358" w:author="Locke Liu" w:date="2021-05-24T14:33:00Z">
                      <w:rPr>
                        <w:rFonts w:ascii="Segoe UI" w:hAnsi="Segoe UI" w:cs="Segoe UI"/>
                        <w:bCs/>
                        <w:color w:val="121B1F" w:themeColor="background1"/>
                        <w:sz w:val="14"/>
                        <w:szCs w:val="14"/>
                      </w:rPr>
                    </w:rPrChange>
                  </w:rPr>
                  <w:delText xml:space="preserve"> for both source and destination</w:delText>
                </w:r>
              </w:del>
            </w:moveFrom>
          </w:p>
        </w:tc>
      </w:tr>
      <w:tr w:rsidR="00AC123B" w:rsidRPr="004D620F" w:rsidDel="0009280E" w14:paraId="66659DE0" w14:textId="3D6283D1" w:rsidTr="00AC123B">
        <w:trPr>
          <w:trHeight w:val="416"/>
          <w:del w:id="5359" w:author="Locke Liu" w:date="2021-05-24T16:50:00Z"/>
        </w:trPr>
        <w:tc>
          <w:tcPr>
            <w:tcW w:w="544" w:type="pct"/>
            <w:shd w:val="clear" w:color="auto" w:fill="auto"/>
            <w:vAlign w:val="center"/>
          </w:tcPr>
          <w:p w14:paraId="33A81F44" w14:textId="6487A048" w:rsidR="00AC123B" w:rsidRPr="004D620F" w:rsidDel="0009280E" w:rsidRDefault="00AC123B">
            <w:pPr>
              <w:rPr>
                <w:del w:id="5360" w:author="Locke Liu" w:date="2021-05-24T16:50:00Z"/>
                <w:moveFrom w:id="5361" w:author="Locke Liu" w:date="2021-05-24T15:23:00Z"/>
                <w:color w:val="121B1F" w:themeColor="background1"/>
                <w:sz w:val="14"/>
                <w:szCs w:val="14"/>
                <w:rPrChange w:id="5362" w:author="Locke Liu" w:date="2021-05-24T14:33:00Z">
                  <w:rPr>
                    <w:del w:id="5363" w:author="Locke Liu" w:date="2021-05-24T16:50:00Z"/>
                    <w:moveFrom w:id="5364" w:author="Locke Liu" w:date="2021-05-24T15:23:00Z"/>
                    <w:rFonts w:ascii="Segoe UI" w:eastAsiaTheme="minorEastAsia" w:hAnsi="Segoe UI" w:cs="Segoe UI"/>
                    <w:bCs/>
                    <w:color w:val="121B1F" w:themeColor="background1"/>
                    <w:sz w:val="14"/>
                    <w:szCs w:val="14"/>
                  </w:rPr>
                </w:rPrChange>
              </w:rPr>
              <w:pPrChange w:id="5365" w:author="Locke Liu" w:date="2021-05-24T15:22:00Z">
                <w:pPr>
                  <w:framePr w:hSpace="141" w:wrap="around" w:vAnchor="text" w:hAnchor="margin" w:xAlign="center" w:y="265"/>
                  <w:jc w:val="center"/>
                </w:pPr>
              </w:pPrChange>
            </w:pPr>
            <w:moveFrom w:id="5366" w:author="Locke Liu" w:date="2021-05-24T15:23:00Z">
              <w:del w:id="5367" w:author="Locke Liu" w:date="2021-05-24T16:50:00Z">
                <w:r w:rsidRPr="004D620F" w:rsidDel="0009280E">
                  <w:rPr>
                    <w:color w:val="121B1F" w:themeColor="background1"/>
                    <w:sz w:val="14"/>
                    <w:szCs w:val="14"/>
                    <w:rPrChange w:id="5368" w:author="Locke Liu" w:date="2021-05-24T14:33:00Z">
                      <w:rPr>
                        <w:rFonts w:ascii="Segoe UI" w:eastAsiaTheme="minorEastAsia" w:hAnsi="Segoe UI" w:cs="Segoe UI"/>
                        <w:bCs/>
                        <w:color w:val="121B1F" w:themeColor="background1"/>
                        <w:sz w:val="14"/>
                        <w:szCs w:val="14"/>
                      </w:rPr>
                    </w:rPrChange>
                  </w:rPr>
                  <w:delText>PN13</w:delText>
                </w:r>
              </w:del>
            </w:moveFrom>
          </w:p>
        </w:tc>
        <w:tc>
          <w:tcPr>
            <w:tcW w:w="580" w:type="pct"/>
            <w:vAlign w:val="center"/>
          </w:tcPr>
          <w:p w14:paraId="53C441B4" w14:textId="68D94E4B" w:rsidR="00AC123B" w:rsidRPr="004D620F" w:rsidDel="0009280E" w:rsidRDefault="00AC123B">
            <w:pPr>
              <w:rPr>
                <w:del w:id="5369" w:author="Locke Liu" w:date="2021-05-24T16:50:00Z"/>
                <w:moveFrom w:id="5370" w:author="Locke Liu" w:date="2021-05-24T15:23:00Z"/>
                <w:color w:val="121B1F" w:themeColor="background1"/>
                <w:sz w:val="14"/>
                <w:szCs w:val="14"/>
                <w:rPrChange w:id="5371" w:author="Locke Liu" w:date="2021-05-24T14:33:00Z">
                  <w:rPr>
                    <w:del w:id="5372" w:author="Locke Liu" w:date="2021-05-24T16:50:00Z"/>
                    <w:moveFrom w:id="5373" w:author="Locke Liu" w:date="2021-05-24T15:23:00Z"/>
                    <w:rFonts w:ascii="Segoe UI" w:hAnsi="Segoe UI" w:cs="Segoe UI"/>
                    <w:bCs/>
                    <w:color w:val="121B1F" w:themeColor="background1"/>
                    <w:sz w:val="14"/>
                    <w:szCs w:val="14"/>
                  </w:rPr>
                </w:rPrChange>
              </w:rPr>
              <w:pPrChange w:id="5374" w:author="Locke Liu" w:date="2021-05-24T15:22:00Z">
                <w:pPr>
                  <w:framePr w:hSpace="141" w:wrap="around" w:vAnchor="text" w:hAnchor="margin" w:xAlign="center" w:y="265"/>
                </w:pPr>
              </w:pPrChange>
            </w:pPr>
            <w:moveFrom w:id="5375" w:author="Locke Liu" w:date="2021-05-24T15:23:00Z">
              <w:del w:id="5376" w:author="Locke Liu" w:date="2021-05-24T16:50:00Z">
                <w:r w:rsidRPr="004D620F" w:rsidDel="0009280E">
                  <w:rPr>
                    <w:color w:val="121B1F" w:themeColor="background1"/>
                    <w:sz w:val="14"/>
                    <w:szCs w:val="14"/>
                    <w:rPrChange w:id="5377" w:author="Locke Liu" w:date="2021-05-24T14:33:00Z">
                      <w:rPr>
                        <w:rFonts w:ascii="Segoe UI" w:hAnsi="Segoe UI" w:cs="Segoe UI"/>
                        <w:bCs/>
                        <w:color w:val="121B1F" w:themeColor="background1"/>
                        <w:sz w:val="14"/>
                        <w:szCs w:val="14"/>
                      </w:rPr>
                    </w:rPrChange>
                  </w:rPr>
                  <w:delText>C07</w:delText>
                </w:r>
              </w:del>
            </w:moveFrom>
          </w:p>
        </w:tc>
        <w:tc>
          <w:tcPr>
            <w:tcW w:w="798" w:type="pct"/>
            <w:vAlign w:val="center"/>
          </w:tcPr>
          <w:p w14:paraId="2B19739A" w14:textId="642AC3CE" w:rsidR="00AC123B" w:rsidRPr="004D620F" w:rsidDel="0009280E" w:rsidRDefault="00AC123B">
            <w:pPr>
              <w:rPr>
                <w:del w:id="5378" w:author="Locke Liu" w:date="2021-05-24T16:50:00Z"/>
                <w:moveFrom w:id="5379" w:author="Locke Liu" w:date="2021-05-24T15:23:00Z"/>
                <w:color w:val="121B1F" w:themeColor="background1"/>
                <w:sz w:val="14"/>
                <w:szCs w:val="14"/>
                <w:rPrChange w:id="5380" w:author="Locke Liu" w:date="2021-05-24T14:33:00Z">
                  <w:rPr>
                    <w:del w:id="5381" w:author="Locke Liu" w:date="2021-05-24T16:50:00Z"/>
                    <w:moveFrom w:id="5382" w:author="Locke Liu" w:date="2021-05-24T15:23:00Z"/>
                    <w:rFonts w:ascii="Segoe UI" w:hAnsi="Segoe UI" w:cs="Segoe UI"/>
                    <w:bCs/>
                    <w:color w:val="121B1F" w:themeColor="background1"/>
                    <w:sz w:val="14"/>
                    <w:szCs w:val="14"/>
                  </w:rPr>
                </w:rPrChange>
              </w:rPr>
              <w:pPrChange w:id="5383" w:author="Locke Liu" w:date="2021-05-24T15:22:00Z">
                <w:pPr>
                  <w:framePr w:hSpace="141" w:wrap="around" w:vAnchor="text" w:hAnchor="margin" w:xAlign="center" w:y="265"/>
                </w:pPr>
              </w:pPrChange>
            </w:pPr>
            <w:moveFrom w:id="5384" w:author="Locke Liu" w:date="2021-05-24T15:23:00Z">
              <w:del w:id="5385" w:author="Locke Liu" w:date="2021-05-24T16:50:00Z">
                <w:r w:rsidRPr="004D620F" w:rsidDel="0009280E">
                  <w:rPr>
                    <w:color w:val="121B1F" w:themeColor="background1"/>
                    <w:sz w:val="14"/>
                    <w:szCs w:val="14"/>
                    <w:rPrChange w:id="5386" w:author="Locke Liu" w:date="2021-05-24T14:33:00Z">
                      <w:rPr>
                        <w:rFonts w:ascii="Segoe UI" w:hAnsi="Segoe UI" w:cs="Segoe UI"/>
                        <w:bCs/>
                        <w:color w:val="121B1F" w:themeColor="background1"/>
                        <w:sz w:val="14"/>
                        <w:szCs w:val="14"/>
                      </w:rPr>
                    </w:rPrChange>
                  </w:rPr>
                  <w:delText>WIN000</w:delText>
                </w:r>
                <w:r w:rsidRPr="004D620F" w:rsidDel="0009280E">
                  <w:rPr>
                    <w:color w:val="121B1F" w:themeColor="background1"/>
                    <w:sz w:val="14"/>
                    <w:szCs w:val="14"/>
                    <w:lang w:eastAsia="zh-CN"/>
                    <w:rPrChange w:id="5387" w:author="Locke Liu" w:date="2021-05-24T14:33:00Z">
                      <w:rPr>
                        <w:rFonts w:ascii="Segoe UI" w:hAnsi="Segoe UI" w:cs="Segoe UI"/>
                        <w:bCs/>
                        <w:color w:val="121B1F" w:themeColor="background1"/>
                        <w:sz w:val="14"/>
                        <w:szCs w:val="14"/>
                        <w:lang w:eastAsia="zh-CN"/>
                      </w:rPr>
                    </w:rPrChange>
                  </w:rPr>
                  <w:delText>533,534</w:delText>
                </w:r>
              </w:del>
            </w:moveFrom>
          </w:p>
        </w:tc>
        <w:tc>
          <w:tcPr>
            <w:tcW w:w="783" w:type="pct"/>
            <w:shd w:val="clear" w:color="auto" w:fill="auto"/>
            <w:vAlign w:val="center"/>
          </w:tcPr>
          <w:p w14:paraId="0A74B34A" w14:textId="2D5E2073" w:rsidR="00AC123B" w:rsidRPr="004D620F" w:rsidDel="0009280E" w:rsidRDefault="00AC123B">
            <w:pPr>
              <w:rPr>
                <w:del w:id="5388" w:author="Locke Liu" w:date="2021-05-24T16:50:00Z"/>
                <w:moveFrom w:id="5389" w:author="Locke Liu" w:date="2021-05-24T15:23:00Z"/>
                <w:color w:val="121B1F" w:themeColor="background1"/>
                <w:sz w:val="14"/>
                <w:szCs w:val="14"/>
                <w:rPrChange w:id="5390" w:author="Locke Liu" w:date="2021-05-24T14:33:00Z">
                  <w:rPr>
                    <w:del w:id="5391" w:author="Locke Liu" w:date="2021-05-24T16:50:00Z"/>
                    <w:moveFrom w:id="5392" w:author="Locke Liu" w:date="2021-05-24T15:23:00Z"/>
                    <w:rFonts w:ascii="Segoe UI" w:hAnsi="Segoe UI" w:cs="Segoe UI"/>
                    <w:color w:val="121B1F" w:themeColor="background1"/>
                    <w:sz w:val="14"/>
                    <w:szCs w:val="14"/>
                  </w:rPr>
                </w:rPrChange>
              </w:rPr>
              <w:pPrChange w:id="5393" w:author="Locke Liu" w:date="2021-05-24T15:22:00Z">
                <w:pPr>
                  <w:framePr w:hSpace="141" w:wrap="around" w:vAnchor="text" w:hAnchor="margin" w:xAlign="center" w:y="265"/>
                </w:pPr>
              </w:pPrChange>
            </w:pPr>
            <w:moveFrom w:id="5394" w:author="Locke Liu" w:date="2021-05-24T15:23:00Z">
              <w:del w:id="5395" w:author="Locke Liu" w:date="2021-05-24T16:50:00Z">
                <w:r w:rsidRPr="004D620F" w:rsidDel="0009280E">
                  <w:rPr>
                    <w:color w:val="121B1F" w:themeColor="background1"/>
                    <w:sz w:val="14"/>
                    <w:szCs w:val="14"/>
                    <w:rPrChange w:id="5396" w:author="Locke Liu" w:date="2021-05-24T14:33:00Z">
                      <w:rPr>
                        <w:rFonts w:ascii="Segoe UI" w:hAnsi="Segoe UI" w:cs="Segoe UI"/>
                        <w:color w:val="121B1F" w:themeColor="background1"/>
                        <w:sz w:val="14"/>
                        <w:szCs w:val="14"/>
                      </w:rPr>
                    </w:rPrChange>
                  </w:rPr>
                  <w:delText>Azure data factory integration runtime</w:delText>
                </w:r>
              </w:del>
            </w:moveFrom>
          </w:p>
        </w:tc>
        <w:tc>
          <w:tcPr>
            <w:tcW w:w="2295" w:type="pct"/>
            <w:shd w:val="clear" w:color="auto" w:fill="auto"/>
            <w:vAlign w:val="center"/>
          </w:tcPr>
          <w:p w14:paraId="3A0ED747" w14:textId="222D42A5" w:rsidR="00AC123B" w:rsidRPr="004D620F" w:rsidDel="0009280E" w:rsidRDefault="00AC123B">
            <w:pPr>
              <w:rPr>
                <w:del w:id="5397" w:author="Locke Liu" w:date="2021-05-24T16:50:00Z"/>
                <w:moveFrom w:id="5398" w:author="Locke Liu" w:date="2021-05-24T15:23:00Z"/>
                <w:color w:val="121B1F" w:themeColor="background1"/>
                <w:sz w:val="14"/>
                <w:szCs w:val="14"/>
                <w:rPrChange w:id="5399" w:author="Locke Liu" w:date="2021-05-24T14:33:00Z">
                  <w:rPr>
                    <w:del w:id="5400" w:author="Locke Liu" w:date="2021-05-24T16:50:00Z"/>
                    <w:moveFrom w:id="5401" w:author="Locke Liu" w:date="2021-05-24T15:23:00Z"/>
                    <w:rFonts w:ascii="Segoe UI" w:hAnsi="Segoe UI" w:cs="Segoe UI"/>
                    <w:color w:val="121B1F" w:themeColor="background1"/>
                    <w:sz w:val="14"/>
                    <w:szCs w:val="14"/>
                  </w:rPr>
                </w:rPrChange>
              </w:rPr>
              <w:pPrChange w:id="5402" w:author="Locke Liu" w:date="2021-05-24T15:22:00Z">
                <w:pPr>
                  <w:framePr w:hSpace="141" w:wrap="around" w:vAnchor="text" w:hAnchor="margin" w:xAlign="center" w:y="265"/>
                </w:pPr>
              </w:pPrChange>
            </w:pPr>
            <w:moveFrom w:id="5403" w:author="Locke Liu" w:date="2021-05-24T15:23:00Z">
              <w:del w:id="5404" w:author="Locke Liu" w:date="2021-05-24T16:50:00Z">
                <w:r w:rsidRPr="004D620F" w:rsidDel="0009280E">
                  <w:rPr>
                    <w:color w:val="121B1F" w:themeColor="background1"/>
                    <w:sz w:val="14"/>
                    <w:szCs w:val="14"/>
                    <w:rPrChange w:id="5405" w:author="Locke Liu" w:date="2021-05-24T14:33:00Z">
                      <w:rPr>
                        <w:rFonts w:ascii="Segoe UI" w:hAnsi="Segoe UI" w:cs="Segoe UI"/>
                        <w:bCs/>
                        <w:color w:val="121B1F" w:themeColor="background1"/>
                        <w:sz w:val="14"/>
                        <w:szCs w:val="14"/>
                      </w:rPr>
                    </w:rPrChange>
                  </w:rPr>
                  <w:delText>DEV/UAT self-hosted integration runtime</w:delText>
                </w:r>
                <w:r w:rsidR="0010053B" w:rsidRPr="004D620F" w:rsidDel="0009280E">
                  <w:rPr>
                    <w:color w:val="121B1F" w:themeColor="background1"/>
                    <w:sz w:val="14"/>
                    <w:szCs w:val="14"/>
                    <w:rPrChange w:id="5406" w:author="Locke Liu" w:date="2021-05-24T14:33:00Z">
                      <w:rPr>
                        <w:rFonts w:ascii="Segoe UI" w:hAnsi="Segoe UI" w:cs="Segoe UI"/>
                        <w:bCs/>
                        <w:color w:val="121B1F" w:themeColor="background1"/>
                        <w:sz w:val="14"/>
                        <w:szCs w:val="14"/>
                      </w:rPr>
                    </w:rPrChange>
                  </w:rPr>
                  <w:delText xml:space="preserve"> for both source and destination</w:delText>
                </w:r>
              </w:del>
            </w:moveFrom>
          </w:p>
        </w:tc>
      </w:tr>
      <w:tr w:rsidR="00AC123B" w:rsidRPr="004D620F" w:rsidDel="0009280E" w14:paraId="43728120" w14:textId="525CFBC0" w:rsidTr="00AC123B">
        <w:trPr>
          <w:trHeight w:val="416"/>
          <w:del w:id="5407" w:author="Locke Liu" w:date="2021-05-24T16:50:00Z"/>
        </w:trPr>
        <w:tc>
          <w:tcPr>
            <w:tcW w:w="544" w:type="pct"/>
            <w:shd w:val="clear" w:color="auto" w:fill="auto"/>
            <w:vAlign w:val="center"/>
          </w:tcPr>
          <w:p w14:paraId="3215B96C" w14:textId="30858373" w:rsidR="00AC123B" w:rsidRPr="004D620F" w:rsidDel="0009280E" w:rsidRDefault="00AC123B">
            <w:pPr>
              <w:rPr>
                <w:del w:id="5408" w:author="Locke Liu" w:date="2021-05-24T16:50:00Z"/>
                <w:moveFrom w:id="5409" w:author="Locke Liu" w:date="2021-05-24T15:23:00Z"/>
                <w:color w:val="121B1F" w:themeColor="background1"/>
                <w:sz w:val="14"/>
                <w:szCs w:val="14"/>
                <w:rPrChange w:id="5410" w:author="Locke Liu" w:date="2021-05-24T14:33:00Z">
                  <w:rPr>
                    <w:del w:id="5411" w:author="Locke Liu" w:date="2021-05-24T16:50:00Z"/>
                    <w:moveFrom w:id="5412" w:author="Locke Liu" w:date="2021-05-24T15:23:00Z"/>
                    <w:rFonts w:ascii="Segoe UI" w:eastAsiaTheme="minorEastAsia" w:hAnsi="Segoe UI" w:cs="Segoe UI"/>
                    <w:bCs/>
                    <w:color w:val="121B1F" w:themeColor="background1"/>
                    <w:sz w:val="14"/>
                    <w:szCs w:val="14"/>
                  </w:rPr>
                </w:rPrChange>
              </w:rPr>
              <w:pPrChange w:id="5413" w:author="Locke Liu" w:date="2021-05-24T15:22:00Z">
                <w:pPr>
                  <w:framePr w:hSpace="141" w:wrap="around" w:vAnchor="text" w:hAnchor="margin" w:xAlign="center" w:y="265"/>
                  <w:jc w:val="center"/>
                </w:pPr>
              </w:pPrChange>
            </w:pPr>
            <w:moveFrom w:id="5414" w:author="Locke Liu" w:date="2021-05-24T15:23:00Z">
              <w:del w:id="5415" w:author="Locke Liu" w:date="2021-05-24T16:50:00Z">
                <w:r w:rsidRPr="004D620F" w:rsidDel="0009280E">
                  <w:rPr>
                    <w:color w:val="121B1F" w:themeColor="background1"/>
                    <w:sz w:val="14"/>
                    <w:szCs w:val="14"/>
                    <w:rPrChange w:id="5416" w:author="Locke Liu" w:date="2021-05-24T14:33:00Z">
                      <w:rPr>
                        <w:rFonts w:ascii="Segoe UI" w:eastAsiaTheme="minorEastAsia" w:hAnsi="Segoe UI" w:cs="Segoe UI"/>
                        <w:bCs/>
                        <w:color w:val="121B1F" w:themeColor="background1"/>
                        <w:sz w:val="14"/>
                        <w:szCs w:val="14"/>
                      </w:rPr>
                    </w:rPrChange>
                  </w:rPr>
                  <w:delText>PN14</w:delText>
                </w:r>
              </w:del>
            </w:moveFrom>
          </w:p>
        </w:tc>
        <w:tc>
          <w:tcPr>
            <w:tcW w:w="580" w:type="pct"/>
            <w:vAlign w:val="center"/>
          </w:tcPr>
          <w:p w14:paraId="067744BF" w14:textId="5045A2E7" w:rsidR="00AC123B" w:rsidRPr="004D620F" w:rsidDel="0009280E" w:rsidRDefault="00AC123B">
            <w:pPr>
              <w:rPr>
                <w:del w:id="5417" w:author="Locke Liu" w:date="2021-05-24T16:50:00Z"/>
                <w:moveFrom w:id="5418" w:author="Locke Liu" w:date="2021-05-24T15:23:00Z"/>
                <w:color w:val="121B1F" w:themeColor="background1"/>
                <w:sz w:val="14"/>
                <w:szCs w:val="14"/>
                <w:rPrChange w:id="5419" w:author="Locke Liu" w:date="2021-05-24T14:33:00Z">
                  <w:rPr>
                    <w:del w:id="5420" w:author="Locke Liu" w:date="2021-05-24T16:50:00Z"/>
                    <w:moveFrom w:id="5421" w:author="Locke Liu" w:date="2021-05-24T15:23:00Z"/>
                    <w:rFonts w:ascii="Segoe UI" w:hAnsi="Segoe UI" w:cs="Segoe UI"/>
                    <w:bCs/>
                    <w:color w:val="121B1F" w:themeColor="background1"/>
                    <w:sz w:val="14"/>
                    <w:szCs w:val="14"/>
                  </w:rPr>
                </w:rPrChange>
              </w:rPr>
              <w:pPrChange w:id="5422" w:author="Locke Liu" w:date="2021-05-24T15:22:00Z">
                <w:pPr>
                  <w:framePr w:hSpace="141" w:wrap="around" w:vAnchor="text" w:hAnchor="margin" w:xAlign="center" w:y="265"/>
                </w:pPr>
              </w:pPrChange>
            </w:pPr>
            <w:moveFrom w:id="5423" w:author="Locke Liu" w:date="2021-05-24T15:23:00Z">
              <w:del w:id="5424" w:author="Locke Liu" w:date="2021-05-24T16:50:00Z">
                <w:r w:rsidRPr="004D620F" w:rsidDel="0009280E">
                  <w:rPr>
                    <w:color w:val="121B1F" w:themeColor="background1"/>
                    <w:sz w:val="14"/>
                    <w:szCs w:val="14"/>
                    <w:rPrChange w:id="5425" w:author="Locke Liu" w:date="2021-05-24T14:33:00Z">
                      <w:rPr>
                        <w:rFonts w:ascii="Segoe UI" w:hAnsi="Segoe UI" w:cs="Segoe UI"/>
                        <w:bCs/>
                        <w:color w:val="121B1F" w:themeColor="background1"/>
                        <w:sz w:val="14"/>
                        <w:szCs w:val="14"/>
                      </w:rPr>
                    </w:rPrChange>
                  </w:rPr>
                  <w:delText>C10</w:delText>
                </w:r>
              </w:del>
            </w:moveFrom>
          </w:p>
        </w:tc>
        <w:tc>
          <w:tcPr>
            <w:tcW w:w="798" w:type="pct"/>
            <w:vAlign w:val="center"/>
          </w:tcPr>
          <w:p w14:paraId="28950511" w14:textId="54C58C3C" w:rsidR="00AC123B" w:rsidRPr="004D620F" w:rsidDel="0009280E" w:rsidRDefault="00AC123B">
            <w:pPr>
              <w:rPr>
                <w:del w:id="5426" w:author="Locke Liu" w:date="2021-05-24T16:50:00Z"/>
                <w:moveFrom w:id="5427" w:author="Locke Liu" w:date="2021-05-24T15:23:00Z"/>
                <w:color w:val="121B1F" w:themeColor="background1"/>
                <w:sz w:val="14"/>
                <w:szCs w:val="14"/>
                <w:rPrChange w:id="5428" w:author="Locke Liu" w:date="2021-05-24T14:33:00Z">
                  <w:rPr>
                    <w:del w:id="5429" w:author="Locke Liu" w:date="2021-05-24T16:50:00Z"/>
                    <w:moveFrom w:id="5430" w:author="Locke Liu" w:date="2021-05-24T15:23:00Z"/>
                    <w:rFonts w:ascii="Segoe UI" w:hAnsi="Segoe UI" w:cs="Segoe UI"/>
                    <w:bCs/>
                    <w:color w:val="121B1F" w:themeColor="background1"/>
                    <w:sz w:val="14"/>
                    <w:szCs w:val="14"/>
                  </w:rPr>
                </w:rPrChange>
              </w:rPr>
              <w:pPrChange w:id="5431" w:author="Locke Liu" w:date="2021-05-24T15:22:00Z">
                <w:pPr>
                  <w:framePr w:hSpace="141" w:wrap="around" w:vAnchor="text" w:hAnchor="margin" w:xAlign="center" w:y="265"/>
                </w:pPr>
              </w:pPrChange>
            </w:pPr>
            <w:moveFrom w:id="5432" w:author="Locke Liu" w:date="2021-05-24T15:23:00Z">
              <w:del w:id="5433" w:author="Locke Liu" w:date="2021-05-24T16:50:00Z">
                <w:r w:rsidRPr="004D620F" w:rsidDel="0009280E">
                  <w:rPr>
                    <w:color w:val="121B1F" w:themeColor="background1"/>
                    <w:sz w:val="14"/>
                    <w:szCs w:val="14"/>
                    <w:rPrChange w:id="5434" w:author="Locke Liu" w:date="2021-05-24T14:33:00Z">
                      <w:rPr>
                        <w:rFonts w:ascii="Segoe UI" w:hAnsi="Segoe UI" w:cs="Segoe UI"/>
                        <w:bCs/>
                        <w:color w:val="121B1F" w:themeColor="background1"/>
                        <w:sz w:val="14"/>
                        <w:szCs w:val="14"/>
                      </w:rPr>
                    </w:rPrChange>
                  </w:rPr>
                  <w:delText>Win000253</w:delText>
                </w:r>
              </w:del>
            </w:moveFrom>
          </w:p>
        </w:tc>
        <w:tc>
          <w:tcPr>
            <w:tcW w:w="783" w:type="pct"/>
            <w:shd w:val="clear" w:color="auto" w:fill="auto"/>
            <w:vAlign w:val="center"/>
          </w:tcPr>
          <w:p w14:paraId="77F0210F" w14:textId="0AEB4C19" w:rsidR="00AC123B" w:rsidRPr="004D620F" w:rsidDel="0009280E" w:rsidRDefault="00AC123B">
            <w:pPr>
              <w:rPr>
                <w:del w:id="5435" w:author="Locke Liu" w:date="2021-05-24T16:50:00Z"/>
                <w:moveFrom w:id="5436" w:author="Locke Liu" w:date="2021-05-24T15:23:00Z"/>
                <w:color w:val="121B1F" w:themeColor="background1"/>
                <w:sz w:val="14"/>
                <w:szCs w:val="14"/>
                <w:rPrChange w:id="5437" w:author="Locke Liu" w:date="2021-05-24T14:33:00Z">
                  <w:rPr>
                    <w:del w:id="5438" w:author="Locke Liu" w:date="2021-05-24T16:50:00Z"/>
                    <w:moveFrom w:id="5439" w:author="Locke Liu" w:date="2021-05-24T15:23:00Z"/>
                    <w:rFonts w:ascii="Segoe UI" w:hAnsi="Segoe UI" w:cs="Segoe UI"/>
                    <w:color w:val="121B1F" w:themeColor="background1"/>
                    <w:sz w:val="14"/>
                    <w:szCs w:val="14"/>
                  </w:rPr>
                </w:rPrChange>
              </w:rPr>
              <w:pPrChange w:id="5440" w:author="Locke Liu" w:date="2021-05-24T15:22:00Z">
                <w:pPr>
                  <w:framePr w:hSpace="141" w:wrap="around" w:vAnchor="text" w:hAnchor="margin" w:xAlign="center" w:y="265"/>
                </w:pPr>
              </w:pPrChange>
            </w:pPr>
            <w:moveFrom w:id="5441" w:author="Locke Liu" w:date="2021-05-24T15:23:00Z">
              <w:del w:id="5442" w:author="Locke Liu" w:date="2021-05-24T16:50:00Z">
                <w:r w:rsidRPr="004D620F" w:rsidDel="0009280E">
                  <w:rPr>
                    <w:color w:val="121B1F" w:themeColor="background1"/>
                    <w:sz w:val="14"/>
                    <w:szCs w:val="14"/>
                    <w:rPrChange w:id="5443" w:author="Locke Liu" w:date="2021-05-24T14:33:00Z">
                      <w:rPr>
                        <w:rFonts w:ascii="Segoe UI" w:hAnsi="Segoe UI" w:cs="Segoe UI"/>
                        <w:color w:val="121B1F" w:themeColor="background1"/>
                        <w:sz w:val="14"/>
                        <w:szCs w:val="14"/>
                      </w:rPr>
                    </w:rPrChange>
                  </w:rPr>
                  <w:delText>Data source(database)</w:delText>
                </w:r>
              </w:del>
            </w:moveFrom>
          </w:p>
        </w:tc>
        <w:tc>
          <w:tcPr>
            <w:tcW w:w="2295" w:type="pct"/>
            <w:shd w:val="clear" w:color="auto" w:fill="auto"/>
            <w:vAlign w:val="center"/>
          </w:tcPr>
          <w:p w14:paraId="52312C04" w14:textId="60986B65" w:rsidR="00AC123B" w:rsidRPr="004D620F" w:rsidDel="0009280E" w:rsidRDefault="00AC123B">
            <w:pPr>
              <w:rPr>
                <w:del w:id="5444" w:author="Locke Liu" w:date="2021-05-24T16:50:00Z"/>
                <w:moveFrom w:id="5445" w:author="Locke Liu" w:date="2021-05-24T15:23:00Z"/>
                <w:color w:val="121B1F" w:themeColor="background1"/>
                <w:sz w:val="14"/>
                <w:szCs w:val="14"/>
                <w:rPrChange w:id="5446" w:author="Locke Liu" w:date="2021-05-24T14:33:00Z">
                  <w:rPr>
                    <w:del w:id="5447" w:author="Locke Liu" w:date="2021-05-24T16:50:00Z"/>
                    <w:moveFrom w:id="5448" w:author="Locke Liu" w:date="2021-05-24T15:23:00Z"/>
                    <w:rFonts w:ascii="Segoe UI" w:hAnsi="Segoe UI" w:cs="Segoe UI"/>
                    <w:color w:val="121B1F" w:themeColor="background1"/>
                    <w:sz w:val="14"/>
                    <w:szCs w:val="14"/>
                  </w:rPr>
                </w:rPrChange>
              </w:rPr>
              <w:pPrChange w:id="5449" w:author="Locke Liu" w:date="2021-05-24T15:22:00Z">
                <w:pPr>
                  <w:framePr w:hSpace="141" w:wrap="around" w:vAnchor="text" w:hAnchor="margin" w:xAlign="center" w:y="265"/>
                </w:pPr>
              </w:pPrChange>
            </w:pPr>
            <w:moveFrom w:id="5450" w:author="Locke Liu" w:date="2021-05-24T15:23:00Z">
              <w:del w:id="5451" w:author="Locke Liu" w:date="2021-05-24T16:50:00Z">
                <w:r w:rsidRPr="004D620F" w:rsidDel="0009280E">
                  <w:rPr>
                    <w:color w:val="121B1F" w:themeColor="background1"/>
                    <w:sz w:val="14"/>
                    <w:szCs w:val="14"/>
                    <w:rPrChange w:id="5452" w:author="Locke Liu" w:date="2021-05-24T14:33:00Z">
                      <w:rPr>
                        <w:rFonts w:ascii="Segoe UI" w:hAnsi="Segoe UI" w:cs="Segoe UI"/>
                        <w:color w:val="121B1F" w:themeColor="background1"/>
                        <w:sz w:val="14"/>
                        <w:szCs w:val="14"/>
                      </w:rPr>
                    </w:rPrChange>
                  </w:rPr>
                  <w:delText xml:space="preserve">SNX CRM database which is the data source of Data </w:delText>
                </w:r>
                <w:r w:rsidR="00CB3A06" w:rsidRPr="004D620F" w:rsidDel="0009280E">
                  <w:rPr>
                    <w:color w:val="121B1F" w:themeColor="background1"/>
                    <w:sz w:val="14"/>
                    <w:szCs w:val="14"/>
                    <w:rPrChange w:id="5453" w:author="Locke Liu" w:date="2021-05-24T14:33:00Z">
                      <w:rPr>
                        <w:rFonts w:ascii="Segoe UI" w:hAnsi="Segoe UI" w:cs="Segoe UI"/>
                        <w:color w:val="121B1F" w:themeColor="background1"/>
                        <w:sz w:val="14"/>
                        <w:szCs w:val="14"/>
                      </w:rPr>
                    </w:rPrChange>
                  </w:rPr>
                  <w:delText>lake.</w:delText>
                </w:r>
                <w:r w:rsidRPr="004D620F" w:rsidDel="0009280E">
                  <w:rPr>
                    <w:color w:val="121B1F" w:themeColor="background1"/>
                    <w:sz w:val="14"/>
                    <w:szCs w:val="14"/>
                    <w:rPrChange w:id="5454" w:author="Locke Liu" w:date="2021-05-24T14:33:00Z">
                      <w:rPr>
                        <w:rFonts w:ascii="Segoe UI" w:hAnsi="Segoe UI" w:cs="Segoe UI"/>
                        <w:color w:val="121B1F" w:themeColor="background1"/>
                        <w:sz w:val="14"/>
                        <w:szCs w:val="14"/>
                      </w:rPr>
                    </w:rPrChange>
                  </w:rPr>
                  <w:delText xml:space="preserve"> it is PRD data source</w:delText>
                </w:r>
              </w:del>
            </w:moveFrom>
          </w:p>
        </w:tc>
      </w:tr>
      <w:tr w:rsidR="00AC123B" w:rsidRPr="004D620F" w:rsidDel="0009280E" w14:paraId="3075E3B4" w14:textId="50DA1A66" w:rsidTr="00AC123B">
        <w:trPr>
          <w:trHeight w:val="416"/>
          <w:del w:id="5455" w:author="Locke Liu" w:date="2021-05-24T16:50:00Z"/>
        </w:trPr>
        <w:tc>
          <w:tcPr>
            <w:tcW w:w="544" w:type="pct"/>
            <w:shd w:val="clear" w:color="auto" w:fill="auto"/>
            <w:vAlign w:val="center"/>
          </w:tcPr>
          <w:p w14:paraId="3FAE7B55" w14:textId="3B8E2FA4" w:rsidR="00AC123B" w:rsidRPr="004D620F" w:rsidDel="0009280E" w:rsidRDefault="00AC123B">
            <w:pPr>
              <w:rPr>
                <w:del w:id="5456" w:author="Locke Liu" w:date="2021-05-24T16:50:00Z"/>
                <w:moveFrom w:id="5457" w:author="Locke Liu" w:date="2021-05-24T15:23:00Z"/>
                <w:color w:val="121B1F" w:themeColor="background1"/>
                <w:sz w:val="14"/>
                <w:szCs w:val="14"/>
                <w:rPrChange w:id="5458" w:author="Locke Liu" w:date="2021-05-24T14:33:00Z">
                  <w:rPr>
                    <w:del w:id="5459" w:author="Locke Liu" w:date="2021-05-24T16:50:00Z"/>
                    <w:moveFrom w:id="5460" w:author="Locke Liu" w:date="2021-05-24T15:23:00Z"/>
                    <w:rFonts w:ascii="Segoe UI" w:eastAsiaTheme="minorEastAsia" w:hAnsi="Segoe UI" w:cs="Segoe UI"/>
                    <w:bCs/>
                    <w:color w:val="121B1F" w:themeColor="background1"/>
                    <w:sz w:val="14"/>
                    <w:szCs w:val="14"/>
                  </w:rPr>
                </w:rPrChange>
              </w:rPr>
              <w:pPrChange w:id="5461" w:author="Locke Liu" w:date="2021-05-24T15:22:00Z">
                <w:pPr>
                  <w:framePr w:hSpace="141" w:wrap="around" w:vAnchor="text" w:hAnchor="margin" w:xAlign="center" w:y="265"/>
                  <w:jc w:val="center"/>
                </w:pPr>
              </w:pPrChange>
            </w:pPr>
            <w:moveFrom w:id="5462" w:author="Locke Liu" w:date="2021-05-24T15:23:00Z">
              <w:del w:id="5463" w:author="Locke Liu" w:date="2021-05-24T16:50:00Z">
                <w:r w:rsidRPr="004D620F" w:rsidDel="0009280E">
                  <w:rPr>
                    <w:color w:val="121B1F" w:themeColor="background1"/>
                    <w:sz w:val="14"/>
                    <w:szCs w:val="14"/>
                    <w:rPrChange w:id="5464" w:author="Locke Liu" w:date="2021-05-24T14:33:00Z">
                      <w:rPr>
                        <w:rFonts w:ascii="Segoe UI" w:eastAsiaTheme="minorEastAsia" w:hAnsi="Segoe UI" w:cs="Segoe UI"/>
                        <w:bCs/>
                        <w:color w:val="121B1F" w:themeColor="background1"/>
                        <w:sz w:val="14"/>
                        <w:szCs w:val="14"/>
                      </w:rPr>
                    </w:rPrChange>
                  </w:rPr>
                  <w:delText>PN15</w:delText>
                </w:r>
              </w:del>
            </w:moveFrom>
          </w:p>
        </w:tc>
        <w:tc>
          <w:tcPr>
            <w:tcW w:w="580" w:type="pct"/>
            <w:vAlign w:val="center"/>
          </w:tcPr>
          <w:p w14:paraId="23BE3742" w14:textId="51A10165" w:rsidR="00AC123B" w:rsidRPr="004D620F" w:rsidDel="0009280E" w:rsidRDefault="00AC123B">
            <w:pPr>
              <w:rPr>
                <w:del w:id="5465" w:author="Locke Liu" w:date="2021-05-24T16:50:00Z"/>
                <w:moveFrom w:id="5466" w:author="Locke Liu" w:date="2021-05-24T15:23:00Z"/>
                <w:color w:val="121B1F" w:themeColor="background1"/>
                <w:sz w:val="14"/>
                <w:szCs w:val="14"/>
                <w:rPrChange w:id="5467" w:author="Locke Liu" w:date="2021-05-24T14:33:00Z">
                  <w:rPr>
                    <w:del w:id="5468" w:author="Locke Liu" w:date="2021-05-24T16:50:00Z"/>
                    <w:moveFrom w:id="5469" w:author="Locke Liu" w:date="2021-05-24T15:23:00Z"/>
                    <w:rFonts w:ascii="Segoe UI" w:hAnsi="Segoe UI" w:cs="Segoe UI"/>
                    <w:bCs/>
                    <w:color w:val="121B1F" w:themeColor="background1"/>
                    <w:sz w:val="14"/>
                    <w:szCs w:val="14"/>
                  </w:rPr>
                </w:rPrChange>
              </w:rPr>
              <w:pPrChange w:id="5470" w:author="Locke Liu" w:date="2021-05-24T15:22:00Z">
                <w:pPr>
                  <w:framePr w:hSpace="141" w:wrap="around" w:vAnchor="text" w:hAnchor="margin" w:xAlign="center" w:y="265"/>
                </w:pPr>
              </w:pPrChange>
            </w:pPr>
            <w:moveFrom w:id="5471" w:author="Locke Liu" w:date="2021-05-24T15:23:00Z">
              <w:del w:id="5472" w:author="Locke Liu" w:date="2021-05-24T16:50:00Z">
                <w:r w:rsidRPr="004D620F" w:rsidDel="0009280E">
                  <w:rPr>
                    <w:color w:val="121B1F" w:themeColor="background1"/>
                    <w:sz w:val="14"/>
                    <w:szCs w:val="14"/>
                    <w:rPrChange w:id="5473" w:author="Locke Liu" w:date="2021-05-24T14:33:00Z">
                      <w:rPr>
                        <w:rFonts w:ascii="Segoe UI" w:hAnsi="Segoe UI" w:cs="Segoe UI"/>
                        <w:bCs/>
                        <w:color w:val="121B1F" w:themeColor="background1"/>
                        <w:sz w:val="14"/>
                        <w:szCs w:val="14"/>
                      </w:rPr>
                    </w:rPrChange>
                  </w:rPr>
                  <w:delText>C10</w:delText>
                </w:r>
              </w:del>
            </w:moveFrom>
          </w:p>
        </w:tc>
        <w:tc>
          <w:tcPr>
            <w:tcW w:w="798" w:type="pct"/>
            <w:vAlign w:val="center"/>
          </w:tcPr>
          <w:p w14:paraId="535AAE7A" w14:textId="53C5BAF1" w:rsidR="00AC123B" w:rsidRPr="004D620F" w:rsidDel="0009280E" w:rsidRDefault="00AC123B">
            <w:pPr>
              <w:rPr>
                <w:del w:id="5474" w:author="Locke Liu" w:date="2021-05-24T16:50:00Z"/>
                <w:moveFrom w:id="5475" w:author="Locke Liu" w:date="2021-05-24T15:23:00Z"/>
                <w:color w:val="121B1F" w:themeColor="background1"/>
                <w:sz w:val="14"/>
                <w:szCs w:val="14"/>
                <w:rPrChange w:id="5476" w:author="Locke Liu" w:date="2021-05-24T14:33:00Z">
                  <w:rPr>
                    <w:del w:id="5477" w:author="Locke Liu" w:date="2021-05-24T16:50:00Z"/>
                    <w:moveFrom w:id="5478" w:author="Locke Liu" w:date="2021-05-24T15:23:00Z"/>
                    <w:rFonts w:ascii="Segoe UI" w:hAnsi="Segoe UI" w:cs="Segoe UI"/>
                    <w:bCs/>
                    <w:color w:val="121B1F" w:themeColor="background1"/>
                    <w:sz w:val="14"/>
                    <w:szCs w:val="14"/>
                  </w:rPr>
                </w:rPrChange>
              </w:rPr>
              <w:pPrChange w:id="5479" w:author="Locke Liu" w:date="2021-05-24T15:22:00Z">
                <w:pPr>
                  <w:framePr w:hSpace="141" w:wrap="around" w:vAnchor="text" w:hAnchor="margin" w:xAlign="center" w:y="265"/>
                </w:pPr>
              </w:pPrChange>
            </w:pPr>
            <w:moveFrom w:id="5480" w:author="Locke Liu" w:date="2021-05-24T15:23:00Z">
              <w:del w:id="5481" w:author="Locke Liu" w:date="2021-05-24T16:50:00Z">
                <w:r w:rsidRPr="004D620F" w:rsidDel="0009280E">
                  <w:rPr>
                    <w:color w:val="121B1F" w:themeColor="background1"/>
                    <w:sz w:val="14"/>
                    <w:szCs w:val="14"/>
                    <w:rPrChange w:id="5482" w:author="Locke Liu" w:date="2021-05-24T14:33:00Z">
                      <w:rPr>
                        <w:rFonts w:ascii="Segoe UI" w:hAnsi="Segoe UI" w:cs="Segoe UI"/>
                        <w:bCs/>
                        <w:color w:val="121B1F" w:themeColor="background1"/>
                        <w:sz w:val="14"/>
                        <w:szCs w:val="14"/>
                      </w:rPr>
                    </w:rPrChange>
                  </w:rPr>
                  <w:delText>lnx000329</w:delText>
                </w:r>
              </w:del>
            </w:moveFrom>
          </w:p>
        </w:tc>
        <w:tc>
          <w:tcPr>
            <w:tcW w:w="783" w:type="pct"/>
            <w:shd w:val="clear" w:color="auto" w:fill="auto"/>
            <w:vAlign w:val="center"/>
          </w:tcPr>
          <w:p w14:paraId="58E44D72" w14:textId="49FD9206" w:rsidR="00AC123B" w:rsidRPr="004D620F" w:rsidDel="0009280E" w:rsidRDefault="00AC123B">
            <w:pPr>
              <w:rPr>
                <w:del w:id="5483" w:author="Locke Liu" w:date="2021-05-24T16:50:00Z"/>
                <w:moveFrom w:id="5484" w:author="Locke Liu" w:date="2021-05-24T15:23:00Z"/>
                <w:color w:val="121B1F" w:themeColor="background1"/>
                <w:sz w:val="14"/>
                <w:szCs w:val="14"/>
                <w:rPrChange w:id="5485" w:author="Locke Liu" w:date="2021-05-24T14:33:00Z">
                  <w:rPr>
                    <w:del w:id="5486" w:author="Locke Liu" w:date="2021-05-24T16:50:00Z"/>
                    <w:moveFrom w:id="5487" w:author="Locke Liu" w:date="2021-05-24T15:23:00Z"/>
                    <w:rFonts w:ascii="Segoe UI" w:hAnsi="Segoe UI" w:cs="Segoe UI"/>
                    <w:color w:val="121B1F" w:themeColor="background1"/>
                    <w:sz w:val="14"/>
                    <w:szCs w:val="14"/>
                  </w:rPr>
                </w:rPrChange>
              </w:rPr>
              <w:pPrChange w:id="5488" w:author="Locke Liu" w:date="2021-05-24T15:22:00Z">
                <w:pPr>
                  <w:framePr w:hSpace="141" w:wrap="around" w:vAnchor="text" w:hAnchor="margin" w:xAlign="center" w:y="265"/>
                </w:pPr>
              </w:pPrChange>
            </w:pPr>
            <w:moveFrom w:id="5489" w:author="Locke Liu" w:date="2021-05-24T15:23:00Z">
              <w:del w:id="5490" w:author="Locke Liu" w:date="2021-05-24T16:50:00Z">
                <w:r w:rsidRPr="004D620F" w:rsidDel="0009280E">
                  <w:rPr>
                    <w:color w:val="121B1F" w:themeColor="background1"/>
                    <w:sz w:val="14"/>
                    <w:szCs w:val="14"/>
                    <w:rPrChange w:id="5491" w:author="Locke Liu" w:date="2021-05-24T14:33:00Z">
                      <w:rPr>
                        <w:rFonts w:ascii="Segoe UI" w:hAnsi="Segoe UI" w:cs="Segoe UI"/>
                        <w:color w:val="121B1F" w:themeColor="background1"/>
                        <w:sz w:val="14"/>
                        <w:szCs w:val="14"/>
                      </w:rPr>
                    </w:rPrChange>
                  </w:rPr>
                  <w:delText>Data source(database)</w:delText>
                </w:r>
              </w:del>
            </w:moveFrom>
          </w:p>
        </w:tc>
        <w:tc>
          <w:tcPr>
            <w:tcW w:w="2295" w:type="pct"/>
            <w:shd w:val="clear" w:color="auto" w:fill="auto"/>
            <w:vAlign w:val="center"/>
          </w:tcPr>
          <w:p w14:paraId="497BE10F" w14:textId="1EA23BBA" w:rsidR="00AC123B" w:rsidRPr="004D620F" w:rsidDel="0009280E" w:rsidRDefault="00AC123B">
            <w:pPr>
              <w:rPr>
                <w:del w:id="5492" w:author="Locke Liu" w:date="2021-05-24T16:50:00Z"/>
                <w:moveFrom w:id="5493" w:author="Locke Liu" w:date="2021-05-24T15:23:00Z"/>
                <w:color w:val="121B1F" w:themeColor="background1"/>
                <w:sz w:val="14"/>
                <w:szCs w:val="14"/>
                <w:rPrChange w:id="5494" w:author="Locke Liu" w:date="2021-05-24T14:33:00Z">
                  <w:rPr>
                    <w:del w:id="5495" w:author="Locke Liu" w:date="2021-05-24T16:50:00Z"/>
                    <w:moveFrom w:id="5496" w:author="Locke Liu" w:date="2021-05-24T15:23:00Z"/>
                    <w:rFonts w:ascii="Segoe UI" w:hAnsi="Segoe UI" w:cs="Segoe UI"/>
                    <w:color w:val="121B1F" w:themeColor="background1"/>
                    <w:sz w:val="14"/>
                    <w:szCs w:val="14"/>
                  </w:rPr>
                </w:rPrChange>
              </w:rPr>
              <w:pPrChange w:id="5497" w:author="Locke Liu" w:date="2021-05-24T15:22:00Z">
                <w:pPr>
                  <w:framePr w:hSpace="141" w:wrap="around" w:vAnchor="text" w:hAnchor="margin" w:xAlign="center" w:y="265"/>
                </w:pPr>
              </w:pPrChange>
            </w:pPr>
            <w:moveFrom w:id="5498" w:author="Locke Liu" w:date="2021-05-24T15:23:00Z">
              <w:del w:id="5499" w:author="Locke Liu" w:date="2021-05-24T16:50:00Z">
                <w:r w:rsidRPr="004D620F" w:rsidDel="0009280E">
                  <w:rPr>
                    <w:color w:val="121B1F" w:themeColor="background1"/>
                    <w:sz w:val="14"/>
                    <w:szCs w:val="14"/>
                    <w:rPrChange w:id="5500" w:author="Locke Liu" w:date="2021-05-24T14:33:00Z">
                      <w:rPr>
                        <w:rFonts w:ascii="Segoe UI" w:hAnsi="Segoe UI" w:cs="Segoe UI"/>
                        <w:color w:val="121B1F" w:themeColor="background1"/>
                        <w:sz w:val="14"/>
                        <w:szCs w:val="14"/>
                      </w:rPr>
                    </w:rPrChange>
                  </w:rPr>
                  <w:delText xml:space="preserve">CRMDP database which is the data source of Data </w:delText>
                </w:r>
                <w:r w:rsidR="00CB3A06" w:rsidRPr="004D620F" w:rsidDel="0009280E">
                  <w:rPr>
                    <w:color w:val="121B1F" w:themeColor="background1"/>
                    <w:sz w:val="14"/>
                    <w:szCs w:val="14"/>
                    <w:rPrChange w:id="5501" w:author="Locke Liu" w:date="2021-05-24T14:33:00Z">
                      <w:rPr>
                        <w:rFonts w:ascii="Segoe UI" w:hAnsi="Segoe UI" w:cs="Segoe UI"/>
                        <w:color w:val="121B1F" w:themeColor="background1"/>
                        <w:sz w:val="14"/>
                        <w:szCs w:val="14"/>
                      </w:rPr>
                    </w:rPrChange>
                  </w:rPr>
                  <w:delText>lake.</w:delText>
                </w:r>
                <w:r w:rsidRPr="004D620F" w:rsidDel="0009280E">
                  <w:rPr>
                    <w:color w:val="121B1F" w:themeColor="background1"/>
                    <w:sz w:val="14"/>
                    <w:szCs w:val="14"/>
                    <w:rPrChange w:id="5502" w:author="Locke Liu" w:date="2021-05-24T14:33:00Z">
                      <w:rPr>
                        <w:rFonts w:ascii="Segoe UI" w:hAnsi="Segoe UI" w:cs="Segoe UI"/>
                        <w:color w:val="121B1F" w:themeColor="background1"/>
                        <w:sz w:val="14"/>
                        <w:szCs w:val="14"/>
                      </w:rPr>
                    </w:rPrChange>
                  </w:rPr>
                  <w:delText xml:space="preserve"> it is PRD data source</w:delText>
                </w:r>
              </w:del>
            </w:moveFrom>
          </w:p>
        </w:tc>
      </w:tr>
      <w:tr w:rsidR="00AC123B" w:rsidRPr="004D620F" w:rsidDel="0009280E" w14:paraId="6BA033FD" w14:textId="7F4D7993" w:rsidTr="00AC123B">
        <w:trPr>
          <w:trHeight w:val="416"/>
          <w:del w:id="5503" w:author="Locke Liu" w:date="2021-05-24T16:50:00Z"/>
        </w:trPr>
        <w:tc>
          <w:tcPr>
            <w:tcW w:w="544" w:type="pct"/>
            <w:shd w:val="clear" w:color="auto" w:fill="auto"/>
            <w:vAlign w:val="center"/>
          </w:tcPr>
          <w:p w14:paraId="01657120" w14:textId="06DB72C4" w:rsidR="00AC123B" w:rsidRPr="004D620F" w:rsidDel="0009280E" w:rsidRDefault="00AC123B">
            <w:pPr>
              <w:rPr>
                <w:del w:id="5504" w:author="Locke Liu" w:date="2021-05-24T16:50:00Z"/>
                <w:moveFrom w:id="5505" w:author="Locke Liu" w:date="2021-05-24T15:23:00Z"/>
                <w:color w:val="121B1F" w:themeColor="background1"/>
                <w:sz w:val="14"/>
                <w:szCs w:val="14"/>
                <w:rPrChange w:id="5506" w:author="Locke Liu" w:date="2021-05-24T14:33:00Z">
                  <w:rPr>
                    <w:del w:id="5507" w:author="Locke Liu" w:date="2021-05-24T16:50:00Z"/>
                    <w:moveFrom w:id="5508" w:author="Locke Liu" w:date="2021-05-24T15:23:00Z"/>
                    <w:rFonts w:ascii="Segoe UI" w:eastAsiaTheme="minorEastAsia" w:hAnsi="Segoe UI" w:cs="Segoe UI"/>
                    <w:bCs/>
                    <w:color w:val="121B1F" w:themeColor="background1"/>
                    <w:sz w:val="14"/>
                    <w:szCs w:val="14"/>
                  </w:rPr>
                </w:rPrChange>
              </w:rPr>
              <w:pPrChange w:id="5509" w:author="Locke Liu" w:date="2021-05-24T15:22:00Z">
                <w:pPr>
                  <w:framePr w:hSpace="141" w:wrap="around" w:vAnchor="text" w:hAnchor="margin" w:xAlign="center" w:y="265"/>
                  <w:jc w:val="center"/>
                </w:pPr>
              </w:pPrChange>
            </w:pPr>
            <w:moveFrom w:id="5510" w:author="Locke Liu" w:date="2021-05-24T15:23:00Z">
              <w:del w:id="5511" w:author="Locke Liu" w:date="2021-05-24T16:50:00Z">
                <w:r w:rsidRPr="004D620F" w:rsidDel="0009280E">
                  <w:rPr>
                    <w:color w:val="121B1F" w:themeColor="background1"/>
                    <w:sz w:val="14"/>
                    <w:szCs w:val="14"/>
                    <w:rPrChange w:id="5512" w:author="Locke Liu" w:date="2021-05-24T14:33:00Z">
                      <w:rPr>
                        <w:rFonts w:ascii="Segoe UI" w:eastAsiaTheme="minorEastAsia" w:hAnsi="Segoe UI" w:cs="Segoe UI"/>
                        <w:bCs/>
                        <w:color w:val="121B1F" w:themeColor="background1"/>
                        <w:sz w:val="14"/>
                        <w:szCs w:val="14"/>
                      </w:rPr>
                    </w:rPrChange>
                  </w:rPr>
                  <w:delText>PN16</w:delText>
                </w:r>
              </w:del>
            </w:moveFrom>
          </w:p>
        </w:tc>
        <w:tc>
          <w:tcPr>
            <w:tcW w:w="580" w:type="pct"/>
            <w:vAlign w:val="center"/>
          </w:tcPr>
          <w:p w14:paraId="2BB180B7" w14:textId="2AD4396B" w:rsidR="00AC123B" w:rsidRPr="004D620F" w:rsidDel="0009280E" w:rsidRDefault="00AC123B">
            <w:pPr>
              <w:rPr>
                <w:del w:id="5513" w:author="Locke Liu" w:date="2021-05-24T16:50:00Z"/>
                <w:moveFrom w:id="5514" w:author="Locke Liu" w:date="2021-05-24T15:23:00Z"/>
                <w:color w:val="121B1F" w:themeColor="background1"/>
                <w:sz w:val="14"/>
                <w:szCs w:val="14"/>
                <w:rPrChange w:id="5515" w:author="Locke Liu" w:date="2021-05-24T14:33:00Z">
                  <w:rPr>
                    <w:del w:id="5516" w:author="Locke Liu" w:date="2021-05-24T16:50:00Z"/>
                    <w:moveFrom w:id="5517" w:author="Locke Liu" w:date="2021-05-24T15:23:00Z"/>
                    <w:rFonts w:ascii="Segoe UI" w:hAnsi="Segoe UI" w:cs="Segoe UI"/>
                    <w:bCs/>
                    <w:color w:val="121B1F" w:themeColor="background1"/>
                    <w:sz w:val="14"/>
                    <w:szCs w:val="14"/>
                  </w:rPr>
                </w:rPrChange>
              </w:rPr>
              <w:pPrChange w:id="5518" w:author="Locke Liu" w:date="2021-05-24T15:22:00Z">
                <w:pPr>
                  <w:framePr w:hSpace="141" w:wrap="around" w:vAnchor="text" w:hAnchor="margin" w:xAlign="center" w:y="265"/>
                </w:pPr>
              </w:pPrChange>
            </w:pPr>
            <w:moveFrom w:id="5519" w:author="Locke Liu" w:date="2021-05-24T15:23:00Z">
              <w:del w:id="5520" w:author="Locke Liu" w:date="2021-05-24T16:50:00Z">
                <w:r w:rsidRPr="004D620F" w:rsidDel="0009280E">
                  <w:rPr>
                    <w:color w:val="121B1F" w:themeColor="background1"/>
                    <w:sz w:val="14"/>
                    <w:szCs w:val="14"/>
                    <w:rPrChange w:id="5521" w:author="Locke Liu" w:date="2021-05-24T14:33:00Z">
                      <w:rPr>
                        <w:rFonts w:ascii="Segoe UI" w:hAnsi="Segoe UI" w:cs="Segoe UI"/>
                        <w:bCs/>
                        <w:color w:val="121B1F" w:themeColor="background1"/>
                        <w:sz w:val="14"/>
                        <w:szCs w:val="14"/>
                      </w:rPr>
                    </w:rPrChange>
                  </w:rPr>
                  <w:delText>C10</w:delText>
                </w:r>
              </w:del>
            </w:moveFrom>
          </w:p>
        </w:tc>
        <w:tc>
          <w:tcPr>
            <w:tcW w:w="798" w:type="pct"/>
            <w:vAlign w:val="center"/>
          </w:tcPr>
          <w:p w14:paraId="53A3A6C6" w14:textId="145AED9E" w:rsidR="00AC123B" w:rsidRPr="004D620F" w:rsidDel="0009280E" w:rsidRDefault="00AC123B">
            <w:pPr>
              <w:rPr>
                <w:del w:id="5522" w:author="Locke Liu" w:date="2021-05-24T16:50:00Z"/>
                <w:moveFrom w:id="5523" w:author="Locke Liu" w:date="2021-05-24T15:23:00Z"/>
                <w:color w:val="121B1F" w:themeColor="background1"/>
                <w:sz w:val="14"/>
                <w:szCs w:val="14"/>
                <w:rPrChange w:id="5524" w:author="Locke Liu" w:date="2021-05-24T14:33:00Z">
                  <w:rPr>
                    <w:del w:id="5525" w:author="Locke Liu" w:date="2021-05-24T16:50:00Z"/>
                    <w:moveFrom w:id="5526" w:author="Locke Liu" w:date="2021-05-24T15:23:00Z"/>
                    <w:rFonts w:ascii="Segoe UI" w:hAnsi="Segoe UI" w:cs="Segoe UI"/>
                    <w:bCs/>
                    <w:color w:val="121B1F" w:themeColor="background1"/>
                    <w:sz w:val="14"/>
                    <w:szCs w:val="14"/>
                  </w:rPr>
                </w:rPrChange>
              </w:rPr>
              <w:pPrChange w:id="5527" w:author="Locke Liu" w:date="2021-05-24T15:22:00Z">
                <w:pPr>
                  <w:framePr w:hSpace="141" w:wrap="around" w:vAnchor="text" w:hAnchor="margin" w:xAlign="center" w:y="265"/>
                </w:pPr>
              </w:pPrChange>
            </w:pPr>
            <w:moveFrom w:id="5528" w:author="Locke Liu" w:date="2021-05-24T15:23:00Z">
              <w:del w:id="5529" w:author="Locke Liu" w:date="2021-05-24T16:50:00Z">
                <w:r w:rsidRPr="004D620F" w:rsidDel="0009280E">
                  <w:rPr>
                    <w:color w:val="121B1F" w:themeColor="background1"/>
                    <w:sz w:val="14"/>
                    <w:szCs w:val="14"/>
                    <w:rPrChange w:id="5530" w:author="Locke Liu" w:date="2021-05-24T14:33:00Z">
                      <w:rPr>
                        <w:rFonts w:ascii="Segoe UI" w:hAnsi="Segoe UI" w:cs="Segoe UI"/>
                        <w:bCs/>
                        <w:color w:val="121B1F" w:themeColor="background1"/>
                        <w:sz w:val="14"/>
                        <w:szCs w:val="14"/>
                      </w:rPr>
                    </w:rPrChange>
                  </w:rPr>
                  <w:delText>WIN000376</w:delText>
                </w:r>
              </w:del>
            </w:moveFrom>
          </w:p>
        </w:tc>
        <w:tc>
          <w:tcPr>
            <w:tcW w:w="783" w:type="pct"/>
            <w:shd w:val="clear" w:color="auto" w:fill="auto"/>
            <w:vAlign w:val="center"/>
          </w:tcPr>
          <w:p w14:paraId="4841EB69" w14:textId="50FBEA44" w:rsidR="00AC123B" w:rsidRPr="004D620F" w:rsidDel="0009280E" w:rsidRDefault="00AC123B">
            <w:pPr>
              <w:rPr>
                <w:del w:id="5531" w:author="Locke Liu" w:date="2021-05-24T16:50:00Z"/>
                <w:moveFrom w:id="5532" w:author="Locke Liu" w:date="2021-05-24T15:23:00Z"/>
                <w:color w:val="121B1F" w:themeColor="background1"/>
                <w:sz w:val="14"/>
                <w:szCs w:val="14"/>
                <w:rPrChange w:id="5533" w:author="Locke Liu" w:date="2021-05-24T14:33:00Z">
                  <w:rPr>
                    <w:del w:id="5534" w:author="Locke Liu" w:date="2021-05-24T16:50:00Z"/>
                    <w:moveFrom w:id="5535" w:author="Locke Liu" w:date="2021-05-24T15:23:00Z"/>
                    <w:rFonts w:ascii="Segoe UI" w:hAnsi="Segoe UI" w:cs="Segoe UI"/>
                    <w:color w:val="121B1F" w:themeColor="background1"/>
                    <w:sz w:val="14"/>
                    <w:szCs w:val="14"/>
                  </w:rPr>
                </w:rPrChange>
              </w:rPr>
              <w:pPrChange w:id="5536" w:author="Locke Liu" w:date="2021-05-24T15:22:00Z">
                <w:pPr>
                  <w:framePr w:hSpace="141" w:wrap="around" w:vAnchor="text" w:hAnchor="margin" w:xAlign="center" w:y="265"/>
                </w:pPr>
              </w:pPrChange>
            </w:pPr>
            <w:moveFrom w:id="5537" w:author="Locke Liu" w:date="2021-05-24T15:23:00Z">
              <w:del w:id="5538" w:author="Locke Liu" w:date="2021-05-24T16:50:00Z">
                <w:r w:rsidRPr="004D620F" w:rsidDel="0009280E">
                  <w:rPr>
                    <w:color w:val="121B1F" w:themeColor="background1"/>
                    <w:sz w:val="14"/>
                    <w:szCs w:val="14"/>
                    <w:rPrChange w:id="5539" w:author="Locke Liu" w:date="2021-05-24T14:33:00Z">
                      <w:rPr>
                        <w:rFonts w:ascii="Segoe UI" w:hAnsi="Segoe UI" w:cs="Segoe UI"/>
                        <w:color w:val="121B1F" w:themeColor="background1"/>
                        <w:sz w:val="14"/>
                        <w:szCs w:val="14"/>
                      </w:rPr>
                    </w:rPrChange>
                  </w:rPr>
                  <w:delText>Data source(database)</w:delText>
                </w:r>
              </w:del>
            </w:moveFrom>
          </w:p>
        </w:tc>
        <w:tc>
          <w:tcPr>
            <w:tcW w:w="2295" w:type="pct"/>
            <w:shd w:val="clear" w:color="auto" w:fill="auto"/>
            <w:vAlign w:val="center"/>
          </w:tcPr>
          <w:p w14:paraId="23F0E57A" w14:textId="094D8E01" w:rsidR="00AC123B" w:rsidRPr="004D620F" w:rsidDel="0009280E" w:rsidRDefault="00AC123B">
            <w:pPr>
              <w:rPr>
                <w:del w:id="5540" w:author="Locke Liu" w:date="2021-05-24T16:50:00Z"/>
                <w:moveFrom w:id="5541" w:author="Locke Liu" w:date="2021-05-24T15:23:00Z"/>
                <w:color w:val="121B1F" w:themeColor="background1"/>
                <w:sz w:val="14"/>
                <w:szCs w:val="14"/>
                <w:rPrChange w:id="5542" w:author="Locke Liu" w:date="2021-05-24T14:33:00Z">
                  <w:rPr>
                    <w:del w:id="5543" w:author="Locke Liu" w:date="2021-05-24T16:50:00Z"/>
                    <w:moveFrom w:id="5544" w:author="Locke Liu" w:date="2021-05-24T15:23:00Z"/>
                    <w:rFonts w:ascii="Segoe UI" w:hAnsi="Segoe UI" w:cs="Segoe UI"/>
                    <w:color w:val="121B1F" w:themeColor="background1"/>
                    <w:sz w:val="14"/>
                    <w:szCs w:val="14"/>
                  </w:rPr>
                </w:rPrChange>
              </w:rPr>
              <w:pPrChange w:id="5545" w:author="Locke Liu" w:date="2021-05-24T15:22:00Z">
                <w:pPr>
                  <w:framePr w:hSpace="141" w:wrap="around" w:vAnchor="text" w:hAnchor="margin" w:xAlign="center" w:y="265"/>
                </w:pPr>
              </w:pPrChange>
            </w:pPr>
            <w:moveFrom w:id="5546" w:author="Locke Liu" w:date="2021-05-24T15:23:00Z">
              <w:del w:id="5547" w:author="Locke Liu" w:date="2021-05-24T16:50:00Z">
                <w:r w:rsidRPr="004D620F" w:rsidDel="0009280E">
                  <w:rPr>
                    <w:color w:val="121B1F" w:themeColor="background1"/>
                    <w:sz w:val="14"/>
                    <w:szCs w:val="14"/>
                    <w:rPrChange w:id="5548" w:author="Locke Liu" w:date="2021-05-24T14:33:00Z">
                      <w:rPr>
                        <w:rFonts w:ascii="Segoe UI" w:hAnsi="Segoe UI" w:cs="Segoe UI"/>
                        <w:color w:val="121B1F" w:themeColor="background1"/>
                        <w:sz w:val="14"/>
                        <w:szCs w:val="14"/>
                      </w:rPr>
                    </w:rPrChange>
                  </w:rPr>
                  <w:delText xml:space="preserve">OMS database which is the data source of Data </w:delText>
                </w:r>
                <w:r w:rsidR="00CB3A06" w:rsidRPr="004D620F" w:rsidDel="0009280E">
                  <w:rPr>
                    <w:color w:val="121B1F" w:themeColor="background1"/>
                    <w:sz w:val="14"/>
                    <w:szCs w:val="14"/>
                    <w:rPrChange w:id="5549" w:author="Locke Liu" w:date="2021-05-24T14:33:00Z">
                      <w:rPr>
                        <w:rFonts w:ascii="Segoe UI" w:hAnsi="Segoe UI" w:cs="Segoe UI"/>
                        <w:color w:val="121B1F" w:themeColor="background1"/>
                        <w:sz w:val="14"/>
                        <w:szCs w:val="14"/>
                      </w:rPr>
                    </w:rPrChange>
                  </w:rPr>
                  <w:delText>lake.</w:delText>
                </w:r>
                <w:r w:rsidRPr="004D620F" w:rsidDel="0009280E">
                  <w:rPr>
                    <w:color w:val="121B1F" w:themeColor="background1"/>
                    <w:sz w:val="14"/>
                    <w:szCs w:val="14"/>
                    <w:rPrChange w:id="5550" w:author="Locke Liu" w:date="2021-05-24T14:33:00Z">
                      <w:rPr>
                        <w:rFonts w:ascii="Segoe UI" w:hAnsi="Segoe UI" w:cs="Segoe UI"/>
                        <w:color w:val="121B1F" w:themeColor="background1"/>
                        <w:sz w:val="14"/>
                        <w:szCs w:val="14"/>
                      </w:rPr>
                    </w:rPrChange>
                  </w:rPr>
                  <w:delText xml:space="preserve"> it is PRD data source</w:delText>
                </w:r>
              </w:del>
            </w:moveFrom>
          </w:p>
        </w:tc>
      </w:tr>
      <w:tr w:rsidR="00AC123B" w:rsidRPr="004D620F" w:rsidDel="0009280E" w14:paraId="6BBA61B1" w14:textId="6B033D65" w:rsidTr="00AC123B">
        <w:trPr>
          <w:trHeight w:val="416"/>
          <w:del w:id="5551" w:author="Locke Liu" w:date="2021-05-24T16:50:00Z"/>
        </w:trPr>
        <w:tc>
          <w:tcPr>
            <w:tcW w:w="544" w:type="pct"/>
            <w:shd w:val="clear" w:color="auto" w:fill="auto"/>
            <w:vAlign w:val="center"/>
          </w:tcPr>
          <w:p w14:paraId="612F35EF" w14:textId="195DDD79" w:rsidR="00AC123B" w:rsidRPr="004D620F" w:rsidDel="0009280E" w:rsidRDefault="00AC123B">
            <w:pPr>
              <w:rPr>
                <w:del w:id="5552" w:author="Locke Liu" w:date="2021-05-24T16:50:00Z"/>
                <w:moveFrom w:id="5553" w:author="Locke Liu" w:date="2021-05-24T15:23:00Z"/>
                <w:color w:val="121B1F" w:themeColor="background1"/>
                <w:sz w:val="14"/>
                <w:szCs w:val="14"/>
                <w:rPrChange w:id="5554" w:author="Locke Liu" w:date="2021-05-24T14:33:00Z">
                  <w:rPr>
                    <w:del w:id="5555" w:author="Locke Liu" w:date="2021-05-24T16:50:00Z"/>
                    <w:moveFrom w:id="5556" w:author="Locke Liu" w:date="2021-05-24T15:23:00Z"/>
                    <w:rFonts w:ascii="Segoe UI" w:eastAsiaTheme="minorEastAsia" w:hAnsi="Segoe UI" w:cs="Segoe UI"/>
                    <w:bCs/>
                    <w:color w:val="121B1F" w:themeColor="background1"/>
                    <w:sz w:val="14"/>
                    <w:szCs w:val="14"/>
                  </w:rPr>
                </w:rPrChange>
              </w:rPr>
              <w:pPrChange w:id="5557" w:author="Locke Liu" w:date="2021-05-24T15:22:00Z">
                <w:pPr>
                  <w:framePr w:hSpace="141" w:wrap="around" w:vAnchor="text" w:hAnchor="margin" w:xAlign="center" w:y="265"/>
                  <w:jc w:val="center"/>
                </w:pPr>
              </w:pPrChange>
            </w:pPr>
            <w:moveFrom w:id="5558" w:author="Locke Liu" w:date="2021-05-24T15:23:00Z">
              <w:del w:id="5559" w:author="Locke Liu" w:date="2021-05-24T16:50:00Z">
                <w:r w:rsidRPr="004D620F" w:rsidDel="0009280E">
                  <w:rPr>
                    <w:color w:val="121B1F" w:themeColor="background1"/>
                    <w:sz w:val="14"/>
                    <w:szCs w:val="14"/>
                    <w:rPrChange w:id="5560" w:author="Locke Liu" w:date="2021-05-24T14:33:00Z">
                      <w:rPr>
                        <w:rFonts w:ascii="Segoe UI" w:eastAsiaTheme="minorEastAsia" w:hAnsi="Segoe UI" w:cs="Segoe UI"/>
                        <w:bCs/>
                        <w:color w:val="121B1F" w:themeColor="background1"/>
                        <w:sz w:val="14"/>
                        <w:szCs w:val="14"/>
                      </w:rPr>
                    </w:rPrChange>
                  </w:rPr>
                  <w:delText>PN17</w:delText>
                </w:r>
              </w:del>
            </w:moveFrom>
          </w:p>
        </w:tc>
        <w:tc>
          <w:tcPr>
            <w:tcW w:w="580" w:type="pct"/>
            <w:vAlign w:val="center"/>
          </w:tcPr>
          <w:p w14:paraId="6B3503F0" w14:textId="22997C32" w:rsidR="00AC123B" w:rsidRPr="004D620F" w:rsidDel="0009280E" w:rsidRDefault="00AC123B">
            <w:pPr>
              <w:rPr>
                <w:del w:id="5561" w:author="Locke Liu" w:date="2021-05-24T16:50:00Z"/>
                <w:moveFrom w:id="5562" w:author="Locke Liu" w:date="2021-05-24T15:23:00Z"/>
                <w:color w:val="121B1F" w:themeColor="background1"/>
                <w:sz w:val="14"/>
                <w:szCs w:val="14"/>
                <w:rPrChange w:id="5563" w:author="Locke Liu" w:date="2021-05-24T14:33:00Z">
                  <w:rPr>
                    <w:del w:id="5564" w:author="Locke Liu" w:date="2021-05-24T16:50:00Z"/>
                    <w:moveFrom w:id="5565" w:author="Locke Liu" w:date="2021-05-24T15:23:00Z"/>
                    <w:rFonts w:ascii="Segoe UI" w:hAnsi="Segoe UI" w:cs="Segoe UI"/>
                    <w:bCs/>
                    <w:color w:val="121B1F" w:themeColor="background1"/>
                    <w:sz w:val="14"/>
                    <w:szCs w:val="14"/>
                  </w:rPr>
                </w:rPrChange>
              </w:rPr>
              <w:pPrChange w:id="5566" w:author="Locke Liu" w:date="2021-05-24T15:22:00Z">
                <w:pPr>
                  <w:framePr w:hSpace="141" w:wrap="around" w:vAnchor="text" w:hAnchor="margin" w:xAlign="center" w:y="265"/>
                </w:pPr>
              </w:pPrChange>
            </w:pPr>
            <w:moveFrom w:id="5567" w:author="Locke Liu" w:date="2021-05-24T15:23:00Z">
              <w:del w:id="5568" w:author="Locke Liu" w:date="2021-05-24T16:50:00Z">
                <w:r w:rsidRPr="004D620F" w:rsidDel="0009280E">
                  <w:rPr>
                    <w:color w:val="121B1F" w:themeColor="background1"/>
                    <w:sz w:val="14"/>
                    <w:szCs w:val="14"/>
                    <w:rPrChange w:id="5569" w:author="Locke Liu" w:date="2021-05-24T14:33:00Z">
                      <w:rPr>
                        <w:rFonts w:ascii="Segoe UI" w:hAnsi="Segoe UI" w:cs="Segoe UI"/>
                        <w:bCs/>
                        <w:color w:val="121B1F" w:themeColor="background1"/>
                        <w:sz w:val="14"/>
                        <w:szCs w:val="14"/>
                      </w:rPr>
                    </w:rPrChange>
                  </w:rPr>
                  <w:delText>C10</w:delText>
                </w:r>
              </w:del>
            </w:moveFrom>
          </w:p>
        </w:tc>
        <w:tc>
          <w:tcPr>
            <w:tcW w:w="798" w:type="pct"/>
            <w:vAlign w:val="center"/>
          </w:tcPr>
          <w:p w14:paraId="6BE50087" w14:textId="747E3851" w:rsidR="00AC123B" w:rsidRPr="004D620F" w:rsidDel="0009280E" w:rsidRDefault="00AC123B">
            <w:pPr>
              <w:rPr>
                <w:del w:id="5570" w:author="Locke Liu" w:date="2021-05-24T16:50:00Z"/>
                <w:moveFrom w:id="5571" w:author="Locke Liu" w:date="2021-05-24T15:23:00Z"/>
                <w:color w:val="121B1F" w:themeColor="background1"/>
                <w:sz w:val="14"/>
                <w:szCs w:val="14"/>
                <w:rPrChange w:id="5572" w:author="Locke Liu" w:date="2021-05-24T14:33:00Z">
                  <w:rPr>
                    <w:del w:id="5573" w:author="Locke Liu" w:date="2021-05-24T16:50:00Z"/>
                    <w:moveFrom w:id="5574" w:author="Locke Liu" w:date="2021-05-24T15:23:00Z"/>
                    <w:rFonts w:ascii="Segoe UI" w:hAnsi="Segoe UI" w:cs="Segoe UI"/>
                    <w:bCs/>
                    <w:color w:val="121B1F" w:themeColor="background1"/>
                    <w:sz w:val="14"/>
                    <w:szCs w:val="14"/>
                  </w:rPr>
                </w:rPrChange>
              </w:rPr>
              <w:pPrChange w:id="5575" w:author="Locke Liu" w:date="2021-05-24T15:22:00Z">
                <w:pPr>
                  <w:framePr w:hSpace="141" w:wrap="around" w:vAnchor="text" w:hAnchor="margin" w:xAlign="center" w:y="265"/>
                </w:pPr>
              </w:pPrChange>
            </w:pPr>
            <w:moveFrom w:id="5576" w:author="Locke Liu" w:date="2021-05-24T15:23:00Z">
              <w:del w:id="5577" w:author="Locke Liu" w:date="2021-05-24T16:50:00Z">
                <w:r w:rsidRPr="004D620F" w:rsidDel="0009280E">
                  <w:rPr>
                    <w:color w:val="121B1F" w:themeColor="background1"/>
                    <w:sz w:val="14"/>
                    <w:szCs w:val="14"/>
                    <w:rPrChange w:id="5578" w:author="Locke Liu" w:date="2021-05-24T14:33:00Z">
                      <w:rPr>
                        <w:rFonts w:ascii="Segoe UI" w:hAnsi="Segoe UI" w:cs="Segoe UI"/>
                        <w:bCs/>
                        <w:color w:val="121B1F" w:themeColor="background1"/>
                        <w:sz w:val="14"/>
                        <w:szCs w:val="14"/>
                      </w:rPr>
                    </w:rPrChange>
                  </w:rPr>
                  <w:delText>WIN000254</w:delText>
                </w:r>
              </w:del>
            </w:moveFrom>
          </w:p>
        </w:tc>
        <w:tc>
          <w:tcPr>
            <w:tcW w:w="783" w:type="pct"/>
            <w:shd w:val="clear" w:color="auto" w:fill="auto"/>
            <w:vAlign w:val="center"/>
          </w:tcPr>
          <w:p w14:paraId="4B521C13" w14:textId="1E0A144E" w:rsidR="00AC123B" w:rsidRPr="004D620F" w:rsidDel="0009280E" w:rsidRDefault="00AC123B">
            <w:pPr>
              <w:rPr>
                <w:del w:id="5579" w:author="Locke Liu" w:date="2021-05-24T16:50:00Z"/>
                <w:moveFrom w:id="5580" w:author="Locke Liu" w:date="2021-05-24T15:23:00Z"/>
                <w:color w:val="121B1F" w:themeColor="background1"/>
                <w:sz w:val="14"/>
                <w:szCs w:val="14"/>
                <w:rPrChange w:id="5581" w:author="Locke Liu" w:date="2021-05-24T14:33:00Z">
                  <w:rPr>
                    <w:del w:id="5582" w:author="Locke Liu" w:date="2021-05-24T16:50:00Z"/>
                    <w:moveFrom w:id="5583" w:author="Locke Liu" w:date="2021-05-24T15:23:00Z"/>
                    <w:rFonts w:ascii="Segoe UI" w:hAnsi="Segoe UI" w:cs="Segoe UI"/>
                    <w:color w:val="121B1F" w:themeColor="background1"/>
                    <w:sz w:val="14"/>
                    <w:szCs w:val="14"/>
                  </w:rPr>
                </w:rPrChange>
              </w:rPr>
              <w:pPrChange w:id="5584" w:author="Locke Liu" w:date="2021-05-24T15:22:00Z">
                <w:pPr>
                  <w:framePr w:hSpace="141" w:wrap="around" w:vAnchor="text" w:hAnchor="margin" w:xAlign="center" w:y="265"/>
                </w:pPr>
              </w:pPrChange>
            </w:pPr>
            <w:moveFrom w:id="5585" w:author="Locke Liu" w:date="2021-05-24T15:23:00Z">
              <w:del w:id="5586" w:author="Locke Liu" w:date="2021-05-24T16:50:00Z">
                <w:r w:rsidRPr="004D620F" w:rsidDel="0009280E">
                  <w:rPr>
                    <w:color w:val="121B1F" w:themeColor="background1"/>
                    <w:sz w:val="14"/>
                    <w:szCs w:val="14"/>
                    <w:rPrChange w:id="5587" w:author="Locke Liu" w:date="2021-05-24T14:33:00Z">
                      <w:rPr>
                        <w:rFonts w:ascii="Segoe UI" w:hAnsi="Segoe UI" w:cs="Segoe UI"/>
                        <w:color w:val="121B1F" w:themeColor="background1"/>
                        <w:sz w:val="14"/>
                        <w:szCs w:val="14"/>
                      </w:rPr>
                    </w:rPrChange>
                  </w:rPr>
                  <w:delText>Data source(database)</w:delText>
                </w:r>
              </w:del>
            </w:moveFrom>
          </w:p>
        </w:tc>
        <w:tc>
          <w:tcPr>
            <w:tcW w:w="2295" w:type="pct"/>
            <w:shd w:val="clear" w:color="auto" w:fill="auto"/>
            <w:vAlign w:val="center"/>
          </w:tcPr>
          <w:p w14:paraId="280BE76F" w14:textId="56A09F11" w:rsidR="00AC123B" w:rsidRPr="004D620F" w:rsidDel="0009280E" w:rsidRDefault="00AC123B">
            <w:pPr>
              <w:rPr>
                <w:del w:id="5588" w:author="Locke Liu" w:date="2021-05-24T16:50:00Z"/>
                <w:moveFrom w:id="5589" w:author="Locke Liu" w:date="2021-05-24T15:23:00Z"/>
                <w:color w:val="121B1F" w:themeColor="background1"/>
                <w:sz w:val="14"/>
                <w:szCs w:val="14"/>
                <w:rPrChange w:id="5590" w:author="Locke Liu" w:date="2021-05-24T14:33:00Z">
                  <w:rPr>
                    <w:del w:id="5591" w:author="Locke Liu" w:date="2021-05-24T16:50:00Z"/>
                    <w:moveFrom w:id="5592" w:author="Locke Liu" w:date="2021-05-24T15:23:00Z"/>
                    <w:rFonts w:ascii="Segoe UI" w:hAnsi="Segoe UI" w:cs="Segoe UI"/>
                    <w:color w:val="121B1F" w:themeColor="background1"/>
                    <w:sz w:val="14"/>
                    <w:szCs w:val="14"/>
                  </w:rPr>
                </w:rPrChange>
              </w:rPr>
              <w:pPrChange w:id="5593" w:author="Locke Liu" w:date="2021-05-24T15:22:00Z">
                <w:pPr>
                  <w:framePr w:hSpace="141" w:wrap="around" w:vAnchor="text" w:hAnchor="margin" w:xAlign="center" w:y="265"/>
                </w:pPr>
              </w:pPrChange>
            </w:pPr>
            <w:moveFrom w:id="5594" w:author="Locke Liu" w:date="2021-05-24T15:23:00Z">
              <w:del w:id="5595" w:author="Locke Liu" w:date="2021-05-24T16:50:00Z">
                <w:r w:rsidRPr="004D620F" w:rsidDel="0009280E">
                  <w:rPr>
                    <w:color w:val="121B1F" w:themeColor="background1"/>
                    <w:sz w:val="14"/>
                    <w:szCs w:val="14"/>
                    <w:rPrChange w:id="5596" w:author="Locke Liu" w:date="2021-05-24T14:33:00Z">
                      <w:rPr>
                        <w:rFonts w:ascii="Segoe UI" w:hAnsi="Segoe UI" w:cs="Segoe UI"/>
                        <w:color w:val="121B1F" w:themeColor="background1"/>
                        <w:sz w:val="14"/>
                        <w:szCs w:val="14"/>
                      </w:rPr>
                    </w:rPrChange>
                  </w:rPr>
                  <w:delText xml:space="preserve">SNX CRM database which is the data source of Data </w:delText>
                </w:r>
                <w:r w:rsidR="00CB3A06" w:rsidRPr="004D620F" w:rsidDel="0009280E">
                  <w:rPr>
                    <w:color w:val="121B1F" w:themeColor="background1"/>
                    <w:sz w:val="14"/>
                    <w:szCs w:val="14"/>
                    <w:rPrChange w:id="5597" w:author="Locke Liu" w:date="2021-05-24T14:33:00Z">
                      <w:rPr>
                        <w:rFonts w:ascii="Segoe UI" w:hAnsi="Segoe UI" w:cs="Segoe UI"/>
                        <w:color w:val="121B1F" w:themeColor="background1"/>
                        <w:sz w:val="14"/>
                        <w:szCs w:val="14"/>
                      </w:rPr>
                    </w:rPrChange>
                  </w:rPr>
                  <w:delText>lake.</w:delText>
                </w:r>
                <w:r w:rsidRPr="004D620F" w:rsidDel="0009280E">
                  <w:rPr>
                    <w:color w:val="121B1F" w:themeColor="background1"/>
                    <w:sz w:val="14"/>
                    <w:szCs w:val="14"/>
                    <w:rPrChange w:id="5598" w:author="Locke Liu" w:date="2021-05-24T14:33:00Z">
                      <w:rPr>
                        <w:rFonts w:ascii="Segoe UI" w:hAnsi="Segoe UI" w:cs="Segoe UI"/>
                        <w:color w:val="121B1F" w:themeColor="background1"/>
                        <w:sz w:val="14"/>
                        <w:szCs w:val="14"/>
                      </w:rPr>
                    </w:rPrChange>
                  </w:rPr>
                  <w:delText xml:space="preserve"> it is UAT data source</w:delText>
                </w:r>
              </w:del>
            </w:moveFrom>
          </w:p>
        </w:tc>
      </w:tr>
      <w:tr w:rsidR="00AC123B" w:rsidRPr="004D620F" w:rsidDel="0009280E" w14:paraId="6088567A" w14:textId="2361F1E4" w:rsidTr="00AC123B">
        <w:trPr>
          <w:trHeight w:val="416"/>
          <w:del w:id="5599" w:author="Locke Liu" w:date="2021-05-24T16:50:00Z"/>
        </w:trPr>
        <w:tc>
          <w:tcPr>
            <w:tcW w:w="544" w:type="pct"/>
            <w:shd w:val="clear" w:color="auto" w:fill="auto"/>
            <w:vAlign w:val="center"/>
          </w:tcPr>
          <w:p w14:paraId="23614771" w14:textId="0964376E" w:rsidR="00AC123B" w:rsidRPr="004D620F" w:rsidDel="0009280E" w:rsidRDefault="00AC123B">
            <w:pPr>
              <w:rPr>
                <w:del w:id="5600" w:author="Locke Liu" w:date="2021-05-24T16:50:00Z"/>
                <w:moveFrom w:id="5601" w:author="Locke Liu" w:date="2021-05-24T15:23:00Z"/>
                <w:color w:val="121B1F" w:themeColor="background1"/>
                <w:sz w:val="14"/>
                <w:szCs w:val="14"/>
                <w:rPrChange w:id="5602" w:author="Locke Liu" w:date="2021-05-24T14:33:00Z">
                  <w:rPr>
                    <w:del w:id="5603" w:author="Locke Liu" w:date="2021-05-24T16:50:00Z"/>
                    <w:moveFrom w:id="5604" w:author="Locke Liu" w:date="2021-05-24T15:23:00Z"/>
                    <w:rFonts w:ascii="Segoe UI" w:eastAsiaTheme="minorEastAsia" w:hAnsi="Segoe UI" w:cs="Segoe UI"/>
                    <w:bCs/>
                    <w:color w:val="121B1F" w:themeColor="background1"/>
                    <w:sz w:val="14"/>
                    <w:szCs w:val="14"/>
                  </w:rPr>
                </w:rPrChange>
              </w:rPr>
              <w:pPrChange w:id="5605" w:author="Locke Liu" w:date="2021-05-24T15:22:00Z">
                <w:pPr>
                  <w:framePr w:hSpace="141" w:wrap="around" w:vAnchor="text" w:hAnchor="margin" w:xAlign="center" w:y="265"/>
                  <w:jc w:val="center"/>
                </w:pPr>
              </w:pPrChange>
            </w:pPr>
            <w:moveFrom w:id="5606" w:author="Locke Liu" w:date="2021-05-24T15:23:00Z">
              <w:del w:id="5607" w:author="Locke Liu" w:date="2021-05-24T16:50:00Z">
                <w:r w:rsidRPr="004D620F" w:rsidDel="0009280E">
                  <w:rPr>
                    <w:color w:val="121B1F" w:themeColor="background1"/>
                    <w:sz w:val="14"/>
                    <w:szCs w:val="14"/>
                    <w:rPrChange w:id="5608" w:author="Locke Liu" w:date="2021-05-24T14:33:00Z">
                      <w:rPr>
                        <w:rFonts w:ascii="Segoe UI" w:eastAsiaTheme="minorEastAsia" w:hAnsi="Segoe UI" w:cs="Segoe UI"/>
                        <w:bCs/>
                        <w:color w:val="121B1F" w:themeColor="background1"/>
                        <w:sz w:val="14"/>
                        <w:szCs w:val="14"/>
                      </w:rPr>
                    </w:rPrChange>
                  </w:rPr>
                  <w:delText>PN18</w:delText>
                </w:r>
              </w:del>
            </w:moveFrom>
          </w:p>
        </w:tc>
        <w:tc>
          <w:tcPr>
            <w:tcW w:w="580" w:type="pct"/>
            <w:vAlign w:val="center"/>
          </w:tcPr>
          <w:p w14:paraId="65FE8D5E" w14:textId="2D5DEEFC" w:rsidR="00AC123B" w:rsidRPr="004D620F" w:rsidDel="0009280E" w:rsidRDefault="00AC123B">
            <w:pPr>
              <w:rPr>
                <w:del w:id="5609" w:author="Locke Liu" w:date="2021-05-24T16:50:00Z"/>
                <w:moveFrom w:id="5610" w:author="Locke Liu" w:date="2021-05-24T15:23:00Z"/>
                <w:color w:val="121B1F" w:themeColor="background1"/>
                <w:sz w:val="14"/>
                <w:szCs w:val="14"/>
                <w:rPrChange w:id="5611" w:author="Locke Liu" w:date="2021-05-24T14:33:00Z">
                  <w:rPr>
                    <w:del w:id="5612" w:author="Locke Liu" w:date="2021-05-24T16:50:00Z"/>
                    <w:moveFrom w:id="5613" w:author="Locke Liu" w:date="2021-05-24T15:23:00Z"/>
                    <w:rFonts w:ascii="Segoe UI" w:hAnsi="Segoe UI" w:cs="Segoe UI"/>
                    <w:bCs/>
                    <w:color w:val="121B1F" w:themeColor="background1"/>
                    <w:sz w:val="14"/>
                    <w:szCs w:val="14"/>
                  </w:rPr>
                </w:rPrChange>
              </w:rPr>
              <w:pPrChange w:id="5614" w:author="Locke Liu" w:date="2021-05-24T15:22:00Z">
                <w:pPr>
                  <w:framePr w:hSpace="141" w:wrap="around" w:vAnchor="text" w:hAnchor="margin" w:xAlign="center" w:y="265"/>
                </w:pPr>
              </w:pPrChange>
            </w:pPr>
            <w:moveFrom w:id="5615" w:author="Locke Liu" w:date="2021-05-24T15:23:00Z">
              <w:del w:id="5616" w:author="Locke Liu" w:date="2021-05-24T16:50:00Z">
                <w:r w:rsidRPr="004D620F" w:rsidDel="0009280E">
                  <w:rPr>
                    <w:color w:val="121B1F" w:themeColor="background1"/>
                    <w:sz w:val="14"/>
                    <w:szCs w:val="14"/>
                    <w:rPrChange w:id="5617" w:author="Locke Liu" w:date="2021-05-24T14:33:00Z">
                      <w:rPr>
                        <w:rFonts w:ascii="Segoe UI" w:hAnsi="Segoe UI" w:cs="Segoe UI"/>
                        <w:bCs/>
                        <w:color w:val="121B1F" w:themeColor="background1"/>
                        <w:sz w:val="14"/>
                        <w:szCs w:val="14"/>
                      </w:rPr>
                    </w:rPrChange>
                  </w:rPr>
                  <w:delText>C10</w:delText>
                </w:r>
              </w:del>
            </w:moveFrom>
          </w:p>
        </w:tc>
        <w:tc>
          <w:tcPr>
            <w:tcW w:w="798" w:type="pct"/>
            <w:vAlign w:val="center"/>
          </w:tcPr>
          <w:p w14:paraId="71824EC0" w14:textId="06237298" w:rsidR="00AC123B" w:rsidRPr="004D620F" w:rsidDel="0009280E" w:rsidRDefault="00AC123B">
            <w:pPr>
              <w:rPr>
                <w:del w:id="5618" w:author="Locke Liu" w:date="2021-05-24T16:50:00Z"/>
                <w:moveFrom w:id="5619" w:author="Locke Liu" w:date="2021-05-24T15:23:00Z"/>
                <w:color w:val="121B1F" w:themeColor="background1"/>
                <w:sz w:val="14"/>
                <w:szCs w:val="14"/>
                <w:rPrChange w:id="5620" w:author="Locke Liu" w:date="2021-05-24T14:33:00Z">
                  <w:rPr>
                    <w:del w:id="5621" w:author="Locke Liu" w:date="2021-05-24T16:50:00Z"/>
                    <w:moveFrom w:id="5622" w:author="Locke Liu" w:date="2021-05-24T15:23:00Z"/>
                    <w:rFonts w:ascii="Segoe UI" w:hAnsi="Segoe UI" w:cs="Segoe UI"/>
                    <w:bCs/>
                    <w:color w:val="121B1F" w:themeColor="background1"/>
                    <w:sz w:val="14"/>
                    <w:szCs w:val="14"/>
                  </w:rPr>
                </w:rPrChange>
              </w:rPr>
              <w:pPrChange w:id="5623" w:author="Locke Liu" w:date="2021-05-24T15:22:00Z">
                <w:pPr>
                  <w:framePr w:hSpace="141" w:wrap="around" w:vAnchor="text" w:hAnchor="margin" w:xAlign="center" w:y="265"/>
                </w:pPr>
              </w:pPrChange>
            </w:pPr>
            <w:moveFrom w:id="5624" w:author="Locke Liu" w:date="2021-05-24T15:23:00Z">
              <w:del w:id="5625" w:author="Locke Liu" w:date="2021-05-24T16:50:00Z">
                <w:r w:rsidRPr="004D620F" w:rsidDel="0009280E">
                  <w:rPr>
                    <w:color w:val="121B1F" w:themeColor="background1"/>
                    <w:sz w:val="14"/>
                    <w:szCs w:val="14"/>
                    <w:rPrChange w:id="5626" w:author="Locke Liu" w:date="2021-05-24T14:33:00Z">
                      <w:rPr>
                        <w:rFonts w:ascii="Segoe UI" w:hAnsi="Segoe UI" w:cs="Segoe UI"/>
                        <w:bCs/>
                        <w:color w:val="121B1F" w:themeColor="background1"/>
                        <w:sz w:val="14"/>
                        <w:szCs w:val="14"/>
                      </w:rPr>
                    </w:rPrChange>
                  </w:rPr>
                  <w:delText>WIN000370</w:delText>
                </w:r>
              </w:del>
            </w:moveFrom>
          </w:p>
        </w:tc>
        <w:tc>
          <w:tcPr>
            <w:tcW w:w="783" w:type="pct"/>
            <w:shd w:val="clear" w:color="auto" w:fill="auto"/>
            <w:vAlign w:val="center"/>
          </w:tcPr>
          <w:p w14:paraId="2F140267" w14:textId="454ADC2A" w:rsidR="00AC123B" w:rsidRPr="004D620F" w:rsidDel="0009280E" w:rsidRDefault="00AC123B">
            <w:pPr>
              <w:rPr>
                <w:del w:id="5627" w:author="Locke Liu" w:date="2021-05-24T16:50:00Z"/>
                <w:moveFrom w:id="5628" w:author="Locke Liu" w:date="2021-05-24T15:23:00Z"/>
                <w:color w:val="121B1F" w:themeColor="background1"/>
                <w:sz w:val="14"/>
                <w:szCs w:val="14"/>
                <w:rPrChange w:id="5629" w:author="Locke Liu" w:date="2021-05-24T14:33:00Z">
                  <w:rPr>
                    <w:del w:id="5630" w:author="Locke Liu" w:date="2021-05-24T16:50:00Z"/>
                    <w:moveFrom w:id="5631" w:author="Locke Liu" w:date="2021-05-24T15:23:00Z"/>
                    <w:rFonts w:ascii="Segoe UI" w:hAnsi="Segoe UI" w:cs="Segoe UI"/>
                    <w:color w:val="121B1F" w:themeColor="background1"/>
                    <w:sz w:val="14"/>
                    <w:szCs w:val="14"/>
                  </w:rPr>
                </w:rPrChange>
              </w:rPr>
              <w:pPrChange w:id="5632" w:author="Locke Liu" w:date="2021-05-24T15:22:00Z">
                <w:pPr>
                  <w:framePr w:hSpace="141" w:wrap="around" w:vAnchor="text" w:hAnchor="margin" w:xAlign="center" w:y="265"/>
                </w:pPr>
              </w:pPrChange>
            </w:pPr>
            <w:moveFrom w:id="5633" w:author="Locke Liu" w:date="2021-05-24T15:23:00Z">
              <w:del w:id="5634" w:author="Locke Liu" w:date="2021-05-24T16:50:00Z">
                <w:r w:rsidRPr="004D620F" w:rsidDel="0009280E">
                  <w:rPr>
                    <w:color w:val="121B1F" w:themeColor="background1"/>
                    <w:sz w:val="14"/>
                    <w:szCs w:val="14"/>
                    <w:rPrChange w:id="5635" w:author="Locke Liu" w:date="2021-05-24T14:33:00Z">
                      <w:rPr>
                        <w:rFonts w:ascii="Segoe UI" w:hAnsi="Segoe UI" w:cs="Segoe UI"/>
                        <w:color w:val="121B1F" w:themeColor="background1"/>
                        <w:sz w:val="14"/>
                        <w:szCs w:val="14"/>
                      </w:rPr>
                    </w:rPrChange>
                  </w:rPr>
                  <w:delText>Data source(database)</w:delText>
                </w:r>
              </w:del>
            </w:moveFrom>
          </w:p>
        </w:tc>
        <w:tc>
          <w:tcPr>
            <w:tcW w:w="2295" w:type="pct"/>
            <w:shd w:val="clear" w:color="auto" w:fill="auto"/>
            <w:vAlign w:val="center"/>
          </w:tcPr>
          <w:p w14:paraId="2DACFD90" w14:textId="440588E7" w:rsidR="00AC123B" w:rsidRPr="004D620F" w:rsidDel="0009280E" w:rsidRDefault="00AC123B">
            <w:pPr>
              <w:rPr>
                <w:del w:id="5636" w:author="Locke Liu" w:date="2021-05-24T16:50:00Z"/>
                <w:moveFrom w:id="5637" w:author="Locke Liu" w:date="2021-05-24T15:23:00Z"/>
                <w:color w:val="121B1F" w:themeColor="background1"/>
                <w:sz w:val="14"/>
                <w:szCs w:val="14"/>
                <w:rPrChange w:id="5638" w:author="Locke Liu" w:date="2021-05-24T14:33:00Z">
                  <w:rPr>
                    <w:del w:id="5639" w:author="Locke Liu" w:date="2021-05-24T16:50:00Z"/>
                    <w:moveFrom w:id="5640" w:author="Locke Liu" w:date="2021-05-24T15:23:00Z"/>
                    <w:rFonts w:ascii="Segoe UI" w:hAnsi="Segoe UI" w:cs="Segoe UI"/>
                    <w:color w:val="121B1F" w:themeColor="background1"/>
                    <w:sz w:val="14"/>
                    <w:szCs w:val="14"/>
                  </w:rPr>
                </w:rPrChange>
              </w:rPr>
              <w:pPrChange w:id="5641" w:author="Locke Liu" w:date="2021-05-24T15:22:00Z">
                <w:pPr>
                  <w:framePr w:hSpace="141" w:wrap="around" w:vAnchor="text" w:hAnchor="margin" w:xAlign="center" w:y="265"/>
                </w:pPr>
              </w:pPrChange>
            </w:pPr>
            <w:moveFrom w:id="5642" w:author="Locke Liu" w:date="2021-05-24T15:23:00Z">
              <w:del w:id="5643" w:author="Locke Liu" w:date="2021-05-24T16:50:00Z">
                <w:r w:rsidRPr="004D620F" w:rsidDel="0009280E">
                  <w:rPr>
                    <w:color w:val="121B1F" w:themeColor="background1"/>
                    <w:sz w:val="14"/>
                    <w:szCs w:val="14"/>
                    <w:rPrChange w:id="5644" w:author="Locke Liu" w:date="2021-05-24T14:33:00Z">
                      <w:rPr>
                        <w:rFonts w:ascii="Segoe UI" w:hAnsi="Segoe UI" w:cs="Segoe UI"/>
                        <w:color w:val="121B1F" w:themeColor="background1"/>
                        <w:sz w:val="14"/>
                        <w:szCs w:val="14"/>
                      </w:rPr>
                    </w:rPrChange>
                  </w:rPr>
                  <w:delText xml:space="preserve">OMS database which is the data source of Data </w:delText>
                </w:r>
                <w:r w:rsidR="00CB3A06" w:rsidRPr="004D620F" w:rsidDel="0009280E">
                  <w:rPr>
                    <w:color w:val="121B1F" w:themeColor="background1"/>
                    <w:sz w:val="14"/>
                    <w:szCs w:val="14"/>
                    <w:rPrChange w:id="5645" w:author="Locke Liu" w:date="2021-05-24T14:33:00Z">
                      <w:rPr>
                        <w:rFonts w:ascii="Segoe UI" w:hAnsi="Segoe UI" w:cs="Segoe UI"/>
                        <w:color w:val="121B1F" w:themeColor="background1"/>
                        <w:sz w:val="14"/>
                        <w:szCs w:val="14"/>
                      </w:rPr>
                    </w:rPrChange>
                  </w:rPr>
                  <w:delText>lake.</w:delText>
                </w:r>
                <w:r w:rsidRPr="004D620F" w:rsidDel="0009280E">
                  <w:rPr>
                    <w:color w:val="121B1F" w:themeColor="background1"/>
                    <w:sz w:val="14"/>
                    <w:szCs w:val="14"/>
                    <w:rPrChange w:id="5646" w:author="Locke Liu" w:date="2021-05-24T14:33:00Z">
                      <w:rPr>
                        <w:rFonts w:ascii="Segoe UI" w:hAnsi="Segoe UI" w:cs="Segoe UI"/>
                        <w:color w:val="121B1F" w:themeColor="background1"/>
                        <w:sz w:val="14"/>
                        <w:szCs w:val="14"/>
                      </w:rPr>
                    </w:rPrChange>
                  </w:rPr>
                  <w:delText xml:space="preserve"> it is UAT data source</w:delText>
                </w:r>
              </w:del>
            </w:moveFrom>
          </w:p>
        </w:tc>
      </w:tr>
      <w:tr w:rsidR="00AC123B" w:rsidRPr="004D620F" w:rsidDel="0009280E" w14:paraId="6B88C521" w14:textId="20D5DE2B" w:rsidTr="00AC123B">
        <w:trPr>
          <w:trHeight w:val="416"/>
          <w:del w:id="5647" w:author="Locke Liu" w:date="2021-05-24T16:50:00Z"/>
        </w:trPr>
        <w:tc>
          <w:tcPr>
            <w:tcW w:w="544" w:type="pct"/>
            <w:shd w:val="clear" w:color="auto" w:fill="auto"/>
            <w:vAlign w:val="center"/>
          </w:tcPr>
          <w:p w14:paraId="677B79A9" w14:textId="5A2D8FBC" w:rsidR="00AC123B" w:rsidRPr="004D620F" w:rsidDel="0009280E" w:rsidRDefault="00AC123B">
            <w:pPr>
              <w:rPr>
                <w:del w:id="5648" w:author="Locke Liu" w:date="2021-05-24T16:50:00Z"/>
                <w:moveFrom w:id="5649" w:author="Locke Liu" w:date="2021-05-24T15:23:00Z"/>
                <w:color w:val="121B1F" w:themeColor="background1"/>
                <w:sz w:val="14"/>
                <w:szCs w:val="14"/>
                <w:rPrChange w:id="5650" w:author="Locke Liu" w:date="2021-05-24T14:33:00Z">
                  <w:rPr>
                    <w:del w:id="5651" w:author="Locke Liu" w:date="2021-05-24T16:50:00Z"/>
                    <w:moveFrom w:id="5652" w:author="Locke Liu" w:date="2021-05-24T15:23:00Z"/>
                    <w:rFonts w:ascii="Segoe UI" w:eastAsiaTheme="minorEastAsia" w:hAnsi="Segoe UI" w:cs="Segoe UI"/>
                    <w:bCs/>
                    <w:color w:val="121B1F" w:themeColor="background1"/>
                    <w:sz w:val="14"/>
                    <w:szCs w:val="14"/>
                  </w:rPr>
                </w:rPrChange>
              </w:rPr>
              <w:pPrChange w:id="5653" w:author="Locke Liu" w:date="2021-05-24T15:22:00Z">
                <w:pPr>
                  <w:framePr w:hSpace="141" w:wrap="around" w:vAnchor="text" w:hAnchor="margin" w:xAlign="center" w:y="265"/>
                  <w:jc w:val="center"/>
                </w:pPr>
              </w:pPrChange>
            </w:pPr>
            <w:moveFrom w:id="5654" w:author="Locke Liu" w:date="2021-05-24T15:23:00Z">
              <w:del w:id="5655" w:author="Locke Liu" w:date="2021-05-24T16:50:00Z">
                <w:r w:rsidRPr="004D620F" w:rsidDel="0009280E">
                  <w:rPr>
                    <w:color w:val="121B1F" w:themeColor="background1"/>
                    <w:sz w:val="14"/>
                    <w:szCs w:val="14"/>
                    <w:rPrChange w:id="5656" w:author="Locke Liu" w:date="2021-05-24T14:33:00Z">
                      <w:rPr>
                        <w:rFonts w:ascii="Segoe UI" w:eastAsiaTheme="minorEastAsia" w:hAnsi="Segoe UI" w:cs="Segoe UI"/>
                        <w:bCs/>
                        <w:color w:val="121B1F" w:themeColor="background1"/>
                        <w:sz w:val="14"/>
                        <w:szCs w:val="14"/>
                      </w:rPr>
                    </w:rPrChange>
                  </w:rPr>
                  <w:delText>PN19</w:delText>
                </w:r>
              </w:del>
            </w:moveFrom>
          </w:p>
        </w:tc>
        <w:tc>
          <w:tcPr>
            <w:tcW w:w="580" w:type="pct"/>
            <w:vAlign w:val="center"/>
          </w:tcPr>
          <w:p w14:paraId="06F7484D" w14:textId="31918140" w:rsidR="00AC123B" w:rsidRPr="004D620F" w:rsidDel="0009280E" w:rsidRDefault="00AC123B">
            <w:pPr>
              <w:rPr>
                <w:del w:id="5657" w:author="Locke Liu" w:date="2021-05-24T16:50:00Z"/>
                <w:moveFrom w:id="5658" w:author="Locke Liu" w:date="2021-05-24T15:23:00Z"/>
                <w:color w:val="121B1F" w:themeColor="background1"/>
                <w:sz w:val="14"/>
                <w:szCs w:val="14"/>
                <w:rPrChange w:id="5659" w:author="Locke Liu" w:date="2021-05-24T14:33:00Z">
                  <w:rPr>
                    <w:del w:id="5660" w:author="Locke Liu" w:date="2021-05-24T16:50:00Z"/>
                    <w:moveFrom w:id="5661" w:author="Locke Liu" w:date="2021-05-24T15:23:00Z"/>
                    <w:rFonts w:ascii="Segoe UI" w:hAnsi="Segoe UI" w:cs="Segoe UI"/>
                    <w:bCs/>
                    <w:color w:val="121B1F" w:themeColor="background1"/>
                    <w:sz w:val="14"/>
                    <w:szCs w:val="14"/>
                  </w:rPr>
                </w:rPrChange>
              </w:rPr>
              <w:pPrChange w:id="5662" w:author="Locke Liu" w:date="2021-05-24T15:22:00Z">
                <w:pPr>
                  <w:framePr w:hSpace="141" w:wrap="around" w:vAnchor="text" w:hAnchor="margin" w:xAlign="center" w:y="265"/>
                </w:pPr>
              </w:pPrChange>
            </w:pPr>
            <w:moveFrom w:id="5663" w:author="Locke Liu" w:date="2021-05-24T15:23:00Z">
              <w:del w:id="5664" w:author="Locke Liu" w:date="2021-05-24T16:50:00Z">
                <w:r w:rsidRPr="004D620F" w:rsidDel="0009280E">
                  <w:rPr>
                    <w:color w:val="121B1F" w:themeColor="background1"/>
                    <w:sz w:val="14"/>
                    <w:szCs w:val="14"/>
                    <w:rPrChange w:id="5665" w:author="Locke Liu" w:date="2021-05-24T14:33:00Z">
                      <w:rPr>
                        <w:rFonts w:ascii="Segoe UI" w:hAnsi="Segoe UI" w:cs="Segoe UI"/>
                        <w:bCs/>
                        <w:color w:val="121B1F" w:themeColor="background1"/>
                        <w:sz w:val="14"/>
                        <w:szCs w:val="14"/>
                      </w:rPr>
                    </w:rPrChange>
                  </w:rPr>
                  <w:delText>C10</w:delText>
                </w:r>
              </w:del>
            </w:moveFrom>
          </w:p>
        </w:tc>
        <w:tc>
          <w:tcPr>
            <w:tcW w:w="798" w:type="pct"/>
            <w:vAlign w:val="center"/>
          </w:tcPr>
          <w:p w14:paraId="4CE7FB5F" w14:textId="5AE377C5" w:rsidR="00AC123B" w:rsidRPr="004D620F" w:rsidDel="0009280E" w:rsidRDefault="00AC123B">
            <w:pPr>
              <w:rPr>
                <w:del w:id="5666" w:author="Locke Liu" w:date="2021-05-24T16:50:00Z"/>
                <w:moveFrom w:id="5667" w:author="Locke Liu" w:date="2021-05-24T15:23:00Z"/>
                <w:color w:val="121B1F" w:themeColor="background1"/>
                <w:sz w:val="14"/>
                <w:szCs w:val="14"/>
                <w:rPrChange w:id="5668" w:author="Locke Liu" w:date="2021-05-24T14:33:00Z">
                  <w:rPr>
                    <w:del w:id="5669" w:author="Locke Liu" w:date="2021-05-24T16:50:00Z"/>
                    <w:moveFrom w:id="5670" w:author="Locke Liu" w:date="2021-05-24T15:23:00Z"/>
                    <w:rFonts w:ascii="Segoe UI" w:hAnsi="Segoe UI" w:cs="Segoe UI"/>
                    <w:bCs/>
                    <w:color w:val="121B1F" w:themeColor="background1"/>
                    <w:sz w:val="14"/>
                    <w:szCs w:val="14"/>
                  </w:rPr>
                </w:rPrChange>
              </w:rPr>
              <w:pPrChange w:id="5671" w:author="Locke Liu" w:date="2021-05-24T15:22:00Z">
                <w:pPr>
                  <w:framePr w:hSpace="141" w:wrap="around" w:vAnchor="text" w:hAnchor="margin" w:xAlign="center" w:y="265"/>
                </w:pPr>
              </w:pPrChange>
            </w:pPr>
            <w:moveFrom w:id="5672" w:author="Locke Liu" w:date="2021-05-24T15:23:00Z">
              <w:del w:id="5673" w:author="Locke Liu" w:date="2021-05-24T16:50:00Z">
                <w:r w:rsidRPr="004D620F" w:rsidDel="0009280E">
                  <w:rPr>
                    <w:color w:val="121B1F" w:themeColor="background1"/>
                    <w:sz w:val="14"/>
                    <w:szCs w:val="14"/>
                    <w:rPrChange w:id="5674" w:author="Locke Liu" w:date="2021-05-24T14:33:00Z">
                      <w:rPr>
                        <w:rFonts w:ascii="Segoe UI" w:hAnsi="Segoe UI" w:cs="Segoe UI"/>
                        <w:bCs/>
                        <w:color w:val="121B1F" w:themeColor="background1"/>
                        <w:sz w:val="14"/>
                        <w:szCs w:val="14"/>
                      </w:rPr>
                    </w:rPrChange>
                  </w:rPr>
                  <w:delText>Azrcnesnx</w:delText>
                </w:r>
              </w:del>
            </w:moveFrom>
          </w:p>
          <w:p w14:paraId="579D67C5" w14:textId="5C0DAB69" w:rsidR="00AC123B" w:rsidRPr="004D620F" w:rsidDel="0009280E" w:rsidRDefault="00AC123B">
            <w:pPr>
              <w:rPr>
                <w:del w:id="5675" w:author="Locke Liu" w:date="2021-05-24T16:50:00Z"/>
                <w:moveFrom w:id="5676" w:author="Locke Liu" w:date="2021-05-24T15:23:00Z"/>
                <w:color w:val="121B1F" w:themeColor="background1"/>
                <w:sz w:val="14"/>
                <w:szCs w:val="14"/>
                <w:rPrChange w:id="5677" w:author="Locke Liu" w:date="2021-05-24T14:33:00Z">
                  <w:rPr>
                    <w:del w:id="5678" w:author="Locke Liu" w:date="2021-05-24T16:50:00Z"/>
                    <w:moveFrom w:id="5679" w:author="Locke Liu" w:date="2021-05-24T15:23:00Z"/>
                    <w:rFonts w:ascii="Segoe UI" w:hAnsi="Segoe UI" w:cs="Segoe UI"/>
                    <w:bCs/>
                    <w:color w:val="121B1F" w:themeColor="background1"/>
                    <w:sz w:val="14"/>
                    <w:szCs w:val="14"/>
                  </w:rPr>
                </w:rPrChange>
              </w:rPr>
              <w:pPrChange w:id="5680" w:author="Locke Liu" w:date="2021-05-24T15:22:00Z">
                <w:pPr>
                  <w:framePr w:hSpace="141" w:wrap="around" w:vAnchor="text" w:hAnchor="margin" w:xAlign="center" w:y="265"/>
                </w:pPr>
              </w:pPrChange>
            </w:pPr>
            <w:moveFrom w:id="5681" w:author="Locke Liu" w:date="2021-05-24T15:23:00Z">
              <w:del w:id="5682" w:author="Locke Liu" w:date="2021-05-24T16:50:00Z">
                <w:r w:rsidRPr="004D620F" w:rsidDel="0009280E">
                  <w:rPr>
                    <w:color w:val="121B1F" w:themeColor="background1"/>
                    <w:sz w:val="14"/>
                    <w:szCs w:val="14"/>
                    <w:rPrChange w:id="5683" w:author="Locke Liu" w:date="2021-05-24T14:33:00Z">
                      <w:rPr>
                        <w:rFonts w:ascii="Segoe UI" w:hAnsi="Segoe UI" w:cs="Segoe UI"/>
                        <w:bCs/>
                        <w:color w:val="121B1F" w:themeColor="background1"/>
                        <w:sz w:val="14"/>
                        <w:szCs w:val="14"/>
                      </w:rPr>
                    </w:rPrChange>
                  </w:rPr>
                  <w:delText>eprmys01</w:delText>
                </w:r>
              </w:del>
            </w:moveFrom>
          </w:p>
        </w:tc>
        <w:tc>
          <w:tcPr>
            <w:tcW w:w="783" w:type="pct"/>
            <w:shd w:val="clear" w:color="auto" w:fill="auto"/>
            <w:vAlign w:val="center"/>
          </w:tcPr>
          <w:p w14:paraId="4CA2DA71" w14:textId="04F3B4F8" w:rsidR="00AC123B" w:rsidRPr="004D620F" w:rsidDel="0009280E" w:rsidRDefault="00AC123B">
            <w:pPr>
              <w:rPr>
                <w:del w:id="5684" w:author="Locke Liu" w:date="2021-05-24T16:50:00Z"/>
                <w:moveFrom w:id="5685" w:author="Locke Liu" w:date="2021-05-24T15:23:00Z"/>
                <w:color w:val="121B1F" w:themeColor="background1"/>
                <w:sz w:val="14"/>
                <w:szCs w:val="14"/>
                <w:rPrChange w:id="5686" w:author="Locke Liu" w:date="2021-05-24T14:33:00Z">
                  <w:rPr>
                    <w:del w:id="5687" w:author="Locke Liu" w:date="2021-05-24T16:50:00Z"/>
                    <w:moveFrom w:id="5688" w:author="Locke Liu" w:date="2021-05-24T15:23:00Z"/>
                    <w:rFonts w:ascii="Segoe UI" w:hAnsi="Segoe UI" w:cs="Segoe UI"/>
                    <w:color w:val="121B1F" w:themeColor="background1"/>
                    <w:sz w:val="14"/>
                    <w:szCs w:val="14"/>
                  </w:rPr>
                </w:rPrChange>
              </w:rPr>
              <w:pPrChange w:id="5689" w:author="Locke Liu" w:date="2021-05-24T15:22:00Z">
                <w:pPr>
                  <w:framePr w:hSpace="141" w:wrap="around" w:vAnchor="text" w:hAnchor="margin" w:xAlign="center" w:y="265"/>
                </w:pPr>
              </w:pPrChange>
            </w:pPr>
            <w:moveFrom w:id="5690" w:author="Locke Liu" w:date="2021-05-24T15:23:00Z">
              <w:del w:id="5691" w:author="Locke Liu" w:date="2021-05-24T16:50:00Z">
                <w:r w:rsidRPr="004D620F" w:rsidDel="0009280E">
                  <w:rPr>
                    <w:color w:val="121B1F" w:themeColor="background1"/>
                    <w:sz w:val="14"/>
                    <w:szCs w:val="14"/>
                    <w:rPrChange w:id="5692" w:author="Locke Liu" w:date="2021-05-24T14:33:00Z">
                      <w:rPr>
                        <w:rFonts w:ascii="Segoe UI" w:hAnsi="Segoe UI" w:cs="Segoe UI"/>
                        <w:color w:val="121B1F" w:themeColor="background1"/>
                        <w:sz w:val="14"/>
                        <w:szCs w:val="14"/>
                      </w:rPr>
                    </w:rPrChange>
                  </w:rPr>
                  <w:delText>Data source(database)</w:delText>
                </w:r>
              </w:del>
            </w:moveFrom>
          </w:p>
        </w:tc>
        <w:tc>
          <w:tcPr>
            <w:tcW w:w="2295" w:type="pct"/>
            <w:shd w:val="clear" w:color="auto" w:fill="auto"/>
            <w:vAlign w:val="center"/>
          </w:tcPr>
          <w:p w14:paraId="1EA2EDC8" w14:textId="35412FDC" w:rsidR="00AC123B" w:rsidRPr="004D620F" w:rsidDel="0009280E" w:rsidRDefault="00AC123B">
            <w:pPr>
              <w:rPr>
                <w:del w:id="5693" w:author="Locke Liu" w:date="2021-05-24T16:50:00Z"/>
                <w:moveFrom w:id="5694" w:author="Locke Liu" w:date="2021-05-24T15:23:00Z"/>
                <w:color w:val="121B1F" w:themeColor="background1"/>
                <w:sz w:val="14"/>
                <w:szCs w:val="14"/>
                <w:rPrChange w:id="5695" w:author="Locke Liu" w:date="2021-05-24T14:33:00Z">
                  <w:rPr>
                    <w:del w:id="5696" w:author="Locke Liu" w:date="2021-05-24T16:50:00Z"/>
                    <w:moveFrom w:id="5697" w:author="Locke Liu" w:date="2021-05-24T15:23:00Z"/>
                    <w:rFonts w:ascii="Segoe UI" w:hAnsi="Segoe UI" w:cs="Segoe UI"/>
                    <w:color w:val="121B1F" w:themeColor="background1"/>
                    <w:sz w:val="14"/>
                    <w:szCs w:val="14"/>
                  </w:rPr>
                </w:rPrChange>
              </w:rPr>
              <w:pPrChange w:id="5698" w:author="Locke Liu" w:date="2021-05-24T15:22:00Z">
                <w:pPr>
                  <w:framePr w:hSpace="141" w:wrap="around" w:vAnchor="text" w:hAnchor="margin" w:xAlign="center" w:y="265"/>
                </w:pPr>
              </w:pPrChange>
            </w:pPr>
            <w:moveFrom w:id="5699" w:author="Locke Liu" w:date="2021-05-24T15:23:00Z">
              <w:del w:id="5700" w:author="Locke Liu" w:date="2021-05-24T16:50:00Z">
                <w:r w:rsidRPr="004D620F" w:rsidDel="0009280E">
                  <w:rPr>
                    <w:color w:val="121B1F" w:themeColor="background1"/>
                    <w:sz w:val="14"/>
                    <w:szCs w:val="14"/>
                    <w:rPrChange w:id="5701" w:author="Locke Liu" w:date="2021-05-24T14:33:00Z">
                      <w:rPr>
                        <w:rFonts w:ascii="Segoe UI" w:hAnsi="Segoe UI" w:cs="Segoe UI"/>
                        <w:color w:val="121B1F" w:themeColor="background1"/>
                        <w:sz w:val="14"/>
                        <w:szCs w:val="14"/>
                      </w:rPr>
                    </w:rPrChange>
                  </w:rPr>
                  <w:delText xml:space="preserve">SNX database which is the data source of Data </w:delText>
                </w:r>
                <w:r w:rsidR="00CB3A06" w:rsidRPr="004D620F" w:rsidDel="0009280E">
                  <w:rPr>
                    <w:color w:val="121B1F" w:themeColor="background1"/>
                    <w:sz w:val="14"/>
                    <w:szCs w:val="14"/>
                    <w:rPrChange w:id="5702" w:author="Locke Liu" w:date="2021-05-24T14:33:00Z">
                      <w:rPr>
                        <w:rFonts w:ascii="Segoe UI" w:hAnsi="Segoe UI" w:cs="Segoe UI"/>
                        <w:color w:val="121B1F" w:themeColor="background1"/>
                        <w:sz w:val="14"/>
                        <w:szCs w:val="14"/>
                      </w:rPr>
                    </w:rPrChange>
                  </w:rPr>
                  <w:delText>lake.</w:delText>
                </w:r>
                <w:r w:rsidRPr="004D620F" w:rsidDel="0009280E">
                  <w:rPr>
                    <w:color w:val="121B1F" w:themeColor="background1"/>
                    <w:sz w:val="14"/>
                    <w:szCs w:val="14"/>
                    <w:rPrChange w:id="5703" w:author="Locke Liu" w:date="2021-05-24T14:33:00Z">
                      <w:rPr>
                        <w:rFonts w:ascii="Segoe UI" w:hAnsi="Segoe UI" w:cs="Segoe UI"/>
                        <w:color w:val="121B1F" w:themeColor="background1"/>
                        <w:sz w:val="14"/>
                        <w:szCs w:val="14"/>
                      </w:rPr>
                    </w:rPrChange>
                  </w:rPr>
                  <w:delText xml:space="preserve"> it is PRD data source</w:delText>
                </w:r>
              </w:del>
            </w:moveFrom>
          </w:p>
        </w:tc>
      </w:tr>
      <w:tr w:rsidR="00AC123B" w:rsidRPr="004D620F" w:rsidDel="0009280E" w14:paraId="117D9D76" w14:textId="1053BB3A" w:rsidTr="00AC123B">
        <w:trPr>
          <w:trHeight w:val="416"/>
          <w:del w:id="5704" w:author="Locke Liu" w:date="2021-05-24T16:50:00Z"/>
        </w:trPr>
        <w:tc>
          <w:tcPr>
            <w:tcW w:w="544" w:type="pct"/>
            <w:shd w:val="clear" w:color="auto" w:fill="auto"/>
            <w:vAlign w:val="center"/>
          </w:tcPr>
          <w:p w14:paraId="52E7C783" w14:textId="1BF1BA9A" w:rsidR="00AC123B" w:rsidRPr="004D620F" w:rsidDel="0009280E" w:rsidRDefault="00AC123B">
            <w:pPr>
              <w:rPr>
                <w:del w:id="5705" w:author="Locke Liu" w:date="2021-05-24T16:50:00Z"/>
                <w:moveFrom w:id="5706" w:author="Locke Liu" w:date="2021-05-24T15:23:00Z"/>
                <w:color w:val="121B1F" w:themeColor="background1"/>
                <w:sz w:val="14"/>
                <w:szCs w:val="14"/>
                <w:rPrChange w:id="5707" w:author="Locke Liu" w:date="2021-05-24T14:33:00Z">
                  <w:rPr>
                    <w:del w:id="5708" w:author="Locke Liu" w:date="2021-05-24T16:50:00Z"/>
                    <w:moveFrom w:id="5709" w:author="Locke Liu" w:date="2021-05-24T15:23:00Z"/>
                    <w:rFonts w:ascii="Segoe UI" w:eastAsiaTheme="minorEastAsia" w:hAnsi="Segoe UI" w:cs="Segoe UI"/>
                    <w:bCs/>
                    <w:color w:val="121B1F" w:themeColor="background1"/>
                    <w:sz w:val="14"/>
                    <w:szCs w:val="14"/>
                  </w:rPr>
                </w:rPrChange>
              </w:rPr>
              <w:pPrChange w:id="5710" w:author="Locke Liu" w:date="2021-05-24T15:22:00Z">
                <w:pPr>
                  <w:framePr w:hSpace="141" w:wrap="around" w:vAnchor="text" w:hAnchor="margin" w:xAlign="center" w:y="265"/>
                  <w:jc w:val="center"/>
                </w:pPr>
              </w:pPrChange>
            </w:pPr>
            <w:moveFrom w:id="5711" w:author="Locke Liu" w:date="2021-05-24T15:23:00Z">
              <w:del w:id="5712" w:author="Locke Liu" w:date="2021-05-24T16:50:00Z">
                <w:r w:rsidRPr="004D620F" w:rsidDel="0009280E">
                  <w:rPr>
                    <w:color w:val="121B1F" w:themeColor="background1"/>
                    <w:sz w:val="14"/>
                    <w:szCs w:val="14"/>
                    <w:rPrChange w:id="5713" w:author="Locke Liu" w:date="2021-05-24T14:33:00Z">
                      <w:rPr>
                        <w:rFonts w:ascii="Segoe UI" w:eastAsiaTheme="minorEastAsia" w:hAnsi="Segoe UI" w:cs="Segoe UI"/>
                        <w:bCs/>
                        <w:color w:val="121B1F" w:themeColor="background1"/>
                        <w:sz w:val="14"/>
                        <w:szCs w:val="14"/>
                      </w:rPr>
                    </w:rPrChange>
                  </w:rPr>
                  <w:delText>PN20</w:delText>
                </w:r>
              </w:del>
            </w:moveFrom>
          </w:p>
        </w:tc>
        <w:tc>
          <w:tcPr>
            <w:tcW w:w="580" w:type="pct"/>
            <w:vAlign w:val="center"/>
          </w:tcPr>
          <w:p w14:paraId="20DDD50B" w14:textId="78947E6C" w:rsidR="00AC123B" w:rsidRPr="004D620F" w:rsidDel="0009280E" w:rsidRDefault="00AC123B">
            <w:pPr>
              <w:rPr>
                <w:del w:id="5714" w:author="Locke Liu" w:date="2021-05-24T16:50:00Z"/>
                <w:moveFrom w:id="5715" w:author="Locke Liu" w:date="2021-05-24T15:23:00Z"/>
                <w:color w:val="121B1F" w:themeColor="background1"/>
                <w:sz w:val="14"/>
                <w:szCs w:val="14"/>
                <w:rPrChange w:id="5716" w:author="Locke Liu" w:date="2021-05-24T14:33:00Z">
                  <w:rPr>
                    <w:del w:id="5717" w:author="Locke Liu" w:date="2021-05-24T16:50:00Z"/>
                    <w:moveFrom w:id="5718" w:author="Locke Liu" w:date="2021-05-24T15:23:00Z"/>
                    <w:rFonts w:ascii="Segoe UI" w:hAnsi="Segoe UI" w:cs="Segoe UI"/>
                    <w:bCs/>
                    <w:color w:val="121B1F" w:themeColor="background1"/>
                    <w:sz w:val="14"/>
                    <w:szCs w:val="14"/>
                  </w:rPr>
                </w:rPrChange>
              </w:rPr>
              <w:pPrChange w:id="5719" w:author="Locke Liu" w:date="2021-05-24T15:22:00Z">
                <w:pPr>
                  <w:framePr w:hSpace="141" w:wrap="around" w:vAnchor="text" w:hAnchor="margin" w:xAlign="center" w:y="265"/>
                </w:pPr>
              </w:pPrChange>
            </w:pPr>
            <w:moveFrom w:id="5720" w:author="Locke Liu" w:date="2021-05-24T15:23:00Z">
              <w:del w:id="5721" w:author="Locke Liu" w:date="2021-05-24T16:50:00Z">
                <w:r w:rsidRPr="004D620F" w:rsidDel="0009280E">
                  <w:rPr>
                    <w:color w:val="121B1F" w:themeColor="background1"/>
                    <w:sz w:val="14"/>
                    <w:szCs w:val="14"/>
                    <w:rPrChange w:id="5722" w:author="Locke Liu" w:date="2021-05-24T14:33:00Z">
                      <w:rPr>
                        <w:rFonts w:ascii="Segoe UI" w:hAnsi="Segoe UI" w:cs="Segoe UI"/>
                        <w:bCs/>
                        <w:color w:val="121B1F" w:themeColor="background1"/>
                        <w:sz w:val="14"/>
                        <w:szCs w:val="14"/>
                      </w:rPr>
                    </w:rPrChange>
                  </w:rPr>
                  <w:delText>C10</w:delText>
                </w:r>
              </w:del>
            </w:moveFrom>
          </w:p>
        </w:tc>
        <w:tc>
          <w:tcPr>
            <w:tcW w:w="798" w:type="pct"/>
            <w:vAlign w:val="center"/>
          </w:tcPr>
          <w:p w14:paraId="4B1A3CBF" w14:textId="18C1C1D9" w:rsidR="00AC123B" w:rsidRPr="004D620F" w:rsidDel="0009280E" w:rsidRDefault="00AC123B">
            <w:pPr>
              <w:rPr>
                <w:del w:id="5723" w:author="Locke Liu" w:date="2021-05-24T16:50:00Z"/>
                <w:moveFrom w:id="5724" w:author="Locke Liu" w:date="2021-05-24T15:23:00Z"/>
                <w:color w:val="121B1F" w:themeColor="background1"/>
                <w:sz w:val="14"/>
                <w:szCs w:val="14"/>
                <w:rPrChange w:id="5725" w:author="Locke Liu" w:date="2021-05-24T14:33:00Z">
                  <w:rPr>
                    <w:del w:id="5726" w:author="Locke Liu" w:date="2021-05-24T16:50:00Z"/>
                    <w:moveFrom w:id="5727" w:author="Locke Liu" w:date="2021-05-24T15:23:00Z"/>
                    <w:rFonts w:ascii="Segoe UI" w:hAnsi="Segoe UI" w:cs="Segoe UI"/>
                    <w:bCs/>
                    <w:color w:val="121B1F" w:themeColor="background1"/>
                    <w:sz w:val="14"/>
                    <w:szCs w:val="14"/>
                  </w:rPr>
                </w:rPrChange>
              </w:rPr>
              <w:pPrChange w:id="5728" w:author="Locke Liu" w:date="2021-05-24T15:22:00Z">
                <w:pPr>
                  <w:framePr w:hSpace="141" w:wrap="around" w:vAnchor="text" w:hAnchor="margin" w:xAlign="center" w:y="265"/>
                </w:pPr>
              </w:pPrChange>
            </w:pPr>
            <w:moveFrom w:id="5729" w:author="Locke Liu" w:date="2021-05-24T15:23:00Z">
              <w:del w:id="5730" w:author="Locke Liu" w:date="2021-05-24T16:50:00Z">
                <w:r w:rsidRPr="004D620F" w:rsidDel="0009280E">
                  <w:rPr>
                    <w:color w:val="121B1F" w:themeColor="background1"/>
                    <w:sz w:val="14"/>
                    <w:szCs w:val="14"/>
                    <w:rPrChange w:id="5731" w:author="Locke Liu" w:date="2021-05-24T14:33:00Z">
                      <w:rPr>
                        <w:rFonts w:ascii="Segoe UI" w:hAnsi="Segoe UI" w:cs="Segoe UI"/>
                        <w:bCs/>
                        <w:color w:val="121B1F" w:themeColor="background1"/>
                        <w:sz w:val="14"/>
                        <w:szCs w:val="14"/>
                      </w:rPr>
                    </w:rPrChange>
                  </w:rPr>
                  <w:delText>Azrcneswp</w:delText>
                </w:r>
              </w:del>
            </w:moveFrom>
          </w:p>
          <w:p w14:paraId="7942C269" w14:textId="2EFFE081" w:rsidR="00AC123B" w:rsidRPr="004D620F" w:rsidDel="0009280E" w:rsidRDefault="00AC123B">
            <w:pPr>
              <w:rPr>
                <w:del w:id="5732" w:author="Locke Liu" w:date="2021-05-24T16:50:00Z"/>
                <w:moveFrom w:id="5733" w:author="Locke Liu" w:date="2021-05-24T15:23:00Z"/>
                <w:color w:val="121B1F" w:themeColor="background1"/>
                <w:sz w:val="14"/>
                <w:szCs w:val="14"/>
                <w:rPrChange w:id="5734" w:author="Locke Liu" w:date="2021-05-24T14:33:00Z">
                  <w:rPr>
                    <w:del w:id="5735" w:author="Locke Liu" w:date="2021-05-24T16:50:00Z"/>
                    <w:moveFrom w:id="5736" w:author="Locke Liu" w:date="2021-05-24T15:23:00Z"/>
                    <w:rFonts w:ascii="Segoe UI" w:hAnsi="Segoe UI" w:cs="Segoe UI"/>
                    <w:bCs/>
                    <w:color w:val="121B1F" w:themeColor="background1"/>
                    <w:sz w:val="14"/>
                    <w:szCs w:val="14"/>
                  </w:rPr>
                </w:rPrChange>
              </w:rPr>
              <w:pPrChange w:id="5737" w:author="Locke Liu" w:date="2021-05-24T15:22:00Z">
                <w:pPr>
                  <w:framePr w:hSpace="141" w:wrap="around" w:vAnchor="text" w:hAnchor="margin" w:xAlign="center" w:y="265"/>
                </w:pPr>
              </w:pPrChange>
            </w:pPr>
            <w:moveFrom w:id="5738" w:author="Locke Liu" w:date="2021-05-24T15:23:00Z">
              <w:del w:id="5739" w:author="Locke Liu" w:date="2021-05-24T16:50:00Z">
                <w:r w:rsidRPr="004D620F" w:rsidDel="0009280E">
                  <w:rPr>
                    <w:color w:val="121B1F" w:themeColor="background1"/>
                    <w:sz w:val="14"/>
                    <w:szCs w:val="14"/>
                    <w:rPrChange w:id="5740" w:author="Locke Liu" w:date="2021-05-24T14:33:00Z">
                      <w:rPr>
                        <w:rFonts w:ascii="Segoe UI" w:hAnsi="Segoe UI" w:cs="Segoe UI"/>
                        <w:bCs/>
                        <w:color w:val="121B1F" w:themeColor="background1"/>
                        <w:sz w:val="14"/>
                        <w:szCs w:val="14"/>
                      </w:rPr>
                    </w:rPrChange>
                  </w:rPr>
                  <w:delText>eprmys01</w:delText>
                </w:r>
              </w:del>
            </w:moveFrom>
          </w:p>
        </w:tc>
        <w:tc>
          <w:tcPr>
            <w:tcW w:w="783" w:type="pct"/>
            <w:shd w:val="clear" w:color="auto" w:fill="auto"/>
            <w:vAlign w:val="center"/>
          </w:tcPr>
          <w:p w14:paraId="112937EC" w14:textId="2C329E38" w:rsidR="00AC123B" w:rsidRPr="004D620F" w:rsidDel="0009280E" w:rsidRDefault="00AC123B">
            <w:pPr>
              <w:rPr>
                <w:del w:id="5741" w:author="Locke Liu" w:date="2021-05-24T16:50:00Z"/>
                <w:moveFrom w:id="5742" w:author="Locke Liu" w:date="2021-05-24T15:23:00Z"/>
                <w:color w:val="121B1F" w:themeColor="background1"/>
                <w:sz w:val="14"/>
                <w:szCs w:val="14"/>
                <w:rPrChange w:id="5743" w:author="Locke Liu" w:date="2021-05-24T14:33:00Z">
                  <w:rPr>
                    <w:del w:id="5744" w:author="Locke Liu" w:date="2021-05-24T16:50:00Z"/>
                    <w:moveFrom w:id="5745" w:author="Locke Liu" w:date="2021-05-24T15:23:00Z"/>
                    <w:rFonts w:ascii="Segoe UI" w:hAnsi="Segoe UI" w:cs="Segoe UI"/>
                    <w:color w:val="121B1F" w:themeColor="background1"/>
                    <w:sz w:val="14"/>
                    <w:szCs w:val="14"/>
                  </w:rPr>
                </w:rPrChange>
              </w:rPr>
              <w:pPrChange w:id="5746" w:author="Locke Liu" w:date="2021-05-24T15:22:00Z">
                <w:pPr>
                  <w:framePr w:hSpace="141" w:wrap="around" w:vAnchor="text" w:hAnchor="margin" w:xAlign="center" w:y="265"/>
                </w:pPr>
              </w:pPrChange>
            </w:pPr>
            <w:moveFrom w:id="5747" w:author="Locke Liu" w:date="2021-05-24T15:23:00Z">
              <w:del w:id="5748" w:author="Locke Liu" w:date="2021-05-24T16:50:00Z">
                <w:r w:rsidRPr="004D620F" w:rsidDel="0009280E">
                  <w:rPr>
                    <w:color w:val="121B1F" w:themeColor="background1"/>
                    <w:sz w:val="14"/>
                    <w:szCs w:val="14"/>
                    <w:rPrChange w:id="5749" w:author="Locke Liu" w:date="2021-05-24T14:33:00Z">
                      <w:rPr>
                        <w:rFonts w:ascii="Segoe UI" w:hAnsi="Segoe UI" w:cs="Segoe UI"/>
                        <w:color w:val="121B1F" w:themeColor="background1"/>
                        <w:sz w:val="14"/>
                        <w:szCs w:val="14"/>
                      </w:rPr>
                    </w:rPrChange>
                  </w:rPr>
                  <w:delText>Data source(database)</w:delText>
                </w:r>
              </w:del>
            </w:moveFrom>
          </w:p>
        </w:tc>
        <w:tc>
          <w:tcPr>
            <w:tcW w:w="2295" w:type="pct"/>
            <w:shd w:val="clear" w:color="auto" w:fill="auto"/>
            <w:vAlign w:val="center"/>
          </w:tcPr>
          <w:p w14:paraId="75532349" w14:textId="24920197" w:rsidR="00AC123B" w:rsidRPr="004D620F" w:rsidDel="0009280E" w:rsidRDefault="00AC123B">
            <w:pPr>
              <w:rPr>
                <w:del w:id="5750" w:author="Locke Liu" w:date="2021-05-24T16:50:00Z"/>
                <w:moveFrom w:id="5751" w:author="Locke Liu" w:date="2021-05-24T15:23:00Z"/>
                <w:color w:val="121B1F" w:themeColor="background1"/>
                <w:sz w:val="14"/>
                <w:szCs w:val="14"/>
                <w:rPrChange w:id="5752" w:author="Locke Liu" w:date="2021-05-24T14:33:00Z">
                  <w:rPr>
                    <w:del w:id="5753" w:author="Locke Liu" w:date="2021-05-24T16:50:00Z"/>
                    <w:moveFrom w:id="5754" w:author="Locke Liu" w:date="2021-05-24T15:23:00Z"/>
                    <w:rFonts w:ascii="Segoe UI" w:hAnsi="Segoe UI" w:cs="Segoe UI"/>
                    <w:color w:val="121B1F" w:themeColor="background1"/>
                    <w:sz w:val="14"/>
                    <w:szCs w:val="14"/>
                  </w:rPr>
                </w:rPrChange>
              </w:rPr>
              <w:pPrChange w:id="5755" w:author="Locke Liu" w:date="2021-05-24T15:22:00Z">
                <w:pPr>
                  <w:framePr w:hSpace="141" w:wrap="around" w:vAnchor="text" w:hAnchor="margin" w:xAlign="center" w:y="265"/>
                </w:pPr>
              </w:pPrChange>
            </w:pPr>
            <w:moveFrom w:id="5756" w:author="Locke Liu" w:date="2021-05-24T15:23:00Z">
              <w:del w:id="5757" w:author="Locke Liu" w:date="2021-05-24T16:50:00Z">
                <w:r w:rsidRPr="004D620F" w:rsidDel="0009280E">
                  <w:rPr>
                    <w:color w:val="121B1F" w:themeColor="background1"/>
                    <w:sz w:val="14"/>
                    <w:szCs w:val="14"/>
                    <w:rPrChange w:id="5758" w:author="Locke Liu" w:date="2021-05-24T14:33:00Z">
                      <w:rPr>
                        <w:rFonts w:ascii="Segoe UI" w:hAnsi="Segoe UI" w:cs="Segoe UI"/>
                        <w:color w:val="121B1F" w:themeColor="background1"/>
                        <w:sz w:val="14"/>
                        <w:szCs w:val="14"/>
                      </w:rPr>
                    </w:rPrChange>
                  </w:rPr>
                  <w:delText xml:space="preserve">SNX JW database which is the data source of Data </w:delText>
                </w:r>
                <w:r w:rsidR="00CB3A06" w:rsidRPr="004D620F" w:rsidDel="0009280E">
                  <w:rPr>
                    <w:color w:val="121B1F" w:themeColor="background1"/>
                    <w:sz w:val="14"/>
                    <w:szCs w:val="14"/>
                    <w:rPrChange w:id="5759" w:author="Locke Liu" w:date="2021-05-24T14:33:00Z">
                      <w:rPr>
                        <w:rFonts w:ascii="Segoe UI" w:hAnsi="Segoe UI" w:cs="Segoe UI"/>
                        <w:color w:val="121B1F" w:themeColor="background1"/>
                        <w:sz w:val="14"/>
                        <w:szCs w:val="14"/>
                      </w:rPr>
                    </w:rPrChange>
                  </w:rPr>
                  <w:delText>lake.</w:delText>
                </w:r>
                <w:r w:rsidRPr="004D620F" w:rsidDel="0009280E">
                  <w:rPr>
                    <w:color w:val="121B1F" w:themeColor="background1"/>
                    <w:sz w:val="14"/>
                    <w:szCs w:val="14"/>
                    <w:rPrChange w:id="5760" w:author="Locke Liu" w:date="2021-05-24T14:33:00Z">
                      <w:rPr>
                        <w:rFonts w:ascii="Segoe UI" w:hAnsi="Segoe UI" w:cs="Segoe UI"/>
                        <w:color w:val="121B1F" w:themeColor="background1"/>
                        <w:sz w:val="14"/>
                        <w:szCs w:val="14"/>
                      </w:rPr>
                    </w:rPrChange>
                  </w:rPr>
                  <w:delText xml:space="preserve"> it is PRD data source</w:delText>
                </w:r>
              </w:del>
            </w:moveFrom>
          </w:p>
        </w:tc>
      </w:tr>
      <w:tr w:rsidR="00AC123B" w:rsidRPr="004D620F" w:rsidDel="0009280E" w14:paraId="701129A2" w14:textId="195234B4" w:rsidTr="00AC123B">
        <w:trPr>
          <w:trHeight w:val="416"/>
          <w:del w:id="5761" w:author="Locke Liu" w:date="2021-05-24T16:50:00Z"/>
        </w:trPr>
        <w:tc>
          <w:tcPr>
            <w:tcW w:w="544" w:type="pct"/>
            <w:shd w:val="clear" w:color="auto" w:fill="auto"/>
            <w:vAlign w:val="center"/>
          </w:tcPr>
          <w:p w14:paraId="3B2D69F7" w14:textId="4530232E" w:rsidR="00AC123B" w:rsidRPr="004D620F" w:rsidDel="0009280E" w:rsidRDefault="00AC123B">
            <w:pPr>
              <w:rPr>
                <w:del w:id="5762" w:author="Locke Liu" w:date="2021-05-24T16:50:00Z"/>
                <w:moveFrom w:id="5763" w:author="Locke Liu" w:date="2021-05-24T15:23:00Z"/>
                <w:color w:val="121B1F" w:themeColor="background1"/>
                <w:sz w:val="14"/>
                <w:szCs w:val="14"/>
                <w:rPrChange w:id="5764" w:author="Locke Liu" w:date="2021-05-24T14:33:00Z">
                  <w:rPr>
                    <w:del w:id="5765" w:author="Locke Liu" w:date="2021-05-24T16:50:00Z"/>
                    <w:moveFrom w:id="5766" w:author="Locke Liu" w:date="2021-05-24T15:23:00Z"/>
                    <w:rFonts w:ascii="Segoe UI" w:eastAsiaTheme="minorEastAsia" w:hAnsi="Segoe UI" w:cs="Segoe UI"/>
                    <w:bCs/>
                    <w:color w:val="121B1F" w:themeColor="background1"/>
                    <w:sz w:val="14"/>
                    <w:szCs w:val="14"/>
                  </w:rPr>
                </w:rPrChange>
              </w:rPr>
              <w:pPrChange w:id="5767" w:author="Locke Liu" w:date="2021-05-24T15:22:00Z">
                <w:pPr>
                  <w:framePr w:hSpace="141" w:wrap="around" w:vAnchor="text" w:hAnchor="margin" w:xAlign="center" w:y="265"/>
                  <w:jc w:val="center"/>
                </w:pPr>
              </w:pPrChange>
            </w:pPr>
            <w:moveFrom w:id="5768" w:author="Locke Liu" w:date="2021-05-24T15:23:00Z">
              <w:del w:id="5769" w:author="Locke Liu" w:date="2021-05-24T16:50:00Z">
                <w:r w:rsidRPr="004D620F" w:rsidDel="0009280E">
                  <w:rPr>
                    <w:color w:val="121B1F" w:themeColor="background1"/>
                    <w:sz w:val="14"/>
                    <w:szCs w:val="14"/>
                    <w:rPrChange w:id="5770" w:author="Locke Liu" w:date="2021-05-24T14:33:00Z">
                      <w:rPr>
                        <w:rFonts w:ascii="Segoe UI" w:eastAsiaTheme="minorEastAsia" w:hAnsi="Segoe UI" w:cs="Segoe UI"/>
                        <w:bCs/>
                        <w:color w:val="121B1F" w:themeColor="background1"/>
                        <w:sz w:val="14"/>
                        <w:szCs w:val="14"/>
                      </w:rPr>
                    </w:rPrChange>
                  </w:rPr>
                  <w:delText>PN21</w:delText>
                </w:r>
              </w:del>
            </w:moveFrom>
          </w:p>
        </w:tc>
        <w:tc>
          <w:tcPr>
            <w:tcW w:w="580" w:type="pct"/>
            <w:vAlign w:val="center"/>
          </w:tcPr>
          <w:p w14:paraId="5846FC6D" w14:textId="591334AB" w:rsidR="00AC123B" w:rsidRPr="004D620F" w:rsidDel="0009280E" w:rsidRDefault="00AC123B">
            <w:pPr>
              <w:rPr>
                <w:del w:id="5771" w:author="Locke Liu" w:date="2021-05-24T16:50:00Z"/>
                <w:moveFrom w:id="5772" w:author="Locke Liu" w:date="2021-05-24T15:23:00Z"/>
                <w:color w:val="121B1F" w:themeColor="background1"/>
                <w:sz w:val="14"/>
                <w:szCs w:val="14"/>
                <w:rPrChange w:id="5773" w:author="Locke Liu" w:date="2021-05-24T14:33:00Z">
                  <w:rPr>
                    <w:del w:id="5774" w:author="Locke Liu" w:date="2021-05-24T16:50:00Z"/>
                    <w:moveFrom w:id="5775" w:author="Locke Liu" w:date="2021-05-24T15:23:00Z"/>
                    <w:rFonts w:ascii="Segoe UI" w:hAnsi="Segoe UI" w:cs="Segoe UI"/>
                    <w:bCs/>
                    <w:color w:val="121B1F" w:themeColor="background1"/>
                    <w:sz w:val="14"/>
                    <w:szCs w:val="14"/>
                  </w:rPr>
                </w:rPrChange>
              </w:rPr>
              <w:pPrChange w:id="5776" w:author="Locke Liu" w:date="2021-05-24T15:22:00Z">
                <w:pPr>
                  <w:framePr w:hSpace="141" w:wrap="around" w:vAnchor="text" w:hAnchor="margin" w:xAlign="center" w:y="265"/>
                </w:pPr>
              </w:pPrChange>
            </w:pPr>
            <w:moveFrom w:id="5777" w:author="Locke Liu" w:date="2021-05-24T15:23:00Z">
              <w:del w:id="5778" w:author="Locke Liu" w:date="2021-05-24T16:50:00Z">
                <w:r w:rsidRPr="004D620F" w:rsidDel="0009280E">
                  <w:rPr>
                    <w:color w:val="121B1F" w:themeColor="background1"/>
                    <w:sz w:val="14"/>
                    <w:szCs w:val="14"/>
                    <w:rPrChange w:id="5779" w:author="Locke Liu" w:date="2021-05-24T14:33:00Z">
                      <w:rPr>
                        <w:rFonts w:ascii="Segoe UI" w:hAnsi="Segoe UI" w:cs="Segoe UI"/>
                        <w:bCs/>
                        <w:color w:val="121B1F" w:themeColor="background1"/>
                        <w:sz w:val="14"/>
                        <w:szCs w:val="14"/>
                      </w:rPr>
                    </w:rPrChange>
                  </w:rPr>
                  <w:delText>C10</w:delText>
                </w:r>
              </w:del>
            </w:moveFrom>
          </w:p>
        </w:tc>
        <w:tc>
          <w:tcPr>
            <w:tcW w:w="798" w:type="pct"/>
            <w:vAlign w:val="center"/>
          </w:tcPr>
          <w:p w14:paraId="0F4732DF" w14:textId="1B3CCE24" w:rsidR="00AC123B" w:rsidRPr="004D620F" w:rsidDel="0009280E" w:rsidRDefault="00AC123B">
            <w:pPr>
              <w:rPr>
                <w:del w:id="5780" w:author="Locke Liu" w:date="2021-05-24T16:50:00Z"/>
                <w:moveFrom w:id="5781" w:author="Locke Liu" w:date="2021-05-24T15:23:00Z"/>
                <w:color w:val="121B1F" w:themeColor="background1"/>
                <w:sz w:val="14"/>
                <w:szCs w:val="14"/>
                <w:rPrChange w:id="5782" w:author="Locke Liu" w:date="2021-05-24T14:33:00Z">
                  <w:rPr>
                    <w:del w:id="5783" w:author="Locke Liu" w:date="2021-05-24T16:50:00Z"/>
                    <w:moveFrom w:id="5784" w:author="Locke Liu" w:date="2021-05-24T15:23:00Z"/>
                    <w:rFonts w:ascii="Segoe UI" w:hAnsi="Segoe UI" w:cs="Segoe UI"/>
                    <w:bCs/>
                    <w:color w:val="121B1F" w:themeColor="background1"/>
                    <w:sz w:val="14"/>
                    <w:szCs w:val="14"/>
                  </w:rPr>
                </w:rPrChange>
              </w:rPr>
              <w:pPrChange w:id="5785" w:author="Locke Liu" w:date="2021-05-24T15:22:00Z">
                <w:pPr>
                  <w:framePr w:hSpace="141" w:wrap="around" w:vAnchor="text" w:hAnchor="margin" w:xAlign="center" w:y="265"/>
                </w:pPr>
              </w:pPrChange>
            </w:pPr>
            <w:moveFrom w:id="5786" w:author="Locke Liu" w:date="2021-05-24T15:23:00Z">
              <w:del w:id="5787" w:author="Locke Liu" w:date="2021-05-24T16:50:00Z">
                <w:r w:rsidRPr="004D620F" w:rsidDel="0009280E">
                  <w:rPr>
                    <w:color w:val="121B1F" w:themeColor="background1"/>
                    <w:sz w:val="14"/>
                    <w:szCs w:val="14"/>
                    <w:rPrChange w:id="5788" w:author="Locke Liu" w:date="2021-05-24T14:33:00Z">
                      <w:rPr>
                        <w:rFonts w:ascii="Segoe UI" w:hAnsi="Segoe UI" w:cs="Segoe UI"/>
                        <w:bCs/>
                        <w:color w:val="121B1F" w:themeColor="background1"/>
                        <w:sz w:val="14"/>
                        <w:szCs w:val="14"/>
                      </w:rPr>
                    </w:rPrChange>
                  </w:rPr>
                  <w:delText>Azrcnesnx</w:delText>
                </w:r>
              </w:del>
            </w:moveFrom>
          </w:p>
          <w:p w14:paraId="364EB751" w14:textId="1A26C31B" w:rsidR="00AC123B" w:rsidRPr="004D620F" w:rsidDel="0009280E" w:rsidRDefault="00AC123B">
            <w:pPr>
              <w:rPr>
                <w:del w:id="5789" w:author="Locke Liu" w:date="2021-05-24T16:50:00Z"/>
                <w:moveFrom w:id="5790" w:author="Locke Liu" w:date="2021-05-24T15:23:00Z"/>
                <w:color w:val="121B1F" w:themeColor="background1"/>
                <w:sz w:val="14"/>
                <w:szCs w:val="14"/>
                <w:rPrChange w:id="5791" w:author="Locke Liu" w:date="2021-05-24T14:33:00Z">
                  <w:rPr>
                    <w:del w:id="5792" w:author="Locke Liu" w:date="2021-05-24T16:50:00Z"/>
                    <w:moveFrom w:id="5793" w:author="Locke Liu" w:date="2021-05-24T15:23:00Z"/>
                    <w:rFonts w:ascii="Segoe UI" w:hAnsi="Segoe UI" w:cs="Segoe UI"/>
                    <w:bCs/>
                    <w:color w:val="121B1F" w:themeColor="background1"/>
                    <w:sz w:val="14"/>
                    <w:szCs w:val="14"/>
                  </w:rPr>
                </w:rPrChange>
              </w:rPr>
              <w:pPrChange w:id="5794" w:author="Locke Liu" w:date="2021-05-24T15:22:00Z">
                <w:pPr>
                  <w:framePr w:hSpace="141" w:wrap="around" w:vAnchor="text" w:hAnchor="margin" w:xAlign="center" w:y="265"/>
                </w:pPr>
              </w:pPrChange>
            </w:pPr>
            <w:moveFrom w:id="5795" w:author="Locke Liu" w:date="2021-05-24T15:23:00Z">
              <w:del w:id="5796" w:author="Locke Liu" w:date="2021-05-24T16:50:00Z">
                <w:r w:rsidRPr="004D620F" w:rsidDel="0009280E">
                  <w:rPr>
                    <w:color w:val="121B1F" w:themeColor="background1"/>
                    <w:sz w:val="14"/>
                    <w:szCs w:val="14"/>
                    <w:rPrChange w:id="5797" w:author="Locke Liu" w:date="2021-05-24T14:33:00Z">
                      <w:rPr>
                        <w:rFonts w:ascii="Segoe UI" w:hAnsi="Segoe UI" w:cs="Segoe UI"/>
                        <w:bCs/>
                        <w:color w:val="121B1F" w:themeColor="background1"/>
                        <w:sz w:val="14"/>
                        <w:szCs w:val="14"/>
                      </w:rPr>
                    </w:rPrChange>
                  </w:rPr>
                  <w:delText>eacmys01</w:delText>
                </w:r>
              </w:del>
            </w:moveFrom>
          </w:p>
        </w:tc>
        <w:tc>
          <w:tcPr>
            <w:tcW w:w="783" w:type="pct"/>
            <w:shd w:val="clear" w:color="auto" w:fill="auto"/>
            <w:vAlign w:val="center"/>
          </w:tcPr>
          <w:p w14:paraId="04DB707A" w14:textId="7C5D474F" w:rsidR="00AC123B" w:rsidRPr="004D620F" w:rsidDel="0009280E" w:rsidRDefault="00AC123B">
            <w:pPr>
              <w:rPr>
                <w:del w:id="5798" w:author="Locke Liu" w:date="2021-05-24T16:50:00Z"/>
                <w:moveFrom w:id="5799" w:author="Locke Liu" w:date="2021-05-24T15:23:00Z"/>
                <w:color w:val="121B1F" w:themeColor="background1"/>
                <w:sz w:val="14"/>
                <w:szCs w:val="14"/>
                <w:rPrChange w:id="5800" w:author="Locke Liu" w:date="2021-05-24T14:33:00Z">
                  <w:rPr>
                    <w:del w:id="5801" w:author="Locke Liu" w:date="2021-05-24T16:50:00Z"/>
                    <w:moveFrom w:id="5802" w:author="Locke Liu" w:date="2021-05-24T15:23:00Z"/>
                    <w:rFonts w:ascii="Segoe UI" w:hAnsi="Segoe UI" w:cs="Segoe UI"/>
                    <w:color w:val="121B1F" w:themeColor="background1"/>
                    <w:sz w:val="14"/>
                    <w:szCs w:val="14"/>
                  </w:rPr>
                </w:rPrChange>
              </w:rPr>
              <w:pPrChange w:id="5803" w:author="Locke Liu" w:date="2021-05-24T15:22:00Z">
                <w:pPr>
                  <w:framePr w:hSpace="141" w:wrap="around" w:vAnchor="text" w:hAnchor="margin" w:xAlign="center" w:y="265"/>
                </w:pPr>
              </w:pPrChange>
            </w:pPr>
            <w:moveFrom w:id="5804" w:author="Locke Liu" w:date="2021-05-24T15:23:00Z">
              <w:del w:id="5805" w:author="Locke Liu" w:date="2021-05-24T16:50:00Z">
                <w:r w:rsidRPr="004D620F" w:rsidDel="0009280E">
                  <w:rPr>
                    <w:color w:val="121B1F" w:themeColor="background1"/>
                    <w:sz w:val="14"/>
                    <w:szCs w:val="14"/>
                    <w:rPrChange w:id="5806" w:author="Locke Liu" w:date="2021-05-24T14:33:00Z">
                      <w:rPr>
                        <w:rFonts w:ascii="Segoe UI" w:hAnsi="Segoe UI" w:cs="Segoe UI"/>
                        <w:color w:val="121B1F" w:themeColor="background1"/>
                        <w:sz w:val="14"/>
                        <w:szCs w:val="14"/>
                      </w:rPr>
                    </w:rPrChange>
                  </w:rPr>
                  <w:delText>Data source(database)</w:delText>
                </w:r>
              </w:del>
            </w:moveFrom>
          </w:p>
        </w:tc>
        <w:tc>
          <w:tcPr>
            <w:tcW w:w="2295" w:type="pct"/>
            <w:shd w:val="clear" w:color="auto" w:fill="auto"/>
            <w:vAlign w:val="center"/>
          </w:tcPr>
          <w:p w14:paraId="7176A7D2" w14:textId="279EFCBA" w:rsidR="00AC123B" w:rsidRPr="004D620F" w:rsidDel="0009280E" w:rsidRDefault="00AC123B">
            <w:pPr>
              <w:rPr>
                <w:del w:id="5807" w:author="Locke Liu" w:date="2021-05-24T16:50:00Z"/>
                <w:moveFrom w:id="5808" w:author="Locke Liu" w:date="2021-05-24T15:23:00Z"/>
                <w:color w:val="121B1F" w:themeColor="background1"/>
                <w:sz w:val="14"/>
                <w:szCs w:val="14"/>
                <w:rPrChange w:id="5809" w:author="Locke Liu" w:date="2021-05-24T14:33:00Z">
                  <w:rPr>
                    <w:del w:id="5810" w:author="Locke Liu" w:date="2021-05-24T16:50:00Z"/>
                    <w:moveFrom w:id="5811" w:author="Locke Liu" w:date="2021-05-24T15:23:00Z"/>
                    <w:rFonts w:ascii="Segoe UI" w:hAnsi="Segoe UI" w:cs="Segoe UI"/>
                    <w:color w:val="121B1F" w:themeColor="background1"/>
                    <w:sz w:val="14"/>
                    <w:szCs w:val="14"/>
                  </w:rPr>
                </w:rPrChange>
              </w:rPr>
              <w:pPrChange w:id="5812" w:author="Locke Liu" w:date="2021-05-24T15:22:00Z">
                <w:pPr>
                  <w:framePr w:hSpace="141" w:wrap="around" w:vAnchor="text" w:hAnchor="margin" w:xAlign="center" w:y="265"/>
                </w:pPr>
              </w:pPrChange>
            </w:pPr>
            <w:moveFrom w:id="5813" w:author="Locke Liu" w:date="2021-05-24T15:23:00Z">
              <w:del w:id="5814" w:author="Locke Liu" w:date="2021-05-24T16:50:00Z">
                <w:r w:rsidRPr="004D620F" w:rsidDel="0009280E">
                  <w:rPr>
                    <w:color w:val="121B1F" w:themeColor="background1"/>
                    <w:sz w:val="14"/>
                    <w:szCs w:val="14"/>
                    <w:rPrChange w:id="5815" w:author="Locke Liu" w:date="2021-05-24T14:33:00Z">
                      <w:rPr>
                        <w:rFonts w:ascii="Segoe UI" w:hAnsi="Segoe UI" w:cs="Segoe UI"/>
                        <w:color w:val="121B1F" w:themeColor="background1"/>
                        <w:sz w:val="14"/>
                        <w:szCs w:val="14"/>
                      </w:rPr>
                    </w:rPrChange>
                  </w:rPr>
                  <w:delText xml:space="preserve">SNX database which is the data source of Data </w:delText>
                </w:r>
                <w:r w:rsidR="00CB3A06" w:rsidRPr="004D620F" w:rsidDel="0009280E">
                  <w:rPr>
                    <w:color w:val="121B1F" w:themeColor="background1"/>
                    <w:sz w:val="14"/>
                    <w:szCs w:val="14"/>
                    <w:rPrChange w:id="5816" w:author="Locke Liu" w:date="2021-05-24T14:33:00Z">
                      <w:rPr>
                        <w:rFonts w:ascii="Segoe UI" w:hAnsi="Segoe UI" w:cs="Segoe UI"/>
                        <w:color w:val="121B1F" w:themeColor="background1"/>
                        <w:sz w:val="14"/>
                        <w:szCs w:val="14"/>
                      </w:rPr>
                    </w:rPrChange>
                  </w:rPr>
                  <w:delText>lake.</w:delText>
                </w:r>
                <w:r w:rsidRPr="004D620F" w:rsidDel="0009280E">
                  <w:rPr>
                    <w:color w:val="121B1F" w:themeColor="background1"/>
                    <w:sz w:val="14"/>
                    <w:szCs w:val="14"/>
                    <w:rPrChange w:id="5817" w:author="Locke Liu" w:date="2021-05-24T14:33:00Z">
                      <w:rPr>
                        <w:rFonts w:ascii="Segoe UI" w:hAnsi="Segoe UI" w:cs="Segoe UI"/>
                        <w:color w:val="121B1F" w:themeColor="background1"/>
                        <w:sz w:val="14"/>
                        <w:szCs w:val="14"/>
                      </w:rPr>
                    </w:rPrChange>
                  </w:rPr>
                  <w:delText xml:space="preserve"> it is UAT data source</w:delText>
                </w:r>
              </w:del>
            </w:moveFrom>
          </w:p>
        </w:tc>
      </w:tr>
      <w:tr w:rsidR="00AC123B" w:rsidRPr="004D620F" w:rsidDel="0009280E" w14:paraId="57E39757" w14:textId="27A12E09" w:rsidTr="00AC123B">
        <w:trPr>
          <w:trHeight w:val="416"/>
          <w:del w:id="5818" w:author="Locke Liu" w:date="2021-05-24T16:50:00Z"/>
        </w:trPr>
        <w:tc>
          <w:tcPr>
            <w:tcW w:w="544" w:type="pct"/>
            <w:shd w:val="clear" w:color="auto" w:fill="auto"/>
            <w:vAlign w:val="center"/>
          </w:tcPr>
          <w:p w14:paraId="64759DB2" w14:textId="3BAC53B3" w:rsidR="00AC123B" w:rsidRPr="004D620F" w:rsidDel="0009280E" w:rsidRDefault="00AC123B">
            <w:pPr>
              <w:rPr>
                <w:del w:id="5819" w:author="Locke Liu" w:date="2021-05-24T16:50:00Z"/>
                <w:moveFrom w:id="5820" w:author="Locke Liu" w:date="2021-05-24T15:23:00Z"/>
                <w:color w:val="121B1F" w:themeColor="background1"/>
                <w:sz w:val="14"/>
                <w:szCs w:val="14"/>
                <w:rPrChange w:id="5821" w:author="Locke Liu" w:date="2021-05-24T14:33:00Z">
                  <w:rPr>
                    <w:del w:id="5822" w:author="Locke Liu" w:date="2021-05-24T16:50:00Z"/>
                    <w:moveFrom w:id="5823" w:author="Locke Liu" w:date="2021-05-24T15:23:00Z"/>
                    <w:rFonts w:ascii="Segoe UI" w:eastAsiaTheme="minorEastAsia" w:hAnsi="Segoe UI" w:cs="Segoe UI"/>
                    <w:bCs/>
                    <w:color w:val="121B1F" w:themeColor="background1"/>
                    <w:sz w:val="14"/>
                    <w:szCs w:val="14"/>
                  </w:rPr>
                </w:rPrChange>
              </w:rPr>
              <w:pPrChange w:id="5824" w:author="Locke Liu" w:date="2021-05-24T15:22:00Z">
                <w:pPr>
                  <w:framePr w:hSpace="141" w:wrap="around" w:vAnchor="text" w:hAnchor="margin" w:xAlign="center" w:y="265"/>
                  <w:jc w:val="center"/>
                </w:pPr>
              </w:pPrChange>
            </w:pPr>
            <w:moveFrom w:id="5825" w:author="Locke Liu" w:date="2021-05-24T15:23:00Z">
              <w:del w:id="5826" w:author="Locke Liu" w:date="2021-05-24T16:50:00Z">
                <w:r w:rsidRPr="004D620F" w:rsidDel="0009280E">
                  <w:rPr>
                    <w:color w:val="121B1F" w:themeColor="background1"/>
                    <w:sz w:val="14"/>
                    <w:szCs w:val="14"/>
                    <w:rPrChange w:id="5827" w:author="Locke Liu" w:date="2021-05-24T14:33:00Z">
                      <w:rPr>
                        <w:rFonts w:ascii="Segoe UI" w:eastAsiaTheme="minorEastAsia" w:hAnsi="Segoe UI" w:cs="Segoe UI"/>
                        <w:bCs/>
                        <w:color w:val="121B1F" w:themeColor="background1"/>
                        <w:sz w:val="14"/>
                        <w:szCs w:val="14"/>
                      </w:rPr>
                    </w:rPrChange>
                  </w:rPr>
                  <w:delText>PN22</w:delText>
                </w:r>
              </w:del>
            </w:moveFrom>
          </w:p>
        </w:tc>
        <w:tc>
          <w:tcPr>
            <w:tcW w:w="580" w:type="pct"/>
            <w:vAlign w:val="center"/>
          </w:tcPr>
          <w:p w14:paraId="0F2F97E6" w14:textId="59F0B423" w:rsidR="00AC123B" w:rsidRPr="004D620F" w:rsidDel="0009280E" w:rsidRDefault="00AC123B">
            <w:pPr>
              <w:rPr>
                <w:del w:id="5828" w:author="Locke Liu" w:date="2021-05-24T16:50:00Z"/>
                <w:moveFrom w:id="5829" w:author="Locke Liu" w:date="2021-05-24T15:23:00Z"/>
                <w:color w:val="121B1F" w:themeColor="background1"/>
                <w:sz w:val="14"/>
                <w:szCs w:val="14"/>
                <w:rPrChange w:id="5830" w:author="Locke Liu" w:date="2021-05-24T14:33:00Z">
                  <w:rPr>
                    <w:del w:id="5831" w:author="Locke Liu" w:date="2021-05-24T16:50:00Z"/>
                    <w:moveFrom w:id="5832" w:author="Locke Liu" w:date="2021-05-24T15:23:00Z"/>
                    <w:rFonts w:ascii="Segoe UI" w:hAnsi="Segoe UI" w:cs="Segoe UI"/>
                    <w:bCs/>
                    <w:color w:val="121B1F" w:themeColor="background1"/>
                    <w:sz w:val="14"/>
                    <w:szCs w:val="14"/>
                  </w:rPr>
                </w:rPrChange>
              </w:rPr>
              <w:pPrChange w:id="5833" w:author="Locke Liu" w:date="2021-05-24T15:22:00Z">
                <w:pPr>
                  <w:framePr w:hSpace="141" w:wrap="around" w:vAnchor="text" w:hAnchor="margin" w:xAlign="center" w:y="265"/>
                </w:pPr>
              </w:pPrChange>
            </w:pPr>
            <w:moveFrom w:id="5834" w:author="Locke Liu" w:date="2021-05-24T15:23:00Z">
              <w:del w:id="5835" w:author="Locke Liu" w:date="2021-05-24T16:50:00Z">
                <w:r w:rsidRPr="004D620F" w:rsidDel="0009280E">
                  <w:rPr>
                    <w:color w:val="121B1F" w:themeColor="background1"/>
                    <w:sz w:val="14"/>
                    <w:szCs w:val="14"/>
                    <w:rPrChange w:id="5836" w:author="Locke Liu" w:date="2021-05-24T14:33:00Z">
                      <w:rPr>
                        <w:rFonts w:ascii="Segoe UI" w:hAnsi="Segoe UI" w:cs="Segoe UI"/>
                        <w:bCs/>
                        <w:color w:val="121B1F" w:themeColor="background1"/>
                        <w:sz w:val="14"/>
                        <w:szCs w:val="14"/>
                      </w:rPr>
                    </w:rPrChange>
                  </w:rPr>
                  <w:delText>C10</w:delText>
                </w:r>
              </w:del>
            </w:moveFrom>
          </w:p>
        </w:tc>
        <w:tc>
          <w:tcPr>
            <w:tcW w:w="798" w:type="pct"/>
            <w:vAlign w:val="center"/>
          </w:tcPr>
          <w:p w14:paraId="442470A9" w14:textId="402BB97D" w:rsidR="00AC123B" w:rsidRPr="004D620F" w:rsidDel="0009280E" w:rsidRDefault="00AC123B">
            <w:pPr>
              <w:rPr>
                <w:del w:id="5837" w:author="Locke Liu" w:date="2021-05-24T16:50:00Z"/>
                <w:moveFrom w:id="5838" w:author="Locke Liu" w:date="2021-05-24T15:23:00Z"/>
                <w:color w:val="121B1F" w:themeColor="background1"/>
                <w:sz w:val="14"/>
                <w:szCs w:val="14"/>
                <w:rPrChange w:id="5839" w:author="Locke Liu" w:date="2021-05-24T14:33:00Z">
                  <w:rPr>
                    <w:del w:id="5840" w:author="Locke Liu" w:date="2021-05-24T16:50:00Z"/>
                    <w:moveFrom w:id="5841" w:author="Locke Liu" w:date="2021-05-24T15:23:00Z"/>
                    <w:rFonts w:ascii="Segoe UI" w:hAnsi="Segoe UI" w:cs="Segoe UI"/>
                    <w:bCs/>
                    <w:color w:val="121B1F" w:themeColor="background1"/>
                    <w:sz w:val="14"/>
                    <w:szCs w:val="14"/>
                  </w:rPr>
                </w:rPrChange>
              </w:rPr>
              <w:pPrChange w:id="5842" w:author="Locke Liu" w:date="2021-05-24T15:22:00Z">
                <w:pPr>
                  <w:framePr w:hSpace="141" w:wrap="around" w:vAnchor="text" w:hAnchor="margin" w:xAlign="center" w:y="265"/>
                </w:pPr>
              </w:pPrChange>
            </w:pPr>
            <w:moveFrom w:id="5843" w:author="Locke Liu" w:date="2021-05-24T15:23:00Z">
              <w:del w:id="5844" w:author="Locke Liu" w:date="2021-05-24T16:50:00Z">
                <w:r w:rsidRPr="004D620F" w:rsidDel="0009280E">
                  <w:rPr>
                    <w:color w:val="121B1F" w:themeColor="background1"/>
                    <w:sz w:val="14"/>
                    <w:szCs w:val="14"/>
                    <w:rPrChange w:id="5845" w:author="Locke Liu" w:date="2021-05-24T14:33:00Z">
                      <w:rPr>
                        <w:rFonts w:ascii="Segoe UI" w:hAnsi="Segoe UI" w:cs="Segoe UI"/>
                        <w:bCs/>
                        <w:color w:val="121B1F" w:themeColor="background1"/>
                        <w:sz w:val="14"/>
                        <w:szCs w:val="14"/>
                      </w:rPr>
                    </w:rPrChange>
                  </w:rPr>
                  <w:delText>Azrcneswp</w:delText>
                </w:r>
              </w:del>
            </w:moveFrom>
          </w:p>
          <w:p w14:paraId="2FE30B0D" w14:textId="57D033D4" w:rsidR="00AC123B" w:rsidRPr="004D620F" w:rsidDel="0009280E" w:rsidRDefault="00AC123B">
            <w:pPr>
              <w:rPr>
                <w:del w:id="5846" w:author="Locke Liu" w:date="2021-05-24T16:50:00Z"/>
                <w:moveFrom w:id="5847" w:author="Locke Liu" w:date="2021-05-24T15:23:00Z"/>
                <w:color w:val="121B1F" w:themeColor="background1"/>
                <w:sz w:val="14"/>
                <w:szCs w:val="14"/>
                <w:rPrChange w:id="5848" w:author="Locke Liu" w:date="2021-05-24T14:33:00Z">
                  <w:rPr>
                    <w:del w:id="5849" w:author="Locke Liu" w:date="2021-05-24T16:50:00Z"/>
                    <w:moveFrom w:id="5850" w:author="Locke Liu" w:date="2021-05-24T15:23:00Z"/>
                    <w:rFonts w:ascii="Segoe UI" w:hAnsi="Segoe UI" w:cs="Segoe UI"/>
                    <w:bCs/>
                    <w:color w:val="121B1F" w:themeColor="background1"/>
                    <w:sz w:val="14"/>
                    <w:szCs w:val="14"/>
                  </w:rPr>
                </w:rPrChange>
              </w:rPr>
              <w:pPrChange w:id="5851" w:author="Locke Liu" w:date="2021-05-24T15:22:00Z">
                <w:pPr>
                  <w:framePr w:hSpace="141" w:wrap="around" w:vAnchor="text" w:hAnchor="margin" w:xAlign="center" w:y="265"/>
                </w:pPr>
              </w:pPrChange>
            </w:pPr>
            <w:moveFrom w:id="5852" w:author="Locke Liu" w:date="2021-05-24T15:23:00Z">
              <w:del w:id="5853" w:author="Locke Liu" w:date="2021-05-24T16:50:00Z">
                <w:r w:rsidRPr="004D620F" w:rsidDel="0009280E">
                  <w:rPr>
                    <w:color w:val="121B1F" w:themeColor="background1"/>
                    <w:sz w:val="14"/>
                    <w:szCs w:val="14"/>
                    <w:rPrChange w:id="5854" w:author="Locke Liu" w:date="2021-05-24T14:33:00Z">
                      <w:rPr>
                        <w:rFonts w:ascii="Segoe UI" w:hAnsi="Segoe UI" w:cs="Segoe UI"/>
                        <w:bCs/>
                        <w:color w:val="121B1F" w:themeColor="background1"/>
                        <w:sz w:val="14"/>
                        <w:szCs w:val="14"/>
                      </w:rPr>
                    </w:rPrChange>
                  </w:rPr>
                  <w:delText>eacmys01</w:delText>
                </w:r>
              </w:del>
            </w:moveFrom>
          </w:p>
        </w:tc>
        <w:tc>
          <w:tcPr>
            <w:tcW w:w="783" w:type="pct"/>
            <w:shd w:val="clear" w:color="auto" w:fill="auto"/>
            <w:vAlign w:val="center"/>
          </w:tcPr>
          <w:p w14:paraId="342BC9EA" w14:textId="4F355162" w:rsidR="00AC123B" w:rsidRPr="004D620F" w:rsidDel="0009280E" w:rsidRDefault="00AC123B">
            <w:pPr>
              <w:rPr>
                <w:del w:id="5855" w:author="Locke Liu" w:date="2021-05-24T16:50:00Z"/>
                <w:moveFrom w:id="5856" w:author="Locke Liu" w:date="2021-05-24T15:23:00Z"/>
                <w:color w:val="121B1F" w:themeColor="background1"/>
                <w:sz w:val="14"/>
                <w:szCs w:val="14"/>
                <w:rPrChange w:id="5857" w:author="Locke Liu" w:date="2021-05-24T14:33:00Z">
                  <w:rPr>
                    <w:del w:id="5858" w:author="Locke Liu" w:date="2021-05-24T16:50:00Z"/>
                    <w:moveFrom w:id="5859" w:author="Locke Liu" w:date="2021-05-24T15:23:00Z"/>
                    <w:rFonts w:ascii="Segoe UI" w:hAnsi="Segoe UI" w:cs="Segoe UI"/>
                    <w:color w:val="121B1F" w:themeColor="background1"/>
                    <w:sz w:val="14"/>
                    <w:szCs w:val="14"/>
                  </w:rPr>
                </w:rPrChange>
              </w:rPr>
              <w:pPrChange w:id="5860" w:author="Locke Liu" w:date="2021-05-24T15:22:00Z">
                <w:pPr>
                  <w:framePr w:hSpace="141" w:wrap="around" w:vAnchor="text" w:hAnchor="margin" w:xAlign="center" w:y="265"/>
                </w:pPr>
              </w:pPrChange>
            </w:pPr>
            <w:moveFrom w:id="5861" w:author="Locke Liu" w:date="2021-05-24T15:23:00Z">
              <w:del w:id="5862" w:author="Locke Liu" w:date="2021-05-24T16:50:00Z">
                <w:r w:rsidRPr="004D620F" w:rsidDel="0009280E">
                  <w:rPr>
                    <w:color w:val="121B1F" w:themeColor="background1"/>
                    <w:sz w:val="14"/>
                    <w:szCs w:val="14"/>
                    <w:rPrChange w:id="5863" w:author="Locke Liu" w:date="2021-05-24T14:33:00Z">
                      <w:rPr>
                        <w:rFonts w:ascii="Segoe UI" w:hAnsi="Segoe UI" w:cs="Segoe UI"/>
                        <w:color w:val="121B1F" w:themeColor="background1"/>
                        <w:sz w:val="14"/>
                        <w:szCs w:val="14"/>
                      </w:rPr>
                    </w:rPrChange>
                  </w:rPr>
                  <w:delText>Data source(database)</w:delText>
                </w:r>
              </w:del>
            </w:moveFrom>
          </w:p>
        </w:tc>
        <w:tc>
          <w:tcPr>
            <w:tcW w:w="2295" w:type="pct"/>
            <w:shd w:val="clear" w:color="auto" w:fill="auto"/>
            <w:vAlign w:val="center"/>
          </w:tcPr>
          <w:p w14:paraId="0EEDE7D5" w14:textId="52BC94B1" w:rsidR="00AC123B" w:rsidRPr="004D620F" w:rsidDel="0009280E" w:rsidRDefault="00AC123B">
            <w:pPr>
              <w:rPr>
                <w:del w:id="5864" w:author="Locke Liu" w:date="2021-05-24T16:50:00Z"/>
                <w:moveFrom w:id="5865" w:author="Locke Liu" w:date="2021-05-24T15:23:00Z"/>
                <w:color w:val="121B1F" w:themeColor="background1"/>
                <w:sz w:val="14"/>
                <w:szCs w:val="14"/>
                <w:rPrChange w:id="5866" w:author="Locke Liu" w:date="2021-05-24T14:33:00Z">
                  <w:rPr>
                    <w:del w:id="5867" w:author="Locke Liu" w:date="2021-05-24T16:50:00Z"/>
                    <w:moveFrom w:id="5868" w:author="Locke Liu" w:date="2021-05-24T15:23:00Z"/>
                    <w:rFonts w:ascii="Segoe UI" w:hAnsi="Segoe UI" w:cs="Segoe UI"/>
                    <w:color w:val="121B1F" w:themeColor="background1"/>
                    <w:sz w:val="14"/>
                    <w:szCs w:val="14"/>
                  </w:rPr>
                </w:rPrChange>
              </w:rPr>
              <w:pPrChange w:id="5869" w:author="Locke Liu" w:date="2021-05-24T15:22:00Z">
                <w:pPr>
                  <w:framePr w:hSpace="141" w:wrap="around" w:vAnchor="text" w:hAnchor="margin" w:xAlign="center" w:y="265"/>
                </w:pPr>
              </w:pPrChange>
            </w:pPr>
            <w:moveFrom w:id="5870" w:author="Locke Liu" w:date="2021-05-24T15:23:00Z">
              <w:del w:id="5871" w:author="Locke Liu" w:date="2021-05-24T16:50:00Z">
                <w:r w:rsidRPr="004D620F" w:rsidDel="0009280E">
                  <w:rPr>
                    <w:color w:val="121B1F" w:themeColor="background1"/>
                    <w:sz w:val="14"/>
                    <w:szCs w:val="14"/>
                    <w:rPrChange w:id="5872" w:author="Locke Liu" w:date="2021-05-24T14:33:00Z">
                      <w:rPr>
                        <w:rFonts w:ascii="Segoe UI" w:hAnsi="Segoe UI" w:cs="Segoe UI"/>
                        <w:color w:val="121B1F" w:themeColor="background1"/>
                        <w:sz w:val="14"/>
                        <w:szCs w:val="14"/>
                      </w:rPr>
                    </w:rPrChange>
                  </w:rPr>
                  <w:delText xml:space="preserve">SNX JW database which is the data source of Data </w:delText>
                </w:r>
                <w:r w:rsidR="00CB3A06" w:rsidRPr="004D620F" w:rsidDel="0009280E">
                  <w:rPr>
                    <w:color w:val="121B1F" w:themeColor="background1"/>
                    <w:sz w:val="14"/>
                    <w:szCs w:val="14"/>
                    <w:rPrChange w:id="5873" w:author="Locke Liu" w:date="2021-05-24T14:33:00Z">
                      <w:rPr>
                        <w:rFonts w:ascii="Segoe UI" w:hAnsi="Segoe UI" w:cs="Segoe UI"/>
                        <w:color w:val="121B1F" w:themeColor="background1"/>
                        <w:sz w:val="14"/>
                        <w:szCs w:val="14"/>
                      </w:rPr>
                    </w:rPrChange>
                  </w:rPr>
                  <w:delText>lake.</w:delText>
                </w:r>
                <w:r w:rsidRPr="004D620F" w:rsidDel="0009280E">
                  <w:rPr>
                    <w:color w:val="121B1F" w:themeColor="background1"/>
                    <w:sz w:val="14"/>
                    <w:szCs w:val="14"/>
                    <w:rPrChange w:id="5874" w:author="Locke Liu" w:date="2021-05-24T14:33:00Z">
                      <w:rPr>
                        <w:rFonts w:ascii="Segoe UI" w:hAnsi="Segoe UI" w:cs="Segoe UI"/>
                        <w:color w:val="121B1F" w:themeColor="background1"/>
                        <w:sz w:val="14"/>
                        <w:szCs w:val="14"/>
                      </w:rPr>
                    </w:rPrChange>
                  </w:rPr>
                  <w:delText xml:space="preserve"> it is UAT data source</w:delText>
                </w:r>
              </w:del>
            </w:moveFrom>
          </w:p>
        </w:tc>
      </w:tr>
      <w:tr w:rsidR="00AC123B" w:rsidRPr="004D620F" w:rsidDel="0009280E" w14:paraId="4A9BEC8B" w14:textId="0ADC1B73" w:rsidTr="00AC123B">
        <w:trPr>
          <w:trHeight w:val="416"/>
          <w:del w:id="5875" w:author="Locke Liu" w:date="2021-05-24T16:50:00Z"/>
        </w:trPr>
        <w:tc>
          <w:tcPr>
            <w:tcW w:w="544" w:type="pct"/>
            <w:shd w:val="clear" w:color="auto" w:fill="auto"/>
            <w:vAlign w:val="center"/>
          </w:tcPr>
          <w:p w14:paraId="762CE5BF" w14:textId="73EAE6EB" w:rsidR="00AC123B" w:rsidRPr="004D620F" w:rsidDel="0009280E" w:rsidRDefault="00AC123B">
            <w:pPr>
              <w:rPr>
                <w:del w:id="5876" w:author="Locke Liu" w:date="2021-05-24T16:50:00Z"/>
                <w:moveFrom w:id="5877" w:author="Locke Liu" w:date="2021-05-24T15:23:00Z"/>
                <w:color w:val="121B1F" w:themeColor="background1"/>
                <w:sz w:val="14"/>
                <w:szCs w:val="14"/>
                <w:rPrChange w:id="5878" w:author="Locke Liu" w:date="2021-05-24T14:33:00Z">
                  <w:rPr>
                    <w:del w:id="5879" w:author="Locke Liu" w:date="2021-05-24T16:50:00Z"/>
                    <w:moveFrom w:id="5880" w:author="Locke Liu" w:date="2021-05-24T15:23:00Z"/>
                    <w:rFonts w:ascii="Segoe UI" w:eastAsiaTheme="minorEastAsia" w:hAnsi="Segoe UI" w:cs="Segoe UI"/>
                    <w:bCs/>
                    <w:color w:val="121B1F" w:themeColor="background1"/>
                    <w:sz w:val="14"/>
                    <w:szCs w:val="14"/>
                  </w:rPr>
                </w:rPrChange>
              </w:rPr>
              <w:pPrChange w:id="5881" w:author="Locke Liu" w:date="2021-05-24T15:22:00Z">
                <w:pPr>
                  <w:framePr w:hSpace="141" w:wrap="around" w:vAnchor="text" w:hAnchor="margin" w:xAlign="center" w:y="265"/>
                  <w:jc w:val="center"/>
                </w:pPr>
              </w:pPrChange>
            </w:pPr>
            <w:moveFrom w:id="5882" w:author="Locke Liu" w:date="2021-05-24T15:23:00Z">
              <w:del w:id="5883" w:author="Locke Liu" w:date="2021-05-24T16:50:00Z">
                <w:r w:rsidRPr="004D620F" w:rsidDel="0009280E">
                  <w:rPr>
                    <w:color w:val="121B1F" w:themeColor="background1"/>
                    <w:sz w:val="14"/>
                    <w:szCs w:val="14"/>
                    <w:rPrChange w:id="5884" w:author="Locke Liu" w:date="2021-05-24T14:33:00Z">
                      <w:rPr>
                        <w:rFonts w:ascii="Segoe UI" w:eastAsiaTheme="minorEastAsia" w:hAnsi="Segoe UI" w:cs="Segoe UI"/>
                        <w:bCs/>
                        <w:color w:val="121B1F" w:themeColor="background1"/>
                        <w:sz w:val="14"/>
                        <w:szCs w:val="14"/>
                      </w:rPr>
                    </w:rPrChange>
                  </w:rPr>
                  <w:delText>PN23</w:delText>
                </w:r>
              </w:del>
            </w:moveFrom>
          </w:p>
        </w:tc>
        <w:tc>
          <w:tcPr>
            <w:tcW w:w="580" w:type="pct"/>
            <w:vAlign w:val="center"/>
          </w:tcPr>
          <w:p w14:paraId="3376C8CC" w14:textId="1F50EB22" w:rsidR="00AC123B" w:rsidRPr="004D620F" w:rsidDel="0009280E" w:rsidRDefault="00AC123B">
            <w:pPr>
              <w:rPr>
                <w:del w:id="5885" w:author="Locke Liu" w:date="2021-05-24T16:50:00Z"/>
                <w:moveFrom w:id="5886" w:author="Locke Liu" w:date="2021-05-24T15:23:00Z"/>
                <w:color w:val="121B1F" w:themeColor="background1"/>
                <w:sz w:val="14"/>
                <w:szCs w:val="14"/>
                <w:rPrChange w:id="5887" w:author="Locke Liu" w:date="2021-05-24T14:33:00Z">
                  <w:rPr>
                    <w:del w:id="5888" w:author="Locke Liu" w:date="2021-05-24T16:50:00Z"/>
                    <w:moveFrom w:id="5889" w:author="Locke Liu" w:date="2021-05-24T15:23:00Z"/>
                    <w:rFonts w:ascii="Segoe UI" w:hAnsi="Segoe UI" w:cs="Segoe UI"/>
                    <w:bCs/>
                    <w:color w:val="121B1F" w:themeColor="background1"/>
                    <w:sz w:val="14"/>
                    <w:szCs w:val="14"/>
                  </w:rPr>
                </w:rPrChange>
              </w:rPr>
              <w:pPrChange w:id="5890" w:author="Locke Liu" w:date="2021-05-24T15:22:00Z">
                <w:pPr>
                  <w:framePr w:hSpace="141" w:wrap="around" w:vAnchor="text" w:hAnchor="margin" w:xAlign="center" w:y="265"/>
                </w:pPr>
              </w:pPrChange>
            </w:pPr>
            <w:moveFrom w:id="5891" w:author="Locke Liu" w:date="2021-05-24T15:23:00Z">
              <w:del w:id="5892" w:author="Locke Liu" w:date="2021-05-24T16:50:00Z">
                <w:r w:rsidRPr="004D620F" w:rsidDel="0009280E">
                  <w:rPr>
                    <w:color w:val="121B1F" w:themeColor="background1"/>
                    <w:sz w:val="14"/>
                    <w:szCs w:val="14"/>
                    <w:rPrChange w:id="5893" w:author="Locke Liu" w:date="2021-05-24T14:33:00Z">
                      <w:rPr>
                        <w:rFonts w:ascii="Segoe UI" w:hAnsi="Segoe UI" w:cs="Segoe UI"/>
                        <w:bCs/>
                        <w:color w:val="121B1F" w:themeColor="background1"/>
                        <w:sz w:val="14"/>
                        <w:szCs w:val="14"/>
                      </w:rPr>
                    </w:rPrChange>
                  </w:rPr>
                  <w:delText>C11,</w:delText>
                </w:r>
                <w:r w:rsidR="004B6396" w:rsidRPr="004D620F" w:rsidDel="0009280E">
                  <w:rPr>
                    <w:color w:val="121B1F" w:themeColor="background1"/>
                    <w:sz w:val="14"/>
                    <w:szCs w:val="14"/>
                    <w:rPrChange w:id="5894" w:author="Locke Liu" w:date="2021-05-24T14:33:00Z">
                      <w:rPr>
                        <w:rFonts w:ascii="Segoe UI" w:hAnsi="Segoe UI" w:cs="Segoe UI"/>
                        <w:bCs/>
                        <w:color w:val="121B1F" w:themeColor="background1"/>
                        <w:sz w:val="14"/>
                        <w:szCs w:val="14"/>
                      </w:rPr>
                    </w:rPrChange>
                  </w:rPr>
                  <w:delText xml:space="preserve"> </w:delText>
                </w:r>
                <w:r w:rsidRPr="004D620F" w:rsidDel="0009280E">
                  <w:rPr>
                    <w:color w:val="121B1F" w:themeColor="background1"/>
                    <w:sz w:val="14"/>
                    <w:szCs w:val="14"/>
                    <w:rPrChange w:id="5895" w:author="Locke Liu" w:date="2021-05-24T14:33:00Z">
                      <w:rPr>
                        <w:rFonts w:ascii="Segoe UI" w:hAnsi="Segoe UI" w:cs="Segoe UI"/>
                        <w:bCs/>
                        <w:color w:val="121B1F" w:themeColor="background1"/>
                        <w:sz w:val="14"/>
                        <w:szCs w:val="14"/>
                      </w:rPr>
                    </w:rPrChange>
                  </w:rPr>
                  <w:delText>C12</w:delText>
                </w:r>
              </w:del>
            </w:moveFrom>
          </w:p>
        </w:tc>
        <w:tc>
          <w:tcPr>
            <w:tcW w:w="798" w:type="pct"/>
            <w:vAlign w:val="center"/>
          </w:tcPr>
          <w:p w14:paraId="6F02100D" w14:textId="411712CC" w:rsidR="00AC123B" w:rsidRPr="004D620F" w:rsidDel="0009280E" w:rsidRDefault="00AC123B">
            <w:pPr>
              <w:rPr>
                <w:del w:id="5896" w:author="Locke Liu" w:date="2021-05-24T16:50:00Z"/>
                <w:moveFrom w:id="5897" w:author="Locke Liu" w:date="2021-05-24T15:23:00Z"/>
                <w:color w:val="121B1F" w:themeColor="background1"/>
                <w:sz w:val="14"/>
                <w:szCs w:val="14"/>
                <w:rPrChange w:id="5898" w:author="Locke Liu" w:date="2021-05-24T14:33:00Z">
                  <w:rPr>
                    <w:del w:id="5899" w:author="Locke Liu" w:date="2021-05-24T16:50:00Z"/>
                    <w:moveFrom w:id="5900" w:author="Locke Liu" w:date="2021-05-24T15:23:00Z"/>
                    <w:rFonts w:ascii="Segoe UI" w:hAnsi="Segoe UI" w:cs="Segoe UI"/>
                    <w:bCs/>
                    <w:color w:val="121B1F" w:themeColor="background1"/>
                    <w:sz w:val="14"/>
                    <w:szCs w:val="14"/>
                  </w:rPr>
                </w:rPrChange>
              </w:rPr>
              <w:pPrChange w:id="5901" w:author="Locke Liu" w:date="2021-05-24T15:22:00Z">
                <w:pPr>
                  <w:framePr w:hSpace="141" w:wrap="around" w:vAnchor="text" w:hAnchor="margin" w:xAlign="center" w:y="265"/>
                </w:pPr>
              </w:pPrChange>
            </w:pPr>
            <w:moveFrom w:id="5902" w:author="Locke Liu" w:date="2021-05-24T15:23:00Z">
              <w:del w:id="5903" w:author="Locke Liu" w:date="2021-05-24T16:50:00Z">
                <w:r w:rsidRPr="004D620F" w:rsidDel="0009280E">
                  <w:rPr>
                    <w:color w:val="121B1F" w:themeColor="background1"/>
                    <w:sz w:val="14"/>
                    <w:szCs w:val="14"/>
                    <w:rPrChange w:id="5904" w:author="Locke Liu" w:date="2021-05-24T14:33:00Z">
                      <w:rPr>
                        <w:rFonts w:ascii="Segoe UI" w:hAnsi="Segoe UI" w:cs="Segoe UI"/>
                        <w:bCs/>
                        <w:color w:val="121B1F" w:themeColor="background1"/>
                        <w:sz w:val="14"/>
                        <w:szCs w:val="14"/>
                      </w:rPr>
                    </w:rPrChange>
                  </w:rPr>
                  <w:delText>DMP, Tracking data</w:delText>
                </w:r>
              </w:del>
            </w:moveFrom>
          </w:p>
        </w:tc>
        <w:tc>
          <w:tcPr>
            <w:tcW w:w="783" w:type="pct"/>
            <w:shd w:val="clear" w:color="auto" w:fill="auto"/>
            <w:vAlign w:val="center"/>
          </w:tcPr>
          <w:p w14:paraId="3D2EA9AD" w14:textId="7A775D05" w:rsidR="00AC123B" w:rsidRPr="004D620F" w:rsidDel="0009280E" w:rsidRDefault="00AC123B">
            <w:pPr>
              <w:rPr>
                <w:del w:id="5905" w:author="Locke Liu" w:date="2021-05-24T16:50:00Z"/>
                <w:moveFrom w:id="5906" w:author="Locke Liu" w:date="2021-05-24T15:23:00Z"/>
                <w:color w:val="121B1F" w:themeColor="background1"/>
                <w:sz w:val="14"/>
                <w:szCs w:val="14"/>
                <w:rPrChange w:id="5907" w:author="Locke Liu" w:date="2021-05-24T14:33:00Z">
                  <w:rPr>
                    <w:del w:id="5908" w:author="Locke Liu" w:date="2021-05-24T16:50:00Z"/>
                    <w:moveFrom w:id="5909" w:author="Locke Liu" w:date="2021-05-24T15:23:00Z"/>
                    <w:rFonts w:ascii="Segoe UI" w:hAnsi="Segoe UI" w:cs="Segoe UI"/>
                    <w:color w:val="121B1F" w:themeColor="background1"/>
                    <w:sz w:val="14"/>
                    <w:szCs w:val="14"/>
                  </w:rPr>
                </w:rPrChange>
              </w:rPr>
              <w:pPrChange w:id="5910" w:author="Locke Liu" w:date="2021-05-24T15:22:00Z">
                <w:pPr>
                  <w:framePr w:hSpace="141" w:wrap="around" w:vAnchor="text" w:hAnchor="margin" w:xAlign="center" w:y="265"/>
                </w:pPr>
              </w:pPrChange>
            </w:pPr>
            <w:moveFrom w:id="5911" w:author="Locke Liu" w:date="2021-05-24T15:23:00Z">
              <w:del w:id="5912" w:author="Locke Liu" w:date="2021-05-24T16:50:00Z">
                <w:r w:rsidRPr="004D620F" w:rsidDel="0009280E">
                  <w:rPr>
                    <w:color w:val="121B1F" w:themeColor="background1"/>
                    <w:sz w:val="14"/>
                    <w:szCs w:val="14"/>
                    <w:rPrChange w:id="5913" w:author="Locke Liu" w:date="2021-05-24T14:33:00Z">
                      <w:rPr>
                        <w:rFonts w:ascii="Segoe UI" w:hAnsi="Segoe UI" w:cs="Segoe UI"/>
                        <w:color w:val="121B1F" w:themeColor="background1"/>
                        <w:sz w:val="14"/>
                        <w:szCs w:val="14"/>
                      </w:rPr>
                    </w:rPrChange>
                  </w:rPr>
                  <w:delText>File and real time streaming data</w:delText>
                </w:r>
              </w:del>
            </w:moveFrom>
          </w:p>
        </w:tc>
        <w:tc>
          <w:tcPr>
            <w:tcW w:w="2295" w:type="pct"/>
            <w:shd w:val="clear" w:color="auto" w:fill="auto"/>
            <w:vAlign w:val="center"/>
          </w:tcPr>
          <w:p w14:paraId="42301B81" w14:textId="21CB2F23" w:rsidR="00AC123B" w:rsidRPr="004D620F" w:rsidDel="0009280E" w:rsidRDefault="00AC123B">
            <w:pPr>
              <w:rPr>
                <w:del w:id="5914" w:author="Locke Liu" w:date="2021-05-24T16:50:00Z"/>
                <w:moveFrom w:id="5915" w:author="Locke Liu" w:date="2021-05-24T15:23:00Z"/>
                <w:color w:val="121B1F" w:themeColor="background1"/>
                <w:sz w:val="14"/>
                <w:szCs w:val="14"/>
                <w:rPrChange w:id="5916" w:author="Locke Liu" w:date="2021-05-24T14:33:00Z">
                  <w:rPr>
                    <w:del w:id="5917" w:author="Locke Liu" w:date="2021-05-24T16:50:00Z"/>
                    <w:moveFrom w:id="5918" w:author="Locke Liu" w:date="2021-05-24T15:23:00Z"/>
                    <w:rFonts w:ascii="Segoe UI" w:hAnsi="Segoe UI" w:cs="Segoe UI"/>
                    <w:color w:val="121B1F" w:themeColor="background1"/>
                    <w:sz w:val="14"/>
                    <w:szCs w:val="14"/>
                  </w:rPr>
                </w:rPrChange>
              </w:rPr>
              <w:pPrChange w:id="5919" w:author="Locke Liu" w:date="2021-05-24T15:22:00Z">
                <w:pPr>
                  <w:framePr w:hSpace="141" w:wrap="around" w:vAnchor="text" w:hAnchor="margin" w:xAlign="center" w:y="265"/>
                </w:pPr>
              </w:pPrChange>
            </w:pPr>
            <w:moveFrom w:id="5920" w:author="Locke Liu" w:date="2021-05-24T15:23:00Z">
              <w:del w:id="5921" w:author="Locke Liu" w:date="2021-05-24T16:50:00Z">
                <w:r w:rsidRPr="004D620F" w:rsidDel="0009280E">
                  <w:rPr>
                    <w:color w:val="121B1F" w:themeColor="background1"/>
                    <w:sz w:val="14"/>
                    <w:szCs w:val="14"/>
                    <w:rPrChange w:id="5922" w:author="Locke Liu" w:date="2021-05-24T14:33:00Z">
                      <w:rPr>
                        <w:rFonts w:ascii="Segoe UI" w:hAnsi="Segoe UI" w:cs="Segoe UI"/>
                        <w:color w:val="121B1F" w:themeColor="background1"/>
                        <w:sz w:val="14"/>
                        <w:szCs w:val="14"/>
                      </w:rPr>
                    </w:rPrChange>
                  </w:rPr>
                  <w:delText>External data sources from DMP or user tracking data for both uat and prd</w:delText>
                </w:r>
              </w:del>
            </w:moveFrom>
          </w:p>
        </w:tc>
      </w:tr>
      <w:tr w:rsidR="00132F53" w:rsidRPr="004D620F" w:rsidDel="0009280E" w14:paraId="1BDE71DF" w14:textId="48695870" w:rsidTr="00AC123B">
        <w:trPr>
          <w:trHeight w:val="416"/>
          <w:del w:id="5923" w:author="Locke Liu" w:date="2021-05-24T16:50:00Z"/>
        </w:trPr>
        <w:tc>
          <w:tcPr>
            <w:tcW w:w="544" w:type="pct"/>
            <w:shd w:val="clear" w:color="auto" w:fill="auto"/>
            <w:vAlign w:val="center"/>
          </w:tcPr>
          <w:p w14:paraId="2B8996FA" w14:textId="5773A9C7" w:rsidR="00132F53" w:rsidRPr="004D620F" w:rsidDel="0009280E" w:rsidRDefault="00132F53">
            <w:pPr>
              <w:rPr>
                <w:del w:id="5924" w:author="Locke Liu" w:date="2021-05-24T16:50:00Z"/>
                <w:moveFrom w:id="5925" w:author="Locke Liu" w:date="2021-05-24T15:23:00Z"/>
                <w:color w:val="121B1F" w:themeColor="background1"/>
                <w:sz w:val="14"/>
                <w:szCs w:val="14"/>
                <w:rPrChange w:id="5926" w:author="Locke Liu" w:date="2021-05-24T14:33:00Z">
                  <w:rPr>
                    <w:del w:id="5927" w:author="Locke Liu" w:date="2021-05-24T16:50:00Z"/>
                    <w:moveFrom w:id="5928" w:author="Locke Liu" w:date="2021-05-24T15:23:00Z"/>
                    <w:rFonts w:ascii="Segoe UI" w:eastAsiaTheme="minorEastAsia" w:hAnsi="Segoe UI" w:cs="Segoe UI"/>
                    <w:bCs/>
                    <w:color w:val="121B1F" w:themeColor="background1"/>
                    <w:sz w:val="14"/>
                    <w:szCs w:val="14"/>
                  </w:rPr>
                </w:rPrChange>
              </w:rPr>
              <w:pPrChange w:id="5929" w:author="Locke Liu" w:date="2021-05-24T15:22:00Z">
                <w:pPr>
                  <w:framePr w:hSpace="141" w:wrap="around" w:vAnchor="text" w:hAnchor="margin" w:xAlign="center" w:y="265"/>
                  <w:jc w:val="center"/>
                </w:pPr>
              </w:pPrChange>
            </w:pPr>
            <w:moveFrom w:id="5930" w:author="Locke Liu" w:date="2021-05-24T15:23:00Z">
              <w:del w:id="5931" w:author="Locke Liu" w:date="2021-05-24T16:50:00Z">
                <w:r w:rsidRPr="004D620F" w:rsidDel="0009280E">
                  <w:rPr>
                    <w:color w:val="121B1F" w:themeColor="background1"/>
                    <w:sz w:val="14"/>
                    <w:szCs w:val="14"/>
                    <w:rPrChange w:id="5932" w:author="Locke Liu" w:date="2021-05-24T14:33:00Z">
                      <w:rPr>
                        <w:rFonts w:ascii="Segoe UI" w:eastAsiaTheme="minorEastAsia" w:hAnsi="Segoe UI" w:cs="Segoe UI"/>
                        <w:bCs/>
                        <w:color w:val="121B1F" w:themeColor="background1"/>
                        <w:sz w:val="14"/>
                        <w:szCs w:val="14"/>
                      </w:rPr>
                    </w:rPrChange>
                  </w:rPr>
                  <w:delText>PN2</w:delText>
                </w:r>
                <w:r w:rsidRPr="004D620F" w:rsidDel="0009280E">
                  <w:rPr>
                    <w:color w:val="121B1F" w:themeColor="background1"/>
                    <w:sz w:val="14"/>
                    <w:szCs w:val="14"/>
                    <w:lang w:eastAsia="zh-CN"/>
                    <w:rPrChange w:id="5933" w:author="Locke Liu" w:date="2021-05-24T14:33:00Z">
                      <w:rPr>
                        <w:rFonts w:ascii="Segoe UI" w:eastAsiaTheme="minorEastAsia" w:hAnsi="Segoe UI" w:cs="Segoe UI"/>
                        <w:bCs/>
                        <w:color w:val="121B1F" w:themeColor="background1"/>
                        <w:sz w:val="14"/>
                        <w:szCs w:val="14"/>
                        <w:lang w:eastAsia="zh-CN"/>
                      </w:rPr>
                    </w:rPrChange>
                  </w:rPr>
                  <w:delText>4</w:delText>
                </w:r>
              </w:del>
            </w:moveFrom>
          </w:p>
        </w:tc>
        <w:tc>
          <w:tcPr>
            <w:tcW w:w="580" w:type="pct"/>
            <w:vAlign w:val="center"/>
          </w:tcPr>
          <w:p w14:paraId="5871B1A9" w14:textId="090F47E8" w:rsidR="00132F53" w:rsidRPr="004D620F" w:rsidDel="0009280E" w:rsidRDefault="00132F53">
            <w:pPr>
              <w:rPr>
                <w:del w:id="5934" w:author="Locke Liu" w:date="2021-05-24T16:50:00Z"/>
                <w:moveFrom w:id="5935" w:author="Locke Liu" w:date="2021-05-24T15:23:00Z"/>
                <w:color w:val="121B1F" w:themeColor="background1"/>
                <w:sz w:val="14"/>
                <w:szCs w:val="14"/>
                <w:rPrChange w:id="5936" w:author="Locke Liu" w:date="2021-05-24T14:33:00Z">
                  <w:rPr>
                    <w:del w:id="5937" w:author="Locke Liu" w:date="2021-05-24T16:50:00Z"/>
                    <w:moveFrom w:id="5938" w:author="Locke Liu" w:date="2021-05-24T15:23:00Z"/>
                    <w:rFonts w:ascii="Segoe UI" w:hAnsi="Segoe UI" w:cs="Segoe UI"/>
                    <w:bCs/>
                    <w:color w:val="121B1F" w:themeColor="background1"/>
                    <w:sz w:val="14"/>
                    <w:szCs w:val="14"/>
                  </w:rPr>
                </w:rPrChange>
              </w:rPr>
              <w:pPrChange w:id="5939" w:author="Locke Liu" w:date="2021-05-24T15:22:00Z">
                <w:pPr>
                  <w:framePr w:hSpace="141" w:wrap="around" w:vAnchor="text" w:hAnchor="margin" w:xAlign="center" w:y="265"/>
                </w:pPr>
              </w:pPrChange>
            </w:pPr>
            <w:moveFrom w:id="5940" w:author="Locke Liu" w:date="2021-05-24T15:23:00Z">
              <w:del w:id="5941" w:author="Locke Liu" w:date="2021-05-24T16:50:00Z">
                <w:r w:rsidRPr="004D620F" w:rsidDel="0009280E">
                  <w:rPr>
                    <w:color w:val="121B1F" w:themeColor="background1"/>
                    <w:sz w:val="14"/>
                    <w:szCs w:val="14"/>
                    <w:rPrChange w:id="5942" w:author="Locke Liu" w:date="2021-05-24T14:33:00Z">
                      <w:rPr>
                        <w:rFonts w:ascii="Segoe UI" w:hAnsi="Segoe UI" w:cs="Segoe UI"/>
                        <w:bCs/>
                        <w:color w:val="121B1F" w:themeColor="background1"/>
                        <w:sz w:val="14"/>
                        <w:szCs w:val="14"/>
                      </w:rPr>
                    </w:rPrChange>
                  </w:rPr>
                  <w:delText>C</w:delText>
                </w:r>
                <w:r w:rsidRPr="004D620F" w:rsidDel="0009280E">
                  <w:rPr>
                    <w:color w:val="121B1F" w:themeColor="background1"/>
                    <w:sz w:val="14"/>
                    <w:szCs w:val="14"/>
                    <w:lang w:eastAsia="zh-CN"/>
                    <w:rPrChange w:id="5943" w:author="Locke Liu" w:date="2021-05-24T14:33:00Z">
                      <w:rPr>
                        <w:rFonts w:ascii="Segoe UI" w:hAnsi="Segoe UI" w:cs="Segoe UI"/>
                        <w:bCs/>
                        <w:color w:val="121B1F" w:themeColor="background1"/>
                        <w:sz w:val="14"/>
                        <w:szCs w:val="14"/>
                        <w:lang w:eastAsia="zh-CN"/>
                      </w:rPr>
                    </w:rPrChange>
                  </w:rPr>
                  <w:delText>08</w:delText>
                </w:r>
              </w:del>
            </w:moveFrom>
          </w:p>
        </w:tc>
        <w:tc>
          <w:tcPr>
            <w:tcW w:w="798" w:type="pct"/>
            <w:vAlign w:val="center"/>
          </w:tcPr>
          <w:p w14:paraId="1CB98D1E" w14:textId="67A0B9EF" w:rsidR="00132F53" w:rsidRPr="004D620F" w:rsidDel="0009280E" w:rsidRDefault="00132F53">
            <w:pPr>
              <w:rPr>
                <w:del w:id="5944" w:author="Locke Liu" w:date="2021-05-24T16:50:00Z"/>
                <w:moveFrom w:id="5945" w:author="Locke Liu" w:date="2021-05-24T15:23:00Z"/>
                <w:color w:val="121B1F" w:themeColor="background1"/>
                <w:sz w:val="14"/>
                <w:szCs w:val="14"/>
                <w:rPrChange w:id="5946" w:author="Locke Liu" w:date="2021-05-24T14:33:00Z">
                  <w:rPr>
                    <w:del w:id="5947" w:author="Locke Liu" w:date="2021-05-24T16:50:00Z"/>
                    <w:moveFrom w:id="5948" w:author="Locke Liu" w:date="2021-05-24T15:23:00Z"/>
                    <w:rFonts w:ascii="Segoe UI" w:hAnsi="Segoe UI" w:cs="Segoe UI"/>
                    <w:bCs/>
                    <w:color w:val="121B1F" w:themeColor="background1"/>
                    <w:sz w:val="14"/>
                    <w:szCs w:val="14"/>
                  </w:rPr>
                </w:rPrChange>
              </w:rPr>
              <w:pPrChange w:id="5949" w:author="Locke Liu" w:date="2021-05-24T15:22:00Z">
                <w:pPr>
                  <w:framePr w:hSpace="141" w:wrap="around" w:vAnchor="text" w:hAnchor="margin" w:xAlign="center" w:y="265"/>
                </w:pPr>
              </w:pPrChange>
            </w:pPr>
            <w:moveFrom w:id="5950" w:author="Locke Liu" w:date="2021-05-24T15:23:00Z">
              <w:del w:id="5951" w:author="Locke Liu" w:date="2021-05-24T16:50:00Z">
                <w:r w:rsidRPr="004D620F" w:rsidDel="0009280E">
                  <w:rPr>
                    <w:color w:val="121B1F" w:themeColor="background1"/>
                    <w:sz w:val="14"/>
                    <w:szCs w:val="14"/>
                    <w:rPrChange w:id="5952" w:author="Locke Liu" w:date="2021-05-24T14:33:00Z">
                      <w:rPr>
                        <w:rFonts w:ascii="Segoe UI" w:hAnsi="Segoe UI" w:cs="Segoe UI"/>
                        <w:bCs/>
                        <w:color w:val="121B1F" w:themeColor="background1"/>
                        <w:sz w:val="14"/>
                        <w:szCs w:val="14"/>
                      </w:rPr>
                    </w:rPrChange>
                  </w:rPr>
                  <w:delText>Key vaults</w:delText>
                </w:r>
              </w:del>
            </w:moveFrom>
          </w:p>
        </w:tc>
        <w:tc>
          <w:tcPr>
            <w:tcW w:w="783" w:type="pct"/>
            <w:shd w:val="clear" w:color="auto" w:fill="auto"/>
            <w:vAlign w:val="center"/>
          </w:tcPr>
          <w:p w14:paraId="156780E2" w14:textId="4711D22A" w:rsidR="00132F53" w:rsidRPr="004D620F" w:rsidDel="0009280E" w:rsidRDefault="004555A1">
            <w:pPr>
              <w:rPr>
                <w:del w:id="5953" w:author="Locke Liu" w:date="2021-05-24T16:50:00Z"/>
                <w:moveFrom w:id="5954" w:author="Locke Liu" w:date="2021-05-24T15:23:00Z"/>
                <w:color w:val="121B1F" w:themeColor="background1"/>
                <w:sz w:val="14"/>
                <w:szCs w:val="14"/>
                <w:rPrChange w:id="5955" w:author="Locke Liu" w:date="2021-05-24T14:33:00Z">
                  <w:rPr>
                    <w:del w:id="5956" w:author="Locke Liu" w:date="2021-05-24T16:50:00Z"/>
                    <w:moveFrom w:id="5957" w:author="Locke Liu" w:date="2021-05-24T15:23:00Z"/>
                    <w:rFonts w:ascii="Segoe UI" w:hAnsi="Segoe UI" w:cs="Segoe UI"/>
                    <w:color w:val="121B1F" w:themeColor="background1"/>
                    <w:sz w:val="14"/>
                    <w:szCs w:val="14"/>
                  </w:rPr>
                </w:rPrChange>
              </w:rPr>
              <w:pPrChange w:id="5958" w:author="Locke Liu" w:date="2021-05-24T15:22:00Z">
                <w:pPr>
                  <w:framePr w:hSpace="141" w:wrap="around" w:vAnchor="text" w:hAnchor="margin" w:xAlign="center" w:y="265"/>
                </w:pPr>
              </w:pPrChange>
            </w:pPr>
            <w:moveFrom w:id="5959" w:author="Locke Liu" w:date="2021-05-24T15:23:00Z">
              <w:del w:id="5960" w:author="Locke Liu" w:date="2021-05-24T16:50:00Z">
                <w:r w:rsidRPr="004D620F" w:rsidDel="0009280E">
                  <w:rPr>
                    <w:color w:val="121B1F" w:themeColor="background1"/>
                    <w:sz w:val="14"/>
                    <w:szCs w:val="14"/>
                    <w:rPrChange w:id="5961" w:author="Locke Liu" w:date="2021-05-24T14:33:00Z">
                      <w:rPr>
                        <w:rFonts w:ascii="Segoe UI" w:hAnsi="Segoe UI" w:cs="Segoe UI"/>
                        <w:color w:val="121B1F" w:themeColor="background1"/>
                        <w:sz w:val="14"/>
                        <w:szCs w:val="14"/>
                      </w:rPr>
                    </w:rPrChange>
                  </w:rPr>
                  <w:delText>Azure key vault</w:delText>
                </w:r>
              </w:del>
            </w:moveFrom>
          </w:p>
        </w:tc>
        <w:tc>
          <w:tcPr>
            <w:tcW w:w="2295" w:type="pct"/>
            <w:shd w:val="clear" w:color="auto" w:fill="auto"/>
            <w:vAlign w:val="center"/>
          </w:tcPr>
          <w:p w14:paraId="3EC80E6E" w14:textId="6B236868" w:rsidR="00132F53" w:rsidRPr="004D620F" w:rsidDel="0009280E" w:rsidRDefault="004555A1">
            <w:pPr>
              <w:rPr>
                <w:del w:id="5962" w:author="Locke Liu" w:date="2021-05-24T16:50:00Z"/>
                <w:moveFrom w:id="5963" w:author="Locke Liu" w:date="2021-05-24T15:23:00Z"/>
                <w:color w:val="121B1F" w:themeColor="background1"/>
                <w:sz w:val="14"/>
                <w:szCs w:val="14"/>
                <w:rPrChange w:id="5964" w:author="Locke Liu" w:date="2021-05-24T14:33:00Z">
                  <w:rPr>
                    <w:del w:id="5965" w:author="Locke Liu" w:date="2021-05-24T16:50:00Z"/>
                    <w:moveFrom w:id="5966" w:author="Locke Liu" w:date="2021-05-24T15:23:00Z"/>
                    <w:rFonts w:ascii="Segoe UI" w:hAnsi="Segoe UI" w:cs="Segoe UI"/>
                    <w:color w:val="121B1F" w:themeColor="background1"/>
                    <w:sz w:val="14"/>
                    <w:szCs w:val="14"/>
                  </w:rPr>
                </w:rPrChange>
              </w:rPr>
              <w:pPrChange w:id="5967" w:author="Locke Liu" w:date="2021-05-24T15:22:00Z">
                <w:pPr>
                  <w:framePr w:hSpace="141" w:wrap="around" w:vAnchor="text" w:hAnchor="margin" w:xAlign="center" w:y="265"/>
                </w:pPr>
              </w:pPrChange>
            </w:pPr>
            <w:moveFrom w:id="5968" w:author="Locke Liu" w:date="2021-05-24T15:23:00Z">
              <w:del w:id="5969" w:author="Locke Liu" w:date="2021-05-24T16:50:00Z">
                <w:r w:rsidRPr="004D620F" w:rsidDel="0009280E">
                  <w:rPr>
                    <w:color w:val="121B1F" w:themeColor="background1"/>
                    <w:sz w:val="14"/>
                    <w:szCs w:val="14"/>
                    <w:rPrChange w:id="5970" w:author="Locke Liu" w:date="2021-05-24T14:33:00Z">
                      <w:rPr>
                        <w:rFonts w:ascii="Segoe UI" w:hAnsi="Segoe UI" w:cs="Segoe UI"/>
                        <w:color w:val="121B1F" w:themeColor="background1"/>
                        <w:sz w:val="14"/>
                        <w:szCs w:val="14"/>
                      </w:rPr>
                    </w:rPrChange>
                  </w:rPr>
                  <w:delText>Used to store key, secrets, etc</w:delText>
                </w:r>
              </w:del>
            </w:moveFrom>
          </w:p>
        </w:tc>
      </w:tr>
    </w:tbl>
    <w:p w14:paraId="54F86A34" w14:textId="58B50B0F" w:rsidR="00567508" w:rsidRPr="004D620F" w:rsidRDefault="00567508" w:rsidP="004D075A">
      <w:pPr>
        <w:rPr>
          <w:rFonts w:ascii="Arial" w:hAnsi="Arial" w:cs="Arial"/>
          <w:sz w:val="18"/>
          <w:szCs w:val="18"/>
          <w:rPrChange w:id="5971" w:author="Locke Liu" w:date="2021-05-24T14:33:00Z">
            <w:rPr>
              <w:sz w:val="18"/>
              <w:szCs w:val="18"/>
            </w:rPr>
          </w:rPrChange>
        </w:rPr>
      </w:pPr>
      <w:bookmarkStart w:id="5972" w:name="_Toc363555021"/>
      <w:bookmarkStart w:id="5973" w:name="_Toc363555501"/>
      <w:bookmarkStart w:id="5974" w:name="_Toc363555969"/>
      <w:bookmarkStart w:id="5975" w:name="_Toc363562449"/>
      <w:bookmarkStart w:id="5976" w:name="_Toc363568390"/>
      <w:bookmarkStart w:id="5977" w:name="_Toc363555062"/>
      <w:bookmarkStart w:id="5978" w:name="_Toc363555542"/>
      <w:bookmarkStart w:id="5979" w:name="_Toc363556010"/>
      <w:bookmarkStart w:id="5980" w:name="_Toc363562490"/>
      <w:bookmarkStart w:id="5981" w:name="_Toc363568431"/>
      <w:bookmarkStart w:id="5982" w:name="_Toc363555064"/>
      <w:bookmarkStart w:id="5983" w:name="_Toc363555544"/>
      <w:bookmarkStart w:id="5984" w:name="_Toc363556012"/>
      <w:bookmarkStart w:id="5985" w:name="_Toc363562492"/>
      <w:bookmarkStart w:id="5986" w:name="_Toc363568433"/>
      <w:bookmarkStart w:id="5987" w:name="_Toc363555097"/>
      <w:bookmarkStart w:id="5988" w:name="_Toc363555577"/>
      <w:bookmarkStart w:id="5989" w:name="_Toc363556045"/>
      <w:bookmarkStart w:id="5990" w:name="_Toc363562525"/>
      <w:bookmarkStart w:id="5991" w:name="_Toc363568466"/>
      <w:bookmarkStart w:id="5992" w:name="_Toc363555098"/>
      <w:bookmarkStart w:id="5993" w:name="_Toc363555578"/>
      <w:bookmarkStart w:id="5994" w:name="_Toc363556046"/>
      <w:bookmarkStart w:id="5995" w:name="_Toc363562526"/>
      <w:bookmarkStart w:id="5996" w:name="_Toc363568467"/>
      <w:bookmarkStart w:id="5997" w:name="_Toc363555100"/>
      <w:bookmarkStart w:id="5998" w:name="_Toc363555580"/>
      <w:bookmarkStart w:id="5999" w:name="_Toc363556048"/>
      <w:bookmarkStart w:id="6000" w:name="_Toc363562528"/>
      <w:bookmarkStart w:id="6001" w:name="_Toc363568469"/>
      <w:bookmarkStart w:id="6002" w:name="_Toc363555161"/>
      <w:bookmarkStart w:id="6003" w:name="_Toc363555641"/>
      <w:bookmarkStart w:id="6004" w:name="_Toc363556109"/>
      <w:bookmarkStart w:id="6005" w:name="_Toc363562589"/>
      <w:bookmarkStart w:id="6006" w:name="_Toc363568530"/>
      <w:bookmarkStart w:id="6007" w:name="_Toc363555163"/>
      <w:bookmarkStart w:id="6008" w:name="_Toc363555643"/>
      <w:bookmarkStart w:id="6009" w:name="_Toc363556111"/>
      <w:bookmarkStart w:id="6010" w:name="_Toc363562591"/>
      <w:bookmarkStart w:id="6011" w:name="_Toc363568532"/>
      <w:bookmarkStart w:id="6012" w:name="_Toc363555166"/>
      <w:bookmarkStart w:id="6013" w:name="_Toc363555646"/>
      <w:bookmarkStart w:id="6014" w:name="_Toc363556114"/>
      <w:bookmarkStart w:id="6015" w:name="_Toc363562594"/>
      <w:bookmarkStart w:id="6016" w:name="_Toc363568535"/>
      <w:bookmarkStart w:id="6017" w:name="_Toc443410402"/>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moveFromRangeEnd w:id="4760"/>
    </w:p>
    <w:p w14:paraId="34762062" w14:textId="16473590" w:rsidR="004555A1" w:rsidRPr="004D620F" w:rsidDel="00B44D6A" w:rsidRDefault="004555A1" w:rsidP="004D075A">
      <w:pPr>
        <w:rPr>
          <w:del w:id="6018" w:author="Locke Liu" w:date="2021-05-24T15:38:00Z"/>
          <w:rFonts w:ascii="Arial" w:hAnsi="Arial" w:cs="Arial"/>
          <w:sz w:val="18"/>
          <w:szCs w:val="18"/>
          <w:rPrChange w:id="6019" w:author="Locke Liu" w:date="2021-05-24T14:33:00Z">
            <w:rPr>
              <w:del w:id="6020" w:author="Locke Liu" w:date="2021-05-24T15:38:00Z"/>
              <w:sz w:val="18"/>
              <w:szCs w:val="18"/>
            </w:rPr>
          </w:rPrChange>
        </w:rPr>
      </w:pPr>
      <w:r w:rsidRPr="004D620F">
        <w:rPr>
          <w:rFonts w:ascii="Arial" w:hAnsi="Arial" w:cs="Arial"/>
          <w:sz w:val="18"/>
          <w:szCs w:val="18"/>
          <w:rPrChange w:id="6021" w:author="Locke Liu" w:date="2021-05-24T14:33:00Z">
            <w:rPr>
              <w:sz w:val="18"/>
              <w:szCs w:val="18"/>
            </w:rPr>
          </w:rPrChange>
        </w:rPr>
        <w:t>Remarks: We have plenty of key vaults used by Databricks, etc. more details could refer to sizing section</w:t>
      </w:r>
      <w:ins w:id="6022" w:author="Locke Liu" w:date="2021-05-24T15:38:00Z">
        <w:r w:rsidR="00B44D6A">
          <w:rPr>
            <w:rFonts w:ascii="Arial" w:hAnsi="Arial" w:cs="Arial"/>
            <w:sz w:val="18"/>
            <w:szCs w:val="18"/>
          </w:rPr>
          <w:t>.</w:t>
        </w:r>
      </w:ins>
    </w:p>
    <w:p w14:paraId="33E655C6" w14:textId="29C5FD1F" w:rsidR="00567508" w:rsidRPr="004D620F" w:rsidDel="00B44D6A" w:rsidRDefault="00567508" w:rsidP="004D075A">
      <w:pPr>
        <w:rPr>
          <w:del w:id="6023" w:author="Locke Liu" w:date="2021-05-24T15:38:00Z"/>
          <w:rFonts w:ascii="Arial" w:hAnsi="Arial" w:cs="Arial"/>
          <w:rPrChange w:id="6024" w:author="Locke Liu" w:date="2021-05-24T14:33:00Z">
            <w:rPr>
              <w:del w:id="6025" w:author="Locke Liu" w:date="2021-05-24T15:38:00Z"/>
            </w:rPr>
          </w:rPrChange>
        </w:rPr>
      </w:pPr>
    </w:p>
    <w:p w14:paraId="1E616019" w14:textId="44DE8857" w:rsidR="004D075A" w:rsidRPr="004D620F" w:rsidRDefault="004D075A" w:rsidP="004D075A">
      <w:pPr>
        <w:rPr>
          <w:rFonts w:ascii="Arial" w:hAnsi="Arial" w:cs="Arial"/>
          <w:b/>
          <w:color w:val="F8FAFB" w:themeColor="text1"/>
          <w:kern w:val="28"/>
          <w:sz w:val="24"/>
          <w:szCs w:val="24"/>
          <w:rPrChange w:id="6026" w:author="Locke Liu" w:date="2021-05-24T14:33:00Z">
            <w:rPr>
              <w:rFonts w:cs="Arial"/>
              <w:b/>
              <w:color w:val="F8FAFB" w:themeColor="text1"/>
              <w:kern w:val="28"/>
              <w:sz w:val="24"/>
              <w:szCs w:val="24"/>
            </w:rPr>
          </w:rPrChange>
        </w:rPr>
      </w:pPr>
      <w:del w:id="6027" w:author="Locke Liu" w:date="2021-05-24T15:38:00Z">
        <w:r w:rsidRPr="004D620F" w:rsidDel="00B44D6A">
          <w:rPr>
            <w:rFonts w:ascii="Arial" w:hAnsi="Arial" w:cs="Arial"/>
            <w:rPrChange w:id="6028" w:author="Locke Liu" w:date="2021-05-24T14:33:00Z">
              <w:rPr/>
            </w:rPrChange>
          </w:rPr>
          <w:br w:type="page"/>
        </w:r>
      </w:del>
    </w:p>
    <w:p w14:paraId="1E61601A" w14:textId="77777777" w:rsidR="004D075A" w:rsidRPr="004D620F" w:rsidRDefault="004D075A" w:rsidP="004D075A">
      <w:pPr>
        <w:pStyle w:val="Heading2"/>
        <w:rPr>
          <w:rFonts w:ascii="Arial" w:hAnsi="Arial"/>
          <w:rPrChange w:id="6029" w:author="Locke Liu" w:date="2021-05-24T14:33:00Z">
            <w:rPr/>
          </w:rPrChange>
        </w:rPr>
      </w:pPr>
      <w:bookmarkStart w:id="6030" w:name="_Toc482190451"/>
      <w:bookmarkStart w:id="6031" w:name="_Toc482707866"/>
      <w:bookmarkStart w:id="6032" w:name="_Toc72767200"/>
      <w:r w:rsidRPr="004D620F">
        <w:rPr>
          <w:rFonts w:ascii="Arial" w:hAnsi="Arial"/>
          <w:rPrChange w:id="6033" w:author="Locke Liu" w:date="2021-05-24T14:33:00Z">
            <w:rPr/>
          </w:rPrChange>
        </w:rPr>
        <w:t>Sizing</w:t>
      </w:r>
      <w:bookmarkEnd w:id="6017"/>
      <w:bookmarkEnd w:id="6030"/>
      <w:bookmarkEnd w:id="6031"/>
      <w:bookmarkEnd w:id="6032"/>
    </w:p>
    <w:p w14:paraId="315BB068" w14:textId="1E44EBC5" w:rsidR="0098357E" w:rsidRPr="004D620F" w:rsidRDefault="0079108B" w:rsidP="00F201FE">
      <w:pPr>
        <w:pStyle w:val="Heading3"/>
        <w:rPr>
          <w:rFonts w:ascii="Arial" w:hAnsi="Arial"/>
          <w:rPrChange w:id="6034" w:author="Locke Liu" w:date="2021-05-24T14:33:00Z">
            <w:rPr/>
          </w:rPrChange>
        </w:rPr>
      </w:pPr>
      <w:bookmarkStart w:id="6035" w:name="_Toc72767201"/>
      <w:bookmarkStart w:id="6036" w:name="_Hlk72402136"/>
      <w:r w:rsidRPr="004D620F">
        <w:rPr>
          <w:rFonts w:ascii="Arial" w:hAnsi="Arial"/>
          <w:rPrChange w:id="6037" w:author="Locke Liu" w:date="2021-05-24T14:33:00Z">
            <w:rPr/>
          </w:rPrChange>
        </w:rPr>
        <w:t>Data factory</w:t>
      </w:r>
      <w:bookmarkEnd w:id="6035"/>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Change w:id="6038" w:author="Locke Liu" w:date="2021-05-24T15:39:00Z">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PrChange>
      </w:tblPr>
      <w:tblGrid>
        <w:gridCol w:w="1311"/>
        <w:gridCol w:w="1519"/>
        <w:gridCol w:w="1278"/>
        <w:gridCol w:w="1558"/>
        <w:gridCol w:w="2126"/>
        <w:gridCol w:w="2461"/>
        <w:tblGridChange w:id="6039">
          <w:tblGrid>
            <w:gridCol w:w="1311"/>
            <w:gridCol w:w="1186"/>
            <w:gridCol w:w="1026"/>
            <w:gridCol w:w="1622"/>
            <w:gridCol w:w="2167"/>
            <w:gridCol w:w="2941"/>
          </w:tblGrid>
        </w:tblGridChange>
      </w:tblGrid>
      <w:tr w:rsidR="00F201FE" w:rsidRPr="004D620F" w14:paraId="28FAF60D" w14:textId="5882AC11" w:rsidTr="00CD0118">
        <w:trPr>
          <w:trHeight w:val="530"/>
          <w:trPrChange w:id="6040" w:author="Locke Liu" w:date="2021-05-24T15:39:00Z">
            <w:trPr>
              <w:trHeight w:val="530"/>
            </w:trPr>
          </w:trPrChange>
        </w:trPr>
        <w:tc>
          <w:tcPr>
            <w:tcW w:w="639" w:type="pct"/>
            <w:shd w:val="clear" w:color="auto" w:fill="D5E3FF"/>
            <w:vAlign w:val="center"/>
            <w:tcPrChange w:id="6041" w:author="Locke Liu" w:date="2021-05-24T15:39:00Z">
              <w:tcPr>
                <w:tcW w:w="639" w:type="pct"/>
                <w:shd w:val="clear" w:color="auto" w:fill="D5E3FF"/>
                <w:vAlign w:val="center"/>
              </w:tcPr>
            </w:tcPrChange>
          </w:tcPr>
          <w:p w14:paraId="583F558F" w14:textId="13034FCC" w:rsidR="00F201FE" w:rsidRPr="004D620F" w:rsidRDefault="00F201FE" w:rsidP="00277D34">
            <w:pPr>
              <w:jc w:val="center"/>
              <w:rPr>
                <w:rFonts w:ascii="Arial" w:eastAsiaTheme="minorEastAsia" w:hAnsi="Arial" w:cs="Arial"/>
                <w:b/>
                <w:bCs/>
                <w:color w:val="003195"/>
                <w:sz w:val="14"/>
                <w:szCs w:val="14"/>
                <w:rPrChange w:id="6042"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043" w:author="Locke Liu" w:date="2021-05-24T14:33:00Z">
                  <w:rPr>
                    <w:rFonts w:ascii="Segoe UI" w:eastAsiaTheme="minorEastAsia" w:hAnsi="Segoe UI" w:cs="Segoe UI"/>
                    <w:b/>
                    <w:bCs/>
                    <w:color w:val="003195"/>
                    <w:sz w:val="14"/>
                    <w:szCs w:val="14"/>
                  </w:rPr>
                </w:rPrChange>
              </w:rPr>
              <w:t>name</w:t>
            </w:r>
          </w:p>
        </w:tc>
        <w:tc>
          <w:tcPr>
            <w:tcW w:w="741" w:type="pct"/>
            <w:shd w:val="clear" w:color="auto" w:fill="D5E3FF"/>
            <w:vAlign w:val="center"/>
            <w:tcPrChange w:id="6044" w:author="Locke Liu" w:date="2021-05-24T15:39:00Z">
              <w:tcPr>
                <w:tcW w:w="578" w:type="pct"/>
                <w:shd w:val="clear" w:color="auto" w:fill="D5E3FF"/>
                <w:vAlign w:val="center"/>
              </w:tcPr>
            </w:tcPrChange>
          </w:tcPr>
          <w:p w14:paraId="10C22B1D" w14:textId="0E62D350" w:rsidR="00F201FE" w:rsidRPr="004D620F" w:rsidRDefault="00F201FE">
            <w:pPr>
              <w:jc w:val="center"/>
              <w:rPr>
                <w:rFonts w:ascii="Arial" w:eastAsiaTheme="minorEastAsia" w:hAnsi="Arial" w:cs="Arial"/>
                <w:b/>
                <w:bCs/>
                <w:color w:val="003195"/>
                <w:sz w:val="14"/>
                <w:szCs w:val="14"/>
                <w:rPrChange w:id="6045" w:author="Locke Liu" w:date="2021-05-24T14:33:00Z">
                  <w:rPr>
                    <w:rFonts w:ascii="Segoe UI" w:eastAsiaTheme="minorEastAsia" w:hAnsi="Segoe UI" w:cs="Segoe UI"/>
                    <w:b/>
                    <w:bCs/>
                    <w:color w:val="003195"/>
                    <w:sz w:val="14"/>
                    <w:szCs w:val="14"/>
                  </w:rPr>
                </w:rPrChange>
              </w:rPr>
              <w:pPrChange w:id="6046" w:author="Locke Liu" w:date="2021-05-24T15:39: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6047" w:author="Locke Liu" w:date="2021-05-24T14:33:00Z">
                  <w:rPr>
                    <w:rFonts w:ascii="Segoe UI" w:eastAsiaTheme="minorEastAsia" w:hAnsi="Segoe UI" w:cs="Segoe UI"/>
                    <w:b/>
                    <w:bCs/>
                    <w:color w:val="003195"/>
                    <w:sz w:val="14"/>
                    <w:szCs w:val="14"/>
                  </w:rPr>
                </w:rPrChange>
              </w:rPr>
              <w:t>type</w:t>
            </w:r>
          </w:p>
        </w:tc>
        <w:tc>
          <w:tcPr>
            <w:tcW w:w="623" w:type="pct"/>
            <w:shd w:val="clear" w:color="auto" w:fill="D5E3FF"/>
            <w:vAlign w:val="center"/>
            <w:tcPrChange w:id="6048" w:author="Locke Liu" w:date="2021-05-24T15:39:00Z">
              <w:tcPr>
                <w:tcW w:w="500" w:type="pct"/>
                <w:shd w:val="clear" w:color="auto" w:fill="D5E3FF"/>
                <w:vAlign w:val="center"/>
              </w:tcPr>
            </w:tcPrChange>
          </w:tcPr>
          <w:p w14:paraId="03FCBB0D" w14:textId="4AED9D35" w:rsidR="00F201FE" w:rsidRPr="004D620F" w:rsidRDefault="00F201FE">
            <w:pPr>
              <w:jc w:val="center"/>
              <w:rPr>
                <w:rFonts w:ascii="Arial" w:eastAsiaTheme="minorEastAsia" w:hAnsi="Arial" w:cs="Arial"/>
                <w:b/>
                <w:bCs/>
                <w:color w:val="003195"/>
                <w:sz w:val="14"/>
                <w:szCs w:val="14"/>
                <w:rPrChange w:id="6049" w:author="Locke Liu" w:date="2021-05-24T14:33:00Z">
                  <w:rPr>
                    <w:rFonts w:ascii="Segoe UI" w:eastAsiaTheme="minorEastAsia" w:hAnsi="Segoe UI" w:cs="Segoe UI"/>
                    <w:b/>
                    <w:bCs/>
                    <w:color w:val="003195"/>
                    <w:sz w:val="14"/>
                    <w:szCs w:val="14"/>
                  </w:rPr>
                </w:rPrChange>
              </w:rPr>
              <w:pPrChange w:id="6050" w:author="Locke Liu" w:date="2021-05-24T15:39:00Z">
                <w:pPr>
                  <w:framePr w:hSpace="141" w:wrap="around" w:vAnchor="text" w:hAnchor="margin" w:xAlign="center" w:y="265"/>
                </w:pPr>
              </w:pPrChange>
            </w:pPr>
            <w:r w:rsidRPr="004D620F">
              <w:rPr>
                <w:rFonts w:ascii="Arial" w:eastAsiaTheme="minorEastAsia" w:hAnsi="Arial" w:cs="Arial"/>
                <w:b/>
                <w:bCs/>
                <w:color w:val="003195"/>
                <w:sz w:val="14"/>
                <w:szCs w:val="14"/>
                <w:rPrChange w:id="6051" w:author="Locke Liu" w:date="2021-05-24T14:33:00Z">
                  <w:rPr>
                    <w:rFonts w:ascii="Segoe UI" w:eastAsiaTheme="minorEastAsia" w:hAnsi="Segoe UI" w:cs="Segoe UI"/>
                    <w:b/>
                    <w:bCs/>
                    <w:color w:val="003195"/>
                    <w:sz w:val="14"/>
                    <w:szCs w:val="14"/>
                  </w:rPr>
                </w:rPrChange>
              </w:rPr>
              <w:t>location</w:t>
            </w:r>
          </w:p>
        </w:tc>
        <w:tc>
          <w:tcPr>
            <w:tcW w:w="760" w:type="pct"/>
            <w:shd w:val="clear" w:color="auto" w:fill="D5E3FF"/>
            <w:vAlign w:val="center"/>
            <w:tcPrChange w:id="6052" w:author="Locke Liu" w:date="2021-05-24T15:39:00Z">
              <w:tcPr>
                <w:tcW w:w="791" w:type="pct"/>
                <w:shd w:val="clear" w:color="auto" w:fill="D5E3FF"/>
                <w:vAlign w:val="center"/>
              </w:tcPr>
            </w:tcPrChange>
          </w:tcPr>
          <w:p w14:paraId="11A08817" w14:textId="4F08B8A0" w:rsidR="00F201FE" w:rsidRPr="004D620F" w:rsidRDefault="00F201FE" w:rsidP="00277D34">
            <w:pPr>
              <w:jc w:val="center"/>
              <w:rPr>
                <w:rFonts w:ascii="Arial" w:eastAsiaTheme="minorEastAsia" w:hAnsi="Arial" w:cs="Arial"/>
                <w:b/>
                <w:bCs/>
                <w:color w:val="003195"/>
                <w:sz w:val="14"/>
                <w:szCs w:val="14"/>
                <w:rPrChange w:id="6053"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054" w:author="Locke Liu" w:date="2021-05-24T14:33:00Z">
                  <w:rPr>
                    <w:rFonts w:ascii="Segoe UI" w:eastAsiaTheme="minorEastAsia" w:hAnsi="Segoe UI" w:cs="Segoe UI"/>
                    <w:b/>
                    <w:bCs/>
                    <w:color w:val="003195"/>
                    <w:sz w:val="14"/>
                    <w:szCs w:val="14"/>
                  </w:rPr>
                </w:rPrChange>
              </w:rPr>
              <w:t>subscription</w:t>
            </w:r>
          </w:p>
        </w:tc>
        <w:tc>
          <w:tcPr>
            <w:tcW w:w="1037" w:type="pct"/>
            <w:shd w:val="clear" w:color="auto" w:fill="D5E3FF"/>
            <w:vAlign w:val="center"/>
            <w:tcPrChange w:id="6055" w:author="Locke Liu" w:date="2021-05-24T15:39:00Z">
              <w:tcPr>
                <w:tcW w:w="1057" w:type="pct"/>
                <w:shd w:val="clear" w:color="auto" w:fill="D5E3FF"/>
                <w:vAlign w:val="center"/>
              </w:tcPr>
            </w:tcPrChange>
          </w:tcPr>
          <w:p w14:paraId="56918DD5" w14:textId="682994CE" w:rsidR="00F201FE" w:rsidRPr="004D620F" w:rsidRDefault="00F201FE">
            <w:pPr>
              <w:jc w:val="center"/>
              <w:rPr>
                <w:rFonts w:ascii="Arial" w:eastAsiaTheme="minorEastAsia" w:hAnsi="Arial" w:cs="Arial"/>
                <w:b/>
                <w:bCs/>
                <w:color w:val="003195"/>
                <w:sz w:val="14"/>
                <w:szCs w:val="14"/>
                <w:rPrChange w:id="6056" w:author="Locke Liu" w:date="2021-05-24T14:33:00Z">
                  <w:rPr>
                    <w:rFonts w:ascii="Segoe UI" w:eastAsiaTheme="minorEastAsia" w:hAnsi="Segoe UI" w:cs="Segoe UI"/>
                    <w:b/>
                    <w:bCs/>
                    <w:color w:val="003195"/>
                    <w:sz w:val="14"/>
                    <w:szCs w:val="14"/>
                  </w:rPr>
                </w:rPrChange>
              </w:rPr>
              <w:pPrChange w:id="6057" w:author="Locke Liu" w:date="2021-05-24T15:39: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6058" w:author="Locke Liu" w:date="2021-05-24T14:33:00Z">
                  <w:rPr>
                    <w:rFonts w:ascii="Segoe UI" w:eastAsiaTheme="minorEastAsia" w:hAnsi="Segoe UI" w:cs="Segoe UI"/>
                    <w:b/>
                    <w:bCs/>
                    <w:color w:val="003195"/>
                    <w:sz w:val="14"/>
                    <w:szCs w:val="14"/>
                  </w:rPr>
                </w:rPrChange>
              </w:rPr>
              <w:t>Resource group</w:t>
            </w:r>
          </w:p>
        </w:tc>
        <w:tc>
          <w:tcPr>
            <w:tcW w:w="1200" w:type="pct"/>
            <w:shd w:val="clear" w:color="auto" w:fill="D5E3FF"/>
            <w:vAlign w:val="center"/>
            <w:tcPrChange w:id="6059" w:author="Locke Liu" w:date="2021-05-24T15:39:00Z">
              <w:tcPr>
                <w:tcW w:w="1434" w:type="pct"/>
                <w:shd w:val="clear" w:color="auto" w:fill="D5E3FF"/>
                <w:vAlign w:val="center"/>
              </w:tcPr>
            </w:tcPrChange>
          </w:tcPr>
          <w:p w14:paraId="280FFC8B" w14:textId="28B54565" w:rsidR="00F201FE" w:rsidRPr="004D620F" w:rsidRDefault="00F201FE">
            <w:pPr>
              <w:jc w:val="center"/>
              <w:rPr>
                <w:rFonts w:ascii="Arial" w:eastAsiaTheme="minorEastAsia" w:hAnsi="Arial" w:cs="Arial"/>
                <w:b/>
                <w:bCs/>
                <w:color w:val="003195"/>
                <w:sz w:val="14"/>
                <w:szCs w:val="14"/>
                <w:rPrChange w:id="6060" w:author="Locke Liu" w:date="2021-05-24T14:33:00Z">
                  <w:rPr>
                    <w:rFonts w:ascii="Segoe UI" w:eastAsiaTheme="minorEastAsia" w:hAnsi="Segoe UI" w:cs="Segoe UI"/>
                    <w:b/>
                    <w:bCs/>
                    <w:color w:val="003195"/>
                    <w:sz w:val="14"/>
                    <w:szCs w:val="14"/>
                  </w:rPr>
                </w:rPrChange>
              </w:rPr>
              <w:pPrChange w:id="6061" w:author="Locke Liu" w:date="2021-05-24T15:39: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6062" w:author="Locke Liu" w:date="2021-05-24T14:33:00Z">
                  <w:rPr>
                    <w:rFonts w:ascii="Segoe UI" w:eastAsiaTheme="minorEastAsia" w:hAnsi="Segoe UI" w:cs="Segoe UI"/>
                    <w:b/>
                    <w:bCs/>
                    <w:color w:val="003195"/>
                    <w:sz w:val="14"/>
                    <w:szCs w:val="14"/>
                  </w:rPr>
                </w:rPrChange>
              </w:rPr>
              <w:t>Environment</w:t>
            </w:r>
          </w:p>
        </w:tc>
      </w:tr>
      <w:tr w:rsidR="00F201FE" w:rsidRPr="004D620F" w14:paraId="662B4A9E" w14:textId="08581759" w:rsidTr="00CD0118">
        <w:trPr>
          <w:trHeight w:val="349"/>
          <w:trPrChange w:id="6063" w:author="Locke Liu" w:date="2021-05-24T15:39:00Z">
            <w:trPr>
              <w:trHeight w:val="349"/>
            </w:trPr>
          </w:trPrChange>
        </w:trPr>
        <w:tc>
          <w:tcPr>
            <w:tcW w:w="639" w:type="pct"/>
            <w:shd w:val="clear" w:color="auto" w:fill="auto"/>
            <w:vAlign w:val="center"/>
            <w:tcPrChange w:id="6064" w:author="Locke Liu" w:date="2021-05-24T15:39:00Z">
              <w:tcPr>
                <w:tcW w:w="639" w:type="pct"/>
                <w:shd w:val="clear" w:color="auto" w:fill="auto"/>
                <w:vAlign w:val="center"/>
              </w:tcPr>
            </w:tcPrChange>
          </w:tcPr>
          <w:p w14:paraId="3EBE2A1D" w14:textId="00E8E6F2" w:rsidR="00F201FE" w:rsidRPr="004D620F" w:rsidRDefault="00F201FE" w:rsidP="00277D34">
            <w:pPr>
              <w:jc w:val="center"/>
              <w:rPr>
                <w:rFonts w:ascii="Arial" w:eastAsiaTheme="minorEastAsia" w:hAnsi="Arial" w:cs="Arial"/>
                <w:bCs/>
                <w:color w:val="121B1F" w:themeColor="background1"/>
                <w:sz w:val="14"/>
                <w:szCs w:val="14"/>
                <w:rPrChange w:id="606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066" w:author="Locke Liu" w:date="2021-05-24T14:33:00Z">
                  <w:rPr>
                    <w:rFonts w:ascii="Segoe UI" w:eastAsiaTheme="minorEastAsia" w:hAnsi="Segoe UI" w:cs="Segoe UI"/>
                    <w:bCs/>
                    <w:color w:val="121B1F" w:themeColor="background1"/>
                    <w:sz w:val="14"/>
                    <w:szCs w:val="14"/>
                  </w:rPr>
                </w:rPrChange>
              </w:rPr>
              <w:t>d9dlchn0adf01</w:t>
            </w:r>
          </w:p>
        </w:tc>
        <w:tc>
          <w:tcPr>
            <w:tcW w:w="741" w:type="pct"/>
            <w:vAlign w:val="center"/>
            <w:tcPrChange w:id="6067" w:author="Locke Liu" w:date="2021-05-24T15:39:00Z">
              <w:tcPr>
                <w:tcW w:w="578" w:type="pct"/>
                <w:vAlign w:val="center"/>
              </w:tcPr>
            </w:tcPrChange>
          </w:tcPr>
          <w:p w14:paraId="206268C3" w14:textId="4820A8E4" w:rsidR="00F201FE" w:rsidRPr="004D620F" w:rsidRDefault="00F201FE">
            <w:pPr>
              <w:jc w:val="center"/>
              <w:rPr>
                <w:rFonts w:ascii="Arial" w:hAnsi="Arial" w:cs="Arial"/>
                <w:bCs/>
                <w:color w:val="121B1F" w:themeColor="background1"/>
                <w:sz w:val="14"/>
                <w:szCs w:val="14"/>
                <w:rPrChange w:id="6068" w:author="Locke Liu" w:date="2021-05-24T14:33:00Z">
                  <w:rPr>
                    <w:rFonts w:ascii="Segoe UI" w:hAnsi="Segoe UI" w:cs="Segoe UI"/>
                    <w:bCs/>
                    <w:color w:val="121B1F" w:themeColor="background1"/>
                    <w:sz w:val="14"/>
                    <w:szCs w:val="14"/>
                  </w:rPr>
                </w:rPrChange>
              </w:rPr>
              <w:pPrChange w:id="6069" w:author="Locke Liu" w:date="2021-05-24T15:39:00Z">
                <w:pPr>
                  <w:framePr w:hSpace="141" w:wrap="around" w:vAnchor="text" w:hAnchor="margin" w:xAlign="center" w:y="265"/>
                </w:pPr>
              </w:pPrChange>
            </w:pPr>
            <w:r w:rsidRPr="004D620F">
              <w:rPr>
                <w:rFonts w:ascii="Arial" w:hAnsi="Arial" w:cs="Arial"/>
                <w:bCs/>
                <w:color w:val="121B1F" w:themeColor="background1"/>
                <w:sz w:val="14"/>
                <w:szCs w:val="14"/>
                <w:rPrChange w:id="6070" w:author="Locke Liu" w:date="2021-05-24T14:33:00Z">
                  <w:rPr>
                    <w:rFonts w:ascii="Segoe UI" w:hAnsi="Segoe UI" w:cs="Segoe UI"/>
                    <w:bCs/>
                    <w:color w:val="121B1F" w:themeColor="background1"/>
                    <w:sz w:val="14"/>
                    <w:szCs w:val="14"/>
                  </w:rPr>
                </w:rPrChange>
              </w:rPr>
              <w:t>Data factory (V2)</w:t>
            </w:r>
          </w:p>
        </w:tc>
        <w:tc>
          <w:tcPr>
            <w:tcW w:w="623" w:type="pct"/>
            <w:vAlign w:val="center"/>
            <w:tcPrChange w:id="6071" w:author="Locke Liu" w:date="2021-05-24T15:39:00Z">
              <w:tcPr>
                <w:tcW w:w="500" w:type="pct"/>
                <w:vAlign w:val="center"/>
              </w:tcPr>
            </w:tcPrChange>
          </w:tcPr>
          <w:p w14:paraId="7A59CC97" w14:textId="7970FF15" w:rsidR="00F201FE" w:rsidRPr="004D620F" w:rsidRDefault="00F201FE">
            <w:pPr>
              <w:jc w:val="center"/>
              <w:rPr>
                <w:rFonts w:ascii="Arial" w:hAnsi="Arial" w:cs="Arial"/>
                <w:color w:val="121B1F" w:themeColor="background1"/>
                <w:sz w:val="14"/>
                <w:szCs w:val="14"/>
                <w:rPrChange w:id="6072" w:author="Locke Liu" w:date="2021-05-24T14:33:00Z">
                  <w:rPr>
                    <w:rFonts w:ascii="Segoe UI" w:hAnsi="Segoe UI" w:cs="Segoe UI"/>
                    <w:color w:val="121B1F" w:themeColor="background1"/>
                    <w:sz w:val="14"/>
                    <w:szCs w:val="14"/>
                  </w:rPr>
                </w:rPrChange>
              </w:rPr>
              <w:pPrChange w:id="6073" w:author="Locke Liu" w:date="2021-05-24T15:39:00Z">
                <w:pPr>
                  <w:framePr w:hSpace="141" w:wrap="around" w:vAnchor="text" w:hAnchor="margin" w:xAlign="center" w:y="265"/>
                </w:pPr>
              </w:pPrChange>
            </w:pPr>
            <w:r w:rsidRPr="004D620F">
              <w:rPr>
                <w:rFonts w:ascii="Arial" w:hAnsi="Arial" w:cs="Arial"/>
                <w:bCs/>
                <w:color w:val="121B1F" w:themeColor="background1"/>
                <w:sz w:val="14"/>
                <w:szCs w:val="14"/>
                <w:rPrChange w:id="6074" w:author="Locke Liu" w:date="2021-05-24T14:33:00Z">
                  <w:rPr>
                    <w:rFonts w:ascii="Segoe UI" w:hAnsi="Segoe UI" w:cs="Segoe UI"/>
                    <w:bCs/>
                    <w:color w:val="121B1F" w:themeColor="background1"/>
                    <w:sz w:val="14"/>
                    <w:szCs w:val="14"/>
                  </w:rPr>
                </w:rPrChange>
              </w:rPr>
              <w:t>China East 2</w:t>
            </w:r>
          </w:p>
        </w:tc>
        <w:tc>
          <w:tcPr>
            <w:tcW w:w="760" w:type="pct"/>
            <w:shd w:val="clear" w:color="auto" w:fill="auto"/>
            <w:vAlign w:val="center"/>
            <w:tcPrChange w:id="6075" w:author="Locke Liu" w:date="2021-05-24T15:39:00Z">
              <w:tcPr>
                <w:tcW w:w="791" w:type="pct"/>
                <w:shd w:val="clear" w:color="auto" w:fill="auto"/>
                <w:vAlign w:val="center"/>
              </w:tcPr>
            </w:tcPrChange>
          </w:tcPr>
          <w:p w14:paraId="620AAF32" w14:textId="36AB9C59" w:rsidR="00F201FE" w:rsidRPr="004D620F" w:rsidRDefault="00F201FE">
            <w:pPr>
              <w:jc w:val="center"/>
              <w:rPr>
                <w:rFonts w:ascii="Arial" w:eastAsiaTheme="minorEastAsia" w:hAnsi="Arial" w:cs="Arial"/>
                <w:bCs/>
                <w:color w:val="121B1F" w:themeColor="background1"/>
                <w:sz w:val="14"/>
                <w:szCs w:val="14"/>
                <w:rPrChange w:id="6076" w:author="Locke Liu" w:date="2021-05-24T14:33:00Z">
                  <w:rPr>
                    <w:rFonts w:ascii="Segoe UI" w:eastAsiaTheme="minorEastAsia" w:hAnsi="Segoe UI" w:cs="Segoe UI"/>
                    <w:bCs/>
                    <w:color w:val="121B1F" w:themeColor="background1"/>
                    <w:sz w:val="14"/>
                    <w:szCs w:val="14"/>
                  </w:rPr>
                </w:rPrChange>
              </w:rPr>
              <w:pPrChange w:id="6077" w:author="Locke Liu" w:date="2021-05-24T15:39:00Z">
                <w:pPr>
                  <w:framePr w:hSpace="141" w:wrap="around" w:vAnchor="text" w:hAnchor="margin" w:xAlign="center" w:y="265"/>
                </w:pPr>
              </w:pPrChange>
            </w:pPr>
            <w:r w:rsidRPr="004D620F">
              <w:rPr>
                <w:rFonts w:ascii="Arial" w:hAnsi="Arial" w:cs="Arial"/>
                <w:color w:val="121B1F" w:themeColor="background1"/>
                <w:sz w:val="14"/>
                <w:szCs w:val="14"/>
                <w:rPrChange w:id="6078" w:author="Locke Liu" w:date="2021-05-24T14:33:00Z">
                  <w:rPr>
                    <w:rFonts w:ascii="Segoe UI" w:hAnsi="Segoe UI" w:cs="Segoe UI"/>
                    <w:color w:val="121B1F" w:themeColor="background1"/>
                    <w:sz w:val="14"/>
                    <w:szCs w:val="14"/>
                  </w:rPr>
                </w:rPrChange>
              </w:rPr>
              <w:t>BIBCNCDP</w:t>
            </w:r>
          </w:p>
        </w:tc>
        <w:tc>
          <w:tcPr>
            <w:tcW w:w="1037" w:type="pct"/>
            <w:shd w:val="clear" w:color="auto" w:fill="auto"/>
            <w:vAlign w:val="center"/>
            <w:tcPrChange w:id="6079" w:author="Locke Liu" w:date="2021-05-24T15:39:00Z">
              <w:tcPr>
                <w:tcW w:w="1057" w:type="pct"/>
                <w:shd w:val="clear" w:color="auto" w:fill="auto"/>
                <w:vAlign w:val="center"/>
              </w:tcPr>
            </w:tcPrChange>
          </w:tcPr>
          <w:p w14:paraId="4EEFF232" w14:textId="6521019F" w:rsidR="00F201FE" w:rsidRPr="004D620F" w:rsidRDefault="00F201FE">
            <w:pPr>
              <w:jc w:val="center"/>
              <w:rPr>
                <w:rFonts w:ascii="Arial" w:hAnsi="Arial" w:cs="Arial"/>
                <w:bCs/>
                <w:color w:val="121B1F" w:themeColor="background1"/>
                <w:sz w:val="14"/>
                <w:szCs w:val="14"/>
                <w:rPrChange w:id="6080" w:author="Locke Liu" w:date="2021-05-24T14:33:00Z">
                  <w:rPr>
                    <w:rFonts w:ascii="Segoe UI" w:hAnsi="Segoe UI" w:cs="Segoe UI"/>
                    <w:bCs/>
                    <w:color w:val="121B1F" w:themeColor="background1"/>
                    <w:sz w:val="14"/>
                    <w:szCs w:val="14"/>
                  </w:rPr>
                </w:rPrChange>
              </w:rPr>
              <w:pPrChange w:id="6081" w:author="Locke Liu" w:date="2021-05-24T15:39:00Z">
                <w:pPr>
                  <w:framePr w:hSpace="141" w:wrap="around" w:vAnchor="text" w:hAnchor="margin" w:xAlign="center" w:y="265"/>
                </w:pPr>
              </w:pPrChange>
            </w:pPr>
            <w:r w:rsidRPr="004D620F">
              <w:rPr>
                <w:rFonts w:ascii="Arial" w:hAnsi="Arial" w:cs="Arial"/>
                <w:bCs/>
                <w:color w:val="121B1F" w:themeColor="background1"/>
                <w:sz w:val="14"/>
                <w:szCs w:val="14"/>
                <w:rPrChange w:id="6082" w:author="Locke Liu" w:date="2021-05-24T14:33:00Z">
                  <w:rPr>
                    <w:rFonts w:ascii="Segoe UI" w:hAnsi="Segoe UI" w:cs="Segoe UI"/>
                    <w:bCs/>
                    <w:color w:val="121B1F" w:themeColor="background1"/>
                    <w:sz w:val="14"/>
                    <w:szCs w:val="14"/>
                  </w:rPr>
                </w:rPrChange>
              </w:rPr>
              <w:t>d9dlchn0</w:t>
            </w:r>
          </w:p>
        </w:tc>
        <w:tc>
          <w:tcPr>
            <w:tcW w:w="1200" w:type="pct"/>
            <w:vAlign w:val="center"/>
            <w:tcPrChange w:id="6083" w:author="Locke Liu" w:date="2021-05-24T15:39:00Z">
              <w:tcPr>
                <w:tcW w:w="1434" w:type="pct"/>
                <w:vAlign w:val="center"/>
              </w:tcPr>
            </w:tcPrChange>
          </w:tcPr>
          <w:p w14:paraId="3684634F" w14:textId="51F61D52" w:rsidR="00F201FE" w:rsidRPr="004D620F" w:rsidRDefault="00F201FE">
            <w:pPr>
              <w:jc w:val="center"/>
              <w:rPr>
                <w:rFonts w:ascii="Arial" w:hAnsi="Arial" w:cs="Arial"/>
                <w:bCs/>
                <w:color w:val="121B1F" w:themeColor="background1"/>
                <w:sz w:val="14"/>
                <w:szCs w:val="14"/>
                <w:rPrChange w:id="6084" w:author="Locke Liu" w:date="2021-05-24T14:33:00Z">
                  <w:rPr>
                    <w:rFonts w:ascii="Segoe UI" w:hAnsi="Segoe UI" w:cs="Segoe UI"/>
                    <w:bCs/>
                    <w:color w:val="121B1F" w:themeColor="background1"/>
                    <w:sz w:val="14"/>
                    <w:szCs w:val="14"/>
                  </w:rPr>
                </w:rPrChange>
              </w:rPr>
              <w:pPrChange w:id="6085" w:author="Locke Liu" w:date="2021-05-24T15:39:00Z">
                <w:pPr>
                  <w:framePr w:hSpace="141" w:wrap="around" w:vAnchor="text" w:hAnchor="margin" w:xAlign="center" w:y="265"/>
                </w:pPr>
              </w:pPrChange>
            </w:pPr>
            <w:r w:rsidRPr="004D620F">
              <w:rPr>
                <w:rFonts w:ascii="Arial" w:hAnsi="Arial" w:cs="Arial"/>
                <w:bCs/>
                <w:color w:val="121B1F" w:themeColor="background1"/>
                <w:sz w:val="14"/>
                <w:szCs w:val="14"/>
                <w:rPrChange w:id="6086" w:author="Locke Liu" w:date="2021-05-24T14:33:00Z">
                  <w:rPr>
                    <w:rFonts w:ascii="Segoe UI" w:hAnsi="Segoe UI" w:cs="Segoe UI"/>
                    <w:bCs/>
                    <w:color w:val="121B1F" w:themeColor="background1"/>
                    <w:sz w:val="14"/>
                    <w:szCs w:val="14"/>
                  </w:rPr>
                </w:rPrChange>
              </w:rPr>
              <w:t>DEV/UAT</w:t>
            </w:r>
          </w:p>
        </w:tc>
      </w:tr>
      <w:tr w:rsidR="004C3270" w:rsidRPr="004D620F" w14:paraId="2C849C1B" w14:textId="0FE2AD76" w:rsidTr="00CD0118">
        <w:trPr>
          <w:trHeight w:val="358"/>
          <w:trPrChange w:id="6087" w:author="Locke Liu" w:date="2021-05-24T15:39:00Z">
            <w:trPr>
              <w:trHeight w:val="358"/>
            </w:trPr>
          </w:trPrChange>
        </w:trPr>
        <w:tc>
          <w:tcPr>
            <w:tcW w:w="639" w:type="pct"/>
            <w:shd w:val="clear" w:color="auto" w:fill="auto"/>
            <w:vAlign w:val="center"/>
            <w:tcPrChange w:id="6088" w:author="Locke Liu" w:date="2021-05-24T15:39:00Z">
              <w:tcPr>
                <w:tcW w:w="639" w:type="pct"/>
                <w:shd w:val="clear" w:color="auto" w:fill="auto"/>
                <w:vAlign w:val="center"/>
              </w:tcPr>
            </w:tcPrChange>
          </w:tcPr>
          <w:p w14:paraId="25DA832A" w14:textId="719ED99D" w:rsidR="004C3270" w:rsidRPr="004D620F" w:rsidRDefault="004C3270" w:rsidP="00277D34">
            <w:pPr>
              <w:jc w:val="center"/>
              <w:rPr>
                <w:rFonts w:ascii="Arial" w:eastAsiaTheme="minorEastAsia" w:hAnsi="Arial" w:cs="Arial"/>
                <w:bCs/>
                <w:color w:val="121B1F" w:themeColor="background1"/>
                <w:sz w:val="14"/>
                <w:szCs w:val="14"/>
                <w:rPrChange w:id="6089"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090" w:author="Locke Liu" w:date="2021-05-24T14:33:00Z">
                  <w:rPr>
                    <w:rFonts w:ascii="Segoe UI" w:eastAsiaTheme="minorEastAsia" w:hAnsi="Segoe UI" w:cs="Segoe UI"/>
                    <w:bCs/>
                    <w:color w:val="121B1F" w:themeColor="background1"/>
                    <w:sz w:val="14"/>
                    <w:szCs w:val="14"/>
                  </w:rPr>
                </w:rPrChange>
              </w:rPr>
              <w:t>r9dlchn0adf01</w:t>
            </w:r>
          </w:p>
        </w:tc>
        <w:tc>
          <w:tcPr>
            <w:tcW w:w="741" w:type="pct"/>
            <w:vAlign w:val="center"/>
            <w:tcPrChange w:id="6091" w:author="Locke Liu" w:date="2021-05-24T15:39:00Z">
              <w:tcPr>
                <w:tcW w:w="578" w:type="pct"/>
                <w:vAlign w:val="center"/>
              </w:tcPr>
            </w:tcPrChange>
          </w:tcPr>
          <w:p w14:paraId="4AE6AE16" w14:textId="73026B93" w:rsidR="004C3270" w:rsidRPr="004D620F" w:rsidRDefault="004C3270">
            <w:pPr>
              <w:jc w:val="center"/>
              <w:rPr>
                <w:rFonts w:ascii="Arial" w:hAnsi="Arial" w:cs="Arial"/>
                <w:bCs/>
                <w:color w:val="121B1F" w:themeColor="background1"/>
                <w:sz w:val="14"/>
                <w:szCs w:val="14"/>
                <w:rPrChange w:id="6092" w:author="Locke Liu" w:date="2021-05-24T14:33:00Z">
                  <w:rPr>
                    <w:rFonts w:ascii="Segoe UI" w:hAnsi="Segoe UI" w:cs="Segoe UI"/>
                    <w:bCs/>
                    <w:color w:val="121B1F" w:themeColor="background1"/>
                    <w:sz w:val="14"/>
                    <w:szCs w:val="14"/>
                  </w:rPr>
                </w:rPrChange>
              </w:rPr>
              <w:pPrChange w:id="6093" w:author="Locke Liu" w:date="2021-05-24T15:39:00Z">
                <w:pPr>
                  <w:framePr w:hSpace="141" w:wrap="around" w:vAnchor="text" w:hAnchor="margin" w:xAlign="center" w:y="265"/>
                </w:pPr>
              </w:pPrChange>
            </w:pPr>
            <w:r w:rsidRPr="004D620F">
              <w:rPr>
                <w:rFonts w:ascii="Arial" w:hAnsi="Arial" w:cs="Arial"/>
                <w:bCs/>
                <w:color w:val="121B1F" w:themeColor="background1"/>
                <w:sz w:val="14"/>
                <w:szCs w:val="14"/>
                <w:rPrChange w:id="6094" w:author="Locke Liu" w:date="2021-05-24T14:33:00Z">
                  <w:rPr>
                    <w:rFonts w:ascii="Segoe UI" w:hAnsi="Segoe UI" w:cs="Segoe UI"/>
                    <w:bCs/>
                    <w:color w:val="121B1F" w:themeColor="background1"/>
                    <w:sz w:val="14"/>
                    <w:szCs w:val="14"/>
                  </w:rPr>
                </w:rPrChange>
              </w:rPr>
              <w:t>Data factory (V2)</w:t>
            </w:r>
          </w:p>
        </w:tc>
        <w:tc>
          <w:tcPr>
            <w:tcW w:w="623" w:type="pct"/>
            <w:vAlign w:val="center"/>
            <w:tcPrChange w:id="6095" w:author="Locke Liu" w:date="2021-05-24T15:39:00Z">
              <w:tcPr>
                <w:tcW w:w="500" w:type="pct"/>
                <w:vAlign w:val="center"/>
              </w:tcPr>
            </w:tcPrChange>
          </w:tcPr>
          <w:p w14:paraId="0EB154F1" w14:textId="3EE5D898" w:rsidR="004C3270" w:rsidRPr="004D620F" w:rsidRDefault="004C3270">
            <w:pPr>
              <w:jc w:val="center"/>
              <w:rPr>
                <w:rFonts w:ascii="Arial" w:eastAsiaTheme="minorEastAsia" w:hAnsi="Arial" w:cs="Arial"/>
                <w:bCs/>
                <w:color w:val="121B1F" w:themeColor="background1"/>
                <w:sz w:val="14"/>
                <w:szCs w:val="14"/>
                <w:rPrChange w:id="6096" w:author="Locke Liu" w:date="2021-05-24T14:33:00Z">
                  <w:rPr>
                    <w:rFonts w:ascii="Segoe UI" w:eastAsiaTheme="minorEastAsia" w:hAnsi="Segoe UI" w:cs="Segoe UI"/>
                    <w:bCs/>
                    <w:color w:val="121B1F" w:themeColor="background1"/>
                    <w:sz w:val="14"/>
                    <w:szCs w:val="14"/>
                  </w:rPr>
                </w:rPrChange>
              </w:rPr>
              <w:pPrChange w:id="6097" w:author="Locke Liu" w:date="2021-05-24T15:39:00Z">
                <w:pPr>
                  <w:framePr w:hSpace="141" w:wrap="around" w:vAnchor="text" w:hAnchor="margin" w:xAlign="center" w:y="265"/>
                </w:pPr>
              </w:pPrChange>
            </w:pPr>
            <w:r w:rsidRPr="004D620F">
              <w:rPr>
                <w:rFonts w:ascii="Arial" w:hAnsi="Arial" w:cs="Arial"/>
                <w:bCs/>
                <w:color w:val="121B1F" w:themeColor="background1"/>
                <w:sz w:val="14"/>
                <w:szCs w:val="14"/>
                <w:rPrChange w:id="6098" w:author="Locke Liu" w:date="2021-05-24T14:33:00Z">
                  <w:rPr>
                    <w:rFonts w:ascii="Segoe UI" w:hAnsi="Segoe UI" w:cs="Segoe UI"/>
                    <w:bCs/>
                    <w:color w:val="121B1F" w:themeColor="background1"/>
                    <w:sz w:val="14"/>
                    <w:szCs w:val="14"/>
                  </w:rPr>
                </w:rPrChange>
              </w:rPr>
              <w:t>China East 2</w:t>
            </w:r>
          </w:p>
        </w:tc>
        <w:tc>
          <w:tcPr>
            <w:tcW w:w="760" w:type="pct"/>
            <w:shd w:val="clear" w:color="auto" w:fill="auto"/>
            <w:vAlign w:val="center"/>
            <w:tcPrChange w:id="6099" w:author="Locke Liu" w:date="2021-05-24T15:39:00Z">
              <w:tcPr>
                <w:tcW w:w="791" w:type="pct"/>
                <w:shd w:val="clear" w:color="auto" w:fill="auto"/>
                <w:vAlign w:val="center"/>
              </w:tcPr>
            </w:tcPrChange>
          </w:tcPr>
          <w:p w14:paraId="441457F3" w14:textId="12B3122B" w:rsidR="004C3270" w:rsidRPr="004D620F" w:rsidRDefault="004C3270">
            <w:pPr>
              <w:jc w:val="center"/>
              <w:rPr>
                <w:rFonts w:ascii="Arial" w:eastAsiaTheme="minorEastAsia" w:hAnsi="Arial" w:cs="Arial"/>
                <w:bCs/>
                <w:color w:val="121B1F" w:themeColor="background1"/>
                <w:sz w:val="14"/>
                <w:szCs w:val="14"/>
                <w:rPrChange w:id="6100" w:author="Locke Liu" w:date="2021-05-24T14:33:00Z">
                  <w:rPr>
                    <w:rFonts w:ascii="Segoe UI" w:eastAsiaTheme="minorEastAsia" w:hAnsi="Segoe UI" w:cs="Segoe UI"/>
                    <w:bCs/>
                    <w:color w:val="121B1F" w:themeColor="background1"/>
                    <w:sz w:val="14"/>
                    <w:szCs w:val="14"/>
                  </w:rPr>
                </w:rPrChange>
              </w:rPr>
              <w:pPrChange w:id="6101" w:author="Locke Liu" w:date="2021-05-24T15:39:00Z">
                <w:pPr>
                  <w:framePr w:hSpace="141" w:wrap="around" w:vAnchor="text" w:hAnchor="margin" w:xAlign="center" w:y="265"/>
                </w:pPr>
              </w:pPrChange>
            </w:pPr>
            <w:r w:rsidRPr="004D620F">
              <w:rPr>
                <w:rFonts w:ascii="Arial" w:hAnsi="Arial" w:cs="Arial"/>
                <w:color w:val="121B1F" w:themeColor="background1"/>
                <w:sz w:val="14"/>
                <w:szCs w:val="14"/>
                <w:rPrChange w:id="6102" w:author="Locke Liu" w:date="2021-05-24T14:33:00Z">
                  <w:rPr>
                    <w:rFonts w:ascii="Segoe UI" w:hAnsi="Segoe UI" w:cs="Segoe UI"/>
                    <w:color w:val="121B1F" w:themeColor="background1"/>
                    <w:sz w:val="14"/>
                    <w:szCs w:val="14"/>
                  </w:rPr>
                </w:rPrChange>
              </w:rPr>
              <w:t>BIBCNCDP</w:t>
            </w:r>
          </w:p>
        </w:tc>
        <w:tc>
          <w:tcPr>
            <w:tcW w:w="1037" w:type="pct"/>
            <w:shd w:val="clear" w:color="auto" w:fill="auto"/>
            <w:vAlign w:val="center"/>
            <w:tcPrChange w:id="6103" w:author="Locke Liu" w:date="2021-05-24T15:39:00Z">
              <w:tcPr>
                <w:tcW w:w="1057" w:type="pct"/>
                <w:shd w:val="clear" w:color="auto" w:fill="auto"/>
                <w:vAlign w:val="center"/>
              </w:tcPr>
            </w:tcPrChange>
          </w:tcPr>
          <w:p w14:paraId="5B7EDA2B" w14:textId="048C776F" w:rsidR="004C3270" w:rsidRPr="004D620F" w:rsidRDefault="004C3270">
            <w:pPr>
              <w:jc w:val="center"/>
              <w:rPr>
                <w:rFonts w:ascii="Arial" w:eastAsiaTheme="minorEastAsia" w:hAnsi="Arial" w:cs="Arial"/>
                <w:bCs/>
                <w:color w:val="121B1F" w:themeColor="background1"/>
                <w:sz w:val="14"/>
                <w:szCs w:val="14"/>
                <w:rPrChange w:id="6104" w:author="Locke Liu" w:date="2021-05-24T14:33:00Z">
                  <w:rPr>
                    <w:rFonts w:ascii="Segoe UI" w:eastAsiaTheme="minorEastAsia" w:hAnsi="Segoe UI" w:cs="Segoe UI"/>
                    <w:bCs/>
                    <w:color w:val="121B1F" w:themeColor="background1"/>
                    <w:sz w:val="14"/>
                    <w:szCs w:val="14"/>
                  </w:rPr>
                </w:rPrChange>
              </w:rPr>
              <w:pPrChange w:id="6105" w:author="Locke Liu" w:date="2021-05-24T15:39: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6106" w:author="Locke Liu" w:date="2021-05-24T14:33:00Z">
                  <w:rPr>
                    <w:rFonts w:ascii="Segoe UI" w:eastAsiaTheme="minorEastAsia" w:hAnsi="Segoe UI" w:cs="Segoe UI"/>
                    <w:bCs/>
                    <w:color w:val="121B1F" w:themeColor="background1"/>
                    <w:sz w:val="14"/>
                    <w:szCs w:val="14"/>
                  </w:rPr>
                </w:rPrChange>
              </w:rPr>
              <w:t>r9dlchn0</w:t>
            </w:r>
          </w:p>
        </w:tc>
        <w:tc>
          <w:tcPr>
            <w:tcW w:w="1200" w:type="pct"/>
            <w:vAlign w:val="center"/>
            <w:tcPrChange w:id="6107" w:author="Locke Liu" w:date="2021-05-24T15:39:00Z">
              <w:tcPr>
                <w:tcW w:w="1434" w:type="pct"/>
                <w:vAlign w:val="center"/>
              </w:tcPr>
            </w:tcPrChange>
          </w:tcPr>
          <w:p w14:paraId="06254097" w14:textId="2351A736" w:rsidR="004C3270" w:rsidRPr="004D620F" w:rsidRDefault="00415539">
            <w:pPr>
              <w:jc w:val="center"/>
              <w:rPr>
                <w:rFonts w:ascii="Arial" w:hAnsi="Arial" w:cs="Arial"/>
                <w:bCs/>
                <w:color w:val="121B1F" w:themeColor="background1"/>
                <w:sz w:val="14"/>
                <w:szCs w:val="14"/>
                <w:rPrChange w:id="6108" w:author="Locke Liu" w:date="2021-05-24T14:33:00Z">
                  <w:rPr>
                    <w:rFonts w:ascii="Segoe UI" w:hAnsi="Segoe UI" w:cs="Segoe UI"/>
                    <w:bCs/>
                    <w:color w:val="121B1F" w:themeColor="background1"/>
                    <w:sz w:val="14"/>
                    <w:szCs w:val="14"/>
                  </w:rPr>
                </w:rPrChange>
              </w:rPr>
              <w:pPrChange w:id="6109" w:author="Locke Liu" w:date="2021-05-24T15:39:00Z">
                <w:pPr>
                  <w:framePr w:hSpace="141" w:wrap="around" w:vAnchor="text" w:hAnchor="margin" w:xAlign="center" w:y="265"/>
                </w:pPr>
              </w:pPrChange>
            </w:pPr>
            <w:ins w:id="6110" w:author="Locke Liu" w:date="2021-05-24T15:40:00Z">
              <w:r>
                <w:rPr>
                  <w:rFonts w:ascii="Arial" w:hAnsi="Arial" w:cs="Arial"/>
                  <w:bCs/>
                  <w:color w:val="121B1F" w:themeColor="background1"/>
                  <w:sz w:val="14"/>
                  <w:szCs w:val="14"/>
                </w:rPr>
                <w:t>P</w:t>
              </w:r>
            </w:ins>
            <w:del w:id="6111" w:author="Locke Liu" w:date="2021-05-24T15:40:00Z">
              <w:r w:rsidR="004C3270" w:rsidRPr="004D620F" w:rsidDel="00415539">
                <w:rPr>
                  <w:rFonts w:ascii="Arial" w:hAnsi="Arial" w:cs="Arial"/>
                  <w:bCs/>
                  <w:color w:val="121B1F" w:themeColor="background1"/>
                  <w:sz w:val="14"/>
                  <w:szCs w:val="14"/>
                  <w:rPrChange w:id="6112" w:author="Locke Liu" w:date="2021-05-24T14:33:00Z">
                    <w:rPr>
                      <w:rFonts w:ascii="Segoe UI" w:hAnsi="Segoe UI" w:cs="Segoe UI"/>
                      <w:bCs/>
                      <w:color w:val="121B1F" w:themeColor="background1"/>
                      <w:sz w:val="14"/>
                      <w:szCs w:val="14"/>
                    </w:rPr>
                  </w:rPrChange>
                </w:rPr>
                <w:delText>p</w:delText>
              </w:r>
            </w:del>
            <w:r w:rsidR="004C3270" w:rsidRPr="004D620F">
              <w:rPr>
                <w:rFonts w:ascii="Arial" w:hAnsi="Arial" w:cs="Arial"/>
                <w:bCs/>
                <w:color w:val="121B1F" w:themeColor="background1"/>
                <w:sz w:val="14"/>
                <w:szCs w:val="14"/>
                <w:rPrChange w:id="6113" w:author="Locke Liu" w:date="2021-05-24T14:33:00Z">
                  <w:rPr>
                    <w:rFonts w:ascii="Segoe UI" w:hAnsi="Segoe UI" w:cs="Segoe UI"/>
                    <w:bCs/>
                    <w:color w:val="121B1F" w:themeColor="background1"/>
                    <w:sz w:val="14"/>
                    <w:szCs w:val="14"/>
                  </w:rPr>
                </w:rPrChange>
              </w:rPr>
              <w:t>roduction</w:t>
            </w:r>
          </w:p>
        </w:tc>
      </w:tr>
      <w:tr w:rsidR="004C3270" w:rsidRPr="004D620F" w14:paraId="0BC68818" w14:textId="5E2BA796" w:rsidTr="00CD0118">
        <w:trPr>
          <w:trHeight w:val="358"/>
          <w:trPrChange w:id="6114" w:author="Locke Liu" w:date="2021-05-24T15:39:00Z">
            <w:trPr>
              <w:trHeight w:val="358"/>
            </w:trPr>
          </w:trPrChange>
        </w:trPr>
        <w:tc>
          <w:tcPr>
            <w:tcW w:w="639" w:type="pct"/>
            <w:shd w:val="clear" w:color="auto" w:fill="auto"/>
            <w:vAlign w:val="center"/>
            <w:tcPrChange w:id="6115" w:author="Locke Liu" w:date="2021-05-24T15:39:00Z">
              <w:tcPr>
                <w:tcW w:w="639" w:type="pct"/>
                <w:shd w:val="clear" w:color="auto" w:fill="auto"/>
                <w:vAlign w:val="center"/>
              </w:tcPr>
            </w:tcPrChange>
          </w:tcPr>
          <w:p w14:paraId="766594A4" w14:textId="03154452" w:rsidR="004C3270" w:rsidRPr="004D620F" w:rsidRDefault="004C3270" w:rsidP="004C3270">
            <w:pPr>
              <w:jc w:val="center"/>
              <w:rPr>
                <w:rFonts w:ascii="Arial" w:eastAsiaTheme="minorEastAsia" w:hAnsi="Arial" w:cs="Arial"/>
                <w:bCs/>
                <w:color w:val="121B1F" w:themeColor="background1"/>
                <w:sz w:val="14"/>
                <w:szCs w:val="14"/>
                <w:rPrChange w:id="6116" w:author="Locke Liu" w:date="2021-05-24T14:33:00Z">
                  <w:rPr>
                    <w:rFonts w:ascii="Segoe UI" w:eastAsiaTheme="minorEastAsia" w:hAnsi="Segoe UI" w:cs="Segoe UI"/>
                    <w:bCs/>
                    <w:color w:val="121B1F" w:themeColor="background1"/>
                    <w:sz w:val="14"/>
                    <w:szCs w:val="14"/>
                  </w:rPr>
                </w:rPrChange>
              </w:rPr>
            </w:pPr>
          </w:p>
        </w:tc>
        <w:tc>
          <w:tcPr>
            <w:tcW w:w="741" w:type="pct"/>
            <w:vAlign w:val="center"/>
            <w:tcPrChange w:id="6117" w:author="Locke Liu" w:date="2021-05-24T15:39:00Z">
              <w:tcPr>
                <w:tcW w:w="578" w:type="pct"/>
                <w:vAlign w:val="center"/>
              </w:tcPr>
            </w:tcPrChange>
          </w:tcPr>
          <w:p w14:paraId="320459CE" w14:textId="3251B18D" w:rsidR="004C3270" w:rsidRPr="004D620F" w:rsidRDefault="004C3270" w:rsidP="004C3270">
            <w:pPr>
              <w:rPr>
                <w:rFonts w:ascii="Arial" w:hAnsi="Arial" w:cs="Arial"/>
                <w:bCs/>
                <w:color w:val="121B1F" w:themeColor="background1"/>
                <w:sz w:val="14"/>
                <w:szCs w:val="14"/>
                <w:rPrChange w:id="6118" w:author="Locke Liu" w:date="2021-05-24T14:33:00Z">
                  <w:rPr>
                    <w:rFonts w:ascii="Segoe UI" w:hAnsi="Segoe UI" w:cs="Segoe UI"/>
                    <w:bCs/>
                    <w:color w:val="121B1F" w:themeColor="background1"/>
                    <w:sz w:val="14"/>
                    <w:szCs w:val="14"/>
                  </w:rPr>
                </w:rPrChange>
              </w:rPr>
            </w:pPr>
          </w:p>
        </w:tc>
        <w:tc>
          <w:tcPr>
            <w:tcW w:w="623" w:type="pct"/>
            <w:vAlign w:val="center"/>
            <w:tcPrChange w:id="6119" w:author="Locke Liu" w:date="2021-05-24T15:39:00Z">
              <w:tcPr>
                <w:tcW w:w="500" w:type="pct"/>
                <w:vAlign w:val="center"/>
              </w:tcPr>
            </w:tcPrChange>
          </w:tcPr>
          <w:p w14:paraId="6BF601FC" w14:textId="66BB1641" w:rsidR="004C3270" w:rsidRPr="004D620F" w:rsidRDefault="004C3270" w:rsidP="004C3270">
            <w:pPr>
              <w:rPr>
                <w:rFonts w:ascii="Arial" w:eastAsiaTheme="minorEastAsia" w:hAnsi="Arial" w:cs="Arial"/>
                <w:bCs/>
                <w:color w:val="121B1F" w:themeColor="background1"/>
                <w:sz w:val="14"/>
                <w:szCs w:val="14"/>
                <w:rPrChange w:id="6120" w:author="Locke Liu" w:date="2021-05-24T14:33:00Z">
                  <w:rPr>
                    <w:rFonts w:ascii="Segoe UI" w:eastAsiaTheme="minorEastAsia" w:hAnsi="Segoe UI" w:cs="Segoe UI"/>
                    <w:bCs/>
                    <w:color w:val="121B1F" w:themeColor="background1"/>
                    <w:sz w:val="14"/>
                    <w:szCs w:val="14"/>
                  </w:rPr>
                </w:rPrChange>
              </w:rPr>
            </w:pPr>
          </w:p>
        </w:tc>
        <w:tc>
          <w:tcPr>
            <w:tcW w:w="760" w:type="pct"/>
            <w:shd w:val="clear" w:color="auto" w:fill="auto"/>
            <w:vAlign w:val="center"/>
            <w:tcPrChange w:id="6121" w:author="Locke Liu" w:date="2021-05-24T15:39:00Z">
              <w:tcPr>
                <w:tcW w:w="791" w:type="pct"/>
                <w:shd w:val="clear" w:color="auto" w:fill="auto"/>
                <w:vAlign w:val="center"/>
              </w:tcPr>
            </w:tcPrChange>
          </w:tcPr>
          <w:p w14:paraId="57B70BB1" w14:textId="4A5CD744" w:rsidR="004C3270" w:rsidRPr="004D620F" w:rsidRDefault="004C3270" w:rsidP="004C3270">
            <w:pPr>
              <w:rPr>
                <w:rFonts w:ascii="Arial" w:eastAsiaTheme="minorEastAsia" w:hAnsi="Arial" w:cs="Arial"/>
                <w:bCs/>
                <w:color w:val="121B1F" w:themeColor="background1"/>
                <w:sz w:val="14"/>
                <w:szCs w:val="14"/>
                <w:rPrChange w:id="6122" w:author="Locke Liu" w:date="2021-05-24T14:33:00Z">
                  <w:rPr>
                    <w:rFonts w:ascii="Segoe UI" w:eastAsiaTheme="minorEastAsia" w:hAnsi="Segoe UI" w:cs="Segoe UI"/>
                    <w:bCs/>
                    <w:color w:val="121B1F" w:themeColor="background1"/>
                    <w:sz w:val="14"/>
                    <w:szCs w:val="14"/>
                  </w:rPr>
                </w:rPrChange>
              </w:rPr>
            </w:pPr>
          </w:p>
        </w:tc>
        <w:tc>
          <w:tcPr>
            <w:tcW w:w="1037" w:type="pct"/>
            <w:shd w:val="clear" w:color="auto" w:fill="auto"/>
            <w:vAlign w:val="center"/>
            <w:tcPrChange w:id="6123" w:author="Locke Liu" w:date="2021-05-24T15:39:00Z">
              <w:tcPr>
                <w:tcW w:w="1057" w:type="pct"/>
                <w:shd w:val="clear" w:color="auto" w:fill="auto"/>
                <w:vAlign w:val="center"/>
              </w:tcPr>
            </w:tcPrChange>
          </w:tcPr>
          <w:p w14:paraId="24487BEA" w14:textId="1A2DF7E7" w:rsidR="004C3270" w:rsidRPr="004D620F" w:rsidRDefault="004C3270" w:rsidP="004C3270">
            <w:pPr>
              <w:rPr>
                <w:rFonts w:ascii="Arial" w:eastAsiaTheme="minorEastAsia" w:hAnsi="Arial" w:cs="Arial"/>
                <w:bCs/>
                <w:color w:val="121B1F" w:themeColor="background1"/>
                <w:sz w:val="14"/>
                <w:szCs w:val="14"/>
                <w:rPrChange w:id="6124" w:author="Locke Liu" w:date="2021-05-24T14:33:00Z">
                  <w:rPr>
                    <w:rFonts w:ascii="Segoe UI" w:eastAsiaTheme="minorEastAsia" w:hAnsi="Segoe UI" w:cs="Segoe UI"/>
                    <w:bCs/>
                    <w:color w:val="121B1F" w:themeColor="background1"/>
                    <w:sz w:val="14"/>
                    <w:szCs w:val="14"/>
                  </w:rPr>
                </w:rPrChange>
              </w:rPr>
            </w:pPr>
          </w:p>
        </w:tc>
        <w:tc>
          <w:tcPr>
            <w:tcW w:w="1200" w:type="pct"/>
            <w:vAlign w:val="center"/>
            <w:tcPrChange w:id="6125" w:author="Locke Liu" w:date="2021-05-24T15:39:00Z">
              <w:tcPr>
                <w:tcW w:w="1434" w:type="pct"/>
                <w:vAlign w:val="center"/>
              </w:tcPr>
            </w:tcPrChange>
          </w:tcPr>
          <w:p w14:paraId="4BC91150" w14:textId="77777777" w:rsidR="004C3270" w:rsidRPr="004D620F" w:rsidRDefault="004C3270" w:rsidP="004C3270">
            <w:pPr>
              <w:rPr>
                <w:rFonts w:ascii="Arial" w:eastAsiaTheme="minorEastAsia" w:hAnsi="Arial" w:cs="Arial"/>
                <w:bCs/>
                <w:color w:val="121B1F" w:themeColor="background1"/>
                <w:sz w:val="14"/>
                <w:szCs w:val="14"/>
                <w:rPrChange w:id="6126" w:author="Locke Liu" w:date="2021-05-24T14:33:00Z">
                  <w:rPr>
                    <w:rFonts w:ascii="Segoe UI" w:eastAsiaTheme="minorEastAsia" w:hAnsi="Segoe UI" w:cs="Segoe UI"/>
                    <w:bCs/>
                    <w:color w:val="121B1F" w:themeColor="background1"/>
                    <w:sz w:val="14"/>
                    <w:szCs w:val="14"/>
                  </w:rPr>
                </w:rPrChange>
              </w:rPr>
            </w:pPr>
          </w:p>
        </w:tc>
      </w:tr>
    </w:tbl>
    <w:p w14:paraId="37A507C3" w14:textId="6EE293C9" w:rsidR="00417ADA" w:rsidRPr="004D620F" w:rsidRDefault="00417ADA" w:rsidP="00417ADA">
      <w:pPr>
        <w:pStyle w:val="Heading3"/>
        <w:rPr>
          <w:rFonts w:ascii="Arial" w:hAnsi="Arial"/>
          <w:rPrChange w:id="6127" w:author="Locke Liu" w:date="2021-05-24T14:33:00Z">
            <w:rPr/>
          </w:rPrChange>
        </w:rPr>
      </w:pPr>
      <w:bookmarkStart w:id="6128" w:name="_Toc72767202"/>
      <w:r w:rsidRPr="004D620F">
        <w:rPr>
          <w:rFonts w:ascii="Arial" w:hAnsi="Arial"/>
          <w:rPrChange w:id="6129" w:author="Locke Liu" w:date="2021-05-24T14:33:00Z">
            <w:rPr/>
          </w:rPrChange>
        </w:rPr>
        <w:t>Self-hosted integration runtime</w:t>
      </w:r>
      <w:bookmarkEnd w:id="6128"/>
    </w:p>
    <w:tbl>
      <w:tblPr>
        <w:tblpPr w:leftFromText="141" w:rightFromText="141" w:vertAnchor="text" w:horzAnchor="margin" w:tblpXSpec="center" w:tblpY="265"/>
        <w:tblW w:w="0" w:type="auto"/>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Change w:id="6130" w:author="Locke Liu" w:date="2021-05-24T15:41:00Z">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PrChange>
      </w:tblPr>
      <w:tblGrid>
        <w:gridCol w:w="713"/>
        <w:gridCol w:w="765"/>
        <w:gridCol w:w="732"/>
        <w:gridCol w:w="666"/>
        <w:gridCol w:w="621"/>
        <w:gridCol w:w="2480"/>
        <w:gridCol w:w="897"/>
        <w:gridCol w:w="758"/>
        <w:gridCol w:w="397"/>
        <w:gridCol w:w="851"/>
        <w:gridCol w:w="680"/>
        <w:gridCol w:w="693"/>
        <w:tblGridChange w:id="6131">
          <w:tblGrid>
            <w:gridCol w:w="718"/>
            <w:gridCol w:w="771"/>
            <w:gridCol w:w="737"/>
            <w:gridCol w:w="598"/>
            <w:gridCol w:w="625"/>
            <w:gridCol w:w="2500"/>
            <w:gridCol w:w="903"/>
            <w:gridCol w:w="764"/>
            <w:gridCol w:w="399"/>
            <w:gridCol w:w="857"/>
            <w:gridCol w:w="684"/>
            <w:gridCol w:w="697"/>
          </w:tblGrid>
        </w:tblGridChange>
      </w:tblGrid>
      <w:tr w:rsidR="006618B2" w:rsidRPr="006618B2" w14:paraId="2015AF16" w14:textId="77777777" w:rsidTr="006618B2">
        <w:trPr>
          <w:trHeight w:val="530"/>
          <w:trPrChange w:id="6132" w:author="Locke Liu" w:date="2021-05-24T15:41:00Z">
            <w:trPr>
              <w:trHeight w:val="530"/>
            </w:trPr>
          </w:trPrChange>
        </w:trPr>
        <w:tc>
          <w:tcPr>
            <w:tcW w:w="0" w:type="auto"/>
            <w:shd w:val="clear" w:color="auto" w:fill="D5E3FF"/>
            <w:vAlign w:val="center"/>
            <w:tcPrChange w:id="6133" w:author="Locke Liu" w:date="2021-05-24T15:41:00Z">
              <w:tcPr>
                <w:tcW w:w="412" w:type="pct"/>
                <w:shd w:val="clear" w:color="auto" w:fill="D5E3FF"/>
                <w:vAlign w:val="center"/>
              </w:tcPr>
            </w:tcPrChange>
          </w:tcPr>
          <w:p w14:paraId="04732D6B" w14:textId="125AA4E4" w:rsidR="009578DA" w:rsidRPr="006618B2" w:rsidRDefault="004D5194" w:rsidP="00277D34">
            <w:pPr>
              <w:jc w:val="center"/>
              <w:rPr>
                <w:rFonts w:ascii="Arial" w:eastAsiaTheme="minorEastAsia" w:hAnsi="Arial" w:cs="Arial"/>
                <w:b/>
                <w:bCs/>
                <w:color w:val="003195"/>
                <w:sz w:val="14"/>
                <w:szCs w:val="14"/>
                <w:rPrChange w:id="6134" w:author="Locke Liu" w:date="2021-05-24T15:42:00Z">
                  <w:rPr>
                    <w:rFonts w:ascii="Segoe UI" w:eastAsiaTheme="minorEastAsia" w:hAnsi="Segoe UI" w:cs="Segoe UI"/>
                    <w:b/>
                    <w:bCs/>
                    <w:color w:val="003195"/>
                    <w:sz w:val="14"/>
                    <w:szCs w:val="14"/>
                  </w:rPr>
                </w:rPrChange>
              </w:rPr>
            </w:pPr>
            <w:ins w:id="6135" w:author="Locke Liu" w:date="2021-05-24T15:43:00Z">
              <w:r>
                <w:rPr>
                  <w:rFonts w:ascii="Arial" w:eastAsiaTheme="minorEastAsia" w:hAnsi="Arial" w:cs="Arial"/>
                  <w:b/>
                  <w:bCs/>
                  <w:color w:val="003195"/>
                  <w:sz w:val="14"/>
                  <w:szCs w:val="14"/>
                </w:rPr>
                <w:t>N</w:t>
              </w:r>
            </w:ins>
            <w:del w:id="6136" w:author="Locke Liu" w:date="2021-05-24T15:43:00Z">
              <w:r w:rsidR="009578DA" w:rsidRPr="006618B2" w:rsidDel="004D5194">
                <w:rPr>
                  <w:rFonts w:ascii="Arial" w:eastAsiaTheme="minorEastAsia" w:hAnsi="Arial" w:cs="Arial"/>
                  <w:b/>
                  <w:bCs/>
                  <w:color w:val="003195"/>
                  <w:sz w:val="14"/>
                  <w:szCs w:val="14"/>
                  <w:rPrChange w:id="6137" w:author="Locke Liu" w:date="2021-05-24T15:42:00Z">
                    <w:rPr>
                      <w:rFonts w:ascii="Segoe UI" w:eastAsiaTheme="minorEastAsia" w:hAnsi="Segoe UI" w:cs="Segoe UI"/>
                      <w:b/>
                      <w:bCs/>
                      <w:color w:val="003195"/>
                      <w:sz w:val="14"/>
                      <w:szCs w:val="14"/>
                    </w:rPr>
                  </w:rPrChange>
                </w:rPr>
                <w:delText>n</w:delText>
              </w:r>
            </w:del>
            <w:r w:rsidR="009578DA" w:rsidRPr="006618B2">
              <w:rPr>
                <w:rFonts w:ascii="Arial" w:eastAsiaTheme="minorEastAsia" w:hAnsi="Arial" w:cs="Arial"/>
                <w:b/>
                <w:bCs/>
                <w:color w:val="003195"/>
                <w:sz w:val="14"/>
                <w:szCs w:val="14"/>
                <w:rPrChange w:id="6138" w:author="Locke Liu" w:date="2021-05-24T15:42:00Z">
                  <w:rPr>
                    <w:rFonts w:ascii="Segoe UI" w:eastAsiaTheme="minorEastAsia" w:hAnsi="Segoe UI" w:cs="Segoe UI"/>
                    <w:b/>
                    <w:bCs/>
                    <w:color w:val="003195"/>
                    <w:sz w:val="14"/>
                    <w:szCs w:val="14"/>
                  </w:rPr>
                </w:rPrChange>
              </w:rPr>
              <w:t>ame</w:t>
            </w:r>
          </w:p>
        </w:tc>
        <w:tc>
          <w:tcPr>
            <w:tcW w:w="0" w:type="auto"/>
            <w:shd w:val="clear" w:color="auto" w:fill="D5E3FF"/>
            <w:vAlign w:val="center"/>
            <w:tcPrChange w:id="6139" w:author="Locke Liu" w:date="2021-05-24T15:41:00Z">
              <w:tcPr>
                <w:tcW w:w="292" w:type="pct"/>
                <w:shd w:val="clear" w:color="auto" w:fill="D5E3FF"/>
                <w:vAlign w:val="center"/>
              </w:tcPr>
            </w:tcPrChange>
          </w:tcPr>
          <w:p w14:paraId="4211DDFB" w14:textId="4E95FCDC" w:rsidR="009578DA" w:rsidRPr="006618B2" w:rsidRDefault="009578DA">
            <w:pPr>
              <w:jc w:val="center"/>
              <w:rPr>
                <w:rFonts w:ascii="Arial" w:eastAsiaTheme="minorEastAsia" w:hAnsi="Arial" w:cs="Arial"/>
                <w:b/>
                <w:bCs/>
                <w:color w:val="003195"/>
                <w:sz w:val="14"/>
                <w:szCs w:val="14"/>
                <w:rPrChange w:id="6140" w:author="Locke Liu" w:date="2021-05-24T15:42:00Z">
                  <w:rPr>
                    <w:rFonts w:ascii="Segoe UI" w:eastAsiaTheme="minorEastAsia" w:hAnsi="Segoe UI" w:cs="Segoe UI"/>
                    <w:b/>
                    <w:bCs/>
                    <w:color w:val="003195"/>
                    <w:sz w:val="14"/>
                    <w:szCs w:val="14"/>
                  </w:rPr>
                </w:rPrChange>
              </w:rPr>
              <w:pPrChange w:id="6141" w:author="Locke Liu" w:date="2021-05-24T15:41:00Z">
                <w:pPr>
                  <w:framePr w:hSpace="141" w:wrap="around" w:vAnchor="text" w:hAnchor="margin" w:xAlign="center" w:y="265"/>
                  <w:jc w:val="center"/>
                </w:pPr>
              </w:pPrChange>
            </w:pPr>
            <w:r w:rsidRPr="006618B2">
              <w:rPr>
                <w:rFonts w:ascii="Arial" w:eastAsiaTheme="minorEastAsia" w:hAnsi="Arial" w:cs="Arial"/>
                <w:b/>
                <w:bCs/>
                <w:color w:val="003195"/>
                <w:sz w:val="14"/>
                <w:szCs w:val="14"/>
                <w:rPrChange w:id="6142" w:author="Locke Liu" w:date="2021-05-24T15:42:00Z">
                  <w:rPr>
                    <w:rFonts w:ascii="Segoe UI" w:eastAsiaTheme="minorEastAsia" w:hAnsi="Segoe UI" w:cs="Segoe UI"/>
                    <w:b/>
                    <w:bCs/>
                    <w:color w:val="003195"/>
                    <w:sz w:val="14"/>
                    <w:szCs w:val="14"/>
                  </w:rPr>
                </w:rPrChange>
              </w:rPr>
              <w:t>Availability set</w:t>
            </w:r>
          </w:p>
        </w:tc>
        <w:tc>
          <w:tcPr>
            <w:tcW w:w="0" w:type="auto"/>
            <w:shd w:val="clear" w:color="auto" w:fill="D5E3FF"/>
            <w:vAlign w:val="center"/>
            <w:tcPrChange w:id="6143" w:author="Locke Liu" w:date="2021-05-24T15:41:00Z">
              <w:tcPr>
                <w:tcW w:w="348" w:type="pct"/>
                <w:shd w:val="clear" w:color="auto" w:fill="D5E3FF"/>
                <w:vAlign w:val="center"/>
              </w:tcPr>
            </w:tcPrChange>
          </w:tcPr>
          <w:p w14:paraId="51A2072F" w14:textId="3A747EF8" w:rsidR="009578DA" w:rsidRPr="006618B2" w:rsidRDefault="004D5194">
            <w:pPr>
              <w:jc w:val="center"/>
              <w:rPr>
                <w:rFonts w:ascii="Arial" w:eastAsiaTheme="minorEastAsia" w:hAnsi="Arial" w:cs="Arial"/>
                <w:b/>
                <w:bCs/>
                <w:color w:val="003195"/>
                <w:sz w:val="14"/>
                <w:szCs w:val="14"/>
                <w:rPrChange w:id="6144" w:author="Locke Liu" w:date="2021-05-24T15:42:00Z">
                  <w:rPr>
                    <w:rFonts w:ascii="Segoe UI" w:eastAsiaTheme="minorEastAsia" w:hAnsi="Segoe UI" w:cs="Segoe UI"/>
                    <w:b/>
                    <w:bCs/>
                    <w:color w:val="003195"/>
                    <w:sz w:val="14"/>
                    <w:szCs w:val="14"/>
                  </w:rPr>
                </w:rPrChange>
              </w:rPr>
              <w:pPrChange w:id="6145" w:author="Locke Liu" w:date="2021-05-24T15:41:00Z">
                <w:pPr>
                  <w:framePr w:hSpace="141" w:wrap="around" w:vAnchor="text" w:hAnchor="margin" w:xAlign="center" w:y="265"/>
                  <w:jc w:val="center"/>
                </w:pPr>
              </w:pPrChange>
            </w:pPr>
            <w:ins w:id="6146" w:author="Locke Liu" w:date="2021-05-24T15:43:00Z">
              <w:r>
                <w:rPr>
                  <w:rFonts w:ascii="Arial" w:eastAsiaTheme="minorEastAsia" w:hAnsi="Arial" w:cs="Arial"/>
                  <w:b/>
                  <w:bCs/>
                  <w:color w:val="003195"/>
                  <w:sz w:val="14"/>
                  <w:szCs w:val="14"/>
                </w:rPr>
                <w:t>F</w:t>
              </w:r>
            </w:ins>
            <w:del w:id="6147" w:author="Locke Liu" w:date="2021-05-24T15:43:00Z">
              <w:r w:rsidR="009578DA" w:rsidRPr="006618B2" w:rsidDel="004D5194">
                <w:rPr>
                  <w:rFonts w:ascii="Arial" w:eastAsiaTheme="minorEastAsia" w:hAnsi="Arial" w:cs="Arial"/>
                  <w:b/>
                  <w:bCs/>
                  <w:color w:val="003195"/>
                  <w:sz w:val="14"/>
                  <w:szCs w:val="14"/>
                  <w:rPrChange w:id="6148" w:author="Locke Liu" w:date="2021-05-24T15:42:00Z">
                    <w:rPr>
                      <w:rFonts w:ascii="Segoe UI" w:eastAsiaTheme="minorEastAsia" w:hAnsi="Segoe UI" w:cs="Segoe UI"/>
                      <w:b/>
                      <w:bCs/>
                      <w:color w:val="003195"/>
                      <w:sz w:val="14"/>
                      <w:szCs w:val="14"/>
                    </w:rPr>
                  </w:rPrChange>
                </w:rPr>
                <w:delText>f</w:delText>
              </w:r>
            </w:del>
            <w:r w:rsidR="009578DA" w:rsidRPr="006618B2">
              <w:rPr>
                <w:rFonts w:ascii="Arial" w:eastAsiaTheme="minorEastAsia" w:hAnsi="Arial" w:cs="Arial"/>
                <w:b/>
                <w:bCs/>
                <w:color w:val="003195"/>
                <w:sz w:val="14"/>
                <w:szCs w:val="14"/>
                <w:rPrChange w:id="6149" w:author="Locke Liu" w:date="2021-05-24T15:42:00Z">
                  <w:rPr>
                    <w:rFonts w:ascii="Segoe UI" w:eastAsiaTheme="minorEastAsia" w:hAnsi="Segoe UI" w:cs="Segoe UI"/>
                    <w:b/>
                    <w:bCs/>
                    <w:color w:val="003195"/>
                    <w:sz w:val="14"/>
                    <w:szCs w:val="14"/>
                  </w:rPr>
                </w:rPrChange>
              </w:rPr>
              <w:t>unction</w:t>
            </w:r>
          </w:p>
        </w:tc>
        <w:tc>
          <w:tcPr>
            <w:tcW w:w="746" w:type="dxa"/>
            <w:shd w:val="clear" w:color="auto" w:fill="D5E3FF"/>
            <w:vAlign w:val="center"/>
            <w:tcPrChange w:id="6150" w:author="Locke Liu" w:date="2021-05-24T15:41:00Z">
              <w:tcPr>
                <w:tcW w:w="395" w:type="pct"/>
                <w:shd w:val="clear" w:color="auto" w:fill="D5E3FF"/>
                <w:vAlign w:val="center"/>
              </w:tcPr>
            </w:tcPrChange>
          </w:tcPr>
          <w:p w14:paraId="4FFA8172" w14:textId="2237B627" w:rsidR="009578DA" w:rsidRPr="006618B2" w:rsidRDefault="004D5194">
            <w:pPr>
              <w:jc w:val="center"/>
              <w:rPr>
                <w:rFonts w:ascii="Arial" w:eastAsiaTheme="minorEastAsia" w:hAnsi="Arial" w:cs="Arial"/>
                <w:b/>
                <w:bCs/>
                <w:color w:val="003195"/>
                <w:sz w:val="14"/>
                <w:szCs w:val="14"/>
                <w:rPrChange w:id="6151" w:author="Locke Liu" w:date="2021-05-24T15:42:00Z">
                  <w:rPr>
                    <w:rFonts w:ascii="Segoe UI" w:eastAsiaTheme="minorEastAsia" w:hAnsi="Segoe UI" w:cs="Segoe UI"/>
                    <w:b/>
                    <w:bCs/>
                    <w:color w:val="003195"/>
                    <w:sz w:val="14"/>
                    <w:szCs w:val="14"/>
                  </w:rPr>
                </w:rPrChange>
              </w:rPr>
              <w:pPrChange w:id="6152" w:author="Locke Liu" w:date="2021-05-24T15:41:00Z">
                <w:pPr>
                  <w:framePr w:hSpace="141" w:wrap="around" w:vAnchor="text" w:hAnchor="margin" w:xAlign="center" w:y="265"/>
                </w:pPr>
              </w:pPrChange>
            </w:pPr>
            <w:ins w:id="6153" w:author="Locke Liu" w:date="2021-05-24T15:43:00Z">
              <w:r>
                <w:rPr>
                  <w:rFonts w:ascii="Arial" w:eastAsiaTheme="minorEastAsia" w:hAnsi="Arial" w:cs="Arial"/>
                  <w:b/>
                  <w:bCs/>
                  <w:color w:val="003195"/>
                  <w:sz w:val="14"/>
                  <w:szCs w:val="14"/>
                </w:rPr>
                <w:t>L</w:t>
              </w:r>
            </w:ins>
            <w:del w:id="6154" w:author="Locke Liu" w:date="2021-05-24T15:43:00Z">
              <w:r w:rsidR="009578DA" w:rsidRPr="006618B2" w:rsidDel="004D5194">
                <w:rPr>
                  <w:rFonts w:ascii="Arial" w:eastAsiaTheme="minorEastAsia" w:hAnsi="Arial" w:cs="Arial"/>
                  <w:b/>
                  <w:bCs/>
                  <w:color w:val="003195"/>
                  <w:sz w:val="14"/>
                  <w:szCs w:val="14"/>
                  <w:rPrChange w:id="6155" w:author="Locke Liu" w:date="2021-05-24T15:42:00Z">
                    <w:rPr>
                      <w:rFonts w:ascii="Segoe UI" w:eastAsiaTheme="minorEastAsia" w:hAnsi="Segoe UI" w:cs="Segoe UI"/>
                      <w:b/>
                      <w:bCs/>
                      <w:color w:val="003195"/>
                      <w:sz w:val="14"/>
                      <w:szCs w:val="14"/>
                    </w:rPr>
                  </w:rPrChange>
                </w:rPr>
                <w:delText>l</w:delText>
              </w:r>
            </w:del>
            <w:r w:rsidR="009578DA" w:rsidRPr="006618B2">
              <w:rPr>
                <w:rFonts w:ascii="Arial" w:eastAsiaTheme="minorEastAsia" w:hAnsi="Arial" w:cs="Arial"/>
                <w:b/>
                <w:bCs/>
                <w:color w:val="003195"/>
                <w:sz w:val="14"/>
                <w:szCs w:val="14"/>
                <w:rPrChange w:id="6156" w:author="Locke Liu" w:date="2021-05-24T15:42:00Z">
                  <w:rPr>
                    <w:rFonts w:ascii="Segoe UI" w:eastAsiaTheme="minorEastAsia" w:hAnsi="Segoe UI" w:cs="Segoe UI"/>
                    <w:b/>
                    <w:bCs/>
                    <w:color w:val="003195"/>
                    <w:sz w:val="14"/>
                    <w:szCs w:val="14"/>
                  </w:rPr>
                </w:rPrChange>
              </w:rPr>
              <w:t>ocation</w:t>
            </w:r>
          </w:p>
        </w:tc>
        <w:tc>
          <w:tcPr>
            <w:tcW w:w="477" w:type="dxa"/>
            <w:shd w:val="clear" w:color="auto" w:fill="D5E3FF"/>
            <w:vAlign w:val="center"/>
            <w:tcPrChange w:id="6157" w:author="Locke Liu" w:date="2021-05-24T15:41:00Z">
              <w:tcPr>
                <w:tcW w:w="482" w:type="pct"/>
                <w:shd w:val="clear" w:color="auto" w:fill="D5E3FF"/>
                <w:vAlign w:val="center"/>
              </w:tcPr>
            </w:tcPrChange>
          </w:tcPr>
          <w:p w14:paraId="6216BA23" w14:textId="4E53C9A3" w:rsidR="009578DA" w:rsidRPr="006618B2" w:rsidRDefault="004D5194" w:rsidP="00277D34">
            <w:pPr>
              <w:jc w:val="center"/>
              <w:rPr>
                <w:rFonts w:ascii="Arial" w:eastAsiaTheme="minorEastAsia" w:hAnsi="Arial" w:cs="Arial"/>
                <w:b/>
                <w:bCs/>
                <w:color w:val="003195"/>
                <w:sz w:val="14"/>
                <w:szCs w:val="14"/>
                <w:rPrChange w:id="6158" w:author="Locke Liu" w:date="2021-05-24T15:42:00Z">
                  <w:rPr>
                    <w:rFonts w:ascii="Segoe UI" w:eastAsiaTheme="minorEastAsia" w:hAnsi="Segoe UI" w:cs="Segoe UI"/>
                    <w:b/>
                    <w:bCs/>
                    <w:color w:val="003195"/>
                    <w:sz w:val="14"/>
                    <w:szCs w:val="14"/>
                  </w:rPr>
                </w:rPrChange>
              </w:rPr>
            </w:pPr>
            <w:ins w:id="6159" w:author="Locke Liu" w:date="2021-05-24T15:43:00Z">
              <w:r>
                <w:rPr>
                  <w:rFonts w:ascii="Arial" w:eastAsiaTheme="minorEastAsia" w:hAnsi="Arial" w:cs="Arial"/>
                  <w:b/>
                  <w:bCs/>
                  <w:color w:val="003195"/>
                  <w:sz w:val="14"/>
                  <w:szCs w:val="14"/>
                </w:rPr>
                <w:t>S</w:t>
              </w:r>
            </w:ins>
            <w:del w:id="6160" w:author="Locke Liu" w:date="2021-05-24T15:43:00Z">
              <w:r w:rsidR="009578DA" w:rsidRPr="006618B2" w:rsidDel="004D5194">
                <w:rPr>
                  <w:rFonts w:ascii="Arial" w:eastAsiaTheme="minorEastAsia" w:hAnsi="Arial" w:cs="Arial"/>
                  <w:b/>
                  <w:bCs/>
                  <w:color w:val="003195"/>
                  <w:sz w:val="14"/>
                  <w:szCs w:val="14"/>
                  <w:rPrChange w:id="6161" w:author="Locke Liu" w:date="2021-05-24T15:42:00Z">
                    <w:rPr>
                      <w:rFonts w:ascii="Segoe UI" w:eastAsiaTheme="minorEastAsia" w:hAnsi="Segoe UI" w:cs="Segoe UI"/>
                      <w:b/>
                      <w:bCs/>
                      <w:color w:val="003195"/>
                      <w:sz w:val="14"/>
                      <w:szCs w:val="14"/>
                    </w:rPr>
                  </w:rPrChange>
                </w:rPr>
                <w:delText>s</w:delText>
              </w:r>
            </w:del>
            <w:r w:rsidR="009578DA" w:rsidRPr="006618B2">
              <w:rPr>
                <w:rFonts w:ascii="Arial" w:eastAsiaTheme="minorEastAsia" w:hAnsi="Arial" w:cs="Arial"/>
                <w:b/>
                <w:bCs/>
                <w:color w:val="003195"/>
                <w:sz w:val="14"/>
                <w:szCs w:val="14"/>
                <w:rPrChange w:id="6162" w:author="Locke Liu" w:date="2021-05-24T15:42:00Z">
                  <w:rPr>
                    <w:rFonts w:ascii="Segoe UI" w:eastAsiaTheme="minorEastAsia" w:hAnsi="Segoe UI" w:cs="Segoe UI"/>
                    <w:b/>
                    <w:bCs/>
                    <w:color w:val="003195"/>
                    <w:sz w:val="14"/>
                    <w:szCs w:val="14"/>
                  </w:rPr>
                </w:rPrChange>
              </w:rPr>
              <w:t>ize</w:t>
            </w:r>
          </w:p>
        </w:tc>
        <w:tc>
          <w:tcPr>
            <w:tcW w:w="0" w:type="auto"/>
            <w:shd w:val="clear" w:color="auto" w:fill="D5E3FF"/>
            <w:vAlign w:val="center"/>
            <w:tcPrChange w:id="6163" w:author="Locke Liu" w:date="2021-05-24T15:41:00Z">
              <w:tcPr>
                <w:tcW w:w="571" w:type="pct"/>
                <w:shd w:val="clear" w:color="auto" w:fill="D5E3FF"/>
                <w:vAlign w:val="center"/>
              </w:tcPr>
            </w:tcPrChange>
          </w:tcPr>
          <w:p w14:paraId="39692942" w14:textId="77777777" w:rsidR="009578DA" w:rsidRPr="006618B2" w:rsidRDefault="009578DA">
            <w:pPr>
              <w:jc w:val="center"/>
              <w:rPr>
                <w:rFonts w:ascii="Arial" w:eastAsiaTheme="minorEastAsia" w:hAnsi="Arial" w:cs="Arial"/>
                <w:b/>
                <w:bCs/>
                <w:color w:val="003195"/>
                <w:sz w:val="14"/>
                <w:szCs w:val="14"/>
                <w:rPrChange w:id="6164" w:author="Locke Liu" w:date="2021-05-24T15:42:00Z">
                  <w:rPr>
                    <w:rFonts w:ascii="Segoe UI" w:eastAsiaTheme="minorEastAsia" w:hAnsi="Segoe UI" w:cs="Segoe UI"/>
                    <w:b/>
                    <w:bCs/>
                    <w:color w:val="003195"/>
                    <w:sz w:val="14"/>
                    <w:szCs w:val="14"/>
                  </w:rPr>
                </w:rPrChange>
              </w:rPr>
              <w:pPrChange w:id="6165" w:author="Locke Liu" w:date="2021-05-24T15:41:00Z">
                <w:pPr>
                  <w:framePr w:hSpace="141" w:wrap="around" w:vAnchor="text" w:hAnchor="margin" w:xAlign="center" w:y="265"/>
                  <w:jc w:val="center"/>
                </w:pPr>
              </w:pPrChange>
            </w:pPr>
            <w:r w:rsidRPr="006618B2">
              <w:rPr>
                <w:rFonts w:ascii="Arial" w:eastAsiaTheme="minorEastAsia" w:hAnsi="Arial" w:cs="Arial"/>
                <w:b/>
                <w:bCs/>
                <w:color w:val="003195"/>
                <w:sz w:val="14"/>
                <w:szCs w:val="14"/>
                <w:rPrChange w:id="6166" w:author="Locke Liu" w:date="2021-05-24T15:42:00Z">
                  <w:rPr>
                    <w:rFonts w:ascii="Segoe UI" w:eastAsiaTheme="minorEastAsia" w:hAnsi="Segoe UI" w:cs="Segoe UI"/>
                    <w:b/>
                    <w:bCs/>
                    <w:color w:val="003195"/>
                    <w:sz w:val="14"/>
                    <w:szCs w:val="14"/>
                  </w:rPr>
                </w:rPrChange>
              </w:rPr>
              <w:t>Virtual network</w:t>
            </w:r>
          </w:p>
          <w:p w14:paraId="367A962A" w14:textId="3176E62D" w:rsidR="009578DA" w:rsidRPr="006618B2" w:rsidRDefault="009578DA">
            <w:pPr>
              <w:jc w:val="center"/>
              <w:rPr>
                <w:rFonts w:ascii="Arial" w:eastAsiaTheme="minorEastAsia" w:hAnsi="Arial" w:cs="Arial"/>
                <w:b/>
                <w:bCs/>
                <w:color w:val="003195"/>
                <w:sz w:val="14"/>
                <w:szCs w:val="14"/>
                <w:rPrChange w:id="6167" w:author="Locke Liu" w:date="2021-05-24T15:42:00Z">
                  <w:rPr>
                    <w:rFonts w:ascii="Segoe UI" w:eastAsiaTheme="minorEastAsia" w:hAnsi="Segoe UI" w:cs="Segoe UI"/>
                    <w:b/>
                    <w:bCs/>
                    <w:color w:val="003195"/>
                    <w:sz w:val="14"/>
                    <w:szCs w:val="14"/>
                  </w:rPr>
                </w:rPrChange>
              </w:rPr>
              <w:pPrChange w:id="6168" w:author="Locke Liu" w:date="2021-05-24T15:41:00Z">
                <w:pPr>
                  <w:framePr w:hSpace="141" w:wrap="around" w:vAnchor="text" w:hAnchor="margin" w:xAlign="center" w:y="265"/>
                  <w:jc w:val="center"/>
                </w:pPr>
              </w:pPrChange>
            </w:pPr>
            <w:r w:rsidRPr="006618B2">
              <w:rPr>
                <w:rFonts w:ascii="Arial" w:eastAsiaTheme="minorEastAsia" w:hAnsi="Arial" w:cs="Arial"/>
                <w:b/>
                <w:bCs/>
                <w:color w:val="003195"/>
                <w:sz w:val="14"/>
                <w:szCs w:val="14"/>
                <w:rPrChange w:id="6169" w:author="Locke Liu" w:date="2021-05-24T15:42:00Z">
                  <w:rPr>
                    <w:rFonts w:ascii="Segoe UI" w:eastAsiaTheme="minorEastAsia" w:hAnsi="Segoe UI" w:cs="Segoe UI"/>
                    <w:b/>
                    <w:bCs/>
                    <w:color w:val="003195"/>
                    <w:sz w:val="14"/>
                    <w:szCs w:val="14"/>
                  </w:rPr>
                </w:rPrChange>
              </w:rPr>
              <w:t>/subnet</w:t>
            </w:r>
          </w:p>
        </w:tc>
        <w:tc>
          <w:tcPr>
            <w:tcW w:w="0" w:type="auto"/>
            <w:shd w:val="clear" w:color="auto" w:fill="D5E3FF"/>
            <w:vAlign w:val="center"/>
            <w:tcPrChange w:id="6170" w:author="Locke Liu" w:date="2021-05-24T15:41:00Z">
              <w:tcPr>
                <w:tcW w:w="483" w:type="pct"/>
                <w:shd w:val="clear" w:color="auto" w:fill="D5E3FF"/>
                <w:vAlign w:val="center"/>
              </w:tcPr>
            </w:tcPrChange>
          </w:tcPr>
          <w:p w14:paraId="753FBFCF" w14:textId="16911AB7" w:rsidR="009578DA" w:rsidRPr="006618B2" w:rsidRDefault="009578DA">
            <w:pPr>
              <w:jc w:val="center"/>
              <w:rPr>
                <w:rFonts w:ascii="Arial" w:eastAsiaTheme="minorEastAsia" w:hAnsi="Arial" w:cs="Arial"/>
                <w:b/>
                <w:bCs/>
                <w:color w:val="003195"/>
                <w:sz w:val="14"/>
                <w:szCs w:val="14"/>
                <w:rPrChange w:id="6171" w:author="Locke Liu" w:date="2021-05-24T15:42:00Z">
                  <w:rPr>
                    <w:rFonts w:ascii="Segoe UI" w:eastAsiaTheme="minorEastAsia" w:hAnsi="Segoe UI" w:cs="Segoe UI"/>
                    <w:b/>
                    <w:bCs/>
                    <w:color w:val="003195"/>
                    <w:sz w:val="14"/>
                    <w:szCs w:val="14"/>
                  </w:rPr>
                </w:rPrChange>
              </w:rPr>
              <w:pPrChange w:id="6172" w:author="Locke Liu" w:date="2021-05-24T15:41:00Z">
                <w:pPr>
                  <w:framePr w:hSpace="141" w:wrap="around" w:vAnchor="text" w:hAnchor="margin" w:xAlign="center" w:y="265"/>
                  <w:jc w:val="center"/>
                </w:pPr>
              </w:pPrChange>
            </w:pPr>
            <w:r w:rsidRPr="006618B2">
              <w:rPr>
                <w:rFonts w:ascii="Arial" w:eastAsiaTheme="minorEastAsia" w:hAnsi="Arial" w:cs="Arial"/>
                <w:b/>
                <w:bCs/>
                <w:color w:val="003195"/>
                <w:sz w:val="14"/>
                <w:szCs w:val="14"/>
                <w:rPrChange w:id="6173" w:author="Locke Liu" w:date="2021-05-24T15:42:00Z">
                  <w:rPr>
                    <w:rFonts w:ascii="Segoe UI" w:eastAsiaTheme="minorEastAsia" w:hAnsi="Segoe UI" w:cs="Segoe UI"/>
                    <w:b/>
                    <w:bCs/>
                    <w:color w:val="003195"/>
                    <w:sz w:val="14"/>
                    <w:szCs w:val="14"/>
                  </w:rPr>
                </w:rPrChange>
              </w:rPr>
              <w:t>Private IP</w:t>
            </w:r>
          </w:p>
        </w:tc>
        <w:tc>
          <w:tcPr>
            <w:tcW w:w="0" w:type="auto"/>
            <w:shd w:val="clear" w:color="auto" w:fill="D5E3FF"/>
            <w:vAlign w:val="center"/>
            <w:tcPrChange w:id="6174" w:author="Locke Liu" w:date="2021-05-24T15:41:00Z">
              <w:tcPr>
                <w:tcW w:w="532" w:type="pct"/>
                <w:shd w:val="clear" w:color="auto" w:fill="D5E3FF"/>
                <w:vAlign w:val="center"/>
              </w:tcPr>
            </w:tcPrChange>
          </w:tcPr>
          <w:p w14:paraId="4C1D293C" w14:textId="2532D953" w:rsidR="009578DA" w:rsidRPr="006618B2" w:rsidRDefault="009578DA">
            <w:pPr>
              <w:jc w:val="center"/>
              <w:rPr>
                <w:rFonts w:ascii="Arial" w:eastAsiaTheme="minorEastAsia" w:hAnsi="Arial" w:cs="Arial"/>
                <w:b/>
                <w:bCs/>
                <w:color w:val="003195"/>
                <w:sz w:val="14"/>
                <w:szCs w:val="14"/>
                <w:rPrChange w:id="6175" w:author="Locke Liu" w:date="2021-05-24T15:42:00Z">
                  <w:rPr>
                    <w:rFonts w:ascii="Segoe UI" w:eastAsiaTheme="minorEastAsia" w:hAnsi="Segoe UI" w:cs="Segoe UI"/>
                    <w:b/>
                    <w:bCs/>
                    <w:color w:val="003195"/>
                    <w:sz w:val="14"/>
                    <w:szCs w:val="14"/>
                  </w:rPr>
                </w:rPrChange>
              </w:rPr>
              <w:pPrChange w:id="6176" w:author="Locke Liu" w:date="2021-05-24T15:41:00Z">
                <w:pPr>
                  <w:framePr w:hSpace="141" w:wrap="around" w:vAnchor="text" w:hAnchor="margin" w:xAlign="center" w:y="265"/>
                  <w:jc w:val="center"/>
                </w:pPr>
              </w:pPrChange>
            </w:pPr>
            <w:r w:rsidRPr="006618B2">
              <w:rPr>
                <w:rFonts w:ascii="Arial" w:eastAsiaTheme="minorEastAsia" w:hAnsi="Arial" w:cs="Arial"/>
                <w:b/>
                <w:bCs/>
                <w:color w:val="003195"/>
                <w:sz w:val="14"/>
                <w:szCs w:val="14"/>
                <w:rPrChange w:id="6177" w:author="Locke Liu" w:date="2021-05-24T15:42:00Z">
                  <w:rPr>
                    <w:rFonts w:ascii="Segoe UI" w:eastAsiaTheme="minorEastAsia" w:hAnsi="Segoe UI" w:cs="Segoe UI"/>
                    <w:b/>
                    <w:bCs/>
                    <w:color w:val="003195"/>
                    <w:sz w:val="14"/>
                    <w:szCs w:val="14"/>
                  </w:rPr>
                </w:rPrChange>
              </w:rPr>
              <w:t>OS</w:t>
            </w:r>
          </w:p>
        </w:tc>
        <w:tc>
          <w:tcPr>
            <w:tcW w:w="0" w:type="auto"/>
            <w:shd w:val="clear" w:color="auto" w:fill="D5E3FF"/>
            <w:vAlign w:val="center"/>
            <w:tcPrChange w:id="6178" w:author="Locke Liu" w:date="2021-05-24T15:41:00Z">
              <w:tcPr>
                <w:tcW w:w="247" w:type="pct"/>
                <w:shd w:val="clear" w:color="auto" w:fill="D5E3FF"/>
                <w:vAlign w:val="center"/>
              </w:tcPr>
            </w:tcPrChange>
          </w:tcPr>
          <w:p w14:paraId="1D1AFCF8" w14:textId="4690B784" w:rsidR="009578DA" w:rsidRPr="006618B2" w:rsidRDefault="009578DA">
            <w:pPr>
              <w:jc w:val="center"/>
              <w:rPr>
                <w:rFonts w:ascii="Arial" w:eastAsiaTheme="minorEastAsia" w:hAnsi="Arial" w:cs="Arial"/>
                <w:b/>
                <w:bCs/>
                <w:color w:val="003195"/>
                <w:sz w:val="14"/>
                <w:szCs w:val="14"/>
                <w:rPrChange w:id="6179" w:author="Locke Liu" w:date="2021-05-24T15:42:00Z">
                  <w:rPr>
                    <w:rFonts w:ascii="Segoe UI" w:eastAsiaTheme="minorEastAsia" w:hAnsi="Segoe UI" w:cs="Segoe UI"/>
                    <w:b/>
                    <w:bCs/>
                    <w:color w:val="003195"/>
                    <w:sz w:val="14"/>
                    <w:szCs w:val="14"/>
                  </w:rPr>
                </w:rPrChange>
              </w:rPr>
              <w:pPrChange w:id="6180" w:author="Locke Liu" w:date="2021-05-24T15:41:00Z">
                <w:pPr>
                  <w:framePr w:hSpace="141" w:wrap="around" w:vAnchor="text" w:hAnchor="margin" w:xAlign="center" w:y="265"/>
                  <w:jc w:val="center"/>
                </w:pPr>
              </w:pPrChange>
            </w:pPr>
            <w:r w:rsidRPr="006618B2">
              <w:rPr>
                <w:rFonts w:ascii="Arial" w:eastAsiaTheme="minorEastAsia" w:hAnsi="Arial" w:cs="Arial"/>
                <w:b/>
                <w:bCs/>
                <w:color w:val="003195"/>
                <w:sz w:val="14"/>
                <w:szCs w:val="14"/>
                <w:rPrChange w:id="6181" w:author="Locke Liu" w:date="2021-05-24T15:42:00Z">
                  <w:rPr>
                    <w:rFonts w:ascii="Segoe UI" w:eastAsiaTheme="minorEastAsia" w:hAnsi="Segoe UI" w:cs="Segoe UI"/>
                    <w:b/>
                    <w:bCs/>
                    <w:color w:val="003195"/>
                    <w:sz w:val="14"/>
                    <w:szCs w:val="14"/>
                  </w:rPr>
                </w:rPrChange>
              </w:rPr>
              <w:t>OS Disk (GB)</w:t>
            </w:r>
          </w:p>
        </w:tc>
        <w:tc>
          <w:tcPr>
            <w:tcW w:w="0" w:type="auto"/>
            <w:shd w:val="clear" w:color="auto" w:fill="D5E3FF"/>
            <w:vAlign w:val="center"/>
            <w:tcPrChange w:id="6182" w:author="Locke Liu" w:date="2021-05-24T15:41:00Z">
              <w:tcPr>
                <w:tcW w:w="494" w:type="pct"/>
                <w:shd w:val="clear" w:color="auto" w:fill="D5E3FF"/>
                <w:vAlign w:val="center"/>
              </w:tcPr>
            </w:tcPrChange>
          </w:tcPr>
          <w:p w14:paraId="5844D76B" w14:textId="14D3D18E" w:rsidR="009578DA" w:rsidRPr="006618B2" w:rsidRDefault="009578DA">
            <w:pPr>
              <w:jc w:val="center"/>
              <w:rPr>
                <w:rFonts w:ascii="Arial" w:eastAsiaTheme="minorEastAsia" w:hAnsi="Arial" w:cs="Arial"/>
                <w:b/>
                <w:bCs/>
                <w:color w:val="003195"/>
                <w:sz w:val="14"/>
                <w:szCs w:val="14"/>
                <w:rPrChange w:id="6183" w:author="Locke Liu" w:date="2021-05-24T15:42:00Z">
                  <w:rPr>
                    <w:rFonts w:ascii="Segoe UI" w:eastAsiaTheme="minorEastAsia" w:hAnsi="Segoe UI" w:cs="Segoe UI"/>
                    <w:b/>
                    <w:bCs/>
                    <w:color w:val="003195"/>
                    <w:sz w:val="14"/>
                    <w:szCs w:val="14"/>
                  </w:rPr>
                </w:rPrChange>
              </w:rPr>
              <w:pPrChange w:id="6184" w:author="Locke Liu" w:date="2021-05-24T15:41:00Z">
                <w:pPr>
                  <w:framePr w:hSpace="141" w:wrap="around" w:vAnchor="text" w:hAnchor="margin" w:xAlign="center" w:y="265"/>
                  <w:jc w:val="center"/>
                </w:pPr>
              </w:pPrChange>
            </w:pPr>
            <w:r w:rsidRPr="006618B2">
              <w:rPr>
                <w:rFonts w:ascii="Arial" w:eastAsiaTheme="minorEastAsia" w:hAnsi="Arial" w:cs="Arial"/>
                <w:b/>
                <w:bCs/>
                <w:color w:val="003195"/>
                <w:sz w:val="14"/>
                <w:szCs w:val="14"/>
                <w:rPrChange w:id="6185" w:author="Locke Liu" w:date="2021-05-24T15:42:00Z">
                  <w:rPr>
                    <w:rFonts w:ascii="Segoe UI" w:eastAsiaTheme="minorEastAsia" w:hAnsi="Segoe UI" w:cs="Segoe UI"/>
                    <w:b/>
                    <w:bCs/>
                    <w:color w:val="003195"/>
                    <w:sz w:val="14"/>
                    <w:szCs w:val="14"/>
                  </w:rPr>
                </w:rPrChange>
              </w:rPr>
              <w:t>subscription</w:t>
            </w:r>
          </w:p>
        </w:tc>
        <w:tc>
          <w:tcPr>
            <w:tcW w:w="0" w:type="auto"/>
            <w:shd w:val="clear" w:color="auto" w:fill="D5E3FF"/>
            <w:vAlign w:val="center"/>
            <w:tcPrChange w:id="6186" w:author="Locke Liu" w:date="2021-05-24T15:41:00Z">
              <w:tcPr>
                <w:tcW w:w="374" w:type="pct"/>
                <w:shd w:val="clear" w:color="auto" w:fill="D5E3FF"/>
                <w:vAlign w:val="center"/>
              </w:tcPr>
            </w:tcPrChange>
          </w:tcPr>
          <w:p w14:paraId="6408F804" w14:textId="77777777" w:rsidR="009578DA" w:rsidRPr="006618B2" w:rsidRDefault="009578DA">
            <w:pPr>
              <w:jc w:val="center"/>
              <w:rPr>
                <w:rFonts w:ascii="Arial" w:eastAsiaTheme="minorEastAsia" w:hAnsi="Arial" w:cs="Arial"/>
                <w:b/>
                <w:bCs/>
                <w:color w:val="003195"/>
                <w:sz w:val="14"/>
                <w:szCs w:val="14"/>
                <w:rPrChange w:id="6187" w:author="Locke Liu" w:date="2021-05-24T15:42:00Z">
                  <w:rPr>
                    <w:rFonts w:ascii="Segoe UI" w:eastAsiaTheme="minorEastAsia" w:hAnsi="Segoe UI" w:cs="Segoe UI"/>
                    <w:b/>
                    <w:bCs/>
                    <w:color w:val="003195"/>
                    <w:sz w:val="14"/>
                    <w:szCs w:val="14"/>
                  </w:rPr>
                </w:rPrChange>
              </w:rPr>
              <w:pPrChange w:id="6188" w:author="Locke Liu" w:date="2021-05-24T15:41:00Z">
                <w:pPr>
                  <w:framePr w:hSpace="141" w:wrap="around" w:vAnchor="text" w:hAnchor="margin" w:xAlign="center" w:y="265"/>
                  <w:jc w:val="center"/>
                </w:pPr>
              </w:pPrChange>
            </w:pPr>
            <w:r w:rsidRPr="006618B2">
              <w:rPr>
                <w:rFonts w:ascii="Arial" w:eastAsiaTheme="minorEastAsia" w:hAnsi="Arial" w:cs="Arial"/>
                <w:b/>
                <w:bCs/>
                <w:color w:val="003195"/>
                <w:sz w:val="14"/>
                <w:szCs w:val="14"/>
                <w:rPrChange w:id="6189" w:author="Locke Liu" w:date="2021-05-24T15:42:00Z">
                  <w:rPr>
                    <w:rFonts w:ascii="Segoe UI" w:eastAsiaTheme="minorEastAsia" w:hAnsi="Segoe UI" w:cs="Segoe UI"/>
                    <w:b/>
                    <w:bCs/>
                    <w:color w:val="003195"/>
                    <w:sz w:val="14"/>
                    <w:szCs w:val="14"/>
                  </w:rPr>
                </w:rPrChange>
              </w:rPr>
              <w:t>Resource group</w:t>
            </w:r>
          </w:p>
        </w:tc>
        <w:tc>
          <w:tcPr>
            <w:tcW w:w="0" w:type="auto"/>
            <w:shd w:val="clear" w:color="auto" w:fill="D5E3FF"/>
            <w:vAlign w:val="center"/>
            <w:tcPrChange w:id="6190" w:author="Locke Liu" w:date="2021-05-24T15:41:00Z">
              <w:tcPr>
                <w:tcW w:w="370" w:type="pct"/>
                <w:shd w:val="clear" w:color="auto" w:fill="D5E3FF"/>
                <w:vAlign w:val="center"/>
              </w:tcPr>
            </w:tcPrChange>
          </w:tcPr>
          <w:p w14:paraId="471F8A9E" w14:textId="4062553E" w:rsidR="009578DA" w:rsidRPr="006618B2" w:rsidRDefault="009578DA">
            <w:pPr>
              <w:jc w:val="center"/>
              <w:rPr>
                <w:rFonts w:ascii="Arial" w:eastAsiaTheme="minorEastAsia" w:hAnsi="Arial" w:cs="Arial"/>
                <w:b/>
                <w:bCs/>
                <w:color w:val="003195"/>
                <w:sz w:val="14"/>
                <w:szCs w:val="14"/>
                <w:rPrChange w:id="6191" w:author="Locke Liu" w:date="2021-05-24T15:42:00Z">
                  <w:rPr>
                    <w:rFonts w:ascii="Segoe UI" w:eastAsiaTheme="minorEastAsia" w:hAnsi="Segoe UI" w:cs="Segoe UI"/>
                    <w:b/>
                    <w:bCs/>
                    <w:color w:val="003195"/>
                    <w:sz w:val="14"/>
                    <w:szCs w:val="14"/>
                  </w:rPr>
                </w:rPrChange>
              </w:rPr>
              <w:pPrChange w:id="6192" w:author="Locke Liu" w:date="2021-05-24T15:41:00Z">
                <w:pPr>
                  <w:framePr w:hSpace="141" w:wrap="around" w:vAnchor="text" w:hAnchor="margin" w:xAlign="center" w:y="265"/>
                  <w:jc w:val="center"/>
                </w:pPr>
              </w:pPrChange>
            </w:pPr>
            <w:r w:rsidRPr="006618B2">
              <w:rPr>
                <w:rFonts w:ascii="Arial" w:eastAsiaTheme="minorEastAsia" w:hAnsi="Arial" w:cs="Arial"/>
                <w:b/>
                <w:bCs/>
                <w:color w:val="003195"/>
                <w:sz w:val="14"/>
                <w:szCs w:val="14"/>
                <w:rPrChange w:id="6193" w:author="Locke Liu" w:date="2021-05-24T15:42:00Z">
                  <w:rPr>
                    <w:rFonts w:ascii="Segoe UI" w:eastAsiaTheme="minorEastAsia" w:hAnsi="Segoe UI" w:cs="Segoe UI"/>
                    <w:b/>
                    <w:bCs/>
                    <w:color w:val="003195"/>
                    <w:sz w:val="14"/>
                    <w:szCs w:val="14"/>
                  </w:rPr>
                </w:rPrChange>
              </w:rPr>
              <w:t>Env</w:t>
            </w:r>
          </w:p>
        </w:tc>
      </w:tr>
      <w:tr w:rsidR="006618B2" w:rsidRPr="006618B2" w14:paraId="73D869C7" w14:textId="77777777" w:rsidTr="006618B2">
        <w:tblPrEx>
          <w:tblPrExChange w:id="6194" w:author="Locke Liu" w:date="2021-05-24T15:41:00Z">
            <w:tblPrEx>
              <w:tblW w:w="0" w:type="auto"/>
            </w:tblPrEx>
          </w:tblPrExChange>
        </w:tblPrEx>
        <w:trPr>
          <w:trHeight w:val="349"/>
          <w:trPrChange w:id="6195" w:author="Locke Liu" w:date="2021-05-24T15:41:00Z">
            <w:trPr>
              <w:trHeight w:val="349"/>
            </w:trPr>
          </w:trPrChange>
        </w:trPr>
        <w:tc>
          <w:tcPr>
            <w:tcW w:w="0" w:type="auto"/>
            <w:shd w:val="clear" w:color="auto" w:fill="auto"/>
            <w:vAlign w:val="center"/>
            <w:tcPrChange w:id="6196" w:author="Locke Liu" w:date="2021-05-24T15:41:00Z">
              <w:tcPr>
                <w:tcW w:w="0" w:type="auto"/>
                <w:shd w:val="clear" w:color="auto" w:fill="auto"/>
                <w:vAlign w:val="center"/>
              </w:tcPr>
            </w:tcPrChange>
          </w:tcPr>
          <w:p w14:paraId="7AEA90BE" w14:textId="52E459F6" w:rsidR="009578DA" w:rsidRPr="006618B2" w:rsidRDefault="009578DA" w:rsidP="00277D34">
            <w:pPr>
              <w:jc w:val="center"/>
              <w:rPr>
                <w:rFonts w:ascii="Arial" w:eastAsiaTheme="minorEastAsia" w:hAnsi="Arial" w:cs="Arial"/>
                <w:bCs/>
                <w:color w:val="121B1F" w:themeColor="background1"/>
                <w:sz w:val="14"/>
                <w:szCs w:val="14"/>
                <w:rPrChange w:id="6197" w:author="Locke Liu" w:date="2021-05-24T15:42:00Z">
                  <w:rPr>
                    <w:rFonts w:ascii="Segoe UI" w:eastAsiaTheme="minorEastAsia" w:hAnsi="Segoe UI" w:cs="Segoe UI"/>
                    <w:bCs/>
                    <w:color w:val="121B1F" w:themeColor="background1"/>
                    <w:sz w:val="14"/>
                    <w:szCs w:val="14"/>
                  </w:rPr>
                </w:rPrChange>
              </w:rPr>
            </w:pPr>
            <w:r w:rsidRPr="006618B2">
              <w:rPr>
                <w:rFonts w:ascii="Arial" w:eastAsiaTheme="minorEastAsia" w:hAnsi="Arial" w:cs="Arial"/>
                <w:bCs/>
                <w:color w:val="121B1F" w:themeColor="background1"/>
                <w:sz w:val="14"/>
                <w:szCs w:val="14"/>
                <w:rPrChange w:id="6198" w:author="Locke Liu" w:date="2021-05-24T15:42:00Z">
                  <w:rPr>
                    <w:rFonts w:ascii="Segoe UI" w:eastAsiaTheme="minorEastAsia" w:hAnsi="Segoe UI" w:cs="Segoe UI"/>
                    <w:bCs/>
                    <w:color w:val="121B1F" w:themeColor="background1"/>
                    <w:sz w:val="14"/>
                    <w:szCs w:val="14"/>
                  </w:rPr>
                </w:rPrChange>
              </w:rPr>
              <w:t>win000533</w:t>
            </w:r>
          </w:p>
        </w:tc>
        <w:tc>
          <w:tcPr>
            <w:tcW w:w="0" w:type="auto"/>
            <w:vAlign w:val="center"/>
            <w:tcPrChange w:id="6199" w:author="Locke Liu" w:date="2021-05-24T15:41:00Z">
              <w:tcPr>
                <w:tcW w:w="0" w:type="auto"/>
                <w:vAlign w:val="center"/>
              </w:tcPr>
            </w:tcPrChange>
          </w:tcPr>
          <w:p w14:paraId="6C288444" w14:textId="2A428D31" w:rsidR="009578DA" w:rsidRPr="006618B2" w:rsidRDefault="009578DA">
            <w:pPr>
              <w:jc w:val="center"/>
              <w:rPr>
                <w:rFonts w:ascii="Arial" w:hAnsi="Arial" w:cs="Arial"/>
                <w:bCs/>
                <w:color w:val="121B1F" w:themeColor="background1"/>
                <w:sz w:val="14"/>
                <w:szCs w:val="14"/>
                <w:rPrChange w:id="6200" w:author="Locke Liu" w:date="2021-05-24T15:42:00Z">
                  <w:rPr>
                    <w:rFonts w:ascii="Segoe UI" w:hAnsi="Segoe UI" w:cs="Segoe UI"/>
                    <w:bCs/>
                    <w:color w:val="121B1F" w:themeColor="background1"/>
                    <w:sz w:val="14"/>
                    <w:szCs w:val="14"/>
                  </w:rPr>
                </w:rPrChange>
              </w:rPr>
              <w:pPrChange w:id="6201"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202" w:author="Locke Liu" w:date="2021-05-24T15:42:00Z">
                  <w:rPr>
                    <w:rFonts w:ascii="Segoe UI" w:hAnsi="Segoe UI" w:cs="Segoe UI"/>
                    <w:bCs/>
                    <w:color w:val="121B1F" w:themeColor="background1"/>
                    <w:sz w:val="14"/>
                    <w:szCs w:val="14"/>
                  </w:rPr>
                </w:rPrChange>
              </w:rPr>
              <w:t>N/A</w:t>
            </w:r>
          </w:p>
        </w:tc>
        <w:tc>
          <w:tcPr>
            <w:tcW w:w="0" w:type="auto"/>
            <w:vAlign w:val="center"/>
            <w:tcPrChange w:id="6203" w:author="Locke Liu" w:date="2021-05-24T15:41:00Z">
              <w:tcPr>
                <w:tcW w:w="0" w:type="auto"/>
                <w:vAlign w:val="center"/>
              </w:tcPr>
            </w:tcPrChange>
          </w:tcPr>
          <w:p w14:paraId="13BFBA3E" w14:textId="427DB8D4" w:rsidR="009578DA" w:rsidRPr="006618B2" w:rsidRDefault="009578DA">
            <w:pPr>
              <w:jc w:val="center"/>
              <w:rPr>
                <w:rFonts w:ascii="Arial" w:hAnsi="Arial" w:cs="Arial"/>
                <w:bCs/>
                <w:color w:val="121B1F" w:themeColor="background1"/>
                <w:sz w:val="14"/>
                <w:szCs w:val="14"/>
                <w:rPrChange w:id="6204" w:author="Locke Liu" w:date="2021-05-24T15:42:00Z">
                  <w:rPr>
                    <w:rFonts w:ascii="Segoe UI" w:hAnsi="Segoe UI" w:cs="Segoe UI"/>
                    <w:bCs/>
                    <w:color w:val="121B1F" w:themeColor="background1"/>
                    <w:sz w:val="14"/>
                    <w:szCs w:val="14"/>
                  </w:rPr>
                </w:rPrChange>
              </w:rPr>
              <w:pPrChange w:id="6205"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206" w:author="Locke Liu" w:date="2021-05-24T15:42:00Z">
                  <w:rPr>
                    <w:rFonts w:ascii="Segoe UI" w:hAnsi="Segoe UI" w:cs="Segoe UI"/>
                    <w:bCs/>
                    <w:color w:val="121B1F" w:themeColor="background1"/>
                    <w:sz w:val="14"/>
                    <w:szCs w:val="14"/>
                  </w:rPr>
                </w:rPrChange>
              </w:rPr>
              <w:t>Destination Self-IR</w:t>
            </w:r>
          </w:p>
        </w:tc>
        <w:tc>
          <w:tcPr>
            <w:tcW w:w="746" w:type="dxa"/>
            <w:vAlign w:val="center"/>
            <w:tcPrChange w:id="6207" w:author="Locke Liu" w:date="2021-05-24T15:41:00Z">
              <w:tcPr>
                <w:tcW w:w="746" w:type="dxa"/>
                <w:vAlign w:val="center"/>
              </w:tcPr>
            </w:tcPrChange>
          </w:tcPr>
          <w:p w14:paraId="3D58A1AF" w14:textId="77777777" w:rsidR="009578DA" w:rsidRPr="006618B2" w:rsidRDefault="009578DA">
            <w:pPr>
              <w:jc w:val="center"/>
              <w:rPr>
                <w:rFonts w:ascii="Arial" w:hAnsi="Arial" w:cs="Arial"/>
                <w:color w:val="121B1F" w:themeColor="background1"/>
                <w:sz w:val="14"/>
                <w:szCs w:val="14"/>
                <w:rPrChange w:id="6208" w:author="Locke Liu" w:date="2021-05-24T15:42:00Z">
                  <w:rPr>
                    <w:rFonts w:ascii="Segoe UI" w:hAnsi="Segoe UI" w:cs="Segoe UI"/>
                    <w:color w:val="121B1F" w:themeColor="background1"/>
                    <w:sz w:val="14"/>
                    <w:szCs w:val="14"/>
                  </w:rPr>
                </w:rPrChange>
              </w:rPr>
              <w:pPrChange w:id="6209"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210" w:author="Locke Liu" w:date="2021-05-24T15:42:00Z">
                  <w:rPr>
                    <w:rFonts w:ascii="Segoe UI" w:hAnsi="Segoe UI" w:cs="Segoe UI"/>
                    <w:bCs/>
                    <w:color w:val="121B1F" w:themeColor="background1"/>
                    <w:sz w:val="14"/>
                    <w:szCs w:val="14"/>
                  </w:rPr>
                </w:rPrChange>
              </w:rPr>
              <w:t>China East 2</w:t>
            </w:r>
          </w:p>
        </w:tc>
        <w:tc>
          <w:tcPr>
            <w:tcW w:w="477" w:type="dxa"/>
            <w:vAlign w:val="center"/>
            <w:tcPrChange w:id="6211" w:author="Locke Liu" w:date="2021-05-24T15:41:00Z">
              <w:tcPr>
                <w:tcW w:w="477" w:type="dxa"/>
                <w:vAlign w:val="center"/>
              </w:tcPr>
            </w:tcPrChange>
          </w:tcPr>
          <w:p w14:paraId="3548CEE6" w14:textId="540B1749" w:rsidR="009578DA" w:rsidRPr="006618B2" w:rsidRDefault="009578DA">
            <w:pPr>
              <w:jc w:val="center"/>
              <w:rPr>
                <w:rFonts w:ascii="Arial" w:hAnsi="Arial" w:cs="Arial"/>
                <w:color w:val="121B1F" w:themeColor="background1"/>
                <w:sz w:val="14"/>
                <w:szCs w:val="14"/>
                <w:rPrChange w:id="6212" w:author="Locke Liu" w:date="2021-05-24T15:42:00Z">
                  <w:rPr>
                    <w:rFonts w:ascii="Segoe UI" w:hAnsi="Segoe UI" w:cs="Segoe UI"/>
                    <w:color w:val="121B1F" w:themeColor="background1"/>
                    <w:sz w:val="14"/>
                    <w:szCs w:val="14"/>
                  </w:rPr>
                </w:rPrChange>
              </w:rPr>
              <w:pPrChange w:id="6213"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214" w:author="Locke Liu" w:date="2021-05-24T15:42:00Z">
                  <w:rPr>
                    <w:rFonts w:ascii="Segoe UI" w:hAnsi="Segoe UI" w:cs="Segoe UI"/>
                    <w:color w:val="121B1F" w:themeColor="background1"/>
                    <w:sz w:val="14"/>
                    <w:szCs w:val="14"/>
                  </w:rPr>
                </w:rPrChange>
              </w:rPr>
              <w:t>Standard D2s_v4 (2 vcpus, 8 GiB memory)</w:t>
            </w:r>
          </w:p>
        </w:tc>
        <w:tc>
          <w:tcPr>
            <w:tcW w:w="0" w:type="auto"/>
            <w:vAlign w:val="center"/>
            <w:tcPrChange w:id="6215" w:author="Locke Liu" w:date="2021-05-24T15:41:00Z">
              <w:tcPr>
                <w:tcW w:w="0" w:type="auto"/>
                <w:vAlign w:val="center"/>
              </w:tcPr>
            </w:tcPrChange>
          </w:tcPr>
          <w:p w14:paraId="7A6C7D25" w14:textId="4C6826B1" w:rsidR="009578DA" w:rsidRPr="006618B2" w:rsidRDefault="009578DA">
            <w:pPr>
              <w:jc w:val="center"/>
              <w:rPr>
                <w:rFonts w:ascii="Arial" w:hAnsi="Arial" w:cs="Arial"/>
                <w:color w:val="121B1F" w:themeColor="background1"/>
                <w:sz w:val="14"/>
                <w:szCs w:val="14"/>
                <w:rPrChange w:id="6216" w:author="Locke Liu" w:date="2021-05-24T15:42:00Z">
                  <w:rPr>
                    <w:rFonts w:ascii="Segoe UI" w:hAnsi="Segoe UI" w:cs="Segoe UI"/>
                    <w:color w:val="121B1F" w:themeColor="background1"/>
                    <w:sz w:val="14"/>
                    <w:szCs w:val="14"/>
                  </w:rPr>
                </w:rPrChange>
              </w:rPr>
              <w:pPrChange w:id="6217"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218" w:author="Locke Liu" w:date="2021-05-24T15:42:00Z">
                  <w:rPr>
                    <w:rFonts w:ascii="Segoe UI" w:hAnsi="Segoe UI" w:cs="Segoe UI"/>
                    <w:color w:val="121B1F" w:themeColor="background1"/>
                    <w:sz w:val="14"/>
                    <w:szCs w:val="14"/>
                  </w:rPr>
                </w:rPrChange>
              </w:rPr>
              <w:t>d9dlchn0-vnet/AZRCNE2CDPSF0001</w:t>
            </w:r>
          </w:p>
        </w:tc>
        <w:tc>
          <w:tcPr>
            <w:tcW w:w="0" w:type="auto"/>
            <w:vAlign w:val="center"/>
            <w:tcPrChange w:id="6219" w:author="Locke Liu" w:date="2021-05-24T15:41:00Z">
              <w:tcPr>
                <w:tcW w:w="0" w:type="auto"/>
                <w:vAlign w:val="center"/>
              </w:tcPr>
            </w:tcPrChange>
          </w:tcPr>
          <w:p w14:paraId="229A6C95" w14:textId="3A8C7BC9" w:rsidR="009578DA" w:rsidRPr="006618B2" w:rsidRDefault="009578DA">
            <w:pPr>
              <w:jc w:val="center"/>
              <w:rPr>
                <w:rFonts w:ascii="Arial" w:hAnsi="Arial" w:cs="Arial"/>
                <w:color w:val="121B1F" w:themeColor="background1"/>
                <w:sz w:val="14"/>
                <w:szCs w:val="14"/>
                <w:rPrChange w:id="6220" w:author="Locke Liu" w:date="2021-05-24T15:42:00Z">
                  <w:rPr>
                    <w:rFonts w:ascii="Segoe UI" w:hAnsi="Segoe UI" w:cs="Segoe UI"/>
                    <w:color w:val="121B1F" w:themeColor="background1"/>
                    <w:sz w:val="14"/>
                    <w:szCs w:val="14"/>
                  </w:rPr>
                </w:rPrChange>
              </w:rPr>
              <w:pPrChange w:id="6221"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222" w:author="Locke Liu" w:date="2021-05-24T15:42:00Z">
                  <w:rPr>
                    <w:rFonts w:ascii="Segoe UI" w:hAnsi="Segoe UI" w:cs="Segoe UI"/>
                    <w:color w:val="121B1F" w:themeColor="background1"/>
                    <w:sz w:val="14"/>
                    <w:szCs w:val="14"/>
                  </w:rPr>
                </w:rPrChange>
              </w:rPr>
              <w:t>10.71.255.164</w:t>
            </w:r>
          </w:p>
        </w:tc>
        <w:tc>
          <w:tcPr>
            <w:tcW w:w="0" w:type="auto"/>
            <w:vAlign w:val="center"/>
            <w:tcPrChange w:id="6223" w:author="Locke Liu" w:date="2021-05-24T15:41:00Z">
              <w:tcPr>
                <w:tcW w:w="0" w:type="auto"/>
                <w:vAlign w:val="center"/>
              </w:tcPr>
            </w:tcPrChange>
          </w:tcPr>
          <w:p w14:paraId="40760FA3" w14:textId="77777777" w:rsidR="009578DA" w:rsidRPr="006618B2" w:rsidRDefault="009578DA">
            <w:pPr>
              <w:jc w:val="center"/>
              <w:rPr>
                <w:rFonts w:ascii="Arial" w:hAnsi="Arial" w:cs="Arial"/>
                <w:color w:val="121B1F" w:themeColor="background1"/>
                <w:sz w:val="14"/>
                <w:szCs w:val="14"/>
                <w:rPrChange w:id="6224" w:author="Locke Liu" w:date="2021-05-24T15:42:00Z">
                  <w:rPr>
                    <w:rFonts w:ascii="Segoe UI" w:hAnsi="Segoe UI" w:cs="Segoe UI"/>
                    <w:color w:val="121B1F" w:themeColor="background1"/>
                    <w:sz w:val="14"/>
                    <w:szCs w:val="14"/>
                  </w:rPr>
                </w:rPrChange>
              </w:rPr>
              <w:pPrChange w:id="6225" w:author="Locke Liu" w:date="2021-05-24T15:41:00Z">
                <w:pPr>
                  <w:framePr w:hSpace="141" w:wrap="around" w:vAnchor="text" w:hAnchor="margin" w:xAlign="center" w:y="265"/>
                </w:pPr>
              </w:pPrChange>
            </w:pPr>
          </w:p>
          <w:p w14:paraId="13FFCA2C" w14:textId="0C42AEF8" w:rsidR="009578DA" w:rsidRPr="006618B2" w:rsidRDefault="009578DA">
            <w:pPr>
              <w:jc w:val="center"/>
              <w:rPr>
                <w:rFonts w:ascii="Arial" w:hAnsi="Arial" w:cs="Arial"/>
                <w:color w:val="121B1F" w:themeColor="background1"/>
                <w:sz w:val="14"/>
                <w:szCs w:val="14"/>
                <w:rPrChange w:id="6226" w:author="Locke Liu" w:date="2021-05-24T15:42:00Z">
                  <w:rPr>
                    <w:rFonts w:ascii="Segoe UI" w:hAnsi="Segoe UI" w:cs="Segoe UI"/>
                    <w:color w:val="121B1F" w:themeColor="background1"/>
                    <w:sz w:val="14"/>
                    <w:szCs w:val="14"/>
                  </w:rPr>
                </w:rPrChange>
              </w:rPr>
              <w:pPrChange w:id="6227"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228" w:author="Locke Liu" w:date="2021-05-24T15:42:00Z">
                  <w:rPr>
                    <w:rFonts w:ascii="Segoe UI" w:hAnsi="Segoe UI" w:cs="Segoe UI"/>
                    <w:color w:val="121B1F" w:themeColor="background1"/>
                    <w:sz w:val="14"/>
                    <w:szCs w:val="14"/>
                  </w:rPr>
                </w:rPrChange>
              </w:rPr>
              <w:t>Windows (Windows Server 2016 Datacenter)</w:t>
            </w:r>
          </w:p>
        </w:tc>
        <w:tc>
          <w:tcPr>
            <w:tcW w:w="0" w:type="auto"/>
            <w:vAlign w:val="center"/>
            <w:tcPrChange w:id="6229" w:author="Locke Liu" w:date="2021-05-24T15:41:00Z">
              <w:tcPr>
                <w:tcW w:w="0" w:type="auto"/>
                <w:vAlign w:val="center"/>
              </w:tcPr>
            </w:tcPrChange>
          </w:tcPr>
          <w:p w14:paraId="2FF5F8EF" w14:textId="23166C26" w:rsidR="009578DA" w:rsidRPr="006618B2" w:rsidRDefault="009578DA">
            <w:pPr>
              <w:jc w:val="center"/>
              <w:rPr>
                <w:rFonts w:ascii="Arial" w:hAnsi="Arial" w:cs="Arial"/>
                <w:color w:val="121B1F" w:themeColor="background1"/>
                <w:sz w:val="14"/>
                <w:szCs w:val="14"/>
                <w:rPrChange w:id="6230" w:author="Locke Liu" w:date="2021-05-24T15:42:00Z">
                  <w:rPr>
                    <w:rFonts w:ascii="Segoe UI" w:hAnsi="Segoe UI" w:cs="Segoe UI"/>
                    <w:color w:val="121B1F" w:themeColor="background1"/>
                    <w:sz w:val="14"/>
                    <w:szCs w:val="14"/>
                  </w:rPr>
                </w:rPrChange>
              </w:rPr>
              <w:pPrChange w:id="6231"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232" w:author="Locke Liu" w:date="2021-05-24T15:42:00Z">
                  <w:rPr>
                    <w:rFonts w:ascii="Segoe UI" w:hAnsi="Segoe UI" w:cs="Segoe UI"/>
                    <w:color w:val="121B1F" w:themeColor="background1"/>
                    <w:sz w:val="14"/>
                    <w:szCs w:val="14"/>
                  </w:rPr>
                </w:rPrChange>
              </w:rPr>
              <w:t>127</w:t>
            </w:r>
          </w:p>
        </w:tc>
        <w:tc>
          <w:tcPr>
            <w:tcW w:w="0" w:type="auto"/>
            <w:shd w:val="clear" w:color="auto" w:fill="auto"/>
            <w:vAlign w:val="center"/>
            <w:tcPrChange w:id="6233" w:author="Locke Liu" w:date="2021-05-24T15:41:00Z">
              <w:tcPr>
                <w:tcW w:w="0" w:type="auto"/>
                <w:shd w:val="clear" w:color="auto" w:fill="auto"/>
                <w:vAlign w:val="center"/>
              </w:tcPr>
            </w:tcPrChange>
          </w:tcPr>
          <w:p w14:paraId="0C3F8328" w14:textId="2F677B67" w:rsidR="009578DA" w:rsidRPr="006618B2" w:rsidRDefault="009578DA">
            <w:pPr>
              <w:jc w:val="center"/>
              <w:rPr>
                <w:rFonts w:ascii="Arial" w:eastAsiaTheme="minorEastAsia" w:hAnsi="Arial" w:cs="Arial"/>
                <w:bCs/>
                <w:color w:val="121B1F" w:themeColor="background1"/>
                <w:sz w:val="14"/>
                <w:szCs w:val="14"/>
                <w:rPrChange w:id="6234" w:author="Locke Liu" w:date="2021-05-24T15:42:00Z">
                  <w:rPr>
                    <w:rFonts w:ascii="Segoe UI" w:eastAsiaTheme="minorEastAsia" w:hAnsi="Segoe UI" w:cs="Segoe UI"/>
                    <w:bCs/>
                    <w:color w:val="121B1F" w:themeColor="background1"/>
                    <w:sz w:val="14"/>
                    <w:szCs w:val="14"/>
                  </w:rPr>
                </w:rPrChange>
              </w:rPr>
              <w:pPrChange w:id="6235"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236" w:author="Locke Liu" w:date="2021-05-24T15:42:00Z">
                  <w:rPr>
                    <w:rFonts w:ascii="Segoe UI" w:hAnsi="Segoe UI" w:cs="Segoe UI"/>
                    <w:color w:val="121B1F" w:themeColor="background1"/>
                    <w:sz w:val="14"/>
                    <w:szCs w:val="14"/>
                  </w:rPr>
                </w:rPrChange>
              </w:rPr>
              <w:t>BIBCNCDP</w:t>
            </w:r>
          </w:p>
        </w:tc>
        <w:tc>
          <w:tcPr>
            <w:tcW w:w="0" w:type="auto"/>
            <w:shd w:val="clear" w:color="auto" w:fill="auto"/>
            <w:vAlign w:val="center"/>
            <w:tcPrChange w:id="6237" w:author="Locke Liu" w:date="2021-05-24T15:41:00Z">
              <w:tcPr>
                <w:tcW w:w="0" w:type="auto"/>
                <w:shd w:val="clear" w:color="auto" w:fill="auto"/>
                <w:vAlign w:val="center"/>
              </w:tcPr>
            </w:tcPrChange>
          </w:tcPr>
          <w:p w14:paraId="7B973B11" w14:textId="77777777" w:rsidR="009578DA" w:rsidRPr="006618B2" w:rsidRDefault="009578DA">
            <w:pPr>
              <w:jc w:val="center"/>
              <w:rPr>
                <w:rFonts w:ascii="Arial" w:hAnsi="Arial" w:cs="Arial"/>
                <w:bCs/>
                <w:color w:val="121B1F" w:themeColor="background1"/>
                <w:sz w:val="14"/>
                <w:szCs w:val="14"/>
                <w:rPrChange w:id="6238" w:author="Locke Liu" w:date="2021-05-24T15:42:00Z">
                  <w:rPr>
                    <w:rFonts w:ascii="Segoe UI" w:hAnsi="Segoe UI" w:cs="Segoe UI"/>
                    <w:bCs/>
                    <w:color w:val="121B1F" w:themeColor="background1"/>
                    <w:sz w:val="14"/>
                    <w:szCs w:val="14"/>
                  </w:rPr>
                </w:rPrChange>
              </w:rPr>
              <w:pPrChange w:id="6239"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240" w:author="Locke Liu" w:date="2021-05-24T15:42:00Z">
                  <w:rPr>
                    <w:rFonts w:ascii="Segoe UI" w:hAnsi="Segoe UI" w:cs="Segoe UI"/>
                    <w:bCs/>
                    <w:color w:val="121B1F" w:themeColor="background1"/>
                    <w:sz w:val="14"/>
                    <w:szCs w:val="14"/>
                  </w:rPr>
                </w:rPrChange>
              </w:rPr>
              <w:t>d9dlchn0</w:t>
            </w:r>
          </w:p>
        </w:tc>
        <w:tc>
          <w:tcPr>
            <w:tcW w:w="0" w:type="auto"/>
            <w:vAlign w:val="center"/>
            <w:tcPrChange w:id="6241" w:author="Locke Liu" w:date="2021-05-24T15:41:00Z">
              <w:tcPr>
                <w:tcW w:w="0" w:type="auto"/>
                <w:vAlign w:val="center"/>
              </w:tcPr>
            </w:tcPrChange>
          </w:tcPr>
          <w:p w14:paraId="73C1FB73" w14:textId="77777777" w:rsidR="009578DA" w:rsidRPr="006618B2" w:rsidRDefault="009578DA">
            <w:pPr>
              <w:jc w:val="center"/>
              <w:rPr>
                <w:rFonts w:ascii="Arial" w:hAnsi="Arial" w:cs="Arial"/>
                <w:bCs/>
                <w:color w:val="121B1F" w:themeColor="background1"/>
                <w:sz w:val="14"/>
                <w:szCs w:val="14"/>
                <w:rPrChange w:id="6242" w:author="Locke Liu" w:date="2021-05-24T15:42:00Z">
                  <w:rPr>
                    <w:rFonts w:ascii="Segoe UI" w:hAnsi="Segoe UI" w:cs="Segoe UI"/>
                    <w:bCs/>
                    <w:color w:val="121B1F" w:themeColor="background1"/>
                    <w:sz w:val="14"/>
                    <w:szCs w:val="14"/>
                  </w:rPr>
                </w:rPrChange>
              </w:rPr>
              <w:pPrChange w:id="6243"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244" w:author="Locke Liu" w:date="2021-05-24T15:42:00Z">
                  <w:rPr>
                    <w:rFonts w:ascii="Segoe UI" w:hAnsi="Segoe UI" w:cs="Segoe UI"/>
                    <w:bCs/>
                    <w:color w:val="121B1F" w:themeColor="background1"/>
                    <w:sz w:val="14"/>
                    <w:szCs w:val="14"/>
                  </w:rPr>
                </w:rPrChange>
              </w:rPr>
              <w:t>DEV/UAT</w:t>
            </w:r>
          </w:p>
        </w:tc>
      </w:tr>
      <w:tr w:rsidR="006618B2" w:rsidRPr="006618B2" w14:paraId="66B49D49" w14:textId="77777777" w:rsidTr="006618B2">
        <w:tblPrEx>
          <w:tblPrExChange w:id="6245" w:author="Locke Liu" w:date="2021-05-24T15:41:00Z">
            <w:tblPrEx>
              <w:tblW w:w="0" w:type="auto"/>
            </w:tblPrEx>
          </w:tblPrExChange>
        </w:tblPrEx>
        <w:trPr>
          <w:trHeight w:val="358"/>
          <w:trPrChange w:id="6246" w:author="Locke Liu" w:date="2021-05-24T15:41:00Z">
            <w:trPr>
              <w:trHeight w:val="358"/>
            </w:trPr>
          </w:trPrChange>
        </w:trPr>
        <w:tc>
          <w:tcPr>
            <w:tcW w:w="0" w:type="auto"/>
            <w:shd w:val="clear" w:color="auto" w:fill="auto"/>
            <w:vAlign w:val="center"/>
            <w:tcPrChange w:id="6247" w:author="Locke Liu" w:date="2021-05-24T15:41:00Z">
              <w:tcPr>
                <w:tcW w:w="0" w:type="auto"/>
                <w:shd w:val="clear" w:color="auto" w:fill="auto"/>
                <w:vAlign w:val="center"/>
              </w:tcPr>
            </w:tcPrChange>
          </w:tcPr>
          <w:p w14:paraId="505EF300" w14:textId="45B6BDB1" w:rsidR="009578DA" w:rsidRPr="006618B2" w:rsidRDefault="009578DA" w:rsidP="00277D34">
            <w:pPr>
              <w:jc w:val="center"/>
              <w:rPr>
                <w:rFonts w:ascii="Arial" w:eastAsiaTheme="minorEastAsia" w:hAnsi="Arial" w:cs="Arial"/>
                <w:bCs/>
                <w:color w:val="121B1F" w:themeColor="background1"/>
                <w:sz w:val="14"/>
                <w:szCs w:val="14"/>
                <w:rPrChange w:id="6248" w:author="Locke Liu" w:date="2021-05-24T15:42:00Z">
                  <w:rPr>
                    <w:rFonts w:ascii="Segoe UI" w:eastAsiaTheme="minorEastAsia" w:hAnsi="Segoe UI" w:cs="Segoe UI"/>
                    <w:bCs/>
                    <w:color w:val="121B1F" w:themeColor="background1"/>
                    <w:sz w:val="14"/>
                    <w:szCs w:val="14"/>
                  </w:rPr>
                </w:rPrChange>
              </w:rPr>
            </w:pPr>
            <w:r w:rsidRPr="006618B2">
              <w:rPr>
                <w:rFonts w:ascii="Arial" w:eastAsiaTheme="minorEastAsia" w:hAnsi="Arial" w:cs="Arial"/>
                <w:bCs/>
                <w:color w:val="121B1F" w:themeColor="background1"/>
                <w:sz w:val="14"/>
                <w:szCs w:val="14"/>
                <w:rPrChange w:id="6249" w:author="Locke Liu" w:date="2021-05-24T15:42:00Z">
                  <w:rPr>
                    <w:rFonts w:ascii="Segoe UI" w:eastAsiaTheme="minorEastAsia" w:hAnsi="Segoe UI" w:cs="Segoe UI"/>
                    <w:bCs/>
                    <w:color w:val="121B1F" w:themeColor="background1"/>
                    <w:sz w:val="14"/>
                    <w:szCs w:val="14"/>
                  </w:rPr>
                </w:rPrChange>
              </w:rPr>
              <w:t>win000534</w:t>
            </w:r>
          </w:p>
        </w:tc>
        <w:tc>
          <w:tcPr>
            <w:tcW w:w="0" w:type="auto"/>
            <w:vAlign w:val="center"/>
            <w:tcPrChange w:id="6250" w:author="Locke Liu" w:date="2021-05-24T15:41:00Z">
              <w:tcPr>
                <w:tcW w:w="0" w:type="auto"/>
                <w:vAlign w:val="center"/>
              </w:tcPr>
            </w:tcPrChange>
          </w:tcPr>
          <w:p w14:paraId="30FA9854" w14:textId="72E19558" w:rsidR="009578DA" w:rsidRPr="006618B2" w:rsidRDefault="009578DA">
            <w:pPr>
              <w:jc w:val="center"/>
              <w:rPr>
                <w:rFonts w:ascii="Arial" w:hAnsi="Arial" w:cs="Arial"/>
                <w:bCs/>
                <w:color w:val="121B1F" w:themeColor="background1"/>
                <w:sz w:val="14"/>
                <w:szCs w:val="14"/>
                <w:rPrChange w:id="6251" w:author="Locke Liu" w:date="2021-05-24T15:42:00Z">
                  <w:rPr>
                    <w:rFonts w:ascii="Segoe UI" w:hAnsi="Segoe UI" w:cs="Segoe UI"/>
                    <w:bCs/>
                    <w:color w:val="121B1F" w:themeColor="background1"/>
                    <w:sz w:val="14"/>
                    <w:szCs w:val="14"/>
                  </w:rPr>
                </w:rPrChange>
              </w:rPr>
              <w:pPrChange w:id="6252"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253" w:author="Locke Liu" w:date="2021-05-24T15:42:00Z">
                  <w:rPr>
                    <w:rFonts w:ascii="Segoe UI" w:hAnsi="Segoe UI" w:cs="Segoe UI"/>
                    <w:bCs/>
                    <w:color w:val="121B1F" w:themeColor="background1"/>
                    <w:sz w:val="14"/>
                    <w:szCs w:val="14"/>
                  </w:rPr>
                </w:rPrChange>
              </w:rPr>
              <w:t>N/A</w:t>
            </w:r>
          </w:p>
        </w:tc>
        <w:tc>
          <w:tcPr>
            <w:tcW w:w="0" w:type="auto"/>
            <w:vAlign w:val="center"/>
            <w:tcPrChange w:id="6254" w:author="Locke Liu" w:date="2021-05-24T15:41:00Z">
              <w:tcPr>
                <w:tcW w:w="0" w:type="auto"/>
                <w:vAlign w:val="center"/>
              </w:tcPr>
            </w:tcPrChange>
          </w:tcPr>
          <w:p w14:paraId="659D1CA4" w14:textId="69670A14" w:rsidR="009578DA" w:rsidRPr="006618B2" w:rsidRDefault="009578DA">
            <w:pPr>
              <w:jc w:val="center"/>
              <w:rPr>
                <w:rFonts w:ascii="Arial" w:hAnsi="Arial" w:cs="Arial"/>
                <w:bCs/>
                <w:color w:val="121B1F" w:themeColor="background1"/>
                <w:sz w:val="14"/>
                <w:szCs w:val="14"/>
                <w:rPrChange w:id="6255" w:author="Locke Liu" w:date="2021-05-24T15:42:00Z">
                  <w:rPr>
                    <w:rFonts w:ascii="Segoe UI" w:hAnsi="Segoe UI" w:cs="Segoe UI"/>
                    <w:bCs/>
                    <w:color w:val="121B1F" w:themeColor="background1"/>
                    <w:sz w:val="14"/>
                    <w:szCs w:val="14"/>
                  </w:rPr>
                </w:rPrChange>
              </w:rPr>
              <w:pPrChange w:id="6256"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257" w:author="Locke Liu" w:date="2021-05-24T15:42:00Z">
                  <w:rPr>
                    <w:rFonts w:ascii="Segoe UI" w:hAnsi="Segoe UI" w:cs="Segoe UI"/>
                    <w:bCs/>
                    <w:color w:val="121B1F" w:themeColor="background1"/>
                    <w:sz w:val="14"/>
                    <w:szCs w:val="14"/>
                  </w:rPr>
                </w:rPrChange>
              </w:rPr>
              <w:t>Source Self-IR</w:t>
            </w:r>
          </w:p>
        </w:tc>
        <w:tc>
          <w:tcPr>
            <w:tcW w:w="746" w:type="dxa"/>
            <w:vAlign w:val="center"/>
            <w:tcPrChange w:id="6258" w:author="Locke Liu" w:date="2021-05-24T15:41:00Z">
              <w:tcPr>
                <w:tcW w:w="746" w:type="dxa"/>
                <w:vAlign w:val="center"/>
              </w:tcPr>
            </w:tcPrChange>
          </w:tcPr>
          <w:p w14:paraId="5760B105" w14:textId="18433748" w:rsidR="009578DA" w:rsidRPr="006618B2" w:rsidRDefault="009578DA">
            <w:pPr>
              <w:jc w:val="center"/>
              <w:rPr>
                <w:rFonts w:ascii="Arial" w:eastAsiaTheme="minorEastAsia" w:hAnsi="Arial" w:cs="Arial"/>
                <w:bCs/>
                <w:color w:val="121B1F" w:themeColor="background1"/>
                <w:sz w:val="14"/>
                <w:szCs w:val="14"/>
                <w:rPrChange w:id="6259" w:author="Locke Liu" w:date="2021-05-24T15:42:00Z">
                  <w:rPr>
                    <w:rFonts w:ascii="Segoe UI" w:eastAsiaTheme="minorEastAsia" w:hAnsi="Segoe UI" w:cs="Segoe UI"/>
                    <w:bCs/>
                    <w:color w:val="121B1F" w:themeColor="background1"/>
                    <w:sz w:val="14"/>
                    <w:szCs w:val="14"/>
                  </w:rPr>
                </w:rPrChange>
              </w:rPr>
              <w:pPrChange w:id="6260"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261" w:author="Locke Liu" w:date="2021-05-24T15:42:00Z">
                  <w:rPr>
                    <w:rFonts w:ascii="Segoe UI" w:hAnsi="Segoe UI" w:cs="Segoe UI"/>
                    <w:bCs/>
                    <w:color w:val="121B1F" w:themeColor="background1"/>
                    <w:sz w:val="14"/>
                    <w:szCs w:val="14"/>
                  </w:rPr>
                </w:rPrChange>
              </w:rPr>
              <w:t>China East</w:t>
            </w:r>
          </w:p>
        </w:tc>
        <w:tc>
          <w:tcPr>
            <w:tcW w:w="477" w:type="dxa"/>
            <w:vAlign w:val="center"/>
            <w:tcPrChange w:id="6262" w:author="Locke Liu" w:date="2021-05-24T15:41:00Z">
              <w:tcPr>
                <w:tcW w:w="477" w:type="dxa"/>
                <w:vAlign w:val="center"/>
              </w:tcPr>
            </w:tcPrChange>
          </w:tcPr>
          <w:p w14:paraId="4A63F5EC" w14:textId="1FA64921" w:rsidR="009578DA" w:rsidRPr="006618B2" w:rsidRDefault="009578DA">
            <w:pPr>
              <w:jc w:val="center"/>
              <w:rPr>
                <w:rFonts w:ascii="Arial" w:eastAsiaTheme="minorEastAsia" w:hAnsi="Arial" w:cs="Arial"/>
                <w:bCs/>
                <w:color w:val="121B1F" w:themeColor="background1"/>
                <w:sz w:val="14"/>
                <w:szCs w:val="14"/>
                <w:rPrChange w:id="6263" w:author="Locke Liu" w:date="2021-05-24T15:42:00Z">
                  <w:rPr>
                    <w:rFonts w:ascii="Segoe UI" w:eastAsiaTheme="minorEastAsia" w:hAnsi="Segoe UI" w:cs="Segoe UI"/>
                    <w:bCs/>
                    <w:color w:val="121B1F" w:themeColor="background1"/>
                    <w:sz w:val="14"/>
                    <w:szCs w:val="14"/>
                  </w:rPr>
                </w:rPrChange>
              </w:rPr>
              <w:pPrChange w:id="6264"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265" w:author="Locke Liu" w:date="2021-05-24T15:42:00Z">
                  <w:rPr>
                    <w:rFonts w:ascii="Segoe UI" w:eastAsiaTheme="minorEastAsia" w:hAnsi="Segoe UI" w:cs="Segoe UI"/>
                    <w:bCs/>
                    <w:color w:val="121B1F" w:themeColor="background1"/>
                    <w:sz w:val="14"/>
                    <w:szCs w:val="14"/>
                  </w:rPr>
                </w:rPrChange>
              </w:rPr>
              <w:t xml:space="preserve">Standard DS3_v2 (4 </w:t>
            </w:r>
            <w:r w:rsidRPr="006618B2">
              <w:rPr>
                <w:rFonts w:ascii="Arial" w:eastAsiaTheme="minorEastAsia" w:hAnsi="Arial" w:cs="Arial"/>
                <w:bCs/>
                <w:color w:val="121B1F" w:themeColor="background1"/>
                <w:sz w:val="14"/>
                <w:szCs w:val="14"/>
                <w:rPrChange w:id="6266" w:author="Locke Liu" w:date="2021-05-24T15:42:00Z">
                  <w:rPr>
                    <w:rFonts w:ascii="Segoe UI" w:eastAsiaTheme="minorEastAsia" w:hAnsi="Segoe UI" w:cs="Segoe UI"/>
                    <w:bCs/>
                    <w:color w:val="121B1F" w:themeColor="background1"/>
                    <w:sz w:val="14"/>
                    <w:szCs w:val="14"/>
                  </w:rPr>
                </w:rPrChange>
              </w:rPr>
              <w:lastRenderedPageBreak/>
              <w:t>vcpus, 14 GiB memory)</w:t>
            </w:r>
          </w:p>
        </w:tc>
        <w:tc>
          <w:tcPr>
            <w:tcW w:w="0" w:type="auto"/>
            <w:vAlign w:val="center"/>
            <w:tcPrChange w:id="6267" w:author="Locke Liu" w:date="2021-05-24T15:41:00Z">
              <w:tcPr>
                <w:tcW w:w="0" w:type="auto"/>
                <w:vAlign w:val="center"/>
              </w:tcPr>
            </w:tcPrChange>
          </w:tcPr>
          <w:p w14:paraId="2D03A3CB" w14:textId="422EBFCA" w:rsidR="009578DA" w:rsidRPr="006618B2" w:rsidRDefault="009578DA">
            <w:pPr>
              <w:jc w:val="center"/>
              <w:rPr>
                <w:rFonts w:ascii="Arial" w:eastAsiaTheme="minorEastAsia" w:hAnsi="Arial" w:cs="Arial"/>
                <w:bCs/>
                <w:color w:val="121B1F" w:themeColor="background1"/>
                <w:sz w:val="14"/>
                <w:szCs w:val="14"/>
                <w:rPrChange w:id="6268" w:author="Locke Liu" w:date="2021-05-24T15:42:00Z">
                  <w:rPr>
                    <w:rFonts w:ascii="Segoe UI" w:eastAsiaTheme="minorEastAsia" w:hAnsi="Segoe UI" w:cs="Segoe UI"/>
                    <w:bCs/>
                    <w:color w:val="121B1F" w:themeColor="background1"/>
                    <w:sz w:val="14"/>
                    <w:szCs w:val="14"/>
                  </w:rPr>
                </w:rPrChange>
              </w:rPr>
              <w:pPrChange w:id="6269"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270" w:author="Locke Liu" w:date="2021-05-24T15:42:00Z">
                  <w:rPr>
                    <w:rFonts w:ascii="Segoe UI" w:eastAsiaTheme="minorEastAsia" w:hAnsi="Segoe UI" w:cs="Segoe UI"/>
                    <w:bCs/>
                    <w:color w:val="121B1F" w:themeColor="background1"/>
                    <w:sz w:val="14"/>
                    <w:szCs w:val="14"/>
                  </w:rPr>
                </w:rPrChange>
              </w:rPr>
              <w:lastRenderedPageBreak/>
              <w:t>AZRCNEEACVN0001/AZRCNEEACSE0001</w:t>
            </w:r>
          </w:p>
        </w:tc>
        <w:tc>
          <w:tcPr>
            <w:tcW w:w="0" w:type="auto"/>
            <w:vAlign w:val="center"/>
            <w:tcPrChange w:id="6271" w:author="Locke Liu" w:date="2021-05-24T15:41:00Z">
              <w:tcPr>
                <w:tcW w:w="0" w:type="auto"/>
                <w:vAlign w:val="center"/>
              </w:tcPr>
            </w:tcPrChange>
          </w:tcPr>
          <w:p w14:paraId="6FFE4822" w14:textId="421E32AC" w:rsidR="009578DA" w:rsidRPr="006618B2" w:rsidRDefault="009578DA">
            <w:pPr>
              <w:jc w:val="center"/>
              <w:rPr>
                <w:rFonts w:ascii="Arial" w:eastAsiaTheme="minorEastAsia" w:hAnsi="Arial" w:cs="Arial"/>
                <w:bCs/>
                <w:color w:val="121B1F" w:themeColor="background1"/>
                <w:sz w:val="14"/>
                <w:szCs w:val="14"/>
                <w:rPrChange w:id="6272" w:author="Locke Liu" w:date="2021-05-24T15:42:00Z">
                  <w:rPr>
                    <w:rFonts w:ascii="Segoe UI" w:eastAsiaTheme="minorEastAsia" w:hAnsi="Segoe UI" w:cs="Segoe UI"/>
                    <w:bCs/>
                    <w:color w:val="121B1F" w:themeColor="background1"/>
                    <w:sz w:val="14"/>
                    <w:szCs w:val="14"/>
                  </w:rPr>
                </w:rPrChange>
              </w:rPr>
              <w:pPrChange w:id="6273"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274" w:author="Locke Liu" w:date="2021-05-24T15:42:00Z">
                  <w:rPr>
                    <w:rFonts w:ascii="Segoe UI" w:eastAsiaTheme="minorEastAsia" w:hAnsi="Segoe UI" w:cs="Segoe UI"/>
                    <w:bCs/>
                    <w:color w:val="121B1F" w:themeColor="background1"/>
                    <w:sz w:val="14"/>
                    <w:szCs w:val="14"/>
                  </w:rPr>
                </w:rPrChange>
              </w:rPr>
              <w:t>10.71.134.136</w:t>
            </w:r>
          </w:p>
        </w:tc>
        <w:tc>
          <w:tcPr>
            <w:tcW w:w="0" w:type="auto"/>
            <w:vAlign w:val="center"/>
            <w:tcPrChange w:id="6275" w:author="Locke Liu" w:date="2021-05-24T15:41:00Z">
              <w:tcPr>
                <w:tcW w:w="0" w:type="auto"/>
                <w:vAlign w:val="center"/>
              </w:tcPr>
            </w:tcPrChange>
          </w:tcPr>
          <w:p w14:paraId="390CCFE3" w14:textId="77777777" w:rsidR="009578DA" w:rsidRPr="006618B2" w:rsidRDefault="009578DA">
            <w:pPr>
              <w:jc w:val="center"/>
              <w:rPr>
                <w:rFonts w:ascii="Arial" w:hAnsi="Arial" w:cs="Arial"/>
                <w:color w:val="121B1F" w:themeColor="background1"/>
                <w:sz w:val="14"/>
                <w:szCs w:val="14"/>
                <w:rPrChange w:id="6276" w:author="Locke Liu" w:date="2021-05-24T15:42:00Z">
                  <w:rPr>
                    <w:rFonts w:ascii="Segoe UI" w:hAnsi="Segoe UI" w:cs="Segoe UI"/>
                    <w:color w:val="121B1F" w:themeColor="background1"/>
                    <w:sz w:val="14"/>
                    <w:szCs w:val="14"/>
                  </w:rPr>
                </w:rPrChange>
              </w:rPr>
              <w:pPrChange w:id="6277" w:author="Locke Liu" w:date="2021-05-24T15:41:00Z">
                <w:pPr>
                  <w:framePr w:hSpace="141" w:wrap="around" w:vAnchor="text" w:hAnchor="margin" w:xAlign="center" w:y="265"/>
                </w:pPr>
              </w:pPrChange>
            </w:pPr>
          </w:p>
          <w:p w14:paraId="0F238616" w14:textId="3B9011C1" w:rsidR="009578DA" w:rsidRPr="006618B2" w:rsidRDefault="009578DA">
            <w:pPr>
              <w:jc w:val="center"/>
              <w:rPr>
                <w:rFonts w:ascii="Arial" w:eastAsiaTheme="minorEastAsia" w:hAnsi="Arial" w:cs="Arial"/>
                <w:bCs/>
                <w:color w:val="121B1F" w:themeColor="background1"/>
                <w:sz w:val="14"/>
                <w:szCs w:val="14"/>
                <w:rPrChange w:id="6278" w:author="Locke Liu" w:date="2021-05-24T15:42:00Z">
                  <w:rPr>
                    <w:rFonts w:ascii="Segoe UI" w:eastAsiaTheme="minorEastAsia" w:hAnsi="Segoe UI" w:cs="Segoe UI"/>
                    <w:bCs/>
                    <w:color w:val="121B1F" w:themeColor="background1"/>
                    <w:sz w:val="14"/>
                    <w:szCs w:val="14"/>
                  </w:rPr>
                </w:rPrChange>
              </w:rPr>
              <w:pPrChange w:id="6279"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280" w:author="Locke Liu" w:date="2021-05-24T15:42:00Z">
                  <w:rPr>
                    <w:rFonts w:ascii="Segoe UI" w:hAnsi="Segoe UI" w:cs="Segoe UI"/>
                    <w:color w:val="121B1F" w:themeColor="background1"/>
                    <w:sz w:val="14"/>
                    <w:szCs w:val="14"/>
                  </w:rPr>
                </w:rPrChange>
              </w:rPr>
              <w:t xml:space="preserve">Windows (Windows Server </w:t>
            </w:r>
            <w:r w:rsidRPr="006618B2">
              <w:rPr>
                <w:rFonts w:ascii="Arial" w:hAnsi="Arial" w:cs="Arial"/>
                <w:color w:val="121B1F" w:themeColor="background1"/>
                <w:sz w:val="14"/>
                <w:szCs w:val="14"/>
                <w:rPrChange w:id="6281" w:author="Locke Liu" w:date="2021-05-24T15:42:00Z">
                  <w:rPr>
                    <w:rFonts w:ascii="Segoe UI" w:hAnsi="Segoe UI" w:cs="Segoe UI"/>
                    <w:color w:val="121B1F" w:themeColor="background1"/>
                    <w:sz w:val="14"/>
                    <w:szCs w:val="14"/>
                  </w:rPr>
                </w:rPrChange>
              </w:rPr>
              <w:lastRenderedPageBreak/>
              <w:t>2016 Datacenter)</w:t>
            </w:r>
          </w:p>
        </w:tc>
        <w:tc>
          <w:tcPr>
            <w:tcW w:w="0" w:type="auto"/>
            <w:vAlign w:val="center"/>
            <w:tcPrChange w:id="6282" w:author="Locke Liu" w:date="2021-05-24T15:41:00Z">
              <w:tcPr>
                <w:tcW w:w="0" w:type="auto"/>
                <w:vAlign w:val="center"/>
              </w:tcPr>
            </w:tcPrChange>
          </w:tcPr>
          <w:p w14:paraId="79F4EBB5" w14:textId="2105EE3C" w:rsidR="009578DA" w:rsidRPr="006618B2" w:rsidRDefault="009578DA">
            <w:pPr>
              <w:jc w:val="center"/>
              <w:rPr>
                <w:rFonts w:ascii="Arial" w:eastAsiaTheme="minorEastAsia" w:hAnsi="Arial" w:cs="Arial"/>
                <w:bCs/>
                <w:color w:val="121B1F" w:themeColor="background1"/>
                <w:sz w:val="14"/>
                <w:szCs w:val="14"/>
                <w:rPrChange w:id="6283" w:author="Locke Liu" w:date="2021-05-24T15:42:00Z">
                  <w:rPr>
                    <w:rFonts w:ascii="Segoe UI" w:eastAsiaTheme="minorEastAsia" w:hAnsi="Segoe UI" w:cs="Segoe UI"/>
                    <w:bCs/>
                    <w:color w:val="121B1F" w:themeColor="background1"/>
                    <w:sz w:val="14"/>
                    <w:szCs w:val="14"/>
                  </w:rPr>
                </w:rPrChange>
              </w:rPr>
              <w:pPrChange w:id="6284"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285" w:author="Locke Liu" w:date="2021-05-24T15:42:00Z">
                  <w:rPr>
                    <w:rFonts w:ascii="Segoe UI" w:hAnsi="Segoe UI" w:cs="Segoe UI"/>
                    <w:color w:val="121B1F" w:themeColor="background1"/>
                    <w:sz w:val="14"/>
                    <w:szCs w:val="14"/>
                  </w:rPr>
                </w:rPrChange>
              </w:rPr>
              <w:lastRenderedPageBreak/>
              <w:t>127</w:t>
            </w:r>
          </w:p>
        </w:tc>
        <w:tc>
          <w:tcPr>
            <w:tcW w:w="0" w:type="auto"/>
            <w:shd w:val="clear" w:color="auto" w:fill="auto"/>
            <w:vAlign w:val="center"/>
            <w:tcPrChange w:id="6286" w:author="Locke Liu" w:date="2021-05-24T15:41:00Z">
              <w:tcPr>
                <w:tcW w:w="0" w:type="auto"/>
                <w:shd w:val="clear" w:color="auto" w:fill="auto"/>
                <w:vAlign w:val="center"/>
              </w:tcPr>
            </w:tcPrChange>
          </w:tcPr>
          <w:p w14:paraId="3373E6CE" w14:textId="7E70303C" w:rsidR="009578DA" w:rsidRPr="006618B2" w:rsidRDefault="009578DA">
            <w:pPr>
              <w:jc w:val="center"/>
              <w:rPr>
                <w:rFonts w:ascii="Arial" w:eastAsiaTheme="minorEastAsia" w:hAnsi="Arial" w:cs="Arial"/>
                <w:bCs/>
                <w:color w:val="121B1F" w:themeColor="background1"/>
                <w:sz w:val="14"/>
                <w:szCs w:val="14"/>
                <w:rPrChange w:id="6287" w:author="Locke Liu" w:date="2021-05-24T15:42:00Z">
                  <w:rPr>
                    <w:rFonts w:ascii="Segoe UI" w:eastAsiaTheme="minorEastAsia" w:hAnsi="Segoe UI" w:cs="Segoe UI"/>
                    <w:bCs/>
                    <w:color w:val="121B1F" w:themeColor="background1"/>
                    <w:sz w:val="14"/>
                    <w:szCs w:val="14"/>
                  </w:rPr>
                </w:rPrChange>
              </w:rPr>
              <w:pPrChange w:id="6288"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289" w:author="Locke Liu" w:date="2021-05-24T15:42:00Z">
                  <w:rPr>
                    <w:rFonts w:ascii="Segoe UI" w:eastAsiaTheme="minorEastAsia" w:hAnsi="Segoe UI" w:cs="Segoe UI"/>
                    <w:bCs/>
                    <w:color w:val="121B1F" w:themeColor="background1"/>
                    <w:sz w:val="14"/>
                    <w:szCs w:val="14"/>
                  </w:rPr>
                </w:rPrChange>
              </w:rPr>
              <w:t>BIBCNENP</w:t>
            </w:r>
          </w:p>
        </w:tc>
        <w:tc>
          <w:tcPr>
            <w:tcW w:w="0" w:type="auto"/>
            <w:shd w:val="clear" w:color="auto" w:fill="auto"/>
            <w:vAlign w:val="center"/>
            <w:tcPrChange w:id="6290" w:author="Locke Liu" w:date="2021-05-24T15:41:00Z">
              <w:tcPr>
                <w:tcW w:w="0" w:type="auto"/>
                <w:shd w:val="clear" w:color="auto" w:fill="auto"/>
                <w:vAlign w:val="center"/>
              </w:tcPr>
            </w:tcPrChange>
          </w:tcPr>
          <w:p w14:paraId="006A4C73" w14:textId="643364D9" w:rsidR="009578DA" w:rsidRPr="006618B2" w:rsidRDefault="009578DA">
            <w:pPr>
              <w:jc w:val="center"/>
              <w:rPr>
                <w:rFonts w:ascii="Arial" w:eastAsiaTheme="minorEastAsia" w:hAnsi="Arial" w:cs="Arial"/>
                <w:bCs/>
                <w:color w:val="121B1F" w:themeColor="background1"/>
                <w:sz w:val="14"/>
                <w:szCs w:val="14"/>
                <w:rPrChange w:id="6291" w:author="Locke Liu" w:date="2021-05-24T15:42:00Z">
                  <w:rPr>
                    <w:rFonts w:ascii="Segoe UI" w:eastAsiaTheme="minorEastAsia" w:hAnsi="Segoe UI" w:cs="Segoe UI"/>
                    <w:bCs/>
                    <w:color w:val="121B1F" w:themeColor="background1"/>
                    <w:sz w:val="14"/>
                    <w:szCs w:val="14"/>
                  </w:rPr>
                </w:rPrChange>
              </w:rPr>
              <w:pPrChange w:id="6292"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293" w:author="Locke Liu" w:date="2021-05-24T15:42:00Z">
                  <w:rPr>
                    <w:rFonts w:ascii="Segoe UI" w:eastAsiaTheme="minorEastAsia" w:hAnsi="Segoe UI" w:cs="Segoe UI"/>
                    <w:bCs/>
                    <w:color w:val="121B1F" w:themeColor="background1"/>
                    <w:sz w:val="14"/>
                    <w:szCs w:val="14"/>
                  </w:rPr>
                </w:rPrChange>
              </w:rPr>
              <w:t>i9dlchn0</w:t>
            </w:r>
          </w:p>
        </w:tc>
        <w:tc>
          <w:tcPr>
            <w:tcW w:w="0" w:type="auto"/>
            <w:vAlign w:val="center"/>
            <w:tcPrChange w:id="6294" w:author="Locke Liu" w:date="2021-05-24T15:41:00Z">
              <w:tcPr>
                <w:tcW w:w="0" w:type="auto"/>
                <w:vAlign w:val="center"/>
              </w:tcPr>
            </w:tcPrChange>
          </w:tcPr>
          <w:p w14:paraId="09038291" w14:textId="4D7BAE6E" w:rsidR="009578DA" w:rsidRPr="006618B2" w:rsidRDefault="009578DA">
            <w:pPr>
              <w:jc w:val="center"/>
              <w:rPr>
                <w:rFonts w:ascii="Arial" w:hAnsi="Arial" w:cs="Arial"/>
                <w:bCs/>
                <w:color w:val="121B1F" w:themeColor="background1"/>
                <w:sz w:val="14"/>
                <w:szCs w:val="14"/>
                <w:rPrChange w:id="6295" w:author="Locke Liu" w:date="2021-05-24T15:42:00Z">
                  <w:rPr>
                    <w:rFonts w:ascii="Segoe UI" w:hAnsi="Segoe UI" w:cs="Segoe UI"/>
                    <w:bCs/>
                    <w:color w:val="121B1F" w:themeColor="background1"/>
                    <w:sz w:val="14"/>
                    <w:szCs w:val="14"/>
                  </w:rPr>
                </w:rPrChange>
              </w:rPr>
              <w:pPrChange w:id="6296"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297" w:author="Locke Liu" w:date="2021-05-24T15:42:00Z">
                  <w:rPr>
                    <w:rFonts w:ascii="Segoe UI" w:hAnsi="Segoe UI" w:cs="Segoe UI"/>
                    <w:bCs/>
                    <w:color w:val="121B1F" w:themeColor="background1"/>
                    <w:sz w:val="14"/>
                    <w:szCs w:val="14"/>
                  </w:rPr>
                </w:rPrChange>
              </w:rPr>
              <w:t>DEV/UAT</w:t>
            </w:r>
          </w:p>
        </w:tc>
      </w:tr>
      <w:tr w:rsidR="006618B2" w:rsidRPr="006618B2" w14:paraId="466968EB" w14:textId="77777777" w:rsidTr="006618B2">
        <w:tblPrEx>
          <w:tblPrExChange w:id="6298" w:author="Locke Liu" w:date="2021-05-24T15:41:00Z">
            <w:tblPrEx>
              <w:tblW w:w="0" w:type="auto"/>
            </w:tblPrEx>
          </w:tblPrExChange>
        </w:tblPrEx>
        <w:trPr>
          <w:trHeight w:val="358"/>
          <w:trPrChange w:id="6299" w:author="Locke Liu" w:date="2021-05-24T15:41:00Z">
            <w:trPr>
              <w:trHeight w:val="358"/>
            </w:trPr>
          </w:trPrChange>
        </w:trPr>
        <w:tc>
          <w:tcPr>
            <w:tcW w:w="0" w:type="auto"/>
            <w:shd w:val="clear" w:color="auto" w:fill="auto"/>
            <w:vAlign w:val="center"/>
            <w:tcPrChange w:id="6300" w:author="Locke Liu" w:date="2021-05-24T15:41:00Z">
              <w:tcPr>
                <w:tcW w:w="0" w:type="auto"/>
                <w:shd w:val="clear" w:color="auto" w:fill="auto"/>
                <w:vAlign w:val="center"/>
              </w:tcPr>
            </w:tcPrChange>
          </w:tcPr>
          <w:p w14:paraId="3A02F018" w14:textId="550A7E9C" w:rsidR="009578DA" w:rsidRPr="006618B2" w:rsidRDefault="009578DA" w:rsidP="00277D34">
            <w:pPr>
              <w:jc w:val="center"/>
              <w:rPr>
                <w:rFonts w:ascii="Arial" w:eastAsiaTheme="minorEastAsia" w:hAnsi="Arial" w:cs="Arial"/>
                <w:bCs/>
                <w:color w:val="121B1F" w:themeColor="background1"/>
                <w:sz w:val="14"/>
                <w:szCs w:val="14"/>
                <w:rPrChange w:id="6301" w:author="Locke Liu" w:date="2021-05-24T15:42:00Z">
                  <w:rPr>
                    <w:rFonts w:ascii="Segoe UI" w:eastAsiaTheme="minorEastAsia" w:hAnsi="Segoe UI" w:cs="Segoe UI"/>
                    <w:bCs/>
                    <w:color w:val="121B1F" w:themeColor="background1"/>
                    <w:sz w:val="14"/>
                    <w:szCs w:val="14"/>
                  </w:rPr>
                </w:rPrChange>
              </w:rPr>
            </w:pPr>
            <w:r w:rsidRPr="006618B2">
              <w:rPr>
                <w:rFonts w:ascii="Arial" w:hAnsi="Arial" w:cs="Arial"/>
                <w:color w:val="000000"/>
                <w:sz w:val="14"/>
                <w:szCs w:val="14"/>
                <w:rPrChange w:id="6302" w:author="Locke Liu" w:date="2021-05-24T15:42:00Z">
                  <w:rPr>
                    <w:rFonts w:ascii="Segoe UI" w:hAnsi="Segoe UI" w:cs="Segoe UI"/>
                    <w:color w:val="000000"/>
                    <w:sz w:val="14"/>
                    <w:szCs w:val="14"/>
                  </w:rPr>
                </w:rPrChange>
              </w:rPr>
              <w:t>win000535</w:t>
            </w:r>
          </w:p>
        </w:tc>
        <w:tc>
          <w:tcPr>
            <w:tcW w:w="0" w:type="auto"/>
            <w:vAlign w:val="center"/>
            <w:tcPrChange w:id="6303" w:author="Locke Liu" w:date="2021-05-24T15:41:00Z">
              <w:tcPr>
                <w:tcW w:w="0" w:type="auto"/>
                <w:vAlign w:val="center"/>
              </w:tcPr>
            </w:tcPrChange>
          </w:tcPr>
          <w:p w14:paraId="16CC756F" w14:textId="3252C79A" w:rsidR="009578DA" w:rsidRPr="006618B2" w:rsidRDefault="00C615C9">
            <w:pPr>
              <w:jc w:val="center"/>
              <w:rPr>
                <w:rFonts w:ascii="Arial" w:hAnsi="Arial" w:cs="Arial"/>
                <w:bCs/>
                <w:color w:val="121B1F" w:themeColor="background1"/>
                <w:sz w:val="14"/>
                <w:szCs w:val="14"/>
                <w:rPrChange w:id="6304" w:author="Locke Liu" w:date="2021-05-24T15:42:00Z">
                  <w:rPr>
                    <w:rFonts w:ascii="Segoe UI" w:hAnsi="Segoe UI" w:cs="Segoe UI"/>
                    <w:bCs/>
                    <w:color w:val="121B1F" w:themeColor="background1"/>
                    <w:sz w:val="14"/>
                    <w:szCs w:val="14"/>
                  </w:rPr>
                </w:rPrChange>
              </w:rPr>
              <w:pPrChange w:id="6305"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306" w:author="Locke Liu" w:date="2021-05-24T15:42:00Z">
                  <w:rPr>
                    <w:rFonts w:ascii="Segoe UI" w:hAnsi="Segoe UI" w:cs="Segoe UI"/>
                    <w:bCs/>
                    <w:color w:val="121B1F" w:themeColor="background1"/>
                    <w:sz w:val="14"/>
                    <w:szCs w:val="14"/>
                  </w:rPr>
                </w:rPrChange>
              </w:rPr>
              <w:t>r9dlchn0-ir-as</w:t>
            </w:r>
          </w:p>
        </w:tc>
        <w:tc>
          <w:tcPr>
            <w:tcW w:w="0" w:type="auto"/>
            <w:vAlign w:val="center"/>
            <w:tcPrChange w:id="6307" w:author="Locke Liu" w:date="2021-05-24T15:41:00Z">
              <w:tcPr>
                <w:tcW w:w="0" w:type="auto"/>
                <w:vAlign w:val="center"/>
              </w:tcPr>
            </w:tcPrChange>
          </w:tcPr>
          <w:p w14:paraId="1DC1A08A" w14:textId="18B29A0C" w:rsidR="009578DA" w:rsidRPr="006618B2" w:rsidRDefault="009578DA">
            <w:pPr>
              <w:jc w:val="center"/>
              <w:rPr>
                <w:rFonts w:ascii="Arial" w:hAnsi="Arial" w:cs="Arial"/>
                <w:bCs/>
                <w:color w:val="121B1F" w:themeColor="background1"/>
                <w:sz w:val="14"/>
                <w:szCs w:val="14"/>
                <w:rPrChange w:id="6308" w:author="Locke Liu" w:date="2021-05-24T15:42:00Z">
                  <w:rPr>
                    <w:rFonts w:ascii="Segoe UI" w:hAnsi="Segoe UI" w:cs="Segoe UI"/>
                    <w:bCs/>
                    <w:color w:val="121B1F" w:themeColor="background1"/>
                    <w:sz w:val="14"/>
                    <w:szCs w:val="14"/>
                  </w:rPr>
                </w:rPrChange>
              </w:rPr>
              <w:pPrChange w:id="6309"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310" w:author="Locke Liu" w:date="2021-05-24T15:42:00Z">
                  <w:rPr>
                    <w:rFonts w:ascii="Segoe UI" w:hAnsi="Segoe UI" w:cs="Segoe UI"/>
                    <w:bCs/>
                    <w:color w:val="121B1F" w:themeColor="background1"/>
                    <w:sz w:val="14"/>
                    <w:szCs w:val="14"/>
                  </w:rPr>
                </w:rPrChange>
              </w:rPr>
              <w:t>Destination Self-IR</w:t>
            </w:r>
          </w:p>
        </w:tc>
        <w:tc>
          <w:tcPr>
            <w:tcW w:w="746" w:type="dxa"/>
            <w:vAlign w:val="center"/>
            <w:tcPrChange w:id="6311" w:author="Locke Liu" w:date="2021-05-24T15:41:00Z">
              <w:tcPr>
                <w:tcW w:w="746" w:type="dxa"/>
                <w:vAlign w:val="center"/>
              </w:tcPr>
            </w:tcPrChange>
          </w:tcPr>
          <w:p w14:paraId="28387D1D" w14:textId="022044C6" w:rsidR="009578DA" w:rsidRPr="006618B2" w:rsidRDefault="009578DA">
            <w:pPr>
              <w:jc w:val="center"/>
              <w:rPr>
                <w:rFonts w:ascii="Arial" w:eastAsiaTheme="minorEastAsia" w:hAnsi="Arial" w:cs="Arial"/>
                <w:bCs/>
                <w:color w:val="121B1F" w:themeColor="background1"/>
                <w:sz w:val="14"/>
                <w:szCs w:val="14"/>
                <w:rPrChange w:id="6312" w:author="Locke Liu" w:date="2021-05-24T15:42:00Z">
                  <w:rPr>
                    <w:rFonts w:ascii="Segoe UI" w:eastAsiaTheme="minorEastAsia" w:hAnsi="Segoe UI" w:cs="Segoe UI"/>
                    <w:bCs/>
                    <w:color w:val="121B1F" w:themeColor="background1"/>
                    <w:sz w:val="14"/>
                    <w:szCs w:val="14"/>
                  </w:rPr>
                </w:rPrChange>
              </w:rPr>
              <w:pPrChange w:id="6313"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314" w:author="Locke Liu" w:date="2021-05-24T15:42:00Z">
                  <w:rPr>
                    <w:rFonts w:ascii="Segoe UI" w:hAnsi="Segoe UI" w:cs="Segoe UI"/>
                    <w:bCs/>
                    <w:color w:val="121B1F" w:themeColor="background1"/>
                    <w:sz w:val="14"/>
                    <w:szCs w:val="14"/>
                  </w:rPr>
                </w:rPrChange>
              </w:rPr>
              <w:t>China East 2</w:t>
            </w:r>
          </w:p>
        </w:tc>
        <w:tc>
          <w:tcPr>
            <w:tcW w:w="477" w:type="dxa"/>
            <w:vAlign w:val="center"/>
            <w:tcPrChange w:id="6315" w:author="Locke Liu" w:date="2021-05-24T15:41:00Z">
              <w:tcPr>
                <w:tcW w:w="477" w:type="dxa"/>
                <w:vAlign w:val="center"/>
              </w:tcPr>
            </w:tcPrChange>
          </w:tcPr>
          <w:p w14:paraId="2404C760" w14:textId="57E429E2" w:rsidR="009578DA" w:rsidRPr="006618B2" w:rsidRDefault="00BF7FEA">
            <w:pPr>
              <w:jc w:val="center"/>
              <w:rPr>
                <w:rFonts w:ascii="Arial" w:eastAsiaTheme="minorEastAsia" w:hAnsi="Arial" w:cs="Arial"/>
                <w:bCs/>
                <w:color w:val="121B1F" w:themeColor="background1"/>
                <w:sz w:val="14"/>
                <w:szCs w:val="14"/>
                <w:rPrChange w:id="6316" w:author="Locke Liu" w:date="2021-05-24T15:42:00Z">
                  <w:rPr>
                    <w:rFonts w:ascii="Segoe UI" w:eastAsiaTheme="minorEastAsia" w:hAnsi="Segoe UI" w:cs="Segoe UI"/>
                    <w:bCs/>
                    <w:color w:val="121B1F" w:themeColor="background1"/>
                    <w:sz w:val="14"/>
                    <w:szCs w:val="14"/>
                  </w:rPr>
                </w:rPrChange>
              </w:rPr>
              <w:pPrChange w:id="6317"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318" w:author="Locke Liu" w:date="2021-05-24T15:42:00Z">
                  <w:rPr>
                    <w:rFonts w:ascii="Segoe UI" w:hAnsi="Segoe UI" w:cs="Segoe UI"/>
                    <w:color w:val="121B1F" w:themeColor="background1"/>
                    <w:sz w:val="14"/>
                    <w:szCs w:val="14"/>
                  </w:rPr>
                </w:rPrChange>
              </w:rPr>
              <w:t>Standard D4s_v3 (4 vcpus, 16 GiB memory)</w:t>
            </w:r>
          </w:p>
        </w:tc>
        <w:tc>
          <w:tcPr>
            <w:tcW w:w="0" w:type="auto"/>
            <w:vAlign w:val="center"/>
            <w:tcPrChange w:id="6319" w:author="Locke Liu" w:date="2021-05-24T15:41:00Z">
              <w:tcPr>
                <w:tcW w:w="0" w:type="auto"/>
                <w:vAlign w:val="center"/>
              </w:tcPr>
            </w:tcPrChange>
          </w:tcPr>
          <w:p w14:paraId="0632275F" w14:textId="2F16C0EC" w:rsidR="009578DA" w:rsidRPr="006618B2" w:rsidRDefault="009578DA">
            <w:pPr>
              <w:jc w:val="center"/>
              <w:rPr>
                <w:rFonts w:ascii="Arial" w:eastAsiaTheme="minorEastAsia" w:hAnsi="Arial" w:cs="Arial"/>
                <w:bCs/>
                <w:color w:val="121B1F" w:themeColor="background1"/>
                <w:sz w:val="14"/>
                <w:szCs w:val="14"/>
                <w:rPrChange w:id="6320" w:author="Locke Liu" w:date="2021-05-24T15:42:00Z">
                  <w:rPr>
                    <w:rFonts w:ascii="Segoe UI" w:eastAsiaTheme="minorEastAsia" w:hAnsi="Segoe UI" w:cs="Segoe UI"/>
                    <w:bCs/>
                    <w:color w:val="121B1F" w:themeColor="background1"/>
                    <w:sz w:val="14"/>
                    <w:szCs w:val="14"/>
                  </w:rPr>
                </w:rPrChange>
              </w:rPr>
              <w:pPrChange w:id="6321"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322" w:author="Locke Liu" w:date="2021-05-24T15:42:00Z">
                  <w:rPr>
                    <w:rFonts w:ascii="Segoe UI" w:eastAsiaTheme="minorEastAsia" w:hAnsi="Segoe UI" w:cs="Segoe UI"/>
                    <w:bCs/>
                    <w:color w:val="121B1F" w:themeColor="background1"/>
                    <w:sz w:val="14"/>
                    <w:szCs w:val="14"/>
                  </w:rPr>
                </w:rPrChange>
              </w:rPr>
              <w:t>r9dlchn0-vnet/AZRCNE2CDPSF0001</w:t>
            </w:r>
          </w:p>
        </w:tc>
        <w:tc>
          <w:tcPr>
            <w:tcW w:w="0" w:type="auto"/>
            <w:vAlign w:val="center"/>
            <w:tcPrChange w:id="6323" w:author="Locke Liu" w:date="2021-05-24T15:41:00Z">
              <w:tcPr>
                <w:tcW w:w="0" w:type="auto"/>
                <w:vAlign w:val="center"/>
              </w:tcPr>
            </w:tcPrChange>
          </w:tcPr>
          <w:p w14:paraId="02B731E4" w14:textId="4E0DDF26" w:rsidR="009578DA" w:rsidRPr="006618B2" w:rsidRDefault="009578DA">
            <w:pPr>
              <w:jc w:val="center"/>
              <w:rPr>
                <w:rFonts w:ascii="Arial" w:eastAsiaTheme="minorEastAsia" w:hAnsi="Arial" w:cs="Arial"/>
                <w:bCs/>
                <w:color w:val="121B1F" w:themeColor="background1"/>
                <w:sz w:val="14"/>
                <w:szCs w:val="14"/>
                <w:rPrChange w:id="6324" w:author="Locke Liu" w:date="2021-05-24T15:42:00Z">
                  <w:rPr>
                    <w:rFonts w:ascii="Segoe UI" w:eastAsiaTheme="minorEastAsia" w:hAnsi="Segoe UI" w:cs="Segoe UI"/>
                    <w:bCs/>
                    <w:color w:val="121B1F" w:themeColor="background1"/>
                    <w:sz w:val="14"/>
                    <w:szCs w:val="14"/>
                  </w:rPr>
                </w:rPrChange>
              </w:rPr>
              <w:pPrChange w:id="6325"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326" w:author="Locke Liu" w:date="2021-05-24T15:42:00Z">
                  <w:rPr>
                    <w:rFonts w:ascii="Segoe UI" w:eastAsiaTheme="minorEastAsia" w:hAnsi="Segoe UI" w:cs="Segoe UI"/>
                    <w:bCs/>
                    <w:color w:val="121B1F" w:themeColor="background1"/>
                    <w:sz w:val="14"/>
                    <w:szCs w:val="14"/>
                  </w:rPr>
                </w:rPrChange>
              </w:rPr>
              <w:t>10.71.252.xxx</w:t>
            </w:r>
          </w:p>
        </w:tc>
        <w:tc>
          <w:tcPr>
            <w:tcW w:w="0" w:type="auto"/>
            <w:vAlign w:val="center"/>
            <w:tcPrChange w:id="6327" w:author="Locke Liu" w:date="2021-05-24T15:41:00Z">
              <w:tcPr>
                <w:tcW w:w="0" w:type="auto"/>
                <w:vAlign w:val="center"/>
              </w:tcPr>
            </w:tcPrChange>
          </w:tcPr>
          <w:p w14:paraId="4FA0F5C5" w14:textId="77777777" w:rsidR="009578DA" w:rsidRPr="006618B2" w:rsidRDefault="009578DA">
            <w:pPr>
              <w:jc w:val="center"/>
              <w:rPr>
                <w:rFonts w:ascii="Arial" w:hAnsi="Arial" w:cs="Arial"/>
                <w:color w:val="121B1F" w:themeColor="background1"/>
                <w:sz w:val="14"/>
                <w:szCs w:val="14"/>
                <w:rPrChange w:id="6328" w:author="Locke Liu" w:date="2021-05-24T15:42:00Z">
                  <w:rPr>
                    <w:rFonts w:ascii="Segoe UI" w:hAnsi="Segoe UI" w:cs="Segoe UI"/>
                    <w:color w:val="121B1F" w:themeColor="background1"/>
                    <w:sz w:val="14"/>
                    <w:szCs w:val="14"/>
                  </w:rPr>
                </w:rPrChange>
              </w:rPr>
              <w:pPrChange w:id="6329" w:author="Locke Liu" w:date="2021-05-24T15:41:00Z">
                <w:pPr>
                  <w:framePr w:hSpace="141" w:wrap="around" w:vAnchor="text" w:hAnchor="margin" w:xAlign="center" w:y="265"/>
                </w:pPr>
              </w:pPrChange>
            </w:pPr>
          </w:p>
          <w:p w14:paraId="68F36B3C" w14:textId="6D01765B" w:rsidR="009578DA" w:rsidRPr="006618B2" w:rsidRDefault="009578DA">
            <w:pPr>
              <w:jc w:val="center"/>
              <w:rPr>
                <w:rFonts w:ascii="Arial" w:eastAsiaTheme="minorEastAsia" w:hAnsi="Arial" w:cs="Arial"/>
                <w:bCs/>
                <w:color w:val="121B1F" w:themeColor="background1"/>
                <w:sz w:val="14"/>
                <w:szCs w:val="14"/>
                <w:rPrChange w:id="6330" w:author="Locke Liu" w:date="2021-05-24T15:42:00Z">
                  <w:rPr>
                    <w:rFonts w:ascii="Segoe UI" w:eastAsiaTheme="minorEastAsia" w:hAnsi="Segoe UI" w:cs="Segoe UI"/>
                    <w:bCs/>
                    <w:color w:val="121B1F" w:themeColor="background1"/>
                    <w:sz w:val="14"/>
                    <w:szCs w:val="14"/>
                  </w:rPr>
                </w:rPrChange>
              </w:rPr>
              <w:pPrChange w:id="6331"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332" w:author="Locke Liu" w:date="2021-05-24T15:42:00Z">
                  <w:rPr>
                    <w:rFonts w:ascii="Segoe UI" w:hAnsi="Segoe UI" w:cs="Segoe UI"/>
                    <w:color w:val="121B1F" w:themeColor="background1"/>
                    <w:sz w:val="14"/>
                    <w:szCs w:val="14"/>
                  </w:rPr>
                </w:rPrChange>
              </w:rPr>
              <w:t>Windows (Windows Server 2016 Datacenter)</w:t>
            </w:r>
          </w:p>
        </w:tc>
        <w:tc>
          <w:tcPr>
            <w:tcW w:w="0" w:type="auto"/>
            <w:vAlign w:val="center"/>
            <w:tcPrChange w:id="6333" w:author="Locke Liu" w:date="2021-05-24T15:41:00Z">
              <w:tcPr>
                <w:tcW w:w="0" w:type="auto"/>
                <w:vAlign w:val="center"/>
              </w:tcPr>
            </w:tcPrChange>
          </w:tcPr>
          <w:p w14:paraId="53EE1CFA" w14:textId="6C26818F" w:rsidR="009578DA" w:rsidRPr="006618B2" w:rsidRDefault="009578DA">
            <w:pPr>
              <w:jc w:val="center"/>
              <w:rPr>
                <w:rFonts w:ascii="Arial" w:eastAsiaTheme="minorEastAsia" w:hAnsi="Arial" w:cs="Arial"/>
                <w:bCs/>
                <w:color w:val="121B1F" w:themeColor="background1"/>
                <w:sz w:val="14"/>
                <w:szCs w:val="14"/>
                <w:rPrChange w:id="6334" w:author="Locke Liu" w:date="2021-05-24T15:42:00Z">
                  <w:rPr>
                    <w:rFonts w:ascii="Segoe UI" w:eastAsiaTheme="minorEastAsia" w:hAnsi="Segoe UI" w:cs="Segoe UI"/>
                    <w:bCs/>
                    <w:color w:val="121B1F" w:themeColor="background1"/>
                    <w:sz w:val="14"/>
                    <w:szCs w:val="14"/>
                  </w:rPr>
                </w:rPrChange>
              </w:rPr>
              <w:pPrChange w:id="6335"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336" w:author="Locke Liu" w:date="2021-05-24T15:42:00Z">
                  <w:rPr>
                    <w:rFonts w:ascii="Segoe UI" w:hAnsi="Segoe UI" w:cs="Segoe UI"/>
                    <w:color w:val="121B1F" w:themeColor="background1"/>
                    <w:sz w:val="14"/>
                    <w:szCs w:val="14"/>
                  </w:rPr>
                </w:rPrChange>
              </w:rPr>
              <w:t>127</w:t>
            </w:r>
          </w:p>
        </w:tc>
        <w:tc>
          <w:tcPr>
            <w:tcW w:w="0" w:type="auto"/>
            <w:shd w:val="clear" w:color="auto" w:fill="auto"/>
            <w:vAlign w:val="center"/>
            <w:tcPrChange w:id="6337" w:author="Locke Liu" w:date="2021-05-24T15:41:00Z">
              <w:tcPr>
                <w:tcW w:w="0" w:type="auto"/>
                <w:shd w:val="clear" w:color="auto" w:fill="auto"/>
                <w:vAlign w:val="center"/>
              </w:tcPr>
            </w:tcPrChange>
          </w:tcPr>
          <w:p w14:paraId="1A24971B" w14:textId="60A42620" w:rsidR="009578DA" w:rsidRPr="006618B2" w:rsidRDefault="009578DA">
            <w:pPr>
              <w:jc w:val="center"/>
              <w:rPr>
                <w:rFonts w:ascii="Arial" w:hAnsi="Arial" w:cs="Arial"/>
                <w:color w:val="121B1F"/>
                <w:sz w:val="14"/>
                <w:szCs w:val="14"/>
                <w:rPrChange w:id="6338" w:author="Locke Liu" w:date="2021-05-24T15:42:00Z">
                  <w:rPr>
                    <w:rFonts w:ascii="Segoe UI" w:hAnsi="Segoe UI" w:cs="Segoe UI"/>
                    <w:color w:val="121B1F"/>
                    <w:sz w:val="14"/>
                    <w:szCs w:val="14"/>
                  </w:rPr>
                </w:rPrChange>
              </w:rPr>
              <w:pPrChange w:id="6339" w:author="Locke Liu" w:date="2021-05-24T15:41:00Z">
                <w:pPr>
                  <w:framePr w:hSpace="141" w:wrap="around" w:vAnchor="text" w:hAnchor="margin" w:xAlign="center" w:y="265"/>
                </w:pPr>
              </w:pPrChange>
            </w:pPr>
            <w:r w:rsidRPr="006618B2">
              <w:rPr>
                <w:rFonts w:ascii="Arial" w:hAnsi="Arial" w:cs="Arial"/>
                <w:color w:val="121B1F"/>
                <w:sz w:val="14"/>
                <w:szCs w:val="14"/>
                <w:rPrChange w:id="6340" w:author="Locke Liu" w:date="2021-05-24T15:42:00Z">
                  <w:rPr>
                    <w:rFonts w:ascii="Segoe UI" w:hAnsi="Segoe UI" w:cs="Segoe UI"/>
                    <w:color w:val="121B1F"/>
                    <w:sz w:val="14"/>
                    <w:szCs w:val="14"/>
                  </w:rPr>
                </w:rPrChange>
              </w:rPr>
              <w:t>BIBCNCDP</w:t>
            </w:r>
          </w:p>
        </w:tc>
        <w:tc>
          <w:tcPr>
            <w:tcW w:w="0" w:type="auto"/>
            <w:shd w:val="clear" w:color="auto" w:fill="auto"/>
            <w:vAlign w:val="center"/>
            <w:tcPrChange w:id="6341" w:author="Locke Liu" w:date="2021-05-24T15:41:00Z">
              <w:tcPr>
                <w:tcW w:w="0" w:type="auto"/>
                <w:shd w:val="clear" w:color="auto" w:fill="auto"/>
                <w:vAlign w:val="center"/>
              </w:tcPr>
            </w:tcPrChange>
          </w:tcPr>
          <w:p w14:paraId="08C5AAEC" w14:textId="7E423AD4" w:rsidR="009578DA" w:rsidRPr="006618B2" w:rsidRDefault="009578DA">
            <w:pPr>
              <w:jc w:val="center"/>
              <w:rPr>
                <w:rFonts w:ascii="Arial" w:eastAsiaTheme="minorEastAsia" w:hAnsi="Arial" w:cs="Arial"/>
                <w:bCs/>
                <w:color w:val="121B1F" w:themeColor="background1"/>
                <w:sz w:val="14"/>
                <w:szCs w:val="14"/>
                <w:rPrChange w:id="6342" w:author="Locke Liu" w:date="2021-05-24T15:42:00Z">
                  <w:rPr>
                    <w:rFonts w:ascii="Segoe UI" w:eastAsiaTheme="minorEastAsia" w:hAnsi="Segoe UI" w:cs="Segoe UI"/>
                    <w:bCs/>
                    <w:color w:val="121B1F" w:themeColor="background1"/>
                    <w:sz w:val="14"/>
                    <w:szCs w:val="14"/>
                  </w:rPr>
                </w:rPrChange>
              </w:rPr>
              <w:pPrChange w:id="6343"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344" w:author="Locke Liu" w:date="2021-05-24T15:42:00Z">
                  <w:rPr>
                    <w:rFonts w:ascii="Segoe UI" w:eastAsiaTheme="minorEastAsia" w:hAnsi="Segoe UI" w:cs="Segoe UI"/>
                    <w:bCs/>
                    <w:color w:val="121B1F" w:themeColor="background1"/>
                    <w:sz w:val="14"/>
                    <w:szCs w:val="14"/>
                  </w:rPr>
                </w:rPrChange>
              </w:rPr>
              <w:t>r9dlchn0</w:t>
            </w:r>
          </w:p>
        </w:tc>
        <w:tc>
          <w:tcPr>
            <w:tcW w:w="0" w:type="auto"/>
            <w:vAlign w:val="center"/>
            <w:tcPrChange w:id="6345" w:author="Locke Liu" w:date="2021-05-24T15:41:00Z">
              <w:tcPr>
                <w:tcW w:w="0" w:type="auto"/>
                <w:vAlign w:val="center"/>
              </w:tcPr>
            </w:tcPrChange>
          </w:tcPr>
          <w:p w14:paraId="223AD77C" w14:textId="6A040210" w:rsidR="009578DA" w:rsidRPr="006618B2" w:rsidRDefault="009578DA">
            <w:pPr>
              <w:jc w:val="center"/>
              <w:rPr>
                <w:rFonts w:ascii="Arial" w:eastAsiaTheme="minorEastAsia" w:hAnsi="Arial" w:cs="Arial"/>
                <w:bCs/>
                <w:color w:val="121B1F" w:themeColor="background1"/>
                <w:sz w:val="14"/>
                <w:szCs w:val="14"/>
                <w:rPrChange w:id="6346" w:author="Locke Liu" w:date="2021-05-24T15:42:00Z">
                  <w:rPr>
                    <w:rFonts w:ascii="Segoe UI" w:eastAsiaTheme="minorEastAsia" w:hAnsi="Segoe UI" w:cs="Segoe UI"/>
                    <w:bCs/>
                    <w:color w:val="121B1F" w:themeColor="background1"/>
                    <w:sz w:val="14"/>
                    <w:szCs w:val="14"/>
                  </w:rPr>
                </w:rPrChange>
              </w:rPr>
              <w:pPrChange w:id="6347"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348" w:author="Locke Liu" w:date="2021-05-24T15:42:00Z">
                  <w:rPr>
                    <w:rFonts w:ascii="Segoe UI" w:eastAsiaTheme="minorEastAsia" w:hAnsi="Segoe UI" w:cs="Segoe UI"/>
                    <w:bCs/>
                    <w:color w:val="121B1F" w:themeColor="background1"/>
                    <w:sz w:val="14"/>
                    <w:szCs w:val="14"/>
                  </w:rPr>
                </w:rPrChange>
              </w:rPr>
              <w:t>production</w:t>
            </w:r>
          </w:p>
        </w:tc>
      </w:tr>
      <w:tr w:rsidR="006618B2" w:rsidRPr="006618B2" w14:paraId="56801F63" w14:textId="77777777" w:rsidTr="006618B2">
        <w:tblPrEx>
          <w:tblPrExChange w:id="6349" w:author="Locke Liu" w:date="2021-05-24T15:41:00Z">
            <w:tblPrEx>
              <w:tblW w:w="0" w:type="auto"/>
            </w:tblPrEx>
          </w:tblPrExChange>
        </w:tblPrEx>
        <w:trPr>
          <w:trHeight w:val="358"/>
          <w:trPrChange w:id="6350" w:author="Locke Liu" w:date="2021-05-24T15:41:00Z">
            <w:trPr>
              <w:trHeight w:val="358"/>
            </w:trPr>
          </w:trPrChange>
        </w:trPr>
        <w:tc>
          <w:tcPr>
            <w:tcW w:w="0" w:type="auto"/>
            <w:shd w:val="clear" w:color="auto" w:fill="auto"/>
            <w:vAlign w:val="center"/>
            <w:tcPrChange w:id="6351" w:author="Locke Liu" w:date="2021-05-24T15:41:00Z">
              <w:tcPr>
                <w:tcW w:w="0" w:type="auto"/>
                <w:shd w:val="clear" w:color="auto" w:fill="auto"/>
                <w:vAlign w:val="center"/>
              </w:tcPr>
            </w:tcPrChange>
          </w:tcPr>
          <w:p w14:paraId="370E5E61" w14:textId="2CFBE7AD" w:rsidR="009578DA" w:rsidRPr="006618B2" w:rsidRDefault="009578DA" w:rsidP="00277D34">
            <w:pPr>
              <w:jc w:val="center"/>
              <w:rPr>
                <w:rFonts w:ascii="Arial" w:hAnsi="Arial" w:cs="Arial"/>
                <w:color w:val="000000"/>
                <w:sz w:val="14"/>
                <w:szCs w:val="14"/>
                <w:rPrChange w:id="6352" w:author="Locke Liu" w:date="2021-05-24T15:42:00Z">
                  <w:rPr>
                    <w:rFonts w:ascii="Segoe UI" w:hAnsi="Segoe UI" w:cs="Segoe UI"/>
                    <w:color w:val="000000"/>
                    <w:sz w:val="14"/>
                    <w:szCs w:val="14"/>
                  </w:rPr>
                </w:rPrChange>
              </w:rPr>
            </w:pPr>
            <w:r w:rsidRPr="006618B2">
              <w:rPr>
                <w:rFonts w:ascii="Arial" w:hAnsi="Arial" w:cs="Arial"/>
                <w:color w:val="000000"/>
                <w:sz w:val="14"/>
                <w:szCs w:val="14"/>
                <w:rPrChange w:id="6353" w:author="Locke Liu" w:date="2021-05-24T15:42:00Z">
                  <w:rPr>
                    <w:rFonts w:ascii="Segoe UI" w:hAnsi="Segoe UI" w:cs="Segoe UI"/>
                    <w:color w:val="000000"/>
                    <w:sz w:val="14"/>
                    <w:szCs w:val="14"/>
                  </w:rPr>
                </w:rPrChange>
              </w:rPr>
              <w:t>win000536</w:t>
            </w:r>
          </w:p>
        </w:tc>
        <w:tc>
          <w:tcPr>
            <w:tcW w:w="0" w:type="auto"/>
            <w:vAlign w:val="center"/>
            <w:tcPrChange w:id="6354" w:author="Locke Liu" w:date="2021-05-24T15:41:00Z">
              <w:tcPr>
                <w:tcW w:w="0" w:type="auto"/>
                <w:vAlign w:val="center"/>
              </w:tcPr>
            </w:tcPrChange>
          </w:tcPr>
          <w:p w14:paraId="7642C6A5" w14:textId="655AC82C" w:rsidR="009578DA" w:rsidRPr="006618B2" w:rsidRDefault="00C615C9">
            <w:pPr>
              <w:jc w:val="center"/>
              <w:rPr>
                <w:rFonts w:ascii="Arial" w:hAnsi="Arial" w:cs="Arial"/>
                <w:bCs/>
                <w:color w:val="121B1F" w:themeColor="background1"/>
                <w:sz w:val="14"/>
                <w:szCs w:val="14"/>
                <w:rPrChange w:id="6355" w:author="Locke Liu" w:date="2021-05-24T15:42:00Z">
                  <w:rPr>
                    <w:rFonts w:ascii="Segoe UI" w:hAnsi="Segoe UI" w:cs="Segoe UI"/>
                    <w:bCs/>
                    <w:color w:val="121B1F" w:themeColor="background1"/>
                    <w:sz w:val="14"/>
                    <w:szCs w:val="14"/>
                  </w:rPr>
                </w:rPrChange>
              </w:rPr>
              <w:pPrChange w:id="6356"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357" w:author="Locke Liu" w:date="2021-05-24T15:42:00Z">
                  <w:rPr>
                    <w:rFonts w:ascii="Segoe UI" w:hAnsi="Segoe UI" w:cs="Segoe UI"/>
                    <w:bCs/>
                    <w:color w:val="121B1F" w:themeColor="background1"/>
                    <w:sz w:val="14"/>
                    <w:szCs w:val="14"/>
                  </w:rPr>
                </w:rPrChange>
              </w:rPr>
              <w:t>r9dlchn0-ir-as</w:t>
            </w:r>
          </w:p>
        </w:tc>
        <w:tc>
          <w:tcPr>
            <w:tcW w:w="0" w:type="auto"/>
            <w:vAlign w:val="center"/>
            <w:tcPrChange w:id="6358" w:author="Locke Liu" w:date="2021-05-24T15:41:00Z">
              <w:tcPr>
                <w:tcW w:w="0" w:type="auto"/>
                <w:vAlign w:val="center"/>
              </w:tcPr>
            </w:tcPrChange>
          </w:tcPr>
          <w:p w14:paraId="3D477825" w14:textId="3CC1EA35" w:rsidR="009578DA" w:rsidRPr="006618B2" w:rsidRDefault="009578DA">
            <w:pPr>
              <w:jc w:val="center"/>
              <w:rPr>
                <w:rFonts w:ascii="Arial" w:hAnsi="Arial" w:cs="Arial"/>
                <w:bCs/>
                <w:color w:val="121B1F" w:themeColor="background1"/>
                <w:sz w:val="14"/>
                <w:szCs w:val="14"/>
                <w:rPrChange w:id="6359" w:author="Locke Liu" w:date="2021-05-24T15:42:00Z">
                  <w:rPr>
                    <w:rFonts w:ascii="Segoe UI" w:hAnsi="Segoe UI" w:cs="Segoe UI"/>
                    <w:bCs/>
                    <w:color w:val="121B1F" w:themeColor="background1"/>
                    <w:sz w:val="14"/>
                    <w:szCs w:val="14"/>
                  </w:rPr>
                </w:rPrChange>
              </w:rPr>
              <w:pPrChange w:id="6360"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361" w:author="Locke Liu" w:date="2021-05-24T15:42:00Z">
                  <w:rPr>
                    <w:rFonts w:ascii="Segoe UI" w:hAnsi="Segoe UI" w:cs="Segoe UI"/>
                    <w:bCs/>
                    <w:color w:val="121B1F" w:themeColor="background1"/>
                    <w:sz w:val="14"/>
                    <w:szCs w:val="14"/>
                  </w:rPr>
                </w:rPrChange>
              </w:rPr>
              <w:t>Destination Self-IR</w:t>
            </w:r>
          </w:p>
        </w:tc>
        <w:tc>
          <w:tcPr>
            <w:tcW w:w="746" w:type="dxa"/>
            <w:vAlign w:val="center"/>
            <w:tcPrChange w:id="6362" w:author="Locke Liu" w:date="2021-05-24T15:41:00Z">
              <w:tcPr>
                <w:tcW w:w="746" w:type="dxa"/>
                <w:vAlign w:val="center"/>
              </w:tcPr>
            </w:tcPrChange>
          </w:tcPr>
          <w:p w14:paraId="79D8F329" w14:textId="6108C679" w:rsidR="009578DA" w:rsidRPr="006618B2" w:rsidRDefault="009578DA">
            <w:pPr>
              <w:jc w:val="center"/>
              <w:rPr>
                <w:rFonts w:ascii="Arial" w:hAnsi="Arial" w:cs="Arial"/>
                <w:bCs/>
                <w:color w:val="121B1F" w:themeColor="background1"/>
                <w:sz w:val="14"/>
                <w:szCs w:val="14"/>
                <w:rPrChange w:id="6363" w:author="Locke Liu" w:date="2021-05-24T15:42:00Z">
                  <w:rPr>
                    <w:rFonts w:ascii="Segoe UI" w:hAnsi="Segoe UI" w:cs="Segoe UI"/>
                    <w:bCs/>
                    <w:color w:val="121B1F" w:themeColor="background1"/>
                    <w:sz w:val="14"/>
                    <w:szCs w:val="14"/>
                  </w:rPr>
                </w:rPrChange>
              </w:rPr>
              <w:pPrChange w:id="6364"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365" w:author="Locke Liu" w:date="2021-05-24T15:42:00Z">
                  <w:rPr>
                    <w:rFonts w:ascii="Segoe UI" w:hAnsi="Segoe UI" w:cs="Segoe UI"/>
                    <w:bCs/>
                    <w:color w:val="121B1F" w:themeColor="background1"/>
                    <w:sz w:val="14"/>
                    <w:szCs w:val="14"/>
                  </w:rPr>
                </w:rPrChange>
              </w:rPr>
              <w:t>China East 2</w:t>
            </w:r>
          </w:p>
        </w:tc>
        <w:tc>
          <w:tcPr>
            <w:tcW w:w="477" w:type="dxa"/>
            <w:vAlign w:val="center"/>
            <w:tcPrChange w:id="6366" w:author="Locke Liu" w:date="2021-05-24T15:41:00Z">
              <w:tcPr>
                <w:tcW w:w="477" w:type="dxa"/>
                <w:vAlign w:val="center"/>
              </w:tcPr>
            </w:tcPrChange>
          </w:tcPr>
          <w:p w14:paraId="12F5764A" w14:textId="0248EFC2" w:rsidR="009578DA" w:rsidRPr="006618B2" w:rsidRDefault="00BF7FEA">
            <w:pPr>
              <w:jc w:val="center"/>
              <w:rPr>
                <w:rFonts w:ascii="Arial" w:hAnsi="Arial" w:cs="Arial"/>
                <w:color w:val="121B1F" w:themeColor="background1"/>
                <w:sz w:val="14"/>
                <w:szCs w:val="14"/>
                <w:rPrChange w:id="6367" w:author="Locke Liu" w:date="2021-05-24T15:42:00Z">
                  <w:rPr>
                    <w:rFonts w:ascii="Segoe UI" w:hAnsi="Segoe UI" w:cs="Segoe UI"/>
                    <w:color w:val="121B1F" w:themeColor="background1"/>
                    <w:sz w:val="14"/>
                    <w:szCs w:val="14"/>
                  </w:rPr>
                </w:rPrChange>
              </w:rPr>
              <w:pPrChange w:id="6368"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369" w:author="Locke Liu" w:date="2021-05-24T15:42:00Z">
                  <w:rPr>
                    <w:rFonts w:ascii="Segoe UI" w:hAnsi="Segoe UI" w:cs="Segoe UI"/>
                    <w:color w:val="121B1F" w:themeColor="background1"/>
                    <w:sz w:val="14"/>
                    <w:szCs w:val="14"/>
                  </w:rPr>
                </w:rPrChange>
              </w:rPr>
              <w:t>Standard D4s_v3 (4 vcpus, 16 GiB memory)</w:t>
            </w:r>
          </w:p>
        </w:tc>
        <w:tc>
          <w:tcPr>
            <w:tcW w:w="0" w:type="auto"/>
            <w:vAlign w:val="center"/>
            <w:tcPrChange w:id="6370" w:author="Locke Liu" w:date="2021-05-24T15:41:00Z">
              <w:tcPr>
                <w:tcW w:w="0" w:type="auto"/>
                <w:vAlign w:val="center"/>
              </w:tcPr>
            </w:tcPrChange>
          </w:tcPr>
          <w:p w14:paraId="6DC7BB3D" w14:textId="77073781" w:rsidR="009578DA" w:rsidRPr="006618B2" w:rsidRDefault="009578DA">
            <w:pPr>
              <w:jc w:val="center"/>
              <w:rPr>
                <w:rFonts w:ascii="Arial" w:eastAsiaTheme="minorEastAsia" w:hAnsi="Arial" w:cs="Arial"/>
                <w:bCs/>
                <w:color w:val="121B1F" w:themeColor="background1"/>
                <w:sz w:val="14"/>
                <w:szCs w:val="14"/>
                <w:rPrChange w:id="6371" w:author="Locke Liu" w:date="2021-05-24T15:42:00Z">
                  <w:rPr>
                    <w:rFonts w:ascii="Segoe UI" w:eastAsiaTheme="minorEastAsia" w:hAnsi="Segoe UI" w:cs="Segoe UI"/>
                    <w:bCs/>
                    <w:color w:val="121B1F" w:themeColor="background1"/>
                    <w:sz w:val="14"/>
                    <w:szCs w:val="14"/>
                  </w:rPr>
                </w:rPrChange>
              </w:rPr>
              <w:pPrChange w:id="6372"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373" w:author="Locke Liu" w:date="2021-05-24T15:42:00Z">
                  <w:rPr>
                    <w:rFonts w:ascii="Segoe UI" w:eastAsiaTheme="minorEastAsia" w:hAnsi="Segoe UI" w:cs="Segoe UI"/>
                    <w:bCs/>
                    <w:color w:val="121B1F" w:themeColor="background1"/>
                    <w:sz w:val="14"/>
                    <w:szCs w:val="14"/>
                  </w:rPr>
                </w:rPrChange>
              </w:rPr>
              <w:t>r9dlchn0-vnet/AZRCNE2CDPSF0001</w:t>
            </w:r>
          </w:p>
        </w:tc>
        <w:tc>
          <w:tcPr>
            <w:tcW w:w="0" w:type="auto"/>
            <w:vAlign w:val="center"/>
            <w:tcPrChange w:id="6374" w:author="Locke Liu" w:date="2021-05-24T15:41:00Z">
              <w:tcPr>
                <w:tcW w:w="0" w:type="auto"/>
                <w:vAlign w:val="center"/>
              </w:tcPr>
            </w:tcPrChange>
          </w:tcPr>
          <w:p w14:paraId="22670281" w14:textId="6AE95263" w:rsidR="009578DA" w:rsidRPr="006618B2" w:rsidRDefault="009578DA">
            <w:pPr>
              <w:jc w:val="center"/>
              <w:rPr>
                <w:rFonts w:ascii="Arial" w:eastAsiaTheme="minorEastAsia" w:hAnsi="Arial" w:cs="Arial"/>
                <w:bCs/>
                <w:color w:val="121B1F" w:themeColor="background1"/>
                <w:sz w:val="14"/>
                <w:szCs w:val="14"/>
                <w:rPrChange w:id="6375" w:author="Locke Liu" w:date="2021-05-24T15:42:00Z">
                  <w:rPr>
                    <w:rFonts w:ascii="Segoe UI" w:eastAsiaTheme="minorEastAsia" w:hAnsi="Segoe UI" w:cs="Segoe UI"/>
                    <w:bCs/>
                    <w:color w:val="121B1F" w:themeColor="background1"/>
                    <w:sz w:val="14"/>
                    <w:szCs w:val="14"/>
                  </w:rPr>
                </w:rPrChange>
              </w:rPr>
              <w:pPrChange w:id="6376"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377" w:author="Locke Liu" w:date="2021-05-24T15:42:00Z">
                  <w:rPr>
                    <w:rFonts w:ascii="Segoe UI" w:eastAsiaTheme="minorEastAsia" w:hAnsi="Segoe UI" w:cs="Segoe UI"/>
                    <w:bCs/>
                    <w:color w:val="121B1F" w:themeColor="background1"/>
                    <w:sz w:val="14"/>
                    <w:szCs w:val="14"/>
                  </w:rPr>
                </w:rPrChange>
              </w:rPr>
              <w:t>10.71.252.xxx</w:t>
            </w:r>
          </w:p>
        </w:tc>
        <w:tc>
          <w:tcPr>
            <w:tcW w:w="0" w:type="auto"/>
            <w:vAlign w:val="center"/>
            <w:tcPrChange w:id="6378" w:author="Locke Liu" w:date="2021-05-24T15:41:00Z">
              <w:tcPr>
                <w:tcW w:w="0" w:type="auto"/>
                <w:vAlign w:val="center"/>
              </w:tcPr>
            </w:tcPrChange>
          </w:tcPr>
          <w:p w14:paraId="140A89FE" w14:textId="77777777" w:rsidR="009578DA" w:rsidRPr="006618B2" w:rsidRDefault="009578DA">
            <w:pPr>
              <w:jc w:val="center"/>
              <w:rPr>
                <w:rFonts w:ascii="Arial" w:hAnsi="Arial" w:cs="Arial"/>
                <w:color w:val="121B1F" w:themeColor="background1"/>
                <w:sz w:val="14"/>
                <w:szCs w:val="14"/>
                <w:rPrChange w:id="6379" w:author="Locke Liu" w:date="2021-05-24T15:42:00Z">
                  <w:rPr>
                    <w:rFonts w:ascii="Segoe UI" w:hAnsi="Segoe UI" w:cs="Segoe UI"/>
                    <w:color w:val="121B1F" w:themeColor="background1"/>
                    <w:sz w:val="14"/>
                    <w:szCs w:val="14"/>
                  </w:rPr>
                </w:rPrChange>
              </w:rPr>
              <w:pPrChange w:id="6380" w:author="Locke Liu" w:date="2021-05-24T15:41:00Z">
                <w:pPr>
                  <w:framePr w:hSpace="141" w:wrap="around" w:vAnchor="text" w:hAnchor="margin" w:xAlign="center" w:y="265"/>
                </w:pPr>
              </w:pPrChange>
            </w:pPr>
          </w:p>
          <w:p w14:paraId="64D7E5B4" w14:textId="735C89A5" w:rsidR="009578DA" w:rsidRPr="006618B2" w:rsidRDefault="009578DA">
            <w:pPr>
              <w:jc w:val="center"/>
              <w:rPr>
                <w:rFonts w:ascii="Arial" w:hAnsi="Arial" w:cs="Arial"/>
                <w:color w:val="121B1F" w:themeColor="background1"/>
                <w:sz w:val="14"/>
                <w:szCs w:val="14"/>
                <w:rPrChange w:id="6381" w:author="Locke Liu" w:date="2021-05-24T15:42:00Z">
                  <w:rPr>
                    <w:rFonts w:ascii="Segoe UI" w:hAnsi="Segoe UI" w:cs="Segoe UI"/>
                    <w:color w:val="121B1F" w:themeColor="background1"/>
                    <w:sz w:val="14"/>
                    <w:szCs w:val="14"/>
                  </w:rPr>
                </w:rPrChange>
              </w:rPr>
              <w:pPrChange w:id="6382"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383" w:author="Locke Liu" w:date="2021-05-24T15:42:00Z">
                  <w:rPr>
                    <w:rFonts w:ascii="Segoe UI" w:hAnsi="Segoe UI" w:cs="Segoe UI"/>
                    <w:color w:val="121B1F" w:themeColor="background1"/>
                    <w:sz w:val="14"/>
                    <w:szCs w:val="14"/>
                  </w:rPr>
                </w:rPrChange>
              </w:rPr>
              <w:t>Windows (Windows Server 2016 Datacenter)</w:t>
            </w:r>
          </w:p>
        </w:tc>
        <w:tc>
          <w:tcPr>
            <w:tcW w:w="0" w:type="auto"/>
            <w:vAlign w:val="center"/>
            <w:tcPrChange w:id="6384" w:author="Locke Liu" w:date="2021-05-24T15:41:00Z">
              <w:tcPr>
                <w:tcW w:w="0" w:type="auto"/>
                <w:vAlign w:val="center"/>
              </w:tcPr>
            </w:tcPrChange>
          </w:tcPr>
          <w:p w14:paraId="4994183C" w14:textId="40197DDF" w:rsidR="009578DA" w:rsidRPr="006618B2" w:rsidRDefault="009578DA">
            <w:pPr>
              <w:jc w:val="center"/>
              <w:rPr>
                <w:rFonts w:ascii="Arial" w:hAnsi="Arial" w:cs="Arial"/>
                <w:color w:val="121B1F" w:themeColor="background1"/>
                <w:sz w:val="14"/>
                <w:szCs w:val="14"/>
                <w:rPrChange w:id="6385" w:author="Locke Liu" w:date="2021-05-24T15:42:00Z">
                  <w:rPr>
                    <w:rFonts w:ascii="Segoe UI" w:hAnsi="Segoe UI" w:cs="Segoe UI"/>
                    <w:color w:val="121B1F" w:themeColor="background1"/>
                    <w:sz w:val="14"/>
                    <w:szCs w:val="14"/>
                  </w:rPr>
                </w:rPrChange>
              </w:rPr>
              <w:pPrChange w:id="6386"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387" w:author="Locke Liu" w:date="2021-05-24T15:42:00Z">
                  <w:rPr>
                    <w:rFonts w:ascii="Segoe UI" w:hAnsi="Segoe UI" w:cs="Segoe UI"/>
                    <w:color w:val="121B1F" w:themeColor="background1"/>
                    <w:sz w:val="14"/>
                    <w:szCs w:val="14"/>
                  </w:rPr>
                </w:rPrChange>
              </w:rPr>
              <w:t>127</w:t>
            </w:r>
          </w:p>
        </w:tc>
        <w:tc>
          <w:tcPr>
            <w:tcW w:w="0" w:type="auto"/>
            <w:shd w:val="clear" w:color="auto" w:fill="auto"/>
            <w:vAlign w:val="center"/>
            <w:tcPrChange w:id="6388" w:author="Locke Liu" w:date="2021-05-24T15:41:00Z">
              <w:tcPr>
                <w:tcW w:w="0" w:type="auto"/>
                <w:shd w:val="clear" w:color="auto" w:fill="auto"/>
                <w:vAlign w:val="center"/>
              </w:tcPr>
            </w:tcPrChange>
          </w:tcPr>
          <w:p w14:paraId="51729A93" w14:textId="2CFEA277" w:rsidR="009578DA" w:rsidRPr="006618B2" w:rsidRDefault="009578DA">
            <w:pPr>
              <w:jc w:val="center"/>
              <w:rPr>
                <w:rFonts w:ascii="Arial" w:hAnsi="Arial" w:cs="Arial"/>
                <w:color w:val="121B1F"/>
                <w:sz w:val="14"/>
                <w:szCs w:val="14"/>
                <w:rPrChange w:id="6389" w:author="Locke Liu" w:date="2021-05-24T15:42:00Z">
                  <w:rPr>
                    <w:rFonts w:ascii="Segoe UI" w:hAnsi="Segoe UI" w:cs="Segoe UI"/>
                    <w:color w:val="121B1F"/>
                    <w:sz w:val="14"/>
                    <w:szCs w:val="14"/>
                  </w:rPr>
                </w:rPrChange>
              </w:rPr>
              <w:pPrChange w:id="6390" w:author="Locke Liu" w:date="2021-05-24T15:41:00Z">
                <w:pPr>
                  <w:framePr w:hSpace="141" w:wrap="around" w:vAnchor="text" w:hAnchor="margin" w:xAlign="center" w:y="265"/>
                </w:pPr>
              </w:pPrChange>
            </w:pPr>
            <w:r w:rsidRPr="006618B2">
              <w:rPr>
                <w:rFonts w:ascii="Arial" w:hAnsi="Arial" w:cs="Arial"/>
                <w:color w:val="121B1F"/>
                <w:sz w:val="14"/>
                <w:szCs w:val="14"/>
                <w:rPrChange w:id="6391" w:author="Locke Liu" w:date="2021-05-24T15:42:00Z">
                  <w:rPr>
                    <w:rFonts w:ascii="Segoe UI" w:hAnsi="Segoe UI" w:cs="Segoe UI"/>
                    <w:color w:val="121B1F"/>
                    <w:sz w:val="14"/>
                    <w:szCs w:val="14"/>
                  </w:rPr>
                </w:rPrChange>
              </w:rPr>
              <w:t>BIBCNCDP</w:t>
            </w:r>
          </w:p>
        </w:tc>
        <w:tc>
          <w:tcPr>
            <w:tcW w:w="0" w:type="auto"/>
            <w:shd w:val="clear" w:color="auto" w:fill="auto"/>
            <w:vAlign w:val="center"/>
            <w:tcPrChange w:id="6392" w:author="Locke Liu" w:date="2021-05-24T15:41:00Z">
              <w:tcPr>
                <w:tcW w:w="0" w:type="auto"/>
                <w:shd w:val="clear" w:color="auto" w:fill="auto"/>
                <w:vAlign w:val="center"/>
              </w:tcPr>
            </w:tcPrChange>
          </w:tcPr>
          <w:p w14:paraId="34A0DF02" w14:textId="3FAB6986" w:rsidR="009578DA" w:rsidRPr="006618B2" w:rsidRDefault="009578DA">
            <w:pPr>
              <w:jc w:val="center"/>
              <w:rPr>
                <w:rFonts w:ascii="Arial" w:eastAsiaTheme="minorEastAsia" w:hAnsi="Arial" w:cs="Arial"/>
                <w:bCs/>
                <w:color w:val="121B1F" w:themeColor="background1"/>
                <w:sz w:val="14"/>
                <w:szCs w:val="14"/>
                <w:rPrChange w:id="6393" w:author="Locke Liu" w:date="2021-05-24T15:42:00Z">
                  <w:rPr>
                    <w:rFonts w:ascii="Segoe UI" w:eastAsiaTheme="minorEastAsia" w:hAnsi="Segoe UI" w:cs="Segoe UI"/>
                    <w:bCs/>
                    <w:color w:val="121B1F" w:themeColor="background1"/>
                    <w:sz w:val="14"/>
                    <w:szCs w:val="14"/>
                  </w:rPr>
                </w:rPrChange>
              </w:rPr>
              <w:pPrChange w:id="6394"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395" w:author="Locke Liu" w:date="2021-05-24T15:42:00Z">
                  <w:rPr>
                    <w:rFonts w:ascii="Segoe UI" w:eastAsiaTheme="minorEastAsia" w:hAnsi="Segoe UI" w:cs="Segoe UI"/>
                    <w:bCs/>
                    <w:color w:val="121B1F" w:themeColor="background1"/>
                    <w:sz w:val="14"/>
                    <w:szCs w:val="14"/>
                  </w:rPr>
                </w:rPrChange>
              </w:rPr>
              <w:t>r9dlchn0</w:t>
            </w:r>
          </w:p>
        </w:tc>
        <w:tc>
          <w:tcPr>
            <w:tcW w:w="0" w:type="auto"/>
            <w:vAlign w:val="center"/>
            <w:tcPrChange w:id="6396" w:author="Locke Liu" w:date="2021-05-24T15:41:00Z">
              <w:tcPr>
                <w:tcW w:w="0" w:type="auto"/>
                <w:vAlign w:val="center"/>
              </w:tcPr>
            </w:tcPrChange>
          </w:tcPr>
          <w:p w14:paraId="1A980EE5" w14:textId="2DFC1FA9" w:rsidR="009578DA" w:rsidRPr="006618B2" w:rsidRDefault="009578DA">
            <w:pPr>
              <w:jc w:val="center"/>
              <w:rPr>
                <w:rFonts w:ascii="Arial" w:eastAsiaTheme="minorEastAsia" w:hAnsi="Arial" w:cs="Arial"/>
                <w:bCs/>
                <w:color w:val="121B1F" w:themeColor="background1"/>
                <w:sz w:val="14"/>
                <w:szCs w:val="14"/>
                <w:rPrChange w:id="6397" w:author="Locke Liu" w:date="2021-05-24T15:42:00Z">
                  <w:rPr>
                    <w:rFonts w:ascii="Segoe UI" w:eastAsiaTheme="minorEastAsia" w:hAnsi="Segoe UI" w:cs="Segoe UI"/>
                    <w:bCs/>
                    <w:color w:val="121B1F" w:themeColor="background1"/>
                    <w:sz w:val="14"/>
                    <w:szCs w:val="14"/>
                  </w:rPr>
                </w:rPrChange>
              </w:rPr>
              <w:pPrChange w:id="6398"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399" w:author="Locke Liu" w:date="2021-05-24T15:42:00Z">
                  <w:rPr>
                    <w:rFonts w:ascii="Segoe UI" w:eastAsiaTheme="minorEastAsia" w:hAnsi="Segoe UI" w:cs="Segoe UI"/>
                    <w:bCs/>
                    <w:color w:val="121B1F" w:themeColor="background1"/>
                    <w:sz w:val="14"/>
                    <w:szCs w:val="14"/>
                  </w:rPr>
                </w:rPrChange>
              </w:rPr>
              <w:t>production</w:t>
            </w:r>
          </w:p>
        </w:tc>
      </w:tr>
      <w:tr w:rsidR="006618B2" w:rsidRPr="006618B2" w14:paraId="3E06D06D" w14:textId="77777777" w:rsidTr="006618B2">
        <w:tblPrEx>
          <w:tblPrExChange w:id="6400" w:author="Locke Liu" w:date="2021-05-24T15:41:00Z">
            <w:tblPrEx>
              <w:tblW w:w="0" w:type="auto"/>
            </w:tblPrEx>
          </w:tblPrExChange>
        </w:tblPrEx>
        <w:trPr>
          <w:trHeight w:val="358"/>
          <w:trPrChange w:id="6401" w:author="Locke Liu" w:date="2021-05-24T15:41:00Z">
            <w:trPr>
              <w:trHeight w:val="358"/>
            </w:trPr>
          </w:trPrChange>
        </w:trPr>
        <w:tc>
          <w:tcPr>
            <w:tcW w:w="0" w:type="auto"/>
            <w:shd w:val="clear" w:color="auto" w:fill="auto"/>
            <w:vAlign w:val="center"/>
            <w:tcPrChange w:id="6402" w:author="Locke Liu" w:date="2021-05-24T15:41:00Z">
              <w:tcPr>
                <w:tcW w:w="0" w:type="auto"/>
                <w:shd w:val="clear" w:color="auto" w:fill="auto"/>
                <w:vAlign w:val="center"/>
              </w:tcPr>
            </w:tcPrChange>
          </w:tcPr>
          <w:p w14:paraId="1A64B411" w14:textId="5DB26195" w:rsidR="009578DA" w:rsidRPr="006618B2" w:rsidRDefault="009578DA" w:rsidP="00277D34">
            <w:pPr>
              <w:jc w:val="center"/>
              <w:rPr>
                <w:rFonts w:ascii="Arial" w:eastAsiaTheme="minorEastAsia" w:hAnsi="Arial" w:cs="Arial"/>
                <w:bCs/>
                <w:color w:val="121B1F" w:themeColor="background1"/>
                <w:sz w:val="14"/>
                <w:szCs w:val="14"/>
                <w:rPrChange w:id="6403" w:author="Locke Liu" w:date="2021-05-24T15:42:00Z">
                  <w:rPr>
                    <w:rFonts w:ascii="Segoe UI" w:eastAsiaTheme="minorEastAsia" w:hAnsi="Segoe UI" w:cs="Segoe UI"/>
                    <w:bCs/>
                    <w:color w:val="121B1F" w:themeColor="background1"/>
                    <w:sz w:val="14"/>
                    <w:szCs w:val="14"/>
                  </w:rPr>
                </w:rPrChange>
              </w:rPr>
            </w:pPr>
            <w:r w:rsidRPr="006618B2">
              <w:rPr>
                <w:rFonts w:ascii="Arial" w:hAnsi="Arial" w:cs="Arial"/>
                <w:color w:val="000000"/>
                <w:sz w:val="14"/>
                <w:szCs w:val="14"/>
                <w:rPrChange w:id="6404" w:author="Locke Liu" w:date="2021-05-24T15:42:00Z">
                  <w:rPr>
                    <w:rFonts w:ascii="Segoe UI" w:hAnsi="Segoe UI" w:cs="Segoe UI"/>
                    <w:color w:val="000000"/>
                    <w:sz w:val="14"/>
                    <w:szCs w:val="14"/>
                  </w:rPr>
                </w:rPrChange>
              </w:rPr>
              <w:t>win000537</w:t>
            </w:r>
          </w:p>
        </w:tc>
        <w:tc>
          <w:tcPr>
            <w:tcW w:w="0" w:type="auto"/>
            <w:vAlign w:val="center"/>
            <w:tcPrChange w:id="6405" w:author="Locke Liu" w:date="2021-05-24T15:41:00Z">
              <w:tcPr>
                <w:tcW w:w="0" w:type="auto"/>
                <w:vAlign w:val="center"/>
              </w:tcPr>
            </w:tcPrChange>
          </w:tcPr>
          <w:p w14:paraId="72F2BA1E" w14:textId="66BE2F40" w:rsidR="009578DA" w:rsidRPr="006618B2" w:rsidRDefault="00C615C9">
            <w:pPr>
              <w:jc w:val="center"/>
              <w:rPr>
                <w:rFonts w:ascii="Arial" w:hAnsi="Arial" w:cs="Arial"/>
                <w:bCs/>
                <w:color w:val="121B1F" w:themeColor="background1"/>
                <w:sz w:val="14"/>
                <w:szCs w:val="14"/>
                <w:rPrChange w:id="6406" w:author="Locke Liu" w:date="2021-05-24T15:42:00Z">
                  <w:rPr>
                    <w:rFonts w:ascii="Segoe UI" w:hAnsi="Segoe UI" w:cs="Segoe UI"/>
                    <w:bCs/>
                    <w:color w:val="121B1F" w:themeColor="background1"/>
                    <w:sz w:val="14"/>
                    <w:szCs w:val="14"/>
                  </w:rPr>
                </w:rPrChange>
              </w:rPr>
              <w:pPrChange w:id="6407"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408" w:author="Locke Liu" w:date="2021-05-24T15:42:00Z">
                  <w:rPr>
                    <w:rFonts w:ascii="Segoe UI" w:hAnsi="Segoe UI" w:cs="Segoe UI"/>
                    <w:bCs/>
                    <w:color w:val="121B1F" w:themeColor="background1"/>
                    <w:sz w:val="14"/>
                    <w:szCs w:val="14"/>
                  </w:rPr>
                </w:rPrChange>
              </w:rPr>
              <w:t>r9dlchn0-ir-as</w:t>
            </w:r>
          </w:p>
        </w:tc>
        <w:tc>
          <w:tcPr>
            <w:tcW w:w="0" w:type="auto"/>
            <w:vAlign w:val="center"/>
            <w:tcPrChange w:id="6409" w:author="Locke Liu" w:date="2021-05-24T15:41:00Z">
              <w:tcPr>
                <w:tcW w:w="0" w:type="auto"/>
                <w:vAlign w:val="center"/>
              </w:tcPr>
            </w:tcPrChange>
          </w:tcPr>
          <w:p w14:paraId="245CB198" w14:textId="7ACBAE82" w:rsidR="009578DA" w:rsidRPr="006618B2" w:rsidRDefault="009578DA">
            <w:pPr>
              <w:jc w:val="center"/>
              <w:rPr>
                <w:rFonts w:ascii="Arial" w:hAnsi="Arial" w:cs="Arial"/>
                <w:bCs/>
                <w:color w:val="121B1F" w:themeColor="background1"/>
                <w:sz w:val="14"/>
                <w:szCs w:val="14"/>
                <w:rPrChange w:id="6410" w:author="Locke Liu" w:date="2021-05-24T15:42:00Z">
                  <w:rPr>
                    <w:rFonts w:ascii="Segoe UI" w:hAnsi="Segoe UI" w:cs="Segoe UI"/>
                    <w:bCs/>
                    <w:color w:val="121B1F" w:themeColor="background1"/>
                    <w:sz w:val="14"/>
                    <w:szCs w:val="14"/>
                  </w:rPr>
                </w:rPrChange>
              </w:rPr>
              <w:pPrChange w:id="6411"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412" w:author="Locke Liu" w:date="2021-05-24T15:42:00Z">
                  <w:rPr>
                    <w:rFonts w:ascii="Segoe UI" w:hAnsi="Segoe UI" w:cs="Segoe UI"/>
                    <w:bCs/>
                    <w:color w:val="121B1F" w:themeColor="background1"/>
                    <w:sz w:val="14"/>
                    <w:szCs w:val="14"/>
                  </w:rPr>
                </w:rPrChange>
              </w:rPr>
              <w:t>Source Self-IR</w:t>
            </w:r>
          </w:p>
        </w:tc>
        <w:tc>
          <w:tcPr>
            <w:tcW w:w="746" w:type="dxa"/>
            <w:vAlign w:val="center"/>
            <w:tcPrChange w:id="6413" w:author="Locke Liu" w:date="2021-05-24T15:41:00Z">
              <w:tcPr>
                <w:tcW w:w="746" w:type="dxa"/>
                <w:vAlign w:val="center"/>
              </w:tcPr>
            </w:tcPrChange>
          </w:tcPr>
          <w:p w14:paraId="1315CE4B" w14:textId="5B302AD9" w:rsidR="009578DA" w:rsidRPr="006618B2" w:rsidRDefault="009578DA">
            <w:pPr>
              <w:jc w:val="center"/>
              <w:rPr>
                <w:rFonts w:ascii="Arial" w:eastAsiaTheme="minorEastAsia" w:hAnsi="Arial" w:cs="Arial"/>
                <w:bCs/>
                <w:color w:val="121B1F" w:themeColor="background1"/>
                <w:sz w:val="14"/>
                <w:szCs w:val="14"/>
                <w:rPrChange w:id="6414" w:author="Locke Liu" w:date="2021-05-24T15:42:00Z">
                  <w:rPr>
                    <w:rFonts w:ascii="Segoe UI" w:eastAsiaTheme="minorEastAsia" w:hAnsi="Segoe UI" w:cs="Segoe UI"/>
                    <w:bCs/>
                    <w:color w:val="121B1F" w:themeColor="background1"/>
                    <w:sz w:val="14"/>
                    <w:szCs w:val="14"/>
                  </w:rPr>
                </w:rPrChange>
              </w:rPr>
              <w:pPrChange w:id="6415"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416" w:author="Locke Liu" w:date="2021-05-24T15:42:00Z">
                  <w:rPr>
                    <w:rFonts w:ascii="Segoe UI" w:hAnsi="Segoe UI" w:cs="Segoe UI"/>
                    <w:bCs/>
                    <w:color w:val="121B1F" w:themeColor="background1"/>
                    <w:sz w:val="14"/>
                    <w:szCs w:val="14"/>
                  </w:rPr>
                </w:rPrChange>
              </w:rPr>
              <w:t>China East</w:t>
            </w:r>
          </w:p>
        </w:tc>
        <w:tc>
          <w:tcPr>
            <w:tcW w:w="477" w:type="dxa"/>
            <w:vAlign w:val="center"/>
            <w:tcPrChange w:id="6417" w:author="Locke Liu" w:date="2021-05-24T15:41:00Z">
              <w:tcPr>
                <w:tcW w:w="477" w:type="dxa"/>
                <w:vAlign w:val="center"/>
              </w:tcPr>
            </w:tcPrChange>
          </w:tcPr>
          <w:p w14:paraId="4697BDF5" w14:textId="747F0D42" w:rsidR="009578DA" w:rsidRPr="006618B2" w:rsidRDefault="009578DA">
            <w:pPr>
              <w:jc w:val="center"/>
              <w:rPr>
                <w:rFonts w:ascii="Arial" w:eastAsiaTheme="minorEastAsia" w:hAnsi="Arial" w:cs="Arial"/>
                <w:bCs/>
                <w:color w:val="121B1F" w:themeColor="background1"/>
                <w:sz w:val="14"/>
                <w:szCs w:val="14"/>
                <w:rPrChange w:id="6418" w:author="Locke Liu" w:date="2021-05-24T15:42:00Z">
                  <w:rPr>
                    <w:rFonts w:ascii="Segoe UI" w:eastAsiaTheme="minorEastAsia" w:hAnsi="Segoe UI" w:cs="Segoe UI"/>
                    <w:bCs/>
                    <w:color w:val="121B1F" w:themeColor="background1"/>
                    <w:sz w:val="14"/>
                    <w:szCs w:val="14"/>
                  </w:rPr>
                </w:rPrChange>
              </w:rPr>
              <w:pPrChange w:id="6419"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20" w:author="Locke Liu" w:date="2021-05-24T15:42:00Z">
                  <w:rPr>
                    <w:rFonts w:ascii="Segoe UI" w:eastAsiaTheme="minorEastAsia" w:hAnsi="Segoe UI" w:cs="Segoe UI"/>
                    <w:bCs/>
                    <w:color w:val="121B1F" w:themeColor="background1"/>
                    <w:sz w:val="14"/>
                    <w:szCs w:val="14"/>
                  </w:rPr>
                </w:rPrChange>
              </w:rPr>
              <w:t>Standard DS3_v2 (4 vcpus, 14 GiB memory)</w:t>
            </w:r>
          </w:p>
        </w:tc>
        <w:tc>
          <w:tcPr>
            <w:tcW w:w="0" w:type="auto"/>
            <w:vAlign w:val="center"/>
            <w:tcPrChange w:id="6421" w:author="Locke Liu" w:date="2021-05-24T15:41:00Z">
              <w:tcPr>
                <w:tcW w:w="0" w:type="auto"/>
                <w:vAlign w:val="center"/>
              </w:tcPr>
            </w:tcPrChange>
          </w:tcPr>
          <w:p w14:paraId="465F2803" w14:textId="5C310561" w:rsidR="009578DA" w:rsidRPr="006618B2" w:rsidRDefault="009578DA">
            <w:pPr>
              <w:jc w:val="center"/>
              <w:rPr>
                <w:rFonts w:ascii="Arial" w:eastAsiaTheme="minorEastAsia" w:hAnsi="Arial" w:cs="Arial"/>
                <w:bCs/>
                <w:color w:val="121B1F" w:themeColor="background1"/>
                <w:sz w:val="14"/>
                <w:szCs w:val="14"/>
                <w:rPrChange w:id="6422" w:author="Locke Liu" w:date="2021-05-24T15:42:00Z">
                  <w:rPr>
                    <w:rFonts w:ascii="Segoe UI" w:eastAsiaTheme="minorEastAsia" w:hAnsi="Segoe UI" w:cs="Segoe UI"/>
                    <w:bCs/>
                    <w:color w:val="121B1F" w:themeColor="background1"/>
                    <w:sz w:val="14"/>
                    <w:szCs w:val="14"/>
                  </w:rPr>
                </w:rPrChange>
              </w:rPr>
              <w:pPrChange w:id="6423"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24" w:author="Locke Liu" w:date="2021-05-24T15:42:00Z">
                  <w:rPr>
                    <w:rFonts w:ascii="Segoe UI" w:eastAsiaTheme="minorEastAsia" w:hAnsi="Segoe UI" w:cs="Segoe UI"/>
                    <w:bCs/>
                    <w:color w:val="121B1F" w:themeColor="background1"/>
                    <w:sz w:val="14"/>
                    <w:szCs w:val="14"/>
                  </w:rPr>
                </w:rPrChange>
              </w:rPr>
              <w:t>AZRCNEEPRVN0001/AZRCNEEPRSE0001</w:t>
            </w:r>
          </w:p>
        </w:tc>
        <w:tc>
          <w:tcPr>
            <w:tcW w:w="0" w:type="auto"/>
            <w:vAlign w:val="center"/>
            <w:tcPrChange w:id="6425" w:author="Locke Liu" w:date="2021-05-24T15:41:00Z">
              <w:tcPr>
                <w:tcW w:w="0" w:type="auto"/>
                <w:vAlign w:val="center"/>
              </w:tcPr>
            </w:tcPrChange>
          </w:tcPr>
          <w:p w14:paraId="4B8EC3EB" w14:textId="3F861768" w:rsidR="009578DA" w:rsidRPr="006618B2" w:rsidRDefault="009578DA">
            <w:pPr>
              <w:jc w:val="center"/>
              <w:rPr>
                <w:rFonts w:ascii="Arial" w:eastAsiaTheme="minorEastAsia" w:hAnsi="Arial" w:cs="Arial"/>
                <w:bCs/>
                <w:color w:val="121B1F" w:themeColor="background1"/>
                <w:sz w:val="14"/>
                <w:szCs w:val="14"/>
                <w:rPrChange w:id="6426" w:author="Locke Liu" w:date="2021-05-24T15:42:00Z">
                  <w:rPr>
                    <w:rFonts w:ascii="Segoe UI" w:eastAsiaTheme="minorEastAsia" w:hAnsi="Segoe UI" w:cs="Segoe UI"/>
                    <w:bCs/>
                    <w:color w:val="121B1F" w:themeColor="background1"/>
                    <w:sz w:val="14"/>
                    <w:szCs w:val="14"/>
                  </w:rPr>
                </w:rPrChange>
              </w:rPr>
              <w:pPrChange w:id="6427"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28" w:author="Locke Liu" w:date="2021-05-24T15:42:00Z">
                  <w:rPr>
                    <w:rFonts w:ascii="Segoe UI" w:eastAsiaTheme="minorEastAsia" w:hAnsi="Segoe UI" w:cs="Segoe UI"/>
                    <w:bCs/>
                    <w:color w:val="121B1F" w:themeColor="background1"/>
                    <w:sz w:val="14"/>
                    <w:szCs w:val="14"/>
                  </w:rPr>
                </w:rPrChange>
              </w:rPr>
              <w:t>10.71.130.xxx</w:t>
            </w:r>
          </w:p>
        </w:tc>
        <w:tc>
          <w:tcPr>
            <w:tcW w:w="0" w:type="auto"/>
            <w:vAlign w:val="center"/>
            <w:tcPrChange w:id="6429" w:author="Locke Liu" w:date="2021-05-24T15:41:00Z">
              <w:tcPr>
                <w:tcW w:w="0" w:type="auto"/>
                <w:vAlign w:val="center"/>
              </w:tcPr>
            </w:tcPrChange>
          </w:tcPr>
          <w:p w14:paraId="180DA55D" w14:textId="77777777" w:rsidR="009578DA" w:rsidRPr="006618B2" w:rsidRDefault="009578DA">
            <w:pPr>
              <w:jc w:val="center"/>
              <w:rPr>
                <w:rFonts w:ascii="Arial" w:hAnsi="Arial" w:cs="Arial"/>
                <w:color w:val="121B1F" w:themeColor="background1"/>
                <w:sz w:val="14"/>
                <w:szCs w:val="14"/>
                <w:rPrChange w:id="6430" w:author="Locke Liu" w:date="2021-05-24T15:42:00Z">
                  <w:rPr>
                    <w:rFonts w:ascii="Segoe UI" w:hAnsi="Segoe UI" w:cs="Segoe UI"/>
                    <w:color w:val="121B1F" w:themeColor="background1"/>
                    <w:sz w:val="14"/>
                    <w:szCs w:val="14"/>
                  </w:rPr>
                </w:rPrChange>
              </w:rPr>
              <w:pPrChange w:id="6431" w:author="Locke Liu" w:date="2021-05-24T15:41:00Z">
                <w:pPr>
                  <w:framePr w:hSpace="141" w:wrap="around" w:vAnchor="text" w:hAnchor="margin" w:xAlign="center" w:y="265"/>
                </w:pPr>
              </w:pPrChange>
            </w:pPr>
          </w:p>
          <w:p w14:paraId="3EFEFD7D" w14:textId="5E8D96BB" w:rsidR="009578DA" w:rsidRPr="006618B2" w:rsidRDefault="009578DA">
            <w:pPr>
              <w:jc w:val="center"/>
              <w:rPr>
                <w:rFonts w:ascii="Arial" w:eastAsiaTheme="minorEastAsia" w:hAnsi="Arial" w:cs="Arial"/>
                <w:bCs/>
                <w:color w:val="121B1F" w:themeColor="background1"/>
                <w:sz w:val="14"/>
                <w:szCs w:val="14"/>
                <w:rPrChange w:id="6432" w:author="Locke Liu" w:date="2021-05-24T15:42:00Z">
                  <w:rPr>
                    <w:rFonts w:ascii="Segoe UI" w:eastAsiaTheme="minorEastAsia" w:hAnsi="Segoe UI" w:cs="Segoe UI"/>
                    <w:bCs/>
                    <w:color w:val="121B1F" w:themeColor="background1"/>
                    <w:sz w:val="14"/>
                    <w:szCs w:val="14"/>
                  </w:rPr>
                </w:rPrChange>
              </w:rPr>
              <w:pPrChange w:id="6433"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434" w:author="Locke Liu" w:date="2021-05-24T15:42:00Z">
                  <w:rPr>
                    <w:rFonts w:ascii="Segoe UI" w:hAnsi="Segoe UI" w:cs="Segoe UI"/>
                    <w:color w:val="121B1F" w:themeColor="background1"/>
                    <w:sz w:val="14"/>
                    <w:szCs w:val="14"/>
                  </w:rPr>
                </w:rPrChange>
              </w:rPr>
              <w:t>Windows (Windows Server 2016 Datacenter)</w:t>
            </w:r>
          </w:p>
        </w:tc>
        <w:tc>
          <w:tcPr>
            <w:tcW w:w="0" w:type="auto"/>
            <w:vAlign w:val="center"/>
            <w:tcPrChange w:id="6435" w:author="Locke Liu" w:date="2021-05-24T15:41:00Z">
              <w:tcPr>
                <w:tcW w:w="0" w:type="auto"/>
                <w:vAlign w:val="center"/>
              </w:tcPr>
            </w:tcPrChange>
          </w:tcPr>
          <w:p w14:paraId="574F8C8F" w14:textId="78DC7BBE" w:rsidR="009578DA" w:rsidRPr="006618B2" w:rsidRDefault="009578DA">
            <w:pPr>
              <w:jc w:val="center"/>
              <w:rPr>
                <w:rFonts w:ascii="Arial" w:eastAsiaTheme="minorEastAsia" w:hAnsi="Arial" w:cs="Arial"/>
                <w:bCs/>
                <w:color w:val="121B1F" w:themeColor="background1"/>
                <w:sz w:val="14"/>
                <w:szCs w:val="14"/>
                <w:rPrChange w:id="6436" w:author="Locke Liu" w:date="2021-05-24T15:42:00Z">
                  <w:rPr>
                    <w:rFonts w:ascii="Segoe UI" w:eastAsiaTheme="minorEastAsia" w:hAnsi="Segoe UI" w:cs="Segoe UI"/>
                    <w:bCs/>
                    <w:color w:val="121B1F" w:themeColor="background1"/>
                    <w:sz w:val="14"/>
                    <w:szCs w:val="14"/>
                  </w:rPr>
                </w:rPrChange>
              </w:rPr>
              <w:pPrChange w:id="6437"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438" w:author="Locke Liu" w:date="2021-05-24T15:42:00Z">
                  <w:rPr>
                    <w:rFonts w:ascii="Segoe UI" w:hAnsi="Segoe UI" w:cs="Segoe UI"/>
                    <w:color w:val="121B1F" w:themeColor="background1"/>
                    <w:sz w:val="14"/>
                    <w:szCs w:val="14"/>
                  </w:rPr>
                </w:rPrChange>
              </w:rPr>
              <w:t>127</w:t>
            </w:r>
          </w:p>
        </w:tc>
        <w:tc>
          <w:tcPr>
            <w:tcW w:w="0" w:type="auto"/>
            <w:shd w:val="clear" w:color="auto" w:fill="auto"/>
            <w:vAlign w:val="center"/>
            <w:tcPrChange w:id="6439" w:author="Locke Liu" w:date="2021-05-24T15:41:00Z">
              <w:tcPr>
                <w:tcW w:w="0" w:type="auto"/>
                <w:shd w:val="clear" w:color="auto" w:fill="auto"/>
                <w:vAlign w:val="center"/>
              </w:tcPr>
            </w:tcPrChange>
          </w:tcPr>
          <w:p w14:paraId="21D03639" w14:textId="701D3C52" w:rsidR="009578DA" w:rsidRPr="006618B2" w:rsidRDefault="009578DA">
            <w:pPr>
              <w:jc w:val="center"/>
              <w:rPr>
                <w:rFonts w:ascii="Arial" w:eastAsiaTheme="minorEastAsia" w:hAnsi="Arial" w:cs="Arial"/>
                <w:bCs/>
                <w:color w:val="121B1F" w:themeColor="background1"/>
                <w:sz w:val="14"/>
                <w:szCs w:val="14"/>
                <w:rPrChange w:id="6440" w:author="Locke Liu" w:date="2021-05-24T15:42:00Z">
                  <w:rPr>
                    <w:rFonts w:ascii="Segoe UI" w:eastAsiaTheme="minorEastAsia" w:hAnsi="Segoe UI" w:cs="Segoe UI"/>
                    <w:bCs/>
                    <w:color w:val="121B1F" w:themeColor="background1"/>
                    <w:sz w:val="14"/>
                    <w:szCs w:val="14"/>
                  </w:rPr>
                </w:rPrChange>
              </w:rPr>
              <w:pPrChange w:id="6441"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42" w:author="Locke Liu" w:date="2021-05-24T15:42:00Z">
                  <w:rPr>
                    <w:rFonts w:ascii="Segoe UI" w:eastAsiaTheme="minorEastAsia" w:hAnsi="Segoe UI" w:cs="Segoe UI"/>
                    <w:bCs/>
                    <w:color w:val="121B1F" w:themeColor="background1"/>
                    <w:sz w:val="14"/>
                    <w:szCs w:val="14"/>
                  </w:rPr>
                </w:rPrChange>
              </w:rPr>
              <w:t>BIBCNEPR</w:t>
            </w:r>
          </w:p>
        </w:tc>
        <w:tc>
          <w:tcPr>
            <w:tcW w:w="0" w:type="auto"/>
            <w:shd w:val="clear" w:color="auto" w:fill="auto"/>
            <w:vAlign w:val="center"/>
            <w:tcPrChange w:id="6443" w:author="Locke Liu" w:date="2021-05-24T15:41:00Z">
              <w:tcPr>
                <w:tcW w:w="0" w:type="auto"/>
                <w:shd w:val="clear" w:color="auto" w:fill="auto"/>
                <w:vAlign w:val="center"/>
              </w:tcPr>
            </w:tcPrChange>
          </w:tcPr>
          <w:p w14:paraId="4BBCEE3D" w14:textId="3A68718D" w:rsidR="009578DA" w:rsidRPr="006618B2" w:rsidRDefault="009578DA">
            <w:pPr>
              <w:jc w:val="center"/>
              <w:rPr>
                <w:rFonts w:ascii="Arial" w:eastAsiaTheme="minorEastAsia" w:hAnsi="Arial" w:cs="Arial"/>
                <w:bCs/>
                <w:color w:val="121B1F" w:themeColor="background1"/>
                <w:sz w:val="14"/>
                <w:szCs w:val="14"/>
                <w:rPrChange w:id="6444" w:author="Locke Liu" w:date="2021-05-24T15:42:00Z">
                  <w:rPr>
                    <w:rFonts w:ascii="Segoe UI" w:eastAsiaTheme="minorEastAsia" w:hAnsi="Segoe UI" w:cs="Segoe UI"/>
                    <w:bCs/>
                    <w:color w:val="121B1F" w:themeColor="background1"/>
                    <w:sz w:val="14"/>
                    <w:szCs w:val="14"/>
                  </w:rPr>
                </w:rPrChange>
              </w:rPr>
              <w:pPrChange w:id="6445"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46" w:author="Locke Liu" w:date="2021-05-24T15:42:00Z">
                  <w:rPr>
                    <w:rFonts w:ascii="Segoe UI" w:eastAsiaTheme="minorEastAsia" w:hAnsi="Segoe UI" w:cs="Segoe UI"/>
                    <w:bCs/>
                    <w:color w:val="121B1F" w:themeColor="background1"/>
                    <w:sz w:val="14"/>
                    <w:szCs w:val="14"/>
                  </w:rPr>
                </w:rPrChange>
              </w:rPr>
              <w:t>r9dlchn0</w:t>
            </w:r>
          </w:p>
        </w:tc>
        <w:tc>
          <w:tcPr>
            <w:tcW w:w="0" w:type="auto"/>
            <w:vAlign w:val="center"/>
            <w:tcPrChange w:id="6447" w:author="Locke Liu" w:date="2021-05-24T15:41:00Z">
              <w:tcPr>
                <w:tcW w:w="0" w:type="auto"/>
                <w:vAlign w:val="center"/>
              </w:tcPr>
            </w:tcPrChange>
          </w:tcPr>
          <w:p w14:paraId="2A0C8995" w14:textId="36D013E1" w:rsidR="009578DA" w:rsidRPr="006618B2" w:rsidRDefault="009578DA">
            <w:pPr>
              <w:jc w:val="center"/>
              <w:rPr>
                <w:rFonts w:ascii="Arial" w:eastAsiaTheme="minorEastAsia" w:hAnsi="Arial" w:cs="Arial"/>
                <w:bCs/>
                <w:color w:val="121B1F" w:themeColor="background1"/>
                <w:sz w:val="14"/>
                <w:szCs w:val="14"/>
                <w:rPrChange w:id="6448" w:author="Locke Liu" w:date="2021-05-24T15:42:00Z">
                  <w:rPr>
                    <w:rFonts w:ascii="Segoe UI" w:eastAsiaTheme="minorEastAsia" w:hAnsi="Segoe UI" w:cs="Segoe UI"/>
                    <w:bCs/>
                    <w:color w:val="121B1F" w:themeColor="background1"/>
                    <w:sz w:val="14"/>
                    <w:szCs w:val="14"/>
                  </w:rPr>
                </w:rPrChange>
              </w:rPr>
              <w:pPrChange w:id="6449"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50" w:author="Locke Liu" w:date="2021-05-24T15:42:00Z">
                  <w:rPr>
                    <w:rFonts w:ascii="Segoe UI" w:eastAsiaTheme="minorEastAsia" w:hAnsi="Segoe UI" w:cs="Segoe UI"/>
                    <w:bCs/>
                    <w:color w:val="121B1F" w:themeColor="background1"/>
                    <w:sz w:val="14"/>
                    <w:szCs w:val="14"/>
                  </w:rPr>
                </w:rPrChange>
              </w:rPr>
              <w:t>production</w:t>
            </w:r>
          </w:p>
        </w:tc>
      </w:tr>
      <w:tr w:rsidR="006618B2" w:rsidRPr="006618B2" w14:paraId="1A2DED5B" w14:textId="77777777" w:rsidTr="006618B2">
        <w:tblPrEx>
          <w:tblPrExChange w:id="6451" w:author="Locke Liu" w:date="2021-05-24T15:41:00Z">
            <w:tblPrEx>
              <w:tblW w:w="0" w:type="auto"/>
            </w:tblPrEx>
          </w:tblPrExChange>
        </w:tblPrEx>
        <w:trPr>
          <w:trHeight w:val="358"/>
          <w:trPrChange w:id="6452" w:author="Locke Liu" w:date="2021-05-24T15:41:00Z">
            <w:trPr>
              <w:trHeight w:val="358"/>
            </w:trPr>
          </w:trPrChange>
        </w:trPr>
        <w:tc>
          <w:tcPr>
            <w:tcW w:w="0" w:type="auto"/>
            <w:shd w:val="clear" w:color="auto" w:fill="auto"/>
            <w:vAlign w:val="center"/>
            <w:tcPrChange w:id="6453" w:author="Locke Liu" w:date="2021-05-24T15:41:00Z">
              <w:tcPr>
                <w:tcW w:w="0" w:type="auto"/>
                <w:shd w:val="clear" w:color="auto" w:fill="auto"/>
                <w:vAlign w:val="center"/>
              </w:tcPr>
            </w:tcPrChange>
          </w:tcPr>
          <w:p w14:paraId="44778642" w14:textId="2B911EE2" w:rsidR="009578DA" w:rsidRPr="006618B2" w:rsidRDefault="009578DA" w:rsidP="00277D34">
            <w:pPr>
              <w:jc w:val="center"/>
              <w:rPr>
                <w:rFonts w:ascii="Arial" w:hAnsi="Arial" w:cs="Arial"/>
                <w:color w:val="000000"/>
                <w:sz w:val="14"/>
                <w:szCs w:val="14"/>
                <w:rPrChange w:id="6454" w:author="Locke Liu" w:date="2021-05-24T15:42:00Z">
                  <w:rPr>
                    <w:rFonts w:ascii="Segoe UI" w:hAnsi="Segoe UI" w:cs="Segoe UI"/>
                    <w:color w:val="000000"/>
                    <w:sz w:val="14"/>
                    <w:szCs w:val="14"/>
                  </w:rPr>
                </w:rPrChange>
              </w:rPr>
            </w:pPr>
            <w:r w:rsidRPr="006618B2">
              <w:rPr>
                <w:rFonts w:ascii="Arial" w:hAnsi="Arial" w:cs="Arial"/>
                <w:color w:val="000000"/>
                <w:sz w:val="14"/>
                <w:szCs w:val="14"/>
                <w:rPrChange w:id="6455" w:author="Locke Liu" w:date="2021-05-24T15:42:00Z">
                  <w:rPr>
                    <w:rFonts w:ascii="Segoe UI" w:hAnsi="Segoe UI" w:cs="Segoe UI"/>
                    <w:color w:val="000000"/>
                    <w:sz w:val="14"/>
                    <w:szCs w:val="14"/>
                  </w:rPr>
                </w:rPrChange>
              </w:rPr>
              <w:t>win000538</w:t>
            </w:r>
          </w:p>
        </w:tc>
        <w:tc>
          <w:tcPr>
            <w:tcW w:w="0" w:type="auto"/>
            <w:vAlign w:val="center"/>
            <w:tcPrChange w:id="6456" w:author="Locke Liu" w:date="2021-05-24T15:41:00Z">
              <w:tcPr>
                <w:tcW w:w="0" w:type="auto"/>
                <w:vAlign w:val="center"/>
              </w:tcPr>
            </w:tcPrChange>
          </w:tcPr>
          <w:p w14:paraId="425CED81" w14:textId="2927A057" w:rsidR="009578DA" w:rsidRPr="006618B2" w:rsidRDefault="00C615C9">
            <w:pPr>
              <w:jc w:val="center"/>
              <w:rPr>
                <w:rFonts w:ascii="Arial" w:hAnsi="Arial" w:cs="Arial"/>
                <w:bCs/>
                <w:color w:val="121B1F" w:themeColor="background1"/>
                <w:sz w:val="14"/>
                <w:szCs w:val="14"/>
                <w:lang w:eastAsia="zh-CN"/>
                <w:rPrChange w:id="6457" w:author="Locke Liu" w:date="2021-05-24T15:42:00Z">
                  <w:rPr>
                    <w:rFonts w:ascii="Segoe UI" w:hAnsi="Segoe UI" w:cs="Segoe UI"/>
                    <w:bCs/>
                    <w:color w:val="121B1F" w:themeColor="background1"/>
                    <w:sz w:val="14"/>
                    <w:szCs w:val="14"/>
                    <w:lang w:eastAsia="zh-CN"/>
                  </w:rPr>
                </w:rPrChange>
              </w:rPr>
              <w:pPrChange w:id="6458"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459" w:author="Locke Liu" w:date="2021-05-24T15:42:00Z">
                  <w:rPr>
                    <w:rFonts w:ascii="Segoe UI" w:hAnsi="Segoe UI" w:cs="Segoe UI"/>
                    <w:bCs/>
                    <w:color w:val="121B1F" w:themeColor="background1"/>
                    <w:sz w:val="14"/>
                    <w:szCs w:val="14"/>
                  </w:rPr>
                </w:rPrChange>
              </w:rPr>
              <w:t>r9dlchn0-ir-as</w:t>
            </w:r>
          </w:p>
        </w:tc>
        <w:tc>
          <w:tcPr>
            <w:tcW w:w="0" w:type="auto"/>
            <w:vAlign w:val="center"/>
            <w:tcPrChange w:id="6460" w:author="Locke Liu" w:date="2021-05-24T15:41:00Z">
              <w:tcPr>
                <w:tcW w:w="0" w:type="auto"/>
                <w:vAlign w:val="center"/>
              </w:tcPr>
            </w:tcPrChange>
          </w:tcPr>
          <w:p w14:paraId="3866770E" w14:textId="64DB0BB4" w:rsidR="009578DA" w:rsidRPr="006618B2" w:rsidRDefault="009578DA">
            <w:pPr>
              <w:jc w:val="center"/>
              <w:rPr>
                <w:rFonts w:ascii="Arial" w:hAnsi="Arial" w:cs="Arial"/>
                <w:bCs/>
                <w:color w:val="121B1F" w:themeColor="background1"/>
                <w:sz w:val="14"/>
                <w:szCs w:val="14"/>
                <w:rPrChange w:id="6461" w:author="Locke Liu" w:date="2021-05-24T15:42:00Z">
                  <w:rPr>
                    <w:rFonts w:ascii="Segoe UI" w:hAnsi="Segoe UI" w:cs="Segoe UI"/>
                    <w:bCs/>
                    <w:color w:val="121B1F" w:themeColor="background1"/>
                    <w:sz w:val="14"/>
                    <w:szCs w:val="14"/>
                  </w:rPr>
                </w:rPrChange>
              </w:rPr>
              <w:pPrChange w:id="6462"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463" w:author="Locke Liu" w:date="2021-05-24T15:42:00Z">
                  <w:rPr>
                    <w:rFonts w:ascii="Segoe UI" w:hAnsi="Segoe UI" w:cs="Segoe UI"/>
                    <w:bCs/>
                    <w:color w:val="121B1F" w:themeColor="background1"/>
                    <w:sz w:val="14"/>
                    <w:szCs w:val="14"/>
                  </w:rPr>
                </w:rPrChange>
              </w:rPr>
              <w:t>Source Self-IR</w:t>
            </w:r>
          </w:p>
        </w:tc>
        <w:tc>
          <w:tcPr>
            <w:tcW w:w="746" w:type="dxa"/>
            <w:vAlign w:val="center"/>
            <w:tcPrChange w:id="6464" w:author="Locke Liu" w:date="2021-05-24T15:41:00Z">
              <w:tcPr>
                <w:tcW w:w="746" w:type="dxa"/>
                <w:vAlign w:val="center"/>
              </w:tcPr>
            </w:tcPrChange>
          </w:tcPr>
          <w:p w14:paraId="4DF22F33" w14:textId="1D1A2544" w:rsidR="009578DA" w:rsidRPr="006618B2" w:rsidRDefault="009578DA">
            <w:pPr>
              <w:jc w:val="center"/>
              <w:rPr>
                <w:rFonts w:ascii="Arial" w:hAnsi="Arial" w:cs="Arial"/>
                <w:bCs/>
                <w:color w:val="121B1F" w:themeColor="background1"/>
                <w:sz w:val="14"/>
                <w:szCs w:val="14"/>
                <w:rPrChange w:id="6465" w:author="Locke Liu" w:date="2021-05-24T15:42:00Z">
                  <w:rPr>
                    <w:rFonts w:ascii="Segoe UI" w:hAnsi="Segoe UI" w:cs="Segoe UI"/>
                    <w:bCs/>
                    <w:color w:val="121B1F" w:themeColor="background1"/>
                    <w:sz w:val="14"/>
                    <w:szCs w:val="14"/>
                  </w:rPr>
                </w:rPrChange>
              </w:rPr>
              <w:pPrChange w:id="6466" w:author="Locke Liu" w:date="2021-05-24T15:41:00Z">
                <w:pPr>
                  <w:framePr w:hSpace="141" w:wrap="around" w:vAnchor="text" w:hAnchor="margin" w:xAlign="center" w:y="265"/>
                </w:pPr>
              </w:pPrChange>
            </w:pPr>
            <w:r w:rsidRPr="006618B2">
              <w:rPr>
                <w:rFonts w:ascii="Arial" w:hAnsi="Arial" w:cs="Arial"/>
                <w:bCs/>
                <w:color w:val="121B1F" w:themeColor="background1"/>
                <w:sz w:val="14"/>
                <w:szCs w:val="14"/>
                <w:rPrChange w:id="6467" w:author="Locke Liu" w:date="2021-05-24T15:42:00Z">
                  <w:rPr>
                    <w:rFonts w:ascii="Segoe UI" w:hAnsi="Segoe UI" w:cs="Segoe UI"/>
                    <w:bCs/>
                    <w:color w:val="121B1F" w:themeColor="background1"/>
                    <w:sz w:val="14"/>
                    <w:szCs w:val="14"/>
                  </w:rPr>
                </w:rPrChange>
              </w:rPr>
              <w:t>China East</w:t>
            </w:r>
          </w:p>
        </w:tc>
        <w:tc>
          <w:tcPr>
            <w:tcW w:w="477" w:type="dxa"/>
            <w:vAlign w:val="center"/>
            <w:tcPrChange w:id="6468" w:author="Locke Liu" w:date="2021-05-24T15:41:00Z">
              <w:tcPr>
                <w:tcW w:w="477" w:type="dxa"/>
                <w:vAlign w:val="center"/>
              </w:tcPr>
            </w:tcPrChange>
          </w:tcPr>
          <w:p w14:paraId="5F098C92" w14:textId="0F146E05" w:rsidR="009578DA" w:rsidRPr="006618B2" w:rsidRDefault="009578DA">
            <w:pPr>
              <w:jc w:val="center"/>
              <w:rPr>
                <w:rFonts w:ascii="Arial" w:eastAsiaTheme="minorEastAsia" w:hAnsi="Arial" w:cs="Arial"/>
                <w:bCs/>
                <w:color w:val="121B1F" w:themeColor="background1"/>
                <w:sz w:val="14"/>
                <w:szCs w:val="14"/>
                <w:rPrChange w:id="6469" w:author="Locke Liu" w:date="2021-05-24T15:42:00Z">
                  <w:rPr>
                    <w:rFonts w:ascii="Segoe UI" w:eastAsiaTheme="minorEastAsia" w:hAnsi="Segoe UI" w:cs="Segoe UI"/>
                    <w:bCs/>
                    <w:color w:val="121B1F" w:themeColor="background1"/>
                    <w:sz w:val="14"/>
                    <w:szCs w:val="14"/>
                  </w:rPr>
                </w:rPrChange>
              </w:rPr>
              <w:pPrChange w:id="6470"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71" w:author="Locke Liu" w:date="2021-05-24T15:42:00Z">
                  <w:rPr>
                    <w:rFonts w:ascii="Segoe UI" w:eastAsiaTheme="minorEastAsia" w:hAnsi="Segoe UI" w:cs="Segoe UI"/>
                    <w:bCs/>
                    <w:color w:val="121B1F" w:themeColor="background1"/>
                    <w:sz w:val="14"/>
                    <w:szCs w:val="14"/>
                  </w:rPr>
                </w:rPrChange>
              </w:rPr>
              <w:t>Standard DS3_v2 (4 vcpus, 14 GiB memory)</w:t>
            </w:r>
          </w:p>
        </w:tc>
        <w:tc>
          <w:tcPr>
            <w:tcW w:w="0" w:type="auto"/>
            <w:vAlign w:val="center"/>
            <w:tcPrChange w:id="6472" w:author="Locke Liu" w:date="2021-05-24T15:41:00Z">
              <w:tcPr>
                <w:tcW w:w="0" w:type="auto"/>
                <w:vAlign w:val="center"/>
              </w:tcPr>
            </w:tcPrChange>
          </w:tcPr>
          <w:p w14:paraId="0C629D1A" w14:textId="1DCD7C83" w:rsidR="009578DA" w:rsidRPr="006618B2" w:rsidRDefault="009578DA">
            <w:pPr>
              <w:jc w:val="center"/>
              <w:rPr>
                <w:rFonts w:ascii="Arial" w:eastAsiaTheme="minorEastAsia" w:hAnsi="Arial" w:cs="Arial"/>
                <w:bCs/>
                <w:color w:val="121B1F" w:themeColor="background1"/>
                <w:sz w:val="14"/>
                <w:szCs w:val="14"/>
                <w:rPrChange w:id="6473" w:author="Locke Liu" w:date="2021-05-24T15:42:00Z">
                  <w:rPr>
                    <w:rFonts w:ascii="Segoe UI" w:eastAsiaTheme="minorEastAsia" w:hAnsi="Segoe UI" w:cs="Segoe UI"/>
                    <w:bCs/>
                    <w:color w:val="121B1F" w:themeColor="background1"/>
                    <w:sz w:val="14"/>
                    <w:szCs w:val="14"/>
                  </w:rPr>
                </w:rPrChange>
              </w:rPr>
              <w:pPrChange w:id="6474"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75" w:author="Locke Liu" w:date="2021-05-24T15:42:00Z">
                  <w:rPr>
                    <w:rFonts w:ascii="Segoe UI" w:eastAsiaTheme="minorEastAsia" w:hAnsi="Segoe UI" w:cs="Segoe UI"/>
                    <w:bCs/>
                    <w:color w:val="121B1F" w:themeColor="background1"/>
                    <w:sz w:val="14"/>
                    <w:szCs w:val="14"/>
                  </w:rPr>
                </w:rPrChange>
              </w:rPr>
              <w:t>AZRCNEEPRVN0001/AZRCNEEPRSE0001</w:t>
            </w:r>
          </w:p>
        </w:tc>
        <w:tc>
          <w:tcPr>
            <w:tcW w:w="0" w:type="auto"/>
            <w:vAlign w:val="center"/>
            <w:tcPrChange w:id="6476" w:author="Locke Liu" w:date="2021-05-24T15:41:00Z">
              <w:tcPr>
                <w:tcW w:w="0" w:type="auto"/>
                <w:vAlign w:val="center"/>
              </w:tcPr>
            </w:tcPrChange>
          </w:tcPr>
          <w:p w14:paraId="3E319CAD" w14:textId="6F2E82BE" w:rsidR="009578DA" w:rsidRPr="006618B2" w:rsidRDefault="009578DA">
            <w:pPr>
              <w:jc w:val="center"/>
              <w:rPr>
                <w:rFonts w:ascii="Arial" w:eastAsiaTheme="minorEastAsia" w:hAnsi="Arial" w:cs="Arial"/>
                <w:bCs/>
                <w:color w:val="121B1F" w:themeColor="background1"/>
                <w:sz w:val="14"/>
                <w:szCs w:val="14"/>
                <w:rPrChange w:id="6477" w:author="Locke Liu" w:date="2021-05-24T15:42:00Z">
                  <w:rPr>
                    <w:rFonts w:ascii="Segoe UI" w:eastAsiaTheme="minorEastAsia" w:hAnsi="Segoe UI" w:cs="Segoe UI"/>
                    <w:bCs/>
                    <w:color w:val="121B1F" w:themeColor="background1"/>
                    <w:sz w:val="14"/>
                    <w:szCs w:val="14"/>
                  </w:rPr>
                </w:rPrChange>
              </w:rPr>
              <w:pPrChange w:id="6478"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79" w:author="Locke Liu" w:date="2021-05-24T15:42:00Z">
                  <w:rPr>
                    <w:rFonts w:ascii="Segoe UI" w:eastAsiaTheme="minorEastAsia" w:hAnsi="Segoe UI" w:cs="Segoe UI"/>
                    <w:bCs/>
                    <w:color w:val="121B1F" w:themeColor="background1"/>
                    <w:sz w:val="14"/>
                    <w:szCs w:val="14"/>
                  </w:rPr>
                </w:rPrChange>
              </w:rPr>
              <w:t>10.71.130.xxx</w:t>
            </w:r>
          </w:p>
        </w:tc>
        <w:tc>
          <w:tcPr>
            <w:tcW w:w="0" w:type="auto"/>
            <w:vAlign w:val="center"/>
            <w:tcPrChange w:id="6480" w:author="Locke Liu" w:date="2021-05-24T15:41:00Z">
              <w:tcPr>
                <w:tcW w:w="0" w:type="auto"/>
                <w:vAlign w:val="center"/>
              </w:tcPr>
            </w:tcPrChange>
          </w:tcPr>
          <w:p w14:paraId="665AB0B7" w14:textId="77777777" w:rsidR="009578DA" w:rsidRPr="006618B2" w:rsidRDefault="009578DA">
            <w:pPr>
              <w:jc w:val="center"/>
              <w:rPr>
                <w:rFonts w:ascii="Arial" w:hAnsi="Arial" w:cs="Arial"/>
                <w:color w:val="121B1F" w:themeColor="background1"/>
                <w:sz w:val="14"/>
                <w:szCs w:val="14"/>
                <w:rPrChange w:id="6481" w:author="Locke Liu" w:date="2021-05-24T15:42:00Z">
                  <w:rPr>
                    <w:rFonts w:ascii="Segoe UI" w:hAnsi="Segoe UI" w:cs="Segoe UI"/>
                    <w:color w:val="121B1F" w:themeColor="background1"/>
                    <w:sz w:val="14"/>
                    <w:szCs w:val="14"/>
                  </w:rPr>
                </w:rPrChange>
              </w:rPr>
              <w:pPrChange w:id="6482" w:author="Locke Liu" w:date="2021-05-24T15:41:00Z">
                <w:pPr>
                  <w:framePr w:hSpace="141" w:wrap="around" w:vAnchor="text" w:hAnchor="margin" w:xAlign="center" w:y="265"/>
                </w:pPr>
              </w:pPrChange>
            </w:pPr>
          </w:p>
          <w:p w14:paraId="10547576" w14:textId="403A3E1D" w:rsidR="009578DA" w:rsidRPr="006618B2" w:rsidRDefault="009578DA">
            <w:pPr>
              <w:jc w:val="center"/>
              <w:rPr>
                <w:rFonts w:ascii="Arial" w:hAnsi="Arial" w:cs="Arial"/>
                <w:color w:val="121B1F" w:themeColor="background1"/>
                <w:sz w:val="14"/>
                <w:szCs w:val="14"/>
                <w:rPrChange w:id="6483" w:author="Locke Liu" w:date="2021-05-24T15:42:00Z">
                  <w:rPr>
                    <w:rFonts w:ascii="Segoe UI" w:hAnsi="Segoe UI" w:cs="Segoe UI"/>
                    <w:color w:val="121B1F" w:themeColor="background1"/>
                    <w:sz w:val="14"/>
                    <w:szCs w:val="14"/>
                  </w:rPr>
                </w:rPrChange>
              </w:rPr>
              <w:pPrChange w:id="6484"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485" w:author="Locke Liu" w:date="2021-05-24T15:42:00Z">
                  <w:rPr>
                    <w:rFonts w:ascii="Segoe UI" w:hAnsi="Segoe UI" w:cs="Segoe UI"/>
                    <w:color w:val="121B1F" w:themeColor="background1"/>
                    <w:sz w:val="14"/>
                    <w:szCs w:val="14"/>
                  </w:rPr>
                </w:rPrChange>
              </w:rPr>
              <w:t>Windows (Windows Server 2016 Datacenter)</w:t>
            </w:r>
          </w:p>
        </w:tc>
        <w:tc>
          <w:tcPr>
            <w:tcW w:w="0" w:type="auto"/>
            <w:vAlign w:val="center"/>
            <w:tcPrChange w:id="6486" w:author="Locke Liu" w:date="2021-05-24T15:41:00Z">
              <w:tcPr>
                <w:tcW w:w="0" w:type="auto"/>
                <w:vAlign w:val="center"/>
              </w:tcPr>
            </w:tcPrChange>
          </w:tcPr>
          <w:p w14:paraId="132AF6D4" w14:textId="156DAC04" w:rsidR="009578DA" w:rsidRPr="006618B2" w:rsidRDefault="009578DA">
            <w:pPr>
              <w:jc w:val="center"/>
              <w:rPr>
                <w:rFonts w:ascii="Arial" w:hAnsi="Arial" w:cs="Arial"/>
                <w:color w:val="121B1F" w:themeColor="background1"/>
                <w:sz w:val="14"/>
                <w:szCs w:val="14"/>
                <w:rPrChange w:id="6487" w:author="Locke Liu" w:date="2021-05-24T15:42:00Z">
                  <w:rPr>
                    <w:rFonts w:ascii="Segoe UI" w:hAnsi="Segoe UI" w:cs="Segoe UI"/>
                    <w:color w:val="121B1F" w:themeColor="background1"/>
                    <w:sz w:val="14"/>
                    <w:szCs w:val="14"/>
                  </w:rPr>
                </w:rPrChange>
              </w:rPr>
              <w:pPrChange w:id="6488" w:author="Locke Liu" w:date="2021-05-24T15:41:00Z">
                <w:pPr>
                  <w:framePr w:hSpace="141" w:wrap="around" w:vAnchor="text" w:hAnchor="margin" w:xAlign="center" w:y="265"/>
                </w:pPr>
              </w:pPrChange>
            </w:pPr>
            <w:r w:rsidRPr="006618B2">
              <w:rPr>
                <w:rFonts w:ascii="Arial" w:hAnsi="Arial" w:cs="Arial"/>
                <w:color w:val="121B1F" w:themeColor="background1"/>
                <w:sz w:val="14"/>
                <w:szCs w:val="14"/>
                <w:rPrChange w:id="6489" w:author="Locke Liu" w:date="2021-05-24T15:42:00Z">
                  <w:rPr>
                    <w:rFonts w:ascii="Segoe UI" w:hAnsi="Segoe UI" w:cs="Segoe UI"/>
                    <w:color w:val="121B1F" w:themeColor="background1"/>
                    <w:sz w:val="14"/>
                    <w:szCs w:val="14"/>
                  </w:rPr>
                </w:rPrChange>
              </w:rPr>
              <w:t>127</w:t>
            </w:r>
          </w:p>
        </w:tc>
        <w:tc>
          <w:tcPr>
            <w:tcW w:w="0" w:type="auto"/>
            <w:shd w:val="clear" w:color="auto" w:fill="auto"/>
            <w:vAlign w:val="center"/>
            <w:tcPrChange w:id="6490" w:author="Locke Liu" w:date="2021-05-24T15:41:00Z">
              <w:tcPr>
                <w:tcW w:w="0" w:type="auto"/>
                <w:shd w:val="clear" w:color="auto" w:fill="auto"/>
                <w:vAlign w:val="center"/>
              </w:tcPr>
            </w:tcPrChange>
          </w:tcPr>
          <w:p w14:paraId="724BD703" w14:textId="2B6CC1E3" w:rsidR="009578DA" w:rsidRPr="006618B2" w:rsidRDefault="009578DA">
            <w:pPr>
              <w:jc w:val="center"/>
              <w:rPr>
                <w:rFonts w:ascii="Arial" w:eastAsiaTheme="minorEastAsia" w:hAnsi="Arial" w:cs="Arial"/>
                <w:bCs/>
                <w:color w:val="121B1F" w:themeColor="background1"/>
                <w:sz w:val="14"/>
                <w:szCs w:val="14"/>
                <w:rPrChange w:id="6491" w:author="Locke Liu" w:date="2021-05-24T15:42:00Z">
                  <w:rPr>
                    <w:rFonts w:ascii="Segoe UI" w:eastAsiaTheme="minorEastAsia" w:hAnsi="Segoe UI" w:cs="Segoe UI"/>
                    <w:bCs/>
                    <w:color w:val="121B1F" w:themeColor="background1"/>
                    <w:sz w:val="14"/>
                    <w:szCs w:val="14"/>
                  </w:rPr>
                </w:rPrChange>
              </w:rPr>
              <w:pPrChange w:id="6492"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93" w:author="Locke Liu" w:date="2021-05-24T15:42:00Z">
                  <w:rPr>
                    <w:rFonts w:ascii="Segoe UI" w:eastAsiaTheme="minorEastAsia" w:hAnsi="Segoe UI" w:cs="Segoe UI"/>
                    <w:bCs/>
                    <w:color w:val="121B1F" w:themeColor="background1"/>
                    <w:sz w:val="14"/>
                    <w:szCs w:val="14"/>
                  </w:rPr>
                </w:rPrChange>
              </w:rPr>
              <w:t>BIBCNEPR</w:t>
            </w:r>
          </w:p>
        </w:tc>
        <w:tc>
          <w:tcPr>
            <w:tcW w:w="0" w:type="auto"/>
            <w:shd w:val="clear" w:color="auto" w:fill="auto"/>
            <w:vAlign w:val="center"/>
            <w:tcPrChange w:id="6494" w:author="Locke Liu" w:date="2021-05-24T15:41:00Z">
              <w:tcPr>
                <w:tcW w:w="0" w:type="auto"/>
                <w:shd w:val="clear" w:color="auto" w:fill="auto"/>
                <w:vAlign w:val="center"/>
              </w:tcPr>
            </w:tcPrChange>
          </w:tcPr>
          <w:p w14:paraId="6284908A" w14:textId="0656F04B" w:rsidR="009578DA" w:rsidRPr="006618B2" w:rsidRDefault="009578DA">
            <w:pPr>
              <w:jc w:val="center"/>
              <w:rPr>
                <w:rFonts w:ascii="Arial" w:eastAsiaTheme="minorEastAsia" w:hAnsi="Arial" w:cs="Arial"/>
                <w:bCs/>
                <w:color w:val="121B1F" w:themeColor="background1"/>
                <w:sz w:val="14"/>
                <w:szCs w:val="14"/>
                <w:rPrChange w:id="6495" w:author="Locke Liu" w:date="2021-05-24T15:42:00Z">
                  <w:rPr>
                    <w:rFonts w:ascii="Segoe UI" w:eastAsiaTheme="minorEastAsia" w:hAnsi="Segoe UI" w:cs="Segoe UI"/>
                    <w:bCs/>
                    <w:color w:val="121B1F" w:themeColor="background1"/>
                    <w:sz w:val="14"/>
                    <w:szCs w:val="14"/>
                  </w:rPr>
                </w:rPrChange>
              </w:rPr>
              <w:pPrChange w:id="6496"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497" w:author="Locke Liu" w:date="2021-05-24T15:42:00Z">
                  <w:rPr>
                    <w:rFonts w:ascii="Segoe UI" w:eastAsiaTheme="minorEastAsia" w:hAnsi="Segoe UI" w:cs="Segoe UI"/>
                    <w:bCs/>
                    <w:color w:val="121B1F" w:themeColor="background1"/>
                    <w:sz w:val="14"/>
                    <w:szCs w:val="14"/>
                  </w:rPr>
                </w:rPrChange>
              </w:rPr>
              <w:t>r9dlchn0</w:t>
            </w:r>
          </w:p>
        </w:tc>
        <w:tc>
          <w:tcPr>
            <w:tcW w:w="0" w:type="auto"/>
            <w:vAlign w:val="center"/>
            <w:tcPrChange w:id="6498" w:author="Locke Liu" w:date="2021-05-24T15:41:00Z">
              <w:tcPr>
                <w:tcW w:w="0" w:type="auto"/>
                <w:vAlign w:val="center"/>
              </w:tcPr>
            </w:tcPrChange>
          </w:tcPr>
          <w:p w14:paraId="12A9E11E" w14:textId="504D2405" w:rsidR="009578DA" w:rsidRPr="006618B2" w:rsidRDefault="009578DA">
            <w:pPr>
              <w:jc w:val="center"/>
              <w:rPr>
                <w:rFonts w:ascii="Arial" w:eastAsiaTheme="minorEastAsia" w:hAnsi="Arial" w:cs="Arial"/>
                <w:bCs/>
                <w:color w:val="121B1F" w:themeColor="background1"/>
                <w:sz w:val="14"/>
                <w:szCs w:val="14"/>
                <w:rPrChange w:id="6499" w:author="Locke Liu" w:date="2021-05-24T15:42:00Z">
                  <w:rPr>
                    <w:rFonts w:ascii="Segoe UI" w:eastAsiaTheme="minorEastAsia" w:hAnsi="Segoe UI" w:cs="Segoe UI"/>
                    <w:bCs/>
                    <w:color w:val="121B1F" w:themeColor="background1"/>
                    <w:sz w:val="14"/>
                    <w:szCs w:val="14"/>
                  </w:rPr>
                </w:rPrChange>
              </w:rPr>
              <w:pPrChange w:id="6500" w:author="Locke Liu" w:date="2021-05-24T15:41:00Z">
                <w:pPr>
                  <w:framePr w:hSpace="141" w:wrap="around" w:vAnchor="text" w:hAnchor="margin" w:xAlign="center" w:y="265"/>
                </w:pPr>
              </w:pPrChange>
            </w:pPr>
            <w:r w:rsidRPr="006618B2">
              <w:rPr>
                <w:rFonts w:ascii="Arial" w:eastAsiaTheme="minorEastAsia" w:hAnsi="Arial" w:cs="Arial"/>
                <w:bCs/>
                <w:color w:val="121B1F" w:themeColor="background1"/>
                <w:sz w:val="14"/>
                <w:szCs w:val="14"/>
                <w:rPrChange w:id="6501" w:author="Locke Liu" w:date="2021-05-24T15:42:00Z">
                  <w:rPr>
                    <w:rFonts w:ascii="Segoe UI" w:eastAsiaTheme="minorEastAsia" w:hAnsi="Segoe UI" w:cs="Segoe UI"/>
                    <w:bCs/>
                    <w:color w:val="121B1F" w:themeColor="background1"/>
                    <w:sz w:val="14"/>
                    <w:szCs w:val="14"/>
                  </w:rPr>
                </w:rPrChange>
              </w:rPr>
              <w:t>production</w:t>
            </w:r>
          </w:p>
        </w:tc>
      </w:tr>
    </w:tbl>
    <w:p w14:paraId="36DB062C" w14:textId="6E470E6F" w:rsidR="00417ADA" w:rsidRPr="004D620F" w:rsidDel="00132C66" w:rsidRDefault="00417ADA" w:rsidP="00417ADA">
      <w:pPr>
        <w:rPr>
          <w:del w:id="6502" w:author="Locke Liu" w:date="2021-05-24T15:42:00Z"/>
          <w:rFonts w:ascii="Arial" w:hAnsi="Arial" w:cs="Arial"/>
          <w:rPrChange w:id="6503" w:author="Locke Liu" w:date="2021-05-24T14:33:00Z">
            <w:rPr>
              <w:del w:id="6504" w:author="Locke Liu" w:date="2021-05-24T15:42:00Z"/>
            </w:rPr>
          </w:rPrChange>
        </w:rPr>
      </w:pPr>
      <w:bookmarkStart w:id="6505" w:name="_Toc72767203"/>
      <w:bookmarkEnd w:id="6505"/>
    </w:p>
    <w:p w14:paraId="0BF382FD" w14:textId="12E6AF2D" w:rsidR="0098357E" w:rsidRPr="004D620F" w:rsidRDefault="0079108B" w:rsidP="00417ADA">
      <w:pPr>
        <w:pStyle w:val="Heading3"/>
        <w:rPr>
          <w:rFonts w:ascii="Arial" w:hAnsi="Arial"/>
          <w:rPrChange w:id="6506" w:author="Locke Liu" w:date="2021-05-24T14:33:00Z">
            <w:rPr/>
          </w:rPrChange>
        </w:rPr>
      </w:pPr>
      <w:bookmarkStart w:id="6507" w:name="_Toc72767204"/>
      <w:r w:rsidRPr="004D620F">
        <w:rPr>
          <w:rFonts w:ascii="Arial" w:hAnsi="Arial"/>
          <w:rPrChange w:id="6508" w:author="Locke Liu" w:date="2021-05-24T14:33:00Z">
            <w:rPr/>
          </w:rPrChange>
        </w:rPr>
        <w:t>Databricks</w:t>
      </w:r>
      <w:bookmarkEnd w:id="6507"/>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Change w:id="6509" w:author="Locke Liu" w:date="2021-05-24T15:42:00Z">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PrChange>
      </w:tblPr>
      <w:tblGrid>
        <w:gridCol w:w="1079"/>
        <w:gridCol w:w="882"/>
        <w:gridCol w:w="763"/>
        <w:gridCol w:w="1074"/>
        <w:gridCol w:w="1162"/>
        <w:gridCol w:w="1164"/>
        <w:gridCol w:w="1323"/>
        <w:gridCol w:w="1164"/>
        <w:gridCol w:w="1642"/>
        <w:tblGridChange w:id="6510">
          <w:tblGrid>
            <w:gridCol w:w="1079"/>
            <w:gridCol w:w="11"/>
            <w:gridCol w:w="871"/>
            <w:gridCol w:w="22"/>
            <w:gridCol w:w="729"/>
            <w:gridCol w:w="12"/>
            <w:gridCol w:w="1030"/>
            <w:gridCol w:w="44"/>
            <w:gridCol w:w="1129"/>
            <w:gridCol w:w="33"/>
            <w:gridCol w:w="1142"/>
            <w:gridCol w:w="22"/>
            <w:gridCol w:w="1301"/>
            <w:gridCol w:w="22"/>
            <w:gridCol w:w="1153"/>
            <w:gridCol w:w="11"/>
            <w:gridCol w:w="1642"/>
          </w:tblGrid>
        </w:tblGridChange>
      </w:tblGrid>
      <w:tr w:rsidR="00F201FE" w:rsidRPr="004D620F" w14:paraId="1C98A1F5" w14:textId="77777777" w:rsidTr="00F6051C">
        <w:trPr>
          <w:trHeight w:val="530"/>
          <w:trPrChange w:id="6511" w:author="Locke Liu" w:date="2021-05-24T15:42:00Z">
            <w:trPr>
              <w:trHeight w:val="530"/>
            </w:trPr>
          </w:trPrChange>
        </w:trPr>
        <w:tc>
          <w:tcPr>
            <w:tcW w:w="538" w:type="pct"/>
            <w:shd w:val="clear" w:color="auto" w:fill="D5E3FF"/>
            <w:vAlign w:val="center"/>
            <w:tcPrChange w:id="6512" w:author="Locke Liu" w:date="2021-05-24T15:42:00Z">
              <w:tcPr>
                <w:tcW w:w="538" w:type="pct"/>
                <w:gridSpan w:val="2"/>
                <w:shd w:val="clear" w:color="auto" w:fill="D5E3FF"/>
                <w:vAlign w:val="center"/>
              </w:tcPr>
            </w:tcPrChange>
          </w:tcPr>
          <w:p w14:paraId="49FF7537" w14:textId="09960F2F" w:rsidR="00F201FE" w:rsidRPr="004D620F" w:rsidRDefault="004D5194" w:rsidP="00277D34">
            <w:pPr>
              <w:jc w:val="center"/>
              <w:rPr>
                <w:rFonts w:ascii="Arial" w:eastAsiaTheme="minorEastAsia" w:hAnsi="Arial" w:cs="Arial"/>
                <w:b/>
                <w:bCs/>
                <w:color w:val="003195"/>
                <w:sz w:val="14"/>
                <w:szCs w:val="14"/>
                <w:rPrChange w:id="6513" w:author="Locke Liu" w:date="2021-05-24T14:33:00Z">
                  <w:rPr>
                    <w:rFonts w:ascii="Segoe UI" w:eastAsiaTheme="minorEastAsia" w:hAnsi="Segoe UI" w:cs="Segoe UI"/>
                    <w:b/>
                    <w:bCs/>
                    <w:color w:val="003195"/>
                    <w:sz w:val="14"/>
                    <w:szCs w:val="14"/>
                  </w:rPr>
                </w:rPrChange>
              </w:rPr>
            </w:pPr>
            <w:ins w:id="6514" w:author="Locke Liu" w:date="2021-05-24T15:43:00Z">
              <w:r>
                <w:rPr>
                  <w:rFonts w:ascii="Arial" w:eastAsiaTheme="minorEastAsia" w:hAnsi="Arial" w:cs="Arial"/>
                  <w:b/>
                  <w:bCs/>
                  <w:color w:val="003195"/>
                  <w:sz w:val="14"/>
                  <w:szCs w:val="14"/>
                </w:rPr>
                <w:t>N</w:t>
              </w:r>
            </w:ins>
            <w:del w:id="6515" w:author="Locke Liu" w:date="2021-05-24T15:43:00Z">
              <w:r w:rsidR="00F201FE" w:rsidRPr="004D620F" w:rsidDel="004D5194">
                <w:rPr>
                  <w:rFonts w:ascii="Arial" w:eastAsiaTheme="minorEastAsia" w:hAnsi="Arial" w:cs="Arial"/>
                  <w:b/>
                  <w:bCs/>
                  <w:color w:val="003195"/>
                  <w:sz w:val="14"/>
                  <w:szCs w:val="14"/>
                  <w:rPrChange w:id="6516" w:author="Locke Liu" w:date="2021-05-24T14:33:00Z">
                    <w:rPr>
                      <w:rFonts w:ascii="Segoe UI" w:eastAsiaTheme="minorEastAsia" w:hAnsi="Segoe UI" w:cs="Segoe UI"/>
                      <w:b/>
                      <w:bCs/>
                      <w:color w:val="003195"/>
                      <w:sz w:val="14"/>
                      <w:szCs w:val="14"/>
                    </w:rPr>
                  </w:rPrChange>
                </w:rPr>
                <w:delText>n</w:delText>
              </w:r>
            </w:del>
            <w:r w:rsidR="00F201FE" w:rsidRPr="004D620F">
              <w:rPr>
                <w:rFonts w:ascii="Arial" w:eastAsiaTheme="minorEastAsia" w:hAnsi="Arial" w:cs="Arial"/>
                <w:b/>
                <w:bCs/>
                <w:color w:val="003195"/>
                <w:sz w:val="14"/>
                <w:szCs w:val="14"/>
                <w:rPrChange w:id="6517" w:author="Locke Liu" w:date="2021-05-24T14:33:00Z">
                  <w:rPr>
                    <w:rFonts w:ascii="Segoe UI" w:eastAsiaTheme="minorEastAsia" w:hAnsi="Segoe UI" w:cs="Segoe UI"/>
                    <w:b/>
                    <w:bCs/>
                    <w:color w:val="003195"/>
                    <w:sz w:val="14"/>
                    <w:szCs w:val="14"/>
                  </w:rPr>
                </w:rPrChange>
              </w:rPr>
              <w:t>ame</w:t>
            </w:r>
          </w:p>
        </w:tc>
        <w:tc>
          <w:tcPr>
            <w:tcW w:w="442" w:type="pct"/>
            <w:shd w:val="clear" w:color="auto" w:fill="D5E3FF"/>
            <w:vAlign w:val="center"/>
            <w:tcPrChange w:id="6518" w:author="Locke Liu" w:date="2021-05-24T15:42:00Z">
              <w:tcPr>
                <w:tcW w:w="442" w:type="pct"/>
                <w:gridSpan w:val="2"/>
                <w:shd w:val="clear" w:color="auto" w:fill="D5E3FF"/>
                <w:vAlign w:val="center"/>
              </w:tcPr>
            </w:tcPrChange>
          </w:tcPr>
          <w:p w14:paraId="68408EC7" w14:textId="5ED45200" w:rsidR="00F201FE" w:rsidRPr="004D620F" w:rsidRDefault="00F201FE">
            <w:pPr>
              <w:jc w:val="center"/>
              <w:rPr>
                <w:rFonts w:ascii="Arial" w:eastAsiaTheme="minorEastAsia" w:hAnsi="Arial" w:cs="Arial"/>
                <w:b/>
                <w:bCs/>
                <w:color w:val="003195"/>
                <w:sz w:val="14"/>
                <w:szCs w:val="14"/>
                <w:rPrChange w:id="6519" w:author="Locke Liu" w:date="2021-05-24T14:33:00Z">
                  <w:rPr>
                    <w:rFonts w:ascii="Segoe UI" w:eastAsiaTheme="minorEastAsia" w:hAnsi="Segoe UI" w:cs="Segoe UI"/>
                    <w:b/>
                    <w:bCs/>
                    <w:color w:val="003195"/>
                    <w:sz w:val="14"/>
                    <w:szCs w:val="14"/>
                  </w:rPr>
                </w:rPrChange>
              </w:rPr>
              <w:pPrChange w:id="6520" w:author="Locke Liu" w:date="2021-05-24T15:42:00Z">
                <w:pPr>
                  <w:framePr w:hSpace="141" w:wrap="around" w:vAnchor="text" w:hAnchor="margin" w:xAlign="center" w:y="265"/>
                  <w:jc w:val="center"/>
                </w:pPr>
              </w:pPrChange>
            </w:pPr>
            <w:del w:id="6521" w:author="Locke Liu" w:date="2021-05-24T15:43:00Z">
              <w:r w:rsidRPr="004D620F" w:rsidDel="004D5194">
                <w:rPr>
                  <w:rFonts w:ascii="Arial" w:eastAsiaTheme="minorEastAsia" w:hAnsi="Arial" w:cs="Arial"/>
                  <w:b/>
                  <w:bCs/>
                  <w:color w:val="003195"/>
                  <w:sz w:val="14"/>
                  <w:szCs w:val="14"/>
                  <w:rPrChange w:id="6522" w:author="Locke Liu" w:date="2021-05-24T14:33:00Z">
                    <w:rPr>
                      <w:rFonts w:ascii="Segoe UI" w:eastAsiaTheme="minorEastAsia" w:hAnsi="Segoe UI" w:cs="Segoe UI"/>
                      <w:b/>
                      <w:bCs/>
                      <w:color w:val="003195"/>
                      <w:sz w:val="14"/>
                      <w:szCs w:val="14"/>
                    </w:rPr>
                  </w:rPrChange>
                </w:rPr>
                <w:delText>t</w:delText>
              </w:r>
            </w:del>
            <w:ins w:id="6523" w:author="Locke Liu" w:date="2021-05-24T15:43:00Z">
              <w:r w:rsidR="004D5194">
                <w:rPr>
                  <w:rFonts w:ascii="Arial" w:eastAsiaTheme="minorEastAsia" w:hAnsi="Arial" w:cs="Arial"/>
                  <w:b/>
                  <w:bCs/>
                  <w:color w:val="003195"/>
                  <w:sz w:val="14"/>
                  <w:szCs w:val="14"/>
                </w:rPr>
                <w:t>T</w:t>
              </w:r>
            </w:ins>
            <w:r w:rsidRPr="004D620F">
              <w:rPr>
                <w:rFonts w:ascii="Arial" w:eastAsiaTheme="minorEastAsia" w:hAnsi="Arial" w:cs="Arial"/>
                <w:b/>
                <w:bCs/>
                <w:color w:val="003195"/>
                <w:sz w:val="14"/>
                <w:szCs w:val="14"/>
                <w:rPrChange w:id="6524" w:author="Locke Liu" w:date="2021-05-24T14:33:00Z">
                  <w:rPr>
                    <w:rFonts w:ascii="Segoe UI" w:eastAsiaTheme="minorEastAsia" w:hAnsi="Segoe UI" w:cs="Segoe UI"/>
                    <w:b/>
                    <w:bCs/>
                    <w:color w:val="003195"/>
                    <w:sz w:val="14"/>
                    <w:szCs w:val="14"/>
                  </w:rPr>
                </w:rPrChange>
              </w:rPr>
              <w:t>ype</w:t>
            </w:r>
          </w:p>
        </w:tc>
        <w:tc>
          <w:tcPr>
            <w:tcW w:w="362" w:type="pct"/>
            <w:shd w:val="clear" w:color="auto" w:fill="D5E3FF"/>
            <w:vAlign w:val="center"/>
            <w:tcPrChange w:id="6525" w:author="Locke Liu" w:date="2021-05-24T15:42:00Z">
              <w:tcPr>
                <w:tcW w:w="362" w:type="pct"/>
                <w:shd w:val="clear" w:color="auto" w:fill="D5E3FF"/>
                <w:vAlign w:val="center"/>
              </w:tcPr>
            </w:tcPrChange>
          </w:tcPr>
          <w:p w14:paraId="0FB2534B" w14:textId="6D950963" w:rsidR="00F201FE" w:rsidRPr="004D620F" w:rsidRDefault="00F201FE">
            <w:pPr>
              <w:jc w:val="center"/>
              <w:rPr>
                <w:rFonts w:ascii="Arial" w:eastAsiaTheme="minorEastAsia" w:hAnsi="Arial" w:cs="Arial"/>
                <w:b/>
                <w:bCs/>
                <w:color w:val="003195"/>
                <w:sz w:val="14"/>
                <w:szCs w:val="14"/>
                <w:rPrChange w:id="6526" w:author="Locke Liu" w:date="2021-05-24T14:33:00Z">
                  <w:rPr>
                    <w:rFonts w:ascii="Segoe UI" w:eastAsiaTheme="minorEastAsia" w:hAnsi="Segoe UI" w:cs="Segoe UI"/>
                    <w:b/>
                    <w:bCs/>
                    <w:color w:val="003195"/>
                    <w:sz w:val="14"/>
                    <w:szCs w:val="14"/>
                  </w:rPr>
                </w:rPrChange>
              </w:rPr>
              <w:pPrChange w:id="6527" w:author="Locke Liu" w:date="2021-05-24T15:42:00Z">
                <w:pPr>
                  <w:framePr w:hSpace="141" w:wrap="around" w:vAnchor="text" w:hAnchor="margin" w:xAlign="center" w:y="265"/>
                </w:pPr>
              </w:pPrChange>
            </w:pPr>
            <w:del w:id="6528" w:author="Locke Liu" w:date="2021-05-24T15:43:00Z">
              <w:r w:rsidRPr="004D620F" w:rsidDel="004D5194">
                <w:rPr>
                  <w:rFonts w:ascii="Arial" w:eastAsiaTheme="minorEastAsia" w:hAnsi="Arial" w:cs="Arial"/>
                  <w:b/>
                  <w:bCs/>
                  <w:color w:val="003195"/>
                  <w:sz w:val="14"/>
                  <w:szCs w:val="14"/>
                  <w:rPrChange w:id="6529" w:author="Locke Liu" w:date="2021-05-24T14:33:00Z">
                    <w:rPr>
                      <w:rFonts w:ascii="Segoe UI" w:eastAsiaTheme="minorEastAsia" w:hAnsi="Segoe UI" w:cs="Segoe UI"/>
                      <w:b/>
                      <w:bCs/>
                      <w:color w:val="003195"/>
                      <w:sz w:val="14"/>
                      <w:szCs w:val="14"/>
                    </w:rPr>
                  </w:rPrChange>
                </w:rPr>
                <w:delText>l</w:delText>
              </w:r>
            </w:del>
            <w:ins w:id="6530" w:author="Locke Liu" w:date="2021-05-24T15:43:00Z">
              <w:r w:rsidR="004D5194">
                <w:rPr>
                  <w:rFonts w:ascii="Arial" w:eastAsiaTheme="minorEastAsia" w:hAnsi="Arial" w:cs="Arial" w:hint="eastAsia"/>
                  <w:b/>
                  <w:bCs/>
                  <w:color w:val="003195"/>
                  <w:sz w:val="14"/>
                  <w:szCs w:val="14"/>
                  <w:lang w:eastAsia="zh-CN"/>
                </w:rPr>
                <w:t>L</w:t>
              </w:r>
            </w:ins>
            <w:r w:rsidRPr="004D620F">
              <w:rPr>
                <w:rFonts w:ascii="Arial" w:eastAsiaTheme="minorEastAsia" w:hAnsi="Arial" w:cs="Arial"/>
                <w:b/>
                <w:bCs/>
                <w:color w:val="003195"/>
                <w:sz w:val="14"/>
                <w:szCs w:val="14"/>
                <w:rPrChange w:id="6531" w:author="Locke Liu" w:date="2021-05-24T14:33:00Z">
                  <w:rPr>
                    <w:rFonts w:ascii="Segoe UI" w:eastAsiaTheme="minorEastAsia" w:hAnsi="Segoe UI" w:cs="Segoe UI"/>
                    <w:b/>
                    <w:bCs/>
                    <w:color w:val="003195"/>
                    <w:sz w:val="14"/>
                    <w:szCs w:val="14"/>
                  </w:rPr>
                </w:rPrChange>
              </w:rPr>
              <w:t>ocation</w:t>
            </w:r>
          </w:p>
        </w:tc>
        <w:tc>
          <w:tcPr>
            <w:tcW w:w="514" w:type="pct"/>
            <w:shd w:val="clear" w:color="auto" w:fill="D5E3FF"/>
            <w:vAlign w:val="center"/>
            <w:tcPrChange w:id="6532" w:author="Locke Liu" w:date="2021-05-24T15:42:00Z">
              <w:tcPr>
                <w:tcW w:w="514" w:type="pct"/>
                <w:gridSpan w:val="2"/>
                <w:shd w:val="clear" w:color="auto" w:fill="D5E3FF"/>
                <w:vAlign w:val="center"/>
              </w:tcPr>
            </w:tcPrChange>
          </w:tcPr>
          <w:p w14:paraId="47322668" w14:textId="5815EAA2" w:rsidR="00F201FE" w:rsidRPr="004D620F" w:rsidRDefault="004D5194" w:rsidP="00277D34">
            <w:pPr>
              <w:jc w:val="center"/>
              <w:rPr>
                <w:rFonts w:ascii="Arial" w:eastAsiaTheme="minorEastAsia" w:hAnsi="Arial" w:cs="Arial"/>
                <w:b/>
                <w:bCs/>
                <w:color w:val="003195"/>
                <w:sz w:val="14"/>
                <w:szCs w:val="14"/>
                <w:rPrChange w:id="6533" w:author="Locke Liu" w:date="2021-05-24T14:33:00Z">
                  <w:rPr>
                    <w:rFonts w:ascii="Segoe UI" w:eastAsiaTheme="minorEastAsia" w:hAnsi="Segoe UI" w:cs="Segoe UI"/>
                    <w:b/>
                    <w:bCs/>
                    <w:color w:val="003195"/>
                    <w:sz w:val="14"/>
                    <w:szCs w:val="14"/>
                  </w:rPr>
                </w:rPrChange>
              </w:rPr>
            </w:pPr>
            <w:ins w:id="6534" w:author="Locke Liu" w:date="2021-05-24T15:43:00Z">
              <w:r>
                <w:rPr>
                  <w:rFonts w:ascii="Arial" w:eastAsiaTheme="minorEastAsia" w:hAnsi="Arial" w:cs="Arial"/>
                  <w:b/>
                  <w:bCs/>
                  <w:color w:val="003195"/>
                  <w:sz w:val="14"/>
                  <w:szCs w:val="14"/>
                </w:rPr>
                <w:t>S</w:t>
              </w:r>
            </w:ins>
            <w:del w:id="6535" w:author="Locke Liu" w:date="2021-05-24T15:43:00Z">
              <w:r w:rsidR="00F201FE" w:rsidRPr="004D620F" w:rsidDel="004D5194">
                <w:rPr>
                  <w:rFonts w:ascii="Arial" w:eastAsiaTheme="minorEastAsia" w:hAnsi="Arial" w:cs="Arial"/>
                  <w:b/>
                  <w:bCs/>
                  <w:color w:val="003195"/>
                  <w:sz w:val="14"/>
                  <w:szCs w:val="14"/>
                  <w:rPrChange w:id="6536" w:author="Locke Liu" w:date="2021-05-24T14:33:00Z">
                    <w:rPr>
                      <w:rFonts w:ascii="Segoe UI" w:eastAsiaTheme="minorEastAsia" w:hAnsi="Segoe UI" w:cs="Segoe UI"/>
                      <w:b/>
                      <w:bCs/>
                      <w:color w:val="003195"/>
                      <w:sz w:val="14"/>
                      <w:szCs w:val="14"/>
                    </w:rPr>
                  </w:rPrChange>
                </w:rPr>
                <w:delText>s</w:delText>
              </w:r>
            </w:del>
            <w:r w:rsidR="00F201FE" w:rsidRPr="004D620F">
              <w:rPr>
                <w:rFonts w:ascii="Arial" w:eastAsiaTheme="minorEastAsia" w:hAnsi="Arial" w:cs="Arial"/>
                <w:b/>
                <w:bCs/>
                <w:color w:val="003195"/>
                <w:sz w:val="14"/>
                <w:szCs w:val="14"/>
                <w:rPrChange w:id="6537" w:author="Locke Liu" w:date="2021-05-24T14:33:00Z">
                  <w:rPr>
                    <w:rFonts w:ascii="Segoe UI" w:eastAsiaTheme="minorEastAsia" w:hAnsi="Segoe UI" w:cs="Segoe UI"/>
                    <w:b/>
                    <w:bCs/>
                    <w:color w:val="003195"/>
                    <w:sz w:val="14"/>
                    <w:szCs w:val="14"/>
                  </w:rPr>
                </w:rPrChange>
              </w:rPr>
              <w:t>ubscription</w:t>
            </w:r>
          </w:p>
        </w:tc>
        <w:tc>
          <w:tcPr>
            <w:tcW w:w="578" w:type="pct"/>
            <w:shd w:val="clear" w:color="auto" w:fill="D5E3FF"/>
            <w:vAlign w:val="center"/>
            <w:tcPrChange w:id="6538" w:author="Locke Liu" w:date="2021-05-24T15:42:00Z">
              <w:tcPr>
                <w:tcW w:w="578" w:type="pct"/>
                <w:gridSpan w:val="2"/>
                <w:shd w:val="clear" w:color="auto" w:fill="D5E3FF"/>
                <w:vAlign w:val="center"/>
              </w:tcPr>
            </w:tcPrChange>
          </w:tcPr>
          <w:p w14:paraId="525CA8CB" w14:textId="10A437A7" w:rsidR="00F201FE" w:rsidRPr="004D620F" w:rsidRDefault="00F201FE">
            <w:pPr>
              <w:jc w:val="center"/>
              <w:rPr>
                <w:rFonts w:ascii="Arial" w:eastAsiaTheme="minorEastAsia" w:hAnsi="Arial" w:cs="Arial"/>
                <w:b/>
                <w:bCs/>
                <w:color w:val="003195"/>
                <w:sz w:val="14"/>
                <w:szCs w:val="14"/>
                <w:rPrChange w:id="6539" w:author="Locke Liu" w:date="2021-05-24T14:33:00Z">
                  <w:rPr>
                    <w:rFonts w:ascii="Segoe UI" w:eastAsiaTheme="minorEastAsia" w:hAnsi="Segoe UI" w:cs="Segoe UI"/>
                    <w:b/>
                    <w:bCs/>
                    <w:color w:val="003195"/>
                    <w:sz w:val="14"/>
                    <w:szCs w:val="14"/>
                  </w:rPr>
                </w:rPrChange>
              </w:rPr>
              <w:pPrChange w:id="6540" w:author="Locke Liu" w:date="2021-05-24T15:42: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6541" w:author="Locke Liu" w:date="2021-05-24T14:33:00Z">
                  <w:rPr>
                    <w:rFonts w:ascii="Segoe UI" w:eastAsiaTheme="minorEastAsia" w:hAnsi="Segoe UI" w:cs="Segoe UI"/>
                    <w:b/>
                    <w:bCs/>
                    <w:color w:val="003195"/>
                    <w:sz w:val="14"/>
                    <w:szCs w:val="14"/>
                  </w:rPr>
                </w:rPrChange>
              </w:rPr>
              <w:t>Pricing tier</w:t>
            </w:r>
          </w:p>
        </w:tc>
        <w:tc>
          <w:tcPr>
            <w:tcW w:w="579" w:type="pct"/>
            <w:shd w:val="clear" w:color="auto" w:fill="D5E3FF"/>
            <w:vAlign w:val="center"/>
            <w:tcPrChange w:id="6542" w:author="Locke Liu" w:date="2021-05-24T15:42:00Z">
              <w:tcPr>
                <w:tcW w:w="579" w:type="pct"/>
                <w:gridSpan w:val="2"/>
                <w:shd w:val="clear" w:color="auto" w:fill="D5E3FF"/>
                <w:vAlign w:val="center"/>
              </w:tcPr>
            </w:tcPrChange>
          </w:tcPr>
          <w:p w14:paraId="06EDFDF3" w14:textId="626FCF8E" w:rsidR="00F201FE" w:rsidRPr="004D620F" w:rsidRDefault="00F201FE">
            <w:pPr>
              <w:jc w:val="center"/>
              <w:rPr>
                <w:rFonts w:ascii="Arial" w:eastAsiaTheme="minorEastAsia" w:hAnsi="Arial" w:cs="Arial"/>
                <w:b/>
                <w:bCs/>
                <w:color w:val="003195"/>
                <w:sz w:val="14"/>
                <w:szCs w:val="14"/>
                <w:rPrChange w:id="6543" w:author="Locke Liu" w:date="2021-05-24T14:33:00Z">
                  <w:rPr>
                    <w:rFonts w:ascii="Segoe UI" w:eastAsiaTheme="minorEastAsia" w:hAnsi="Segoe UI" w:cs="Segoe UI"/>
                    <w:b/>
                    <w:bCs/>
                    <w:color w:val="003195"/>
                    <w:sz w:val="14"/>
                    <w:szCs w:val="14"/>
                  </w:rPr>
                </w:rPrChange>
              </w:rPr>
              <w:pPrChange w:id="6544" w:author="Locke Liu" w:date="2021-05-24T15:42: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6545" w:author="Locke Liu" w:date="2021-05-24T14:33:00Z">
                  <w:rPr>
                    <w:rFonts w:ascii="Segoe UI" w:eastAsiaTheme="minorEastAsia" w:hAnsi="Segoe UI" w:cs="Segoe UI"/>
                    <w:b/>
                    <w:bCs/>
                    <w:color w:val="003195"/>
                    <w:sz w:val="14"/>
                    <w:szCs w:val="14"/>
                  </w:rPr>
                </w:rPrChange>
              </w:rPr>
              <w:t>Virtual network</w:t>
            </w:r>
          </w:p>
        </w:tc>
        <w:tc>
          <w:tcPr>
            <w:tcW w:w="594" w:type="pct"/>
            <w:shd w:val="clear" w:color="auto" w:fill="D5E3FF"/>
            <w:vAlign w:val="center"/>
            <w:tcPrChange w:id="6546" w:author="Locke Liu" w:date="2021-05-24T15:42:00Z">
              <w:tcPr>
                <w:tcW w:w="594" w:type="pct"/>
                <w:gridSpan w:val="2"/>
                <w:shd w:val="clear" w:color="auto" w:fill="D5E3FF"/>
                <w:vAlign w:val="center"/>
              </w:tcPr>
            </w:tcPrChange>
          </w:tcPr>
          <w:p w14:paraId="55D007D2" w14:textId="37CF2A3F" w:rsidR="00F201FE" w:rsidRPr="004D620F" w:rsidRDefault="00F201FE">
            <w:pPr>
              <w:jc w:val="center"/>
              <w:rPr>
                <w:rFonts w:ascii="Arial" w:eastAsiaTheme="minorEastAsia" w:hAnsi="Arial" w:cs="Arial"/>
                <w:b/>
                <w:bCs/>
                <w:color w:val="003195"/>
                <w:sz w:val="14"/>
                <w:szCs w:val="14"/>
                <w:rPrChange w:id="6547" w:author="Locke Liu" w:date="2021-05-24T14:33:00Z">
                  <w:rPr>
                    <w:rFonts w:ascii="Segoe UI" w:eastAsiaTheme="minorEastAsia" w:hAnsi="Segoe UI" w:cs="Segoe UI"/>
                    <w:b/>
                    <w:bCs/>
                    <w:color w:val="003195"/>
                    <w:sz w:val="14"/>
                    <w:szCs w:val="14"/>
                  </w:rPr>
                </w:rPrChange>
              </w:rPr>
              <w:pPrChange w:id="6548" w:author="Locke Liu" w:date="2021-05-24T15:42: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6549" w:author="Locke Liu" w:date="2021-05-24T14:33:00Z">
                  <w:rPr>
                    <w:rFonts w:ascii="Segoe UI" w:eastAsiaTheme="minorEastAsia" w:hAnsi="Segoe UI" w:cs="Segoe UI"/>
                    <w:b/>
                    <w:bCs/>
                    <w:color w:val="003195"/>
                    <w:sz w:val="14"/>
                    <w:szCs w:val="14"/>
                  </w:rPr>
                </w:rPrChange>
              </w:rPr>
              <w:t>Private Subnet Name</w:t>
            </w:r>
          </w:p>
        </w:tc>
        <w:tc>
          <w:tcPr>
            <w:tcW w:w="579" w:type="pct"/>
            <w:shd w:val="clear" w:color="auto" w:fill="D5E3FF"/>
            <w:vAlign w:val="center"/>
            <w:tcPrChange w:id="6550" w:author="Locke Liu" w:date="2021-05-24T15:42:00Z">
              <w:tcPr>
                <w:tcW w:w="579" w:type="pct"/>
                <w:gridSpan w:val="2"/>
                <w:shd w:val="clear" w:color="auto" w:fill="D5E3FF"/>
                <w:vAlign w:val="center"/>
              </w:tcPr>
            </w:tcPrChange>
          </w:tcPr>
          <w:p w14:paraId="69F84C87" w14:textId="1957BBE5" w:rsidR="00F201FE" w:rsidRPr="004D620F" w:rsidRDefault="00F201FE">
            <w:pPr>
              <w:jc w:val="center"/>
              <w:rPr>
                <w:rFonts w:ascii="Arial" w:eastAsiaTheme="minorEastAsia" w:hAnsi="Arial" w:cs="Arial"/>
                <w:b/>
                <w:bCs/>
                <w:color w:val="003195"/>
                <w:sz w:val="14"/>
                <w:szCs w:val="14"/>
                <w:rPrChange w:id="6551" w:author="Locke Liu" w:date="2021-05-24T14:33:00Z">
                  <w:rPr>
                    <w:rFonts w:ascii="Segoe UI" w:eastAsiaTheme="minorEastAsia" w:hAnsi="Segoe UI" w:cs="Segoe UI"/>
                    <w:b/>
                    <w:bCs/>
                    <w:color w:val="003195"/>
                    <w:sz w:val="14"/>
                    <w:szCs w:val="14"/>
                  </w:rPr>
                </w:rPrChange>
              </w:rPr>
              <w:pPrChange w:id="6552" w:author="Locke Liu" w:date="2021-05-24T15:42: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6553" w:author="Locke Liu" w:date="2021-05-24T14:33:00Z">
                  <w:rPr>
                    <w:rFonts w:ascii="Segoe UI" w:eastAsiaTheme="minorEastAsia" w:hAnsi="Segoe UI" w:cs="Segoe UI"/>
                    <w:b/>
                    <w:bCs/>
                    <w:color w:val="003195"/>
                    <w:sz w:val="14"/>
                    <w:szCs w:val="14"/>
                  </w:rPr>
                </w:rPrChange>
              </w:rPr>
              <w:t>Resource group</w:t>
            </w:r>
          </w:p>
        </w:tc>
        <w:tc>
          <w:tcPr>
            <w:tcW w:w="812" w:type="pct"/>
            <w:shd w:val="clear" w:color="auto" w:fill="D5E3FF"/>
            <w:vAlign w:val="center"/>
            <w:tcPrChange w:id="6554" w:author="Locke Liu" w:date="2021-05-24T15:42:00Z">
              <w:tcPr>
                <w:tcW w:w="812" w:type="pct"/>
                <w:gridSpan w:val="2"/>
                <w:shd w:val="clear" w:color="auto" w:fill="D5E3FF"/>
                <w:vAlign w:val="center"/>
              </w:tcPr>
            </w:tcPrChange>
          </w:tcPr>
          <w:p w14:paraId="759CD4B2" w14:textId="77777777" w:rsidR="00F201FE" w:rsidRPr="004D620F" w:rsidRDefault="00F201FE">
            <w:pPr>
              <w:jc w:val="center"/>
              <w:rPr>
                <w:rFonts w:ascii="Arial" w:eastAsiaTheme="minorEastAsia" w:hAnsi="Arial" w:cs="Arial"/>
                <w:b/>
                <w:bCs/>
                <w:color w:val="003195"/>
                <w:sz w:val="14"/>
                <w:szCs w:val="14"/>
                <w:rPrChange w:id="6555" w:author="Locke Liu" w:date="2021-05-24T14:33:00Z">
                  <w:rPr>
                    <w:rFonts w:ascii="Segoe UI" w:eastAsiaTheme="minorEastAsia" w:hAnsi="Segoe UI" w:cs="Segoe UI"/>
                    <w:b/>
                    <w:bCs/>
                    <w:color w:val="003195"/>
                    <w:sz w:val="14"/>
                    <w:szCs w:val="14"/>
                  </w:rPr>
                </w:rPrChange>
              </w:rPr>
              <w:pPrChange w:id="6556" w:author="Locke Liu" w:date="2021-05-24T15:42: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6557" w:author="Locke Liu" w:date="2021-05-24T14:33:00Z">
                  <w:rPr>
                    <w:rFonts w:ascii="Segoe UI" w:eastAsiaTheme="minorEastAsia" w:hAnsi="Segoe UI" w:cs="Segoe UI"/>
                    <w:b/>
                    <w:bCs/>
                    <w:color w:val="003195"/>
                    <w:sz w:val="14"/>
                    <w:szCs w:val="14"/>
                  </w:rPr>
                </w:rPrChange>
              </w:rPr>
              <w:t>Environment</w:t>
            </w:r>
          </w:p>
        </w:tc>
      </w:tr>
      <w:tr w:rsidR="00F201FE" w:rsidRPr="004D620F" w14:paraId="74DBC5EB" w14:textId="77777777" w:rsidTr="00F6051C">
        <w:trPr>
          <w:trHeight w:val="349"/>
          <w:trPrChange w:id="6558" w:author="Locke Liu" w:date="2021-05-24T15:42:00Z">
            <w:trPr>
              <w:trHeight w:val="349"/>
            </w:trPr>
          </w:trPrChange>
        </w:trPr>
        <w:tc>
          <w:tcPr>
            <w:tcW w:w="538" w:type="pct"/>
            <w:shd w:val="clear" w:color="auto" w:fill="auto"/>
            <w:vAlign w:val="center"/>
            <w:tcPrChange w:id="6559" w:author="Locke Liu" w:date="2021-05-24T15:42:00Z">
              <w:tcPr>
                <w:tcW w:w="538" w:type="pct"/>
                <w:gridSpan w:val="2"/>
                <w:shd w:val="clear" w:color="auto" w:fill="auto"/>
                <w:vAlign w:val="center"/>
              </w:tcPr>
            </w:tcPrChange>
          </w:tcPr>
          <w:p w14:paraId="268A000F" w14:textId="06A67A2B" w:rsidR="00F201FE" w:rsidRPr="004D620F" w:rsidRDefault="00F201FE" w:rsidP="00277D34">
            <w:pPr>
              <w:jc w:val="center"/>
              <w:rPr>
                <w:rFonts w:ascii="Arial" w:eastAsiaTheme="minorEastAsia" w:hAnsi="Arial" w:cs="Arial"/>
                <w:bCs/>
                <w:color w:val="121B1F" w:themeColor="background1"/>
                <w:sz w:val="14"/>
                <w:szCs w:val="14"/>
                <w:rPrChange w:id="6560"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561" w:author="Locke Liu" w:date="2021-05-24T14:33:00Z">
                  <w:rPr>
                    <w:rFonts w:ascii="Segoe UI" w:eastAsiaTheme="minorEastAsia" w:hAnsi="Segoe UI" w:cs="Segoe UI"/>
                    <w:bCs/>
                    <w:color w:val="121B1F" w:themeColor="background1"/>
                    <w:sz w:val="14"/>
                    <w:szCs w:val="14"/>
                  </w:rPr>
                </w:rPrChange>
              </w:rPr>
              <w:t>d9dlchn0-workspace01</w:t>
            </w:r>
          </w:p>
        </w:tc>
        <w:tc>
          <w:tcPr>
            <w:tcW w:w="442" w:type="pct"/>
            <w:vAlign w:val="center"/>
            <w:tcPrChange w:id="6562" w:author="Locke Liu" w:date="2021-05-24T15:42:00Z">
              <w:tcPr>
                <w:tcW w:w="442" w:type="pct"/>
                <w:gridSpan w:val="2"/>
                <w:vAlign w:val="center"/>
              </w:tcPr>
            </w:tcPrChange>
          </w:tcPr>
          <w:p w14:paraId="173100F0" w14:textId="41D5519E" w:rsidR="00F201FE" w:rsidRPr="004D620F" w:rsidRDefault="00F201FE">
            <w:pPr>
              <w:jc w:val="center"/>
              <w:rPr>
                <w:rFonts w:ascii="Arial" w:hAnsi="Arial" w:cs="Arial"/>
                <w:bCs/>
                <w:color w:val="121B1F" w:themeColor="background1"/>
                <w:sz w:val="14"/>
                <w:szCs w:val="14"/>
                <w:rPrChange w:id="6563" w:author="Locke Liu" w:date="2021-05-24T14:33:00Z">
                  <w:rPr>
                    <w:rFonts w:ascii="Segoe UI" w:hAnsi="Segoe UI" w:cs="Segoe UI"/>
                    <w:bCs/>
                    <w:color w:val="121B1F" w:themeColor="background1"/>
                    <w:sz w:val="14"/>
                    <w:szCs w:val="14"/>
                  </w:rPr>
                </w:rPrChange>
              </w:rPr>
              <w:pPrChange w:id="6564"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565" w:author="Locke Liu" w:date="2021-05-24T14:33:00Z">
                  <w:rPr>
                    <w:rFonts w:ascii="Segoe UI" w:hAnsi="Segoe UI" w:cs="Segoe UI"/>
                    <w:bCs/>
                    <w:color w:val="121B1F" w:themeColor="background1"/>
                    <w:sz w:val="14"/>
                    <w:szCs w:val="14"/>
                  </w:rPr>
                </w:rPrChange>
              </w:rPr>
              <w:t>Azure Databricks Service</w:t>
            </w:r>
          </w:p>
        </w:tc>
        <w:tc>
          <w:tcPr>
            <w:tcW w:w="362" w:type="pct"/>
            <w:vAlign w:val="center"/>
            <w:tcPrChange w:id="6566" w:author="Locke Liu" w:date="2021-05-24T15:42:00Z">
              <w:tcPr>
                <w:tcW w:w="362" w:type="pct"/>
                <w:vAlign w:val="center"/>
              </w:tcPr>
            </w:tcPrChange>
          </w:tcPr>
          <w:p w14:paraId="4DFDC796" w14:textId="77777777" w:rsidR="00F201FE" w:rsidRPr="004D620F" w:rsidRDefault="00F201FE">
            <w:pPr>
              <w:jc w:val="center"/>
              <w:rPr>
                <w:rFonts w:ascii="Arial" w:hAnsi="Arial" w:cs="Arial"/>
                <w:color w:val="121B1F" w:themeColor="background1"/>
                <w:sz w:val="14"/>
                <w:szCs w:val="14"/>
                <w:rPrChange w:id="6567" w:author="Locke Liu" w:date="2021-05-24T14:33:00Z">
                  <w:rPr>
                    <w:rFonts w:ascii="Segoe UI" w:hAnsi="Segoe UI" w:cs="Segoe UI"/>
                    <w:color w:val="121B1F" w:themeColor="background1"/>
                    <w:sz w:val="14"/>
                    <w:szCs w:val="14"/>
                  </w:rPr>
                </w:rPrChange>
              </w:rPr>
              <w:pPrChange w:id="6568"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569" w:author="Locke Liu" w:date="2021-05-24T14:33:00Z">
                  <w:rPr>
                    <w:rFonts w:ascii="Segoe UI" w:hAnsi="Segoe UI" w:cs="Segoe UI"/>
                    <w:bCs/>
                    <w:color w:val="121B1F" w:themeColor="background1"/>
                    <w:sz w:val="14"/>
                    <w:szCs w:val="14"/>
                  </w:rPr>
                </w:rPrChange>
              </w:rPr>
              <w:t>China East 2</w:t>
            </w:r>
          </w:p>
        </w:tc>
        <w:tc>
          <w:tcPr>
            <w:tcW w:w="514" w:type="pct"/>
            <w:shd w:val="clear" w:color="auto" w:fill="auto"/>
            <w:vAlign w:val="center"/>
            <w:tcPrChange w:id="6570" w:author="Locke Liu" w:date="2021-05-24T15:42:00Z">
              <w:tcPr>
                <w:tcW w:w="514" w:type="pct"/>
                <w:gridSpan w:val="2"/>
                <w:shd w:val="clear" w:color="auto" w:fill="auto"/>
                <w:vAlign w:val="center"/>
              </w:tcPr>
            </w:tcPrChange>
          </w:tcPr>
          <w:p w14:paraId="1BDE9B83" w14:textId="77777777" w:rsidR="00F201FE" w:rsidRPr="004D620F" w:rsidRDefault="00F201FE">
            <w:pPr>
              <w:jc w:val="center"/>
              <w:rPr>
                <w:rFonts w:ascii="Arial" w:eastAsiaTheme="minorEastAsia" w:hAnsi="Arial" w:cs="Arial"/>
                <w:bCs/>
                <w:color w:val="121B1F" w:themeColor="background1"/>
                <w:sz w:val="14"/>
                <w:szCs w:val="14"/>
                <w:rPrChange w:id="6571" w:author="Locke Liu" w:date="2021-05-24T14:33:00Z">
                  <w:rPr>
                    <w:rFonts w:ascii="Segoe UI" w:eastAsiaTheme="minorEastAsia" w:hAnsi="Segoe UI" w:cs="Segoe UI"/>
                    <w:bCs/>
                    <w:color w:val="121B1F" w:themeColor="background1"/>
                    <w:sz w:val="14"/>
                    <w:szCs w:val="14"/>
                  </w:rPr>
                </w:rPrChange>
              </w:rPr>
              <w:pPrChange w:id="6572" w:author="Locke Liu" w:date="2021-05-24T15:42:00Z">
                <w:pPr>
                  <w:framePr w:hSpace="141" w:wrap="around" w:vAnchor="text" w:hAnchor="margin" w:xAlign="center" w:y="265"/>
                </w:pPr>
              </w:pPrChange>
            </w:pPr>
            <w:r w:rsidRPr="004D620F">
              <w:rPr>
                <w:rFonts w:ascii="Arial" w:hAnsi="Arial" w:cs="Arial"/>
                <w:color w:val="121B1F" w:themeColor="background1"/>
                <w:sz w:val="14"/>
                <w:szCs w:val="14"/>
                <w:rPrChange w:id="6573" w:author="Locke Liu" w:date="2021-05-24T14:33:00Z">
                  <w:rPr>
                    <w:rFonts w:ascii="Segoe UI" w:hAnsi="Segoe UI" w:cs="Segoe UI"/>
                    <w:color w:val="121B1F" w:themeColor="background1"/>
                    <w:sz w:val="14"/>
                    <w:szCs w:val="14"/>
                  </w:rPr>
                </w:rPrChange>
              </w:rPr>
              <w:t>BIBCNCDP</w:t>
            </w:r>
          </w:p>
        </w:tc>
        <w:tc>
          <w:tcPr>
            <w:tcW w:w="578" w:type="pct"/>
            <w:vAlign w:val="center"/>
            <w:tcPrChange w:id="6574" w:author="Locke Liu" w:date="2021-05-24T15:42:00Z">
              <w:tcPr>
                <w:tcW w:w="578" w:type="pct"/>
                <w:gridSpan w:val="2"/>
                <w:vAlign w:val="center"/>
              </w:tcPr>
            </w:tcPrChange>
          </w:tcPr>
          <w:p w14:paraId="52B5D015" w14:textId="758EB1E5" w:rsidR="00F201FE" w:rsidRPr="004D620F" w:rsidRDefault="00F201FE">
            <w:pPr>
              <w:jc w:val="center"/>
              <w:rPr>
                <w:rFonts w:ascii="Arial" w:hAnsi="Arial" w:cs="Arial"/>
                <w:bCs/>
                <w:color w:val="121B1F" w:themeColor="background1"/>
                <w:sz w:val="14"/>
                <w:szCs w:val="14"/>
                <w:rPrChange w:id="6575" w:author="Locke Liu" w:date="2021-05-24T14:33:00Z">
                  <w:rPr>
                    <w:rFonts w:ascii="Segoe UI" w:hAnsi="Segoe UI" w:cs="Segoe UI"/>
                    <w:bCs/>
                    <w:color w:val="121B1F" w:themeColor="background1"/>
                    <w:sz w:val="14"/>
                    <w:szCs w:val="14"/>
                  </w:rPr>
                </w:rPrChange>
              </w:rPr>
              <w:pPrChange w:id="6576"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577" w:author="Locke Liu" w:date="2021-05-24T14:33:00Z">
                  <w:rPr>
                    <w:rFonts w:ascii="Segoe UI" w:hAnsi="Segoe UI" w:cs="Segoe UI"/>
                    <w:bCs/>
                    <w:color w:val="121B1F" w:themeColor="background1"/>
                    <w:sz w:val="14"/>
                    <w:szCs w:val="14"/>
                  </w:rPr>
                </w:rPrChange>
              </w:rPr>
              <w:t>premium</w:t>
            </w:r>
          </w:p>
        </w:tc>
        <w:tc>
          <w:tcPr>
            <w:tcW w:w="579" w:type="pct"/>
            <w:vAlign w:val="center"/>
            <w:tcPrChange w:id="6578" w:author="Locke Liu" w:date="2021-05-24T15:42:00Z">
              <w:tcPr>
                <w:tcW w:w="579" w:type="pct"/>
                <w:gridSpan w:val="2"/>
                <w:vAlign w:val="center"/>
              </w:tcPr>
            </w:tcPrChange>
          </w:tcPr>
          <w:p w14:paraId="2B8FA755" w14:textId="340AF6DD" w:rsidR="00F201FE" w:rsidRPr="004D620F" w:rsidRDefault="00F201FE">
            <w:pPr>
              <w:jc w:val="center"/>
              <w:rPr>
                <w:rFonts w:ascii="Arial" w:hAnsi="Arial" w:cs="Arial"/>
                <w:bCs/>
                <w:color w:val="121B1F" w:themeColor="background1"/>
                <w:sz w:val="14"/>
                <w:szCs w:val="14"/>
                <w:rPrChange w:id="6579" w:author="Locke Liu" w:date="2021-05-24T14:33:00Z">
                  <w:rPr>
                    <w:rFonts w:ascii="Segoe UI" w:hAnsi="Segoe UI" w:cs="Segoe UI"/>
                    <w:bCs/>
                    <w:color w:val="121B1F" w:themeColor="background1"/>
                    <w:sz w:val="14"/>
                    <w:szCs w:val="14"/>
                  </w:rPr>
                </w:rPrChange>
              </w:rPr>
              <w:pPrChange w:id="6580"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581" w:author="Locke Liu" w:date="2021-05-24T14:33:00Z">
                  <w:rPr>
                    <w:rFonts w:ascii="Segoe UI" w:hAnsi="Segoe UI" w:cs="Segoe UI"/>
                    <w:bCs/>
                    <w:color w:val="121B1F" w:themeColor="background1"/>
                    <w:sz w:val="14"/>
                    <w:szCs w:val="14"/>
                  </w:rPr>
                </w:rPrChange>
              </w:rPr>
              <w:t>d9dlchn0-vnet</w:t>
            </w:r>
          </w:p>
        </w:tc>
        <w:tc>
          <w:tcPr>
            <w:tcW w:w="594" w:type="pct"/>
            <w:vAlign w:val="center"/>
            <w:tcPrChange w:id="6582" w:author="Locke Liu" w:date="2021-05-24T15:42:00Z">
              <w:tcPr>
                <w:tcW w:w="594" w:type="pct"/>
                <w:gridSpan w:val="2"/>
                <w:vAlign w:val="center"/>
              </w:tcPr>
            </w:tcPrChange>
          </w:tcPr>
          <w:p w14:paraId="409261B9" w14:textId="208C1323" w:rsidR="00F201FE" w:rsidRPr="004D620F" w:rsidRDefault="00F201FE">
            <w:pPr>
              <w:jc w:val="center"/>
              <w:rPr>
                <w:rFonts w:ascii="Arial" w:hAnsi="Arial" w:cs="Arial"/>
                <w:bCs/>
                <w:color w:val="121B1F" w:themeColor="background1"/>
                <w:sz w:val="14"/>
                <w:szCs w:val="14"/>
                <w:rPrChange w:id="6583" w:author="Locke Liu" w:date="2021-05-24T14:33:00Z">
                  <w:rPr>
                    <w:rFonts w:ascii="Segoe UI" w:hAnsi="Segoe UI" w:cs="Segoe UI"/>
                    <w:bCs/>
                    <w:color w:val="121B1F" w:themeColor="background1"/>
                    <w:sz w:val="14"/>
                    <w:szCs w:val="14"/>
                  </w:rPr>
                </w:rPrChange>
              </w:rPr>
              <w:pPrChange w:id="6584"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585" w:author="Locke Liu" w:date="2021-05-24T14:33:00Z">
                  <w:rPr>
                    <w:rFonts w:ascii="Segoe UI" w:hAnsi="Segoe UI" w:cs="Segoe UI"/>
                    <w:bCs/>
                    <w:color w:val="121B1F" w:themeColor="background1"/>
                    <w:sz w:val="14"/>
                    <w:szCs w:val="14"/>
                  </w:rPr>
                </w:rPrChange>
              </w:rPr>
              <w:t>AZRCNE2CDPSB-PRIVATE0001</w:t>
            </w:r>
          </w:p>
        </w:tc>
        <w:tc>
          <w:tcPr>
            <w:tcW w:w="579" w:type="pct"/>
            <w:shd w:val="clear" w:color="auto" w:fill="auto"/>
            <w:vAlign w:val="center"/>
            <w:tcPrChange w:id="6586" w:author="Locke Liu" w:date="2021-05-24T15:42:00Z">
              <w:tcPr>
                <w:tcW w:w="579" w:type="pct"/>
                <w:gridSpan w:val="2"/>
                <w:shd w:val="clear" w:color="auto" w:fill="auto"/>
                <w:vAlign w:val="center"/>
              </w:tcPr>
            </w:tcPrChange>
          </w:tcPr>
          <w:p w14:paraId="4600B825" w14:textId="28C8F602" w:rsidR="00F201FE" w:rsidRPr="004D620F" w:rsidRDefault="00F201FE">
            <w:pPr>
              <w:jc w:val="center"/>
              <w:rPr>
                <w:rFonts w:ascii="Arial" w:hAnsi="Arial" w:cs="Arial"/>
                <w:bCs/>
                <w:color w:val="121B1F" w:themeColor="background1"/>
                <w:sz w:val="14"/>
                <w:szCs w:val="14"/>
                <w:rPrChange w:id="6587" w:author="Locke Liu" w:date="2021-05-24T14:33:00Z">
                  <w:rPr>
                    <w:rFonts w:ascii="Segoe UI" w:hAnsi="Segoe UI" w:cs="Segoe UI"/>
                    <w:bCs/>
                    <w:color w:val="121B1F" w:themeColor="background1"/>
                    <w:sz w:val="14"/>
                    <w:szCs w:val="14"/>
                  </w:rPr>
                </w:rPrChange>
              </w:rPr>
              <w:pPrChange w:id="6588"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589" w:author="Locke Liu" w:date="2021-05-24T14:33:00Z">
                  <w:rPr>
                    <w:rFonts w:ascii="Segoe UI" w:hAnsi="Segoe UI" w:cs="Segoe UI"/>
                    <w:bCs/>
                    <w:color w:val="121B1F" w:themeColor="background1"/>
                    <w:sz w:val="14"/>
                    <w:szCs w:val="14"/>
                  </w:rPr>
                </w:rPrChange>
              </w:rPr>
              <w:t>d9dlchn1</w:t>
            </w:r>
          </w:p>
        </w:tc>
        <w:tc>
          <w:tcPr>
            <w:tcW w:w="812" w:type="pct"/>
            <w:vAlign w:val="center"/>
            <w:tcPrChange w:id="6590" w:author="Locke Liu" w:date="2021-05-24T15:42:00Z">
              <w:tcPr>
                <w:tcW w:w="812" w:type="pct"/>
                <w:gridSpan w:val="2"/>
                <w:vAlign w:val="center"/>
              </w:tcPr>
            </w:tcPrChange>
          </w:tcPr>
          <w:p w14:paraId="24A54F31" w14:textId="77777777" w:rsidR="00F201FE" w:rsidRPr="004D620F" w:rsidRDefault="00F201FE">
            <w:pPr>
              <w:jc w:val="center"/>
              <w:rPr>
                <w:rFonts w:ascii="Arial" w:hAnsi="Arial" w:cs="Arial"/>
                <w:bCs/>
                <w:color w:val="121B1F" w:themeColor="background1"/>
                <w:sz w:val="14"/>
                <w:szCs w:val="14"/>
                <w:rPrChange w:id="6591" w:author="Locke Liu" w:date="2021-05-24T14:33:00Z">
                  <w:rPr>
                    <w:rFonts w:ascii="Segoe UI" w:hAnsi="Segoe UI" w:cs="Segoe UI"/>
                    <w:bCs/>
                    <w:color w:val="121B1F" w:themeColor="background1"/>
                    <w:sz w:val="14"/>
                    <w:szCs w:val="14"/>
                  </w:rPr>
                </w:rPrChange>
              </w:rPr>
              <w:pPrChange w:id="6592"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593" w:author="Locke Liu" w:date="2021-05-24T14:33:00Z">
                  <w:rPr>
                    <w:rFonts w:ascii="Segoe UI" w:hAnsi="Segoe UI" w:cs="Segoe UI"/>
                    <w:bCs/>
                    <w:color w:val="121B1F" w:themeColor="background1"/>
                    <w:sz w:val="14"/>
                    <w:szCs w:val="14"/>
                  </w:rPr>
                </w:rPrChange>
              </w:rPr>
              <w:t>DEV/UAT</w:t>
            </w:r>
          </w:p>
        </w:tc>
      </w:tr>
      <w:tr w:rsidR="00D33CD1" w:rsidRPr="004D620F" w14:paraId="2A6D9863" w14:textId="77777777" w:rsidTr="00F6051C">
        <w:trPr>
          <w:trHeight w:val="358"/>
          <w:trPrChange w:id="6594" w:author="Locke Liu" w:date="2021-05-24T15:42:00Z">
            <w:trPr>
              <w:trHeight w:val="358"/>
            </w:trPr>
          </w:trPrChange>
        </w:trPr>
        <w:tc>
          <w:tcPr>
            <w:tcW w:w="538" w:type="pct"/>
            <w:shd w:val="clear" w:color="auto" w:fill="auto"/>
            <w:vAlign w:val="center"/>
            <w:tcPrChange w:id="6595" w:author="Locke Liu" w:date="2021-05-24T15:42:00Z">
              <w:tcPr>
                <w:tcW w:w="538" w:type="pct"/>
                <w:gridSpan w:val="2"/>
                <w:shd w:val="clear" w:color="auto" w:fill="auto"/>
                <w:vAlign w:val="center"/>
              </w:tcPr>
            </w:tcPrChange>
          </w:tcPr>
          <w:p w14:paraId="2E44AE46" w14:textId="28506141" w:rsidR="00D33CD1" w:rsidRPr="004D620F" w:rsidRDefault="00D33CD1" w:rsidP="00277D34">
            <w:pPr>
              <w:jc w:val="center"/>
              <w:rPr>
                <w:rFonts w:ascii="Arial" w:eastAsiaTheme="minorEastAsia" w:hAnsi="Arial" w:cs="Arial"/>
                <w:bCs/>
                <w:color w:val="121B1F" w:themeColor="background1"/>
                <w:sz w:val="14"/>
                <w:szCs w:val="14"/>
                <w:rPrChange w:id="6596"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597" w:author="Locke Liu" w:date="2021-05-24T14:33:00Z">
                  <w:rPr>
                    <w:rFonts w:ascii="Segoe UI" w:eastAsiaTheme="minorEastAsia" w:hAnsi="Segoe UI" w:cs="Segoe UI"/>
                    <w:bCs/>
                    <w:color w:val="121B1F" w:themeColor="background1"/>
                    <w:sz w:val="14"/>
                    <w:szCs w:val="14"/>
                  </w:rPr>
                </w:rPrChange>
              </w:rPr>
              <w:t>r9dlchn0-workspace01</w:t>
            </w:r>
          </w:p>
        </w:tc>
        <w:tc>
          <w:tcPr>
            <w:tcW w:w="442" w:type="pct"/>
            <w:vAlign w:val="center"/>
            <w:tcPrChange w:id="6598" w:author="Locke Liu" w:date="2021-05-24T15:42:00Z">
              <w:tcPr>
                <w:tcW w:w="442" w:type="pct"/>
                <w:gridSpan w:val="2"/>
                <w:vAlign w:val="center"/>
              </w:tcPr>
            </w:tcPrChange>
          </w:tcPr>
          <w:p w14:paraId="1BDE8E78" w14:textId="678EA930" w:rsidR="00D33CD1" w:rsidRPr="004D620F" w:rsidRDefault="00D33CD1">
            <w:pPr>
              <w:jc w:val="center"/>
              <w:rPr>
                <w:rFonts w:ascii="Arial" w:hAnsi="Arial" w:cs="Arial"/>
                <w:bCs/>
                <w:color w:val="121B1F" w:themeColor="background1"/>
                <w:sz w:val="14"/>
                <w:szCs w:val="14"/>
                <w:rPrChange w:id="6599" w:author="Locke Liu" w:date="2021-05-24T14:33:00Z">
                  <w:rPr>
                    <w:rFonts w:ascii="Segoe UI" w:hAnsi="Segoe UI" w:cs="Segoe UI"/>
                    <w:bCs/>
                    <w:color w:val="121B1F" w:themeColor="background1"/>
                    <w:sz w:val="14"/>
                    <w:szCs w:val="14"/>
                  </w:rPr>
                </w:rPrChange>
              </w:rPr>
              <w:pPrChange w:id="6600"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601" w:author="Locke Liu" w:date="2021-05-24T14:33:00Z">
                  <w:rPr>
                    <w:rFonts w:ascii="Segoe UI" w:hAnsi="Segoe UI" w:cs="Segoe UI"/>
                    <w:bCs/>
                    <w:color w:val="121B1F" w:themeColor="background1"/>
                    <w:sz w:val="14"/>
                    <w:szCs w:val="14"/>
                  </w:rPr>
                </w:rPrChange>
              </w:rPr>
              <w:t>Azure Databricks Service</w:t>
            </w:r>
          </w:p>
        </w:tc>
        <w:tc>
          <w:tcPr>
            <w:tcW w:w="362" w:type="pct"/>
            <w:vAlign w:val="center"/>
            <w:tcPrChange w:id="6602" w:author="Locke Liu" w:date="2021-05-24T15:42:00Z">
              <w:tcPr>
                <w:tcW w:w="362" w:type="pct"/>
                <w:vAlign w:val="center"/>
              </w:tcPr>
            </w:tcPrChange>
          </w:tcPr>
          <w:p w14:paraId="440C5FAB" w14:textId="66FD7E10" w:rsidR="00D33CD1" w:rsidRPr="004D620F" w:rsidRDefault="00D33CD1">
            <w:pPr>
              <w:jc w:val="center"/>
              <w:rPr>
                <w:rFonts w:ascii="Arial" w:eastAsiaTheme="minorEastAsia" w:hAnsi="Arial" w:cs="Arial"/>
                <w:bCs/>
                <w:color w:val="121B1F" w:themeColor="background1"/>
                <w:sz w:val="14"/>
                <w:szCs w:val="14"/>
                <w:rPrChange w:id="6603" w:author="Locke Liu" w:date="2021-05-24T14:33:00Z">
                  <w:rPr>
                    <w:rFonts w:ascii="Segoe UI" w:eastAsiaTheme="minorEastAsia" w:hAnsi="Segoe UI" w:cs="Segoe UI"/>
                    <w:bCs/>
                    <w:color w:val="121B1F" w:themeColor="background1"/>
                    <w:sz w:val="14"/>
                    <w:szCs w:val="14"/>
                  </w:rPr>
                </w:rPrChange>
              </w:rPr>
              <w:pPrChange w:id="6604"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605" w:author="Locke Liu" w:date="2021-05-24T14:33:00Z">
                  <w:rPr>
                    <w:rFonts w:ascii="Segoe UI" w:hAnsi="Segoe UI" w:cs="Segoe UI"/>
                    <w:bCs/>
                    <w:color w:val="121B1F" w:themeColor="background1"/>
                    <w:sz w:val="14"/>
                    <w:szCs w:val="14"/>
                  </w:rPr>
                </w:rPrChange>
              </w:rPr>
              <w:t>China East 2</w:t>
            </w:r>
          </w:p>
        </w:tc>
        <w:tc>
          <w:tcPr>
            <w:tcW w:w="514" w:type="pct"/>
            <w:shd w:val="clear" w:color="auto" w:fill="auto"/>
            <w:vAlign w:val="center"/>
            <w:tcPrChange w:id="6606" w:author="Locke Liu" w:date="2021-05-24T15:42:00Z">
              <w:tcPr>
                <w:tcW w:w="514" w:type="pct"/>
                <w:gridSpan w:val="2"/>
                <w:shd w:val="clear" w:color="auto" w:fill="auto"/>
                <w:vAlign w:val="center"/>
              </w:tcPr>
            </w:tcPrChange>
          </w:tcPr>
          <w:p w14:paraId="29BF074D" w14:textId="25DA0DAC" w:rsidR="00D33CD1" w:rsidRPr="004D620F" w:rsidRDefault="00D33CD1">
            <w:pPr>
              <w:jc w:val="center"/>
              <w:rPr>
                <w:rFonts w:ascii="Arial" w:eastAsiaTheme="minorEastAsia" w:hAnsi="Arial" w:cs="Arial"/>
                <w:bCs/>
                <w:color w:val="121B1F" w:themeColor="background1"/>
                <w:sz w:val="14"/>
                <w:szCs w:val="14"/>
                <w:rPrChange w:id="6607" w:author="Locke Liu" w:date="2021-05-24T14:33:00Z">
                  <w:rPr>
                    <w:rFonts w:ascii="Segoe UI" w:eastAsiaTheme="minorEastAsia" w:hAnsi="Segoe UI" w:cs="Segoe UI"/>
                    <w:bCs/>
                    <w:color w:val="121B1F" w:themeColor="background1"/>
                    <w:sz w:val="14"/>
                    <w:szCs w:val="14"/>
                  </w:rPr>
                </w:rPrChange>
              </w:rPr>
              <w:pPrChange w:id="6608" w:author="Locke Liu" w:date="2021-05-24T15:42:00Z">
                <w:pPr>
                  <w:framePr w:hSpace="141" w:wrap="around" w:vAnchor="text" w:hAnchor="margin" w:xAlign="center" w:y="265"/>
                </w:pPr>
              </w:pPrChange>
            </w:pPr>
            <w:r w:rsidRPr="004D620F">
              <w:rPr>
                <w:rFonts w:ascii="Arial" w:hAnsi="Arial" w:cs="Arial"/>
                <w:color w:val="121B1F" w:themeColor="background1"/>
                <w:sz w:val="14"/>
                <w:szCs w:val="14"/>
                <w:rPrChange w:id="6609" w:author="Locke Liu" w:date="2021-05-24T14:33:00Z">
                  <w:rPr>
                    <w:rFonts w:ascii="Segoe UI" w:hAnsi="Segoe UI" w:cs="Segoe UI"/>
                    <w:color w:val="121B1F" w:themeColor="background1"/>
                    <w:sz w:val="14"/>
                    <w:szCs w:val="14"/>
                  </w:rPr>
                </w:rPrChange>
              </w:rPr>
              <w:t>BIBCNCDP</w:t>
            </w:r>
          </w:p>
        </w:tc>
        <w:tc>
          <w:tcPr>
            <w:tcW w:w="578" w:type="pct"/>
            <w:vAlign w:val="center"/>
            <w:tcPrChange w:id="6610" w:author="Locke Liu" w:date="2021-05-24T15:42:00Z">
              <w:tcPr>
                <w:tcW w:w="578" w:type="pct"/>
                <w:gridSpan w:val="2"/>
                <w:vAlign w:val="center"/>
              </w:tcPr>
            </w:tcPrChange>
          </w:tcPr>
          <w:p w14:paraId="2DD90095" w14:textId="394B3B81" w:rsidR="00D33CD1" w:rsidRPr="004D620F" w:rsidRDefault="00D33CD1">
            <w:pPr>
              <w:jc w:val="center"/>
              <w:rPr>
                <w:rFonts w:ascii="Arial" w:eastAsiaTheme="minorEastAsia" w:hAnsi="Arial" w:cs="Arial"/>
                <w:bCs/>
                <w:color w:val="121B1F" w:themeColor="background1"/>
                <w:sz w:val="14"/>
                <w:szCs w:val="14"/>
                <w:rPrChange w:id="6611" w:author="Locke Liu" w:date="2021-05-24T14:33:00Z">
                  <w:rPr>
                    <w:rFonts w:ascii="Segoe UI" w:eastAsiaTheme="minorEastAsia" w:hAnsi="Segoe UI" w:cs="Segoe UI"/>
                    <w:bCs/>
                    <w:color w:val="121B1F" w:themeColor="background1"/>
                    <w:sz w:val="14"/>
                    <w:szCs w:val="14"/>
                  </w:rPr>
                </w:rPrChange>
              </w:rPr>
              <w:pPrChange w:id="6612"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613" w:author="Locke Liu" w:date="2021-05-24T14:33:00Z">
                  <w:rPr>
                    <w:rFonts w:ascii="Segoe UI" w:hAnsi="Segoe UI" w:cs="Segoe UI"/>
                    <w:bCs/>
                    <w:color w:val="121B1F" w:themeColor="background1"/>
                    <w:sz w:val="14"/>
                    <w:szCs w:val="14"/>
                  </w:rPr>
                </w:rPrChange>
              </w:rPr>
              <w:t>premium</w:t>
            </w:r>
          </w:p>
        </w:tc>
        <w:tc>
          <w:tcPr>
            <w:tcW w:w="579" w:type="pct"/>
            <w:vAlign w:val="center"/>
            <w:tcPrChange w:id="6614" w:author="Locke Liu" w:date="2021-05-24T15:42:00Z">
              <w:tcPr>
                <w:tcW w:w="579" w:type="pct"/>
                <w:gridSpan w:val="2"/>
                <w:vAlign w:val="center"/>
              </w:tcPr>
            </w:tcPrChange>
          </w:tcPr>
          <w:p w14:paraId="1A0F4A0E" w14:textId="4D86F28C" w:rsidR="00D33CD1" w:rsidRPr="004D620F" w:rsidRDefault="00D33CD1">
            <w:pPr>
              <w:jc w:val="center"/>
              <w:rPr>
                <w:rFonts w:ascii="Arial" w:eastAsiaTheme="minorEastAsia" w:hAnsi="Arial" w:cs="Arial"/>
                <w:bCs/>
                <w:color w:val="121B1F" w:themeColor="background1"/>
                <w:sz w:val="14"/>
                <w:szCs w:val="14"/>
                <w:rPrChange w:id="6615" w:author="Locke Liu" w:date="2021-05-24T14:33:00Z">
                  <w:rPr>
                    <w:rFonts w:ascii="Segoe UI" w:eastAsiaTheme="minorEastAsia" w:hAnsi="Segoe UI" w:cs="Segoe UI"/>
                    <w:bCs/>
                    <w:color w:val="121B1F" w:themeColor="background1"/>
                    <w:sz w:val="14"/>
                    <w:szCs w:val="14"/>
                  </w:rPr>
                </w:rPrChange>
              </w:rPr>
              <w:pPrChange w:id="6616" w:author="Locke Liu" w:date="2021-05-24T15:42: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6617" w:author="Locke Liu" w:date="2021-05-24T14:33:00Z">
                  <w:rPr>
                    <w:rFonts w:ascii="Segoe UI" w:eastAsiaTheme="minorEastAsia" w:hAnsi="Segoe UI" w:cs="Segoe UI"/>
                    <w:bCs/>
                    <w:color w:val="121B1F" w:themeColor="background1"/>
                    <w:sz w:val="14"/>
                    <w:szCs w:val="14"/>
                  </w:rPr>
                </w:rPrChange>
              </w:rPr>
              <w:t>r9dlchn0-vnet</w:t>
            </w:r>
          </w:p>
        </w:tc>
        <w:tc>
          <w:tcPr>
            <w:tcW w:w="594" w:type="pct"/>
            <w:vAlign w:val="center"/>
            <w:tcPrChange w:id="6618" w:author="Locke Liu" w:date="2021-05-24T15:42:00Z">
              <w:tcPr>
                <w:tcW w:w="594" w:type="pct"/>
                <w:gridSpan w:val="2"/>
                <w:vAlign w:val="center"/>
              </w:tcPr>
            </w:tcPrChange>
          </w:tcPr>
          <w:p w14:paraId="24065891" w14:textId="6F999D26" w:rsidR="00D33CD1" w:rsidRPr="004D620F" w:rsidRDefault="00D33CD1">
            <w:pPr>
              <w:jc w:val="center"/>
              <w:rPr>
                <w:rFonts w:ascii="Arial" w:eastAsiaTheme="minorEastAsia" w:hAnsi="Arial" w:cs="Arial"/>
                <w:bCs/>
                <w:color w:val="121B1F" w:themeColor="background1"/>
                <w:sz w:val="14"/>
                <w:szCs w:val="14"/>
                <w:rPrChange w:id="6619" w:author="Locke Liu" w:date="2021-05-24T14:33:00Z">
                  <w:rPr>
                    <w:rFonts w:ascii="Segoe UI" w:eastAsiaTheme="minorEastAsia" w:hAnsi="Segoe UI" w:cs="Segoe UI"/>
                    <w:bCs/>
                    <w:color w:val="121B1F" w:themeColor="background1"/>
                    <w:sz w:val="14"/>
                    <w:szCs w:val="14"/>
                  </w:rPr>
                </w:rPrChange>
              </w:rPr>
              <w:pPrChange w:id="6620" w:author="Locke Liu" w:date="2021-05-24T15:42: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6621" w:author="Locke Liu" w:date="2021-05-24T14:33:00Z">
                  <w:rPr>
                    <w:rFonts w:ascii="Segoe UI" w:eastAsiaTheme="minorEastAsia" w:hAnsi="Segoe UI" w:cs="Segoe UI"/>
                    <w:bCs/>
                    <w:color w:val="121B1F" w:themeColor="background1"/>
                    <w:sz w:val="14"/>
                    <w:szCs w:val="14"/>
                  </w:rPr>
                </w:rPrChange>
              </w:rPr>
              <w:t>AZRCNE2CDPSB-PRIVATE0001</w:t>
            </w:r>
          </w:p>
        </w:tc>
        <w:tc>
          <w:tcPr>
            <w:tcW w:w="579" w:type="pct"/>
            <w:shd w:val="clear" w:color="auto" w:fill="auto"/>
            <w:vAlign w:val="center"/>
            <w:tcPrChange w:id="6622" w:author="Locke Liu" w:date="2021-05-24T15:42:00Z">
              <w:tcPr>
                <w:tcW w:w="579" w:type="pct"/>
                <w:gridSpan w:val="2"/>
                <w:shd w:val="clear" w:color="auto" w:fill="auto"/>
                <w:vAlign w:val="center"/>
              </w:tcPr>
            </w:tcPrChange>
          </w:tcPr>
          <w:p w14:paraId="2087E932" w14:textId="4C45748A" w:rsidR="00D33CD1" w:rsidRPr="004D620F" w:rsidRDefault="00D33CD1">
            <w:pPr>
              <w:jc w:val="center"/>
              <w:rPr>
                <w:rFonts w:ascii="Arial" w:eastAsiaTheme="minorEastAsia" w:hAnsi="Arial" w:cs="Arial"/>
                <w:bCs/>
                <w:color w:val="121B1F" w:themeColor="background1"/>
                <w:sz w:val="14"/>
                <w:szCs w:val="14"/>
                <w:rPrChange w:id="6623" w:author="Locke Liu" w:date="2021-05-24T14:33:00Z">
                  <w:rPr>
                    <w:rFonts w:ascii="Segoe UI" w:eastAsiaTheme="minorEastAsia" w:hAnsi="Segoe UI" w:cs="Segoe UI"/>
                    <w:bCs/>
                    <w:color w:val="121B1F" w:themeColor="background1"/>
                    <w:sz w:val="14"/>
                    <w:szCs w:val="14"/>
                  </w:rPr>
                </w:rPrChange>
              </w:rPr>
              <w:pPrChange w:id="6624" w:author="Locke Liu" w:date="2021-05-24T15:42: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6625" w:author="Locke Liu" w:date="2021-05-24T14:33:00Z">
                  <w:rPr>
                    <w:rFonts w:ascii="Segoe UI" w:eastAsiaTheme="minorEastAsia" w:hAnsi="Segoe UI" w:cs="Segoe UI"/>
                    <w:bCs/>
                    <w:color w:val="121B1F" w:themeColor="background1"/>
                    <w:sz w:val="14"/>
                    <w:szCs w:val="14"/>
                  </w:rPr>
                </w:rPrChange>
              </w:rPr>
              <w:t>r9dlchn1</w:t>
            </w:r>
          </w:p>
        </w:tc>
        <w:tc>
          <w:tcPr>
            <w:tcW w:w="812" w:type="pct"/>
            <w:vAlign w:val="center"/>
            <w:tcPrChange w:id="6626" w:author="Locke Liu" w:date="2021-05-24T15:42:00Z">
              <w:tcPr>
                <w:tcW w:w="812" w:type="pct"/>
                <w:gridSpan w:val="2"/>
                <w:vAlign w:val="center"/>
              </w:tcPr>
            </w:tcPrChange>
          </w:tcPr>
          <w:p w14:paraId="1909DCF0" w14:textId="0EC131FF" w:rsidR="00D33CD1" w:rsidRPr="004D620F" w:rsidRDefault="00D33CD1">
            <w:pPr>
              <w:jc w:val="center"/>
              <w:rPr>
                <w:rFonts w:ascii="Arial" w:hAnsi="Arial" w:cs="Arial"/>
                <w:bCs/>
                <w:color w:val="121B1F" w:themeColor="background1"/>
                <w:sz w:val="14"/>
                <w:szCs w:val="14"/>
                <w:rPrChange w:id="6627" w:author="Locke Liu" w:date="2021-05-24T14:33:00Z">
                  <w:rPr>
                    <w:rFonts w:ascii="Segoe UI" w:hAnsi="Segoe UI" w:cs="Segoe UI"/>
                    <w:bCs/>
                    <w:color w:val="121B1F" w:themeColor="background1"/>
                    <w:sz w:val="14"/>
                    <w:szCs w:val="14"/>
                  </w:rPr>
                </w:rPrChange>
              </w:rPr>
              <w:pPrChange w:id="6628" w:author="Locke Liu" w:date="2021-05-24T15:42:00Z">
                <w:pPr>
                  <w:framePr w:hSpace="141" w:wrap="around" w:vAnchor="text" w:hAnchor="margin" w:xAlign="center" w:y="265"/>
                </w:pPr>
              </w:pPrChange>
            </w:pPr>
            <w:r w:rsidRPr="004D620F">
              <w:rPr>
                <w:rFonts w:ascii="Arial" w:hAnsi="Arial" w:cs="Arial"/>
                <w:bCs/>
                <w:color w:val="121B1F" w:themeColor="background1"/>
                <w:sz w:val="14"/>
                <w:szCs w:val="14"/>
                <w:rPrChange w:id="6629" w:author="Locke Liu" w:date="2021-05-24T14:33:00Z">
                  <w:rPr>
                    <w:rFonts w:ascii="Segoe UI" w:hAnsi="Segoe UI" w:cs="Segoe UI"/>
                    <w:bCs/>
                    <w:color w:val="121B1F" w:themeColor="background1"/>
                    <w:sz w:val="14"/>
                    <w:szCs w:val="14"/>
                  </w:rPr>
                </w:rPrChange>
              </w:rPr>
              <w:t>production</w:t>
            </w:r>
          </w:p>
        </w:tc>
      </w:tr>
      <w:tr w:rsidR="00D33CD1" w:rsidRPr="004D620F" w14:paraId="73D48894" w14:textId="77777777" w:rsidTr="00D33CD1">
        <w:trPr>
          <w:trHeight w:val="358"/>
        </w:trPr>
        <w:tc>
          <w:tcPr>
            <w:tcW w:w="538" w:type="pct"/>
            <w:shd w:val="clear" w:color="auto" w:fill="auto"/>
            <w:vAlign w:val="center"/>
          </w:tcPr>
          <w:p w14:paraId="497BE674" w14:textId="77777777" w:rsidR="00D33CD1" w:rsidRPr="004D620F" w:rsidRDefault="00D33CD1" w:rsidP="00D33CD1">
            <w:pPr>
              <w:jc w:val="center"/>
              <w:rPr>
                <w:rFonts w:ascii="Arial" w:eastAsiaTheme="minorEastAsia" w:hAnsi="Arial" w:cs="Arial"/>
                <w:bCs/>
                <w:color w:val="121B1F" w:themeColor="background1"/>
                <w:sz w:val="14"/>
                <w:szCs w:val="14"/>
                <w:rPrChange w:id="6630" w:author="Locke Liu" w:date="2021-05-24T14:33:00Z">
                  <w:rPr>
                    <w:rFonts w:ascii="Segoe UI" w:eastAsiaTheme="minorEastAsia" w:hAnsi="Segoe UI" w:cs="Segoe UI"/>
                    <w:bCs/>
                    <w:color w:val="121B1F" w:themeColor="background1"/>
                    <w:sz w:val="14"/>
                    <w:szCs w:val="14"/>
                  </w:rPr>
                </w:rPrChange>
              </w:rPr>
            </w:pPr>
          </w:p>
        </w:tc>
        <w:tc>
          <w:tcPr>
            <w:tcW w:w="442" w:type="pct"/>
            <w:vAlign w:val="center"/>
          </w:tcPr>
          <w:p w14:paraId="3144DDD6" w14:textId="77777777" w:rsidR="00D33CD1" w:rsidRPr="004D620F" w:rsidRDefault="00D33CD1" w:rsidP="00D33CD1">
            <w:pPr>
              <w:rPr>
                <w:rFonts w:ascii="Arial" w:hAnsi="Arial" w:cs="Arial"/>
                <w:bCs/>
                <w:color w:val="121B1F" w:themeColor="background1"/>
                <w:sz w:val="14"/>
                <w:szCs w:val="14"/>
                <w:rPrChange w:id="6631" w:author="Locke Liu" w:date="2021-05-24T14:33:00Z">
                  <w:rPr>
                    <w:rFonts w:ascii="Segoe UI" w:hAnsi="Segoe UI" w:cs="Segoe UI"/>
                    <w:bCs/>
                    <w:color w:val="121B1F" w:themeColor="background1"/>
                    <w:sz w:val="14"/>
                    <w:szCs w:val="14"/>
                  </w:rPr>
                </w:rPrChange>
              </w:rPr>
            </w:pPr>
          </w:p>
        </w:tc>
        <w:tc>
          <w:tcPr>
            <w:tcW w:w="362" w:type="pct"/>
            <w:vAlign w:val="center"/>
          </w:tcPr>
          <w:p w14:paraId="39FF3196" w14:textId="77777777" w:rsidR="00D33CD1" w:rsidRPr="004D620F" w:rsidRDefault="00D33CD1" w:rsidP="00D33CD1">
            <w:pPr>
              <w:rPr>
                <w:rFonts w:ascii="Arial" w:eastAsiaTheme="minorEastAsia" w:hAnsi="Arial" w:cs="Arial"/>
                <w:bCs/>
                <w:color w:val="121B1F" w:themeColor="background1"/>
                <w:sz w:val="14"/>
                <w:szCs w:val="14"/>
                <w:rPrChange w:id="6632" w:author="Locke Liu" w:date="2021-05-24T14:33:00Z">
                  <w:rPr>
                    <w:rFonts w:ascii="Segoe UI" w:eastAsiaTheme="minorEastAsia" w:hAnsi="Segoe UI" w:cs="Segoe UI"/>
                    <w:bCs/>
                    <w:color w:val="121B1F" w:themeColor="background1"/>
                    <w:sz w:val="14"/>
                    <w:szCs w:val="14"/>
                  </w:rPr>
                </w:rPrChange>
              </w:rPr>
            </w:pPr>
          </w:p>
        </w:tc>
        <w:tc>
          <w:tcPr>
            <w:tcW w:w="514" w:type="pct"/>
            <w:shd w:val="clear" w:color="auto" w:fill="auto"/>
            <w:vAlign w:val="center"/>
          </w:tcPr>
          <w:p w14:paraId="0E1E0EFA" w14:textId="77777777" w:rsidR="00D33CD1" w:rsidRPr="004D620F" w:rsidRDefault="00D33CD1" w:rsidP="00D33CD1">
            <w:pPr>
              <w:rPr>
                <w:rFonts w:ascii="Arial" w:eastAsiaTheme="minorEastAsia" w:hAnsi="Arial" w:cs="Arial"/>
                <w:bCs/>
                <w:color w:val="121B1F" w:themeColor="background1"/>
                <w:sz w:val="14"/>
                <w:szCs w:val="14"/>
                <w:rPrChange w:id="6633" w:author="Locke Liu" w:date="2021-05-24T14:33:00Z">
                  <w:rPr>
                    <w:rFonts w:ascii="Segoe UI" w:eastAsiaTheme="minorEastAsia" w:hAnsi="Segoe UI" w:cs="Segoe UI"/>
                    <w:bCs/>
                    <w:color w:val="121B1F" w:themeColor="background1"/>
                    <w:sz w:val="14"/>
                    <w:szCs w:val="14"/>
                  </w:rPr>
                </w:rPrChange>
              </w:rPr>
            </w:pPr>
          </w:p>
        </w:tc>
        <w:tc>
          <w:tcPr>
            <w:tcW w:w="578" w:type="pct"/>
            <w:vAlign w:val="center"/>
          </w:tcPr>
          <w:p w14:paraId="62228A9F" w14:textId="77777777" w:rsidR="00D33CD1" w:rsidRPr="004D620F" w:rsidRDefault="00D33CD1" w:rsidP="00D33CD1">
            <w:pPr>
              <w:rPr>
                <w:rFonts w:ascii="Arial" w:eastAsiaTheme="minorEastAsia" w:hAnsi="Arial" w:cs="Arial"/>
                <w:bCs/>
                <w:color w:val="121B1F" w:themeColor="background1"/>
                <w:sz w:val="14"/>
                <w:szCs w:val="14"/>
                <w:rPrChange w:id="6634" w:author="Locke Liu" w:date="2021-05-24T14:33:00Z">
                  <w:rPr>
                    <w:rFonts w:ascii="Segoe UI" w:eastAsiaTheme="minorEastAsia" w:hAnsi="Segoe UI" w:cs="Segoe UI"/>
                    <w:bCs/>
                    <w:color w:val="121B1F" w:themeColor="background1"/>
                    <w:sz w:val="14"/>
                    <w:szCs w:val="14"/>
                  </w:rPr>
                </w:rPrChange>
              </w:rPr>
            </w:pPr>
          </w:p>
        </w:tc>
        <w:tc>
          <w:tcPr>
            <w:tcW w:w="579" w:type="pct"/>
            <w:vAlign w:val="center"/>
          </w:tcPr>
          <w:p w14:paraId="17E096D0" w14:textId="77777777" w:rsidR="00D33CD1" w:rsidRPr="004D620F" w:rsidRDefault="00D33CD1" w:rsidP="00D33CD1">
            <w:pPr>
              <w:rPr>
                <w:rFonts w:ascii="Arial" w:eastAsiaTheme="minorEastAsia" w:hAnsi="Arial" w:cs="Arial"/>
                <w:bCs/>
                <w:color w:val="121B1F" w:themeColor="background1"/>
                <w:sz w:val="14"/>
                <w:szCs w:val="14"/>
                <w:rPrChange w:id="6635" w:author="Locke Liu" w:date="2021-05-24T14:33:00Z">
                  <w:rPr>
                    <w:rFonts w:ascii="Segoe UI" w:eastAsiaTheme="minorEastAsia" w:hAnsi="Segoe UI" w:cs="Segoe UI"/>
                    <w:bCs/>
                    <w:color w:val="121B1F" w:themeColor="background1"/>
                    <w:sz w:val="14"/>
                    <w:szCs w:val="14"/>
                  </w:rPr>
                </w:rPrChange>
              </w:rPr>
            </w:pPr>
          </w:p>
        </w:tc>
        <w:tc>
          <w:tcPr>
            <w:tcW w:w="594" w:type="pct"/>
            <w:vAlign w:val="center"/>
          </w:tcPr>
          <w:p w14:paraId="33C1AD7F" w14:textId="77777777" w:rsidR="00D33CD1" w:rsidRPr="004D620F" w:rsidRDefault="00D33CD1" w:rsidP="00D33CD1">
            <w:pPr>
              <w:rPr>
                <w:rFonts w:ascii="Arial" w:eastAsiaTheme="minorEastAsia" w:hAnsi="Arial" w:cs="Arial"/>
                <w:bCs/>
                <w:color w:val="121B1F" w:themeColor="background1"/>
                <w:sz w:val="14"/>
                <w:szCs w:val="14"/>
                <w:rPrChange w:id="6636" w:author="Locke Liu" w:date="2021-05-24T14:33:00Z">
                  <w:rPr>
                    <w:rFonts w:ascii="Segoe UI" w:eastAsiaTheme="minorEastAsia" w:hAnsi="Segoe UI" w:cs="Segoe UI"/>
                    <w:bCs/>
                    <w:color w:val="121B1F" w:themeColor="background1"/>
                    <w:sz w:val="14"/>
                    <w:szCs w:val="14"/>
                  </w:rPr>
                </w:rPrChange>
              </w:rPr>
            </w:pPr>
          </w:p>
        </w:tc>
        <w:tc>
          <w:tcPr>
            <w:tcW w:w="579" w:type="pct"/>
            <w:shd w:val="clear" w:color="auto" w:fill="auto"/>
            <w:vAlign w:val="center"/>
          </w:tcPr>
          <w:p w14:paraId="32314B3D" w14:textId="22806C26" w:rsidR="00D33CD1" w:rsidRPr="004D620F" w:rsidRDefault="00D33CD1" w:rsidP="00D33CD1">
            <w:pPr>
              <w:rPr>
                <w:rFonts w:ascii="Arial" w:eastAsiaTheme="minorEastAsia" w:hAnsi="Arial" w:cs="Arial"/>
                <w:bCs/>
                <w:color w:val="121B1F" w:themeColor="background1"/>
                <w:sz w:val="14"/>
                <w:szCs w:val="14"/>
                <w:rPrChange w:id="6637" w:author="Locke Liu" w:date="2021-05-24T14:33:00Z">
                  <w:rPr>
                    <w:rFonts w:ascii="Segoe UI" w:eastAsiaTheme="minorEastAsia" w:hAnsi="Segoe UI" w:cs="Segoe UI"/>
                    <w:bCs/>
                    <w:color w:val="121B1F" w:themeColor="background1"/>
                    <w:sz w:val="14"/>
                    <w:szCs w:val="14"/>
                  </w:rPr>
                </w:rPrChange>
              </w:rPr>
            </w:pPr>
          </w:p>
        </w:tc>
        <w:tc>
          <w:tcPr>
            <w:tcW w:w="812" w:type="pct"/>
            <w:vAlign w:val="center"/>
          </w:tcPr>
          <w:p w14:paraId="28202267" w14:textId="77777777" w:rsidR="00D33CD1" w:rsidRPr="004D620F" w:rsidRDefault="00D33CD1" w:rsidP="00D33CD1">
            <w:pPr>
              <w:rPr>
                <w:rFonts w:ascii="Arial" w:eastAsiaTheme="minorEastAsia" w:hAnsi="Arial" w:cs="Arial"/>
                <w:bCs/>
                <w:color w:val="121B1F" w:themeColor="background1"/>
                <w:sz w:val="14"/>
                <w:szCs w:val="14"/>
                <w:rPrChange w:id="6638" w:author="Locke Liu" w:date="2021-05-24T14:33:00Z">
                  <w:rPr>
                    <w:rFonts w:ascii="Segoe UI" w:eastAsiaTheme="minorEastAsia" w:hAnsi="Segoe UI" w:cs="Segoe UI"/>
                    <w:bCs/>
                    <w:color w:val="121B1F" w:themeColor="background1"/>
                    <w:sz w:val="14"/>
                    <w:szCs w:val="14"/>
                  </w:rPr>
                </w:rPrChange>
              </w:rPr>
            </w:pPr>
          </w:p>
        </w:tc>
      </w:tr>
    </w:tbl>
    <w:p w14:paraId="090F00E0" w14:textId="3584D9CE" w:rsidR="0098357E" w:rsidRPr="004D620F" w:rsidDel="00F6051C" w:rsidRDefault="0098357E" w:rsidP="0098357E">
      <w:pPr>
        <w:rPr>
          <w:del w:id="6639" w:author="Locke Liu" w:date="2021-05-24T15:42:00Z"/>
          <w:rFonts w:ascii="Arial" w:hAnsi="Arial" w:cs="Arial"/>
          <w:rPrChange w:id="6640" w:author="Locke Liu" w:date="2021-05-24T14:33:00Z">
            <w:rPr>
              <w:del w:id="6641" w:author="Locke Liu" w:date="2021-05-24T15:42:00Z"/>
            </w:rPr>
          </w:rPrChange>
        </w:rPr>
      </w:pPr>
      <w:bookmarkStart w:id="6642" w:name="_Toc72767205"/>
      <w:bookmarkEnd w:id="6642"/>
    </w:p>
    <w:p w14:paraId="25E8E0B8" w14:textId="45C7A992" w:rsidR="00F201FE" w:rsidRPr="004D620F" w:rsidRDefault="00F201FE" w:rsidP="0098357E">
      <w:pPr>
        <w:pStyle w:val="Heading3"/>
        <w:rPr>
          <w:rFonts w:ascii="Arial" w:hAnsi="Arial"/>
          <w:rPrChange w:id="6643" w:author="Locke Liu" w:date="2021-05-24T14:33:00Z">
            <w:rPr/>
          </w:rPrChange>
        </w:rPr>
      </w:pPr>
      <w:bookmarkStart w:id="6644" w:name="_Toc72767206"/>
      <w:r w:rsidRPr="004D620F">
        <w:rPr>
          <w:rFonts w:ascii="Arial" w:hAnsi="Arial"/>
          <w:rPrChange w:id="6645" w:author="Locke Liu" w:date="2021-05-24T14:33:00Z">
            <w:rPr/>
          </w:rPrChange>
        </w:rPr>
        <w:t>Storage account</w:t>
      </w:r>
      <w:bookmarkEnd w:id="6644"/>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Layout w:type="fixed"/>
        <w:tblCellMar>
          <w:left w:w="70" w:type="dxa"/>
          <w:right w:w="70" w:type="dxa"/>
        </w:tblCellMar>
        <w:tblLook w:val="0000" w:firstRow="0" w:lastRow="0" w:firstColumn="0" w:lastColumn="0" w:noHBand="0" w:noVBand="0"/>
      </w:tblPr>
      <w:tblGrid>
        <w:gridCol w:w="1013"/>
        <w:gridCol w:w="691"/>
        <w:gridCol w:w="810"/>
        <w:gridCol w:w="722"/>
        <w:gridCol w:w="1079"/>
        <w:gridCol w:w="1171"/>
        <w:gridCol w:w="990"/>
        <w:gridCol w:w="900"/>
        <w:gridCol w:w="1259"/>
        <w:gridCol w:w="810"/>
        <w:gridCol w:w="808"/>
      </w:tblGrid>
      <w:tr w:rsidR="00E5417E" w:rsidRPr="004D620F" w14:paraId="4B68C9F2" w14:textId="77777777" w:rsidTr="00F44E9D">
        <w:trPr>
          <w:trHeight w:val="530"/>
        </w:trPr>
        <w:tc>
          <w:tcPr>
            <w:tcW w:w="494" w:type="pct"/>
            <w:shd w:val="clear" w:color="auto" w:fill="D5E3FF"/>
            <w:vAlign w:val="center"/>
          </w:tcPr>
          <w:p w14:paraId="0735E667" w14:textId="4D3C03E6" w:rsidR="00E5417E" w:rsidRPr="004D620F" w:rsidRDefault="00AD3B7C" w:rsidP="003B47FE">
            <w:pPr>
              <w:jc w:val="center"/>
              <w:rPr>
                <w:rFonts w:ascii="Arial" w:eastAsiaTheme="minorEastAsia" w:hAnsi="Arial" w:cs="Arial"/>
                <w:b/>
                <w:bCs/>
                <w:color w:val="003195"/>
                <w:sz w:val="14"/>
                <w:szCs w:val="14"/>
                <w:rPrChange w:id="6646" w:author="Locke Liu" w:date="2021-05-24T14:33:00Z">
                  <w:rPr>
                    <w:rFonts w:ascii="Segoe UI" w:eastAsiaTheme="minorEastAsia" w:hAnsi="Segoe UI" w:cs="Segoe UI"/>
                    <w:b/>
                    <w:bCs/>
                    <w:color w:val="003195"/>
                    <w:sz w:val="14"/>
                    <w:szCs w:val="14"/>
                  </w:rPr>
                </w:rPrChange>
              </w:rPr>
            </w:pPr>
            <w:ins w:id="6647" w:author="Locke Liu" w:date="2021-05-24T15:44:00Z">
              <w:r>
                <w:rPr>
                  <w:rFonts w:ascii="Arial" w:eastAsiaTheme="minorEastAsia" w:hAnsi="Arial" w:cs="Arial"/>
                  <w:b/>
                  <w:bCs/>
                  <w:color w:val="003195"/>
                  <w:sz w:val="14"/>
                  <w:szCs w:val="14"/>
                </w:rPr>
                <w:t>N</w:t>
              </w:r>
            </w:ins>
            <w:del w:id="6648" w:author="Locke Liu" w:date="2021-05-24T15:44:00Z">
              <w:r w:rsidR="00E5417E" w:rsidRPr="004D620F" w:rsidDel="00AD3B7C">
                <w:rPr>
                  <w:rFonts w:ascii="Arial" w:eastAsiaTheme="minorEastAsia" w:hAnsi="Arial" w:cs="Arial"/>
                  <w:b/>
                  <w:bCs/>
                  <w:color w:val="003195"/>
                  <w:sz w:val="14"/>
                  <w:szCs w:val="14"/>
                  <w:rPrChange w:id="6649" w:author="Locke Liu" w:date="2021-05-24T14:33:00Z">
                    <w:rPr>
                      <w:rFonts w:ascii="Segoe UI" w:eastAsiaTheme="minorEastAsia" w:hAnsi="Segoe UI" w:cs="Segoe UI"/>
                      <w:b/>
                      <w:bCs/>
                      <w:color w:val="003195"/>
                      <w:sz w:val="14"/>
                      <w:szCs w:val="14"/>
                    </w:rPr>
                  </w:rPrChange>
                </w:rPr>
                <w:delText>n</w:delText>
              </w:r>
            </w:del>
            <w:r w:rsidR="00E5417E" w:rsidRPr="004D620F">
              <w:rPr>
                <w:rFonts w:ascii="Arial" w:eastAsiaTheme="minorEastAsia" w:hAnsi="Arial" w:cs="Arial"/>
                <w:b/>
                <w:bCs/>
                <w:color w:val="003195"/>
                <w:sz w:val="14"/>
                <w:szCs w:val="14"/>
                <w:rPrChange w:id="6650" w:author="Locke Liu" w:date="2021-05-24T14:33:00Z">
                  <w:rPr>
                    <w:rFonts w:ascii="Segoe UI" w:eastAsiaTheme="minorEastAsia" w:hAnsi="Segoe UI" w:cs="Segoe UI"/>
                    <w:b/>
                    <w:bCs/>
                    <w:color w:val="003195"/>
                    <w:sz w:val="14"/>
                    <w:szCs w:val="14"/>
                  </w:rPr>
                </w:rPrChange>
              </w:rPr>
              <w:t>ame</w:t>
            </w:r>
          </w:p>
        </w:tc>
        <w:tc>
          <w:tcPr>
            <w:tcW w:w="337" w:type="pct"/>
            <w:shd w:val="clear" w:color="auto" w:fill="D5E3FF"/>
            <w:vAlign w:val="center"/>
          </w:tcPr>
          <w:p w14:paraId="39D4A9B4" w14:textId="126E5B22" w:rsidR="00E5417E" w:rsidRPr="004D620F" w:rsidRDefault="00AD3B7C" w:rsidP="003B47FE">
            <w:pPr>
              <w:jc w:val="center"/>
              <w:rPr>
                <w:rFonts w:ascii="Arial" w:eastAsiaTheme="minorEastAsia" w:hAnsi="Arial" w:cs="Arial"/>
                <w:b/>
                <w:bCs/>
                <w:color w:val="003195"/>
                <w:sz w:val="14"/>
                <w:szCs w:val="14"/>
                <w:rPrChange w:id="6651" w:author="Locke Liu" w:date="2021-05-24T14:33:00Z">
                  <w:rPr>
                    <w:rFonts w:ascii="Segoe UI" w:eastAsiaTheme="minorEastAsia" w:hAnsi="Segoe UI" w:cs="Segoe UI"/>
                    <w:b/>
                    <w:bCs/>
                    <w:color w:val="003195"/>
                    <w:sz w:val="14"/>
                    <w:szCs w:val="14"/>
                  </w:rPr>
                </w:rPrChange>
              </w:rPr>
            </w:pPr>
            <w:ins w:id="6652" w:author="Locke Liu" w:date="2021-05-24T15:44:00Z">
              <w:r>
                <w:rPr>
                  <w:rFonts w:ascii="Arial" w:eastAsiaTheme="minorEastAsia" w:hAnsi="Arial" w:cs="Arial"/>
                  <w:b/>
                  <w:bCs/>
                  <w:color w:val="003195"/>
                  <w:sz w:val="14"/>
                  <w:szCs w:val="14"/>
                </w:rPr>
                <w:t>T</w:t>
              </w:r>
            </w:ins>
            <w:del w:id="6653" w:author="Locke Liu" w:date="2021-05-24T15:44:00Z">
              <w:r w:rsidR="00E5417E" w:rsidRPr="004D620F" w:rsidDel="00AD3B7C">
                <w:rPr>
                  <w:rFonts w:ascii="Arial" w:eastAsiaTheme="minorEastAsia" w:hAnsi="Arial" w:cs="Arial"/>
                  <w:b/>
                  <w:bCs/>
                  <w:color w:val="003195"/>
                  <w:sz w:val="14"/>
                  <w:szCs w:val="14"/>
                  <w:rPrChange w:id="6654" w:author="Locke Liu" w:date="2021-05-24T14:33:00Z">
                    <w:rPr>
                      <w:rFonts w:ascii="Segoe UI" w:eastAsiaTheme="minorEastAsia" w:hAnsi="Segoe UI" w:cs="Segoe UI"/>
                      <w:b/>
                      <w:bCs/>
                      <w:color w:val="003195"/>
                      <w:sz w:val="14"/>
                      <w:szCs w:val="14"/>
                    </w:rPr>
                  </w:rPrChange>
                </w:rPr>
                <w:delText>t</w:delText>
              </w:r>
            </w:del>
            <w:r w:rsidR="00E5417E" w:rsidRPr="004D620F">
              <w:rPr>
                <w:rFonts w:ascii="Arial" w:eastAsiaTheme="minorEastAsia" w:hAnsi="Arial" w:cs="Arial"/>
                <w:b/>
                <w:bCs/>
                <w:color w:val="003195"/>
                <w:sz w:val="14"/>
                <w:szCs w:val="14"/>
                <w:rPrChange w:id="6655" w:author="Locke Liu" w:date="2021-05-24T14:33:00Z">
                  <w:rPr>
                    <w:rFonts w:ascii="Segoe UI" w:eastAsiaTheme="minorEastAsia" w:hAnsi="Segoe UI" w:cs="Segoe UI"/>
                    <w:b/>
                    <w:bCs/>
                    <w:color w:val="003195"/>
                    <w:sz w:val="14"/>
                    <w:szCs w:val="14"/>
                  </w:rPr>
                </w:rPrChange>
              </w:rPr>
              <w:t>ype</w:t>
            </w:r>
          </w:p>
        </w:tc>
        <w:tc>
          <w:tcPr>
            <w:tcW w:w="395" w:type="pct"/>
            <w:shd w:val="clear" w:color="auto" w:fill="D5E3FF"/>
            <w:vAlign w:val="center"/>
          </w:tcPr>
          <w:p w14:paraId="0E29BD59" w14:textId="2EAAF341" w:rsidR="00E5417E" w:rsidRPr="004D620F" w:rsidRDefault="00AD3B7C" w:rsidP="003B47FE">
            <w:pPr>
              <w:rPr>
                <w:rFonts w:ascii="Arial" w:eastAsiaTheme="minorEastAsia" w:hAnsi="Arial" w:cs="Arial"/>
                <w:b/>
                <w:bCs/>
                <w:color w:val="003195"/>
                <w:sz w:val="14"/>
                <w:szCs w:val="14"/>
                <w:rPrChange w:id="6656" w:author="Locke Liu" w:date="2021-05-24T14:33:00Z">
                  <w:rPr>
                    <w:rFonts w:ascii="Segoe UI" w:eastAsiaTheme="minorEastAsia" w:hAnsi="Segoe UI" w:cs="Segoe UI"/>
                    <w:b/>
                    <w:bCs/>
                    <w:color w:val="003195"/>
                    <w:sz w:val="14"/>
                    <w:szCs w:val="14"/>
                  </w:rPr>
                </w:rPrChange>
              </w:rPr>
            </w:pPr>
            <w:ins w:id="6657" w:author="Locke Liu" w:date="2021-05-24T15:44:00Z">
              <w:r>
                <w:rPr>
                  <w:rFonts w:ascii="Arial" w:eastAsiaTheme="minorEastAsia" w:hAnsi="Arial" w:cs="Arial"/>
                  <w:b/>
                  <w:bCs/>
                  <w:color w:val="003195"/>
                  <w:sz w:val="14"/>
                  <w:szCs w:val="14"/>
                </w:rPr>
                <w:t>F</w:t>
              </w:r>
            </w:ins>
            <w:del w:id="6658" w:author="Locke Liu" w:date="2021-05-24T15:44:00Z">
              <w:r w:rsidR="00E5417E" w:rsidRPr="004D620F" w:rsidDel="00AD3B7C">
                <w:rPr>
                  <w:rFonts w:ascii="Arial" w:eastAsiaTheme="minorEastAsia" w:hAnsi="Arial" w:cs="Arial"/>
                  <w:b/>
                  <w:bCs/>
                  <w:color w:val="003195"/>
                  <w:sz w:val="14"/>
                  <w:szCs w:val="14"/>
                  <w:rPrChange w:id="6659" w:author="Locke Liu" w:date="2021-05-24T14:33:00Z">
                    <w:rPr>
                      <w:rFonts w:ascii="Segoe UI" w:eastAsiaTheme="minorEastAsia" w:hAnsi="Segoe UI" w:cs="Segoe UI"/>
                      <w:b/>
                      <w:bCs/>
                      <w:color w:val="003195"/>
                      <w:sz w:val="14"/>
                      <w:szCs w:val="14"/>
                    </w:rPr>
                  </w:rPrChange>
                </w:rPr>
                <w:delText>f</w:delText>
              </w:r>
            </w:del>
            <w:r w:rsidR="00E5417E" w:rsidRPr="004D620F">
              <w:rPr>
                <w:rFonts w:ascii="Arial" w:eastAsiaTheme="minorEastAsia" w:hAnsi="Arial" w:cs="Arial"/>
                <w:b/>
                <w:bCs/>
                <w:color w:val="003195"/>
                <w:sz w:val="14"/>
                <w:szCs w:val="14"/>
                <w:rPrChange w:id="6660" w:author="Locke Liu" w:date="2021-05-24T14:33:00Z">
                  <w:rPr>
                    <w:rFonts w:ascii="Segoe UI" w:eastAsiaTheme="minorEastAsia" w:hAnsi="Segoe UI" w:cs="Segoe UI"/>
                    <w:b/>
                    <w:bCs/>
                    <w:color w:val="003195"/>
                    <w:sz w:val="14"/>
                    <w:szCs w:val="14"/>
                  </w:rPr>
                </w:rPrChange>
              </w:rPr>
              <w:t>unction</w:t>
            </w:r>
          </w:p>
        </w:tc>
        <w:tc>
          <w:tcPr>
            <w:tcW w:w="352" w:type="pct"/>
            <w:shd w:val="clear" w:color="auto" w:fill="D5E3FF"/>
            <w:vAlign w:val="center"/>
          </w:tcPr>
          <w:p w14:paraId="2E7F1F48" w14:textId="6F42DE86" w:rsidR="00E5417E" w:rsidRPr="004D620F" w:rsidRDefault="00AD3B7C" w:rsidP="003B47FE">
            <w:pPr>
              <w:rPr>
                <w:rFonts w:ascii="Arial" w:eastAsiaTheme="minorEastAsia" w:hAnsi="Arial" w:cs="Arial"/>
                <w:b/>
                <w:bCs/>
                <w:color w:val="003195"/>
                <w:sz w:val="14"/>
                <w:szCs w:val="14"/>
                <w:rPrChange w:id="6661" w:author="Locke Liu" w:date="2021-05-24T14:33:00Z">
                  <w:rPr>
                    <w:rFonts w:ascii="Segoe UI" w:eastAsiaTheme="minorEastAsia" w:hAnsi="Segoe UI" w:cs="Segoe UI"/>
                    <w:b/>
                    <w:bCs/>
                    <w:color w:val="003195"/>
                    <w:sz w:val="14"/>
                    <w:szCs w:val="14"/>
                  </w:rPr>
                </w:rPrChange>
              </w:rPr>
            </w:pPr>
            <w:ins w:id="6662" w:author="Locke Liu" w:date="2021-05-24T15:44:00Z">
              <w:r>
                <w:rPr>
                  <w:rFonts w:ascii="Arial" w:eastAsiaTheme="minorEastAsia" w:hAnsi="Arial" w:cs="Arial"/>
                  <w:b/>
                  <w:bCs/>
                  <w:color w:val="003195"/>
                  <w:sz w:val="14"/>
                  <w:szCs w:val="14"/>
                </w:rPr>
                <w:t>L</w:t>
              </w:r>
            </w:ins>
            <w:del w:id="6663" w:author="Locke Liu" w:date="2021-05-24T15:44:00Z">
              <w:r w:rsidR="00E5417E" w:rsidRPr="004D620F" w:rsidDel="00AD3B7C">
                <w:rPr>
                  <w:rFonts w:ascii="Arial" w:eastAsiaTheme="minorEastAsia" w:hAnsi="Arial" w:cs="Arial"/>
                  <w:b/>
                  <w:bCs/>
                  <w:color w:val="003195"/>
                  <w:sz w:val="14"/>
                  <w:szCs w:val="14"/>
                  <w:rPrChange w:id="6664" w:author="Locke Liu" w:date="2021-05-24T14:33:00Z">
                    <w:rPr>
                      <w:rFonts w:ascii="Segoe UI" w:eastAsiaTheme="minorEastAsia" w:hAnsi="Segoe UI" w:cs="Segoe UI"/>
                      <w:b/>
                      <w:bCs/>
                      <w:color w:val="003195"/>
                      <w:sz w:val="14"/>
                      <w:szCs w:val="14"/>
                    </w:rPr>
                  </w:rPrChange>
                </w:rPr>
                <w:delText>l</w:delText>
              </w:r>
            </w:del>
            <w:r w:rsidR="00E5417E" w:rsidRPr="004D620F">
              <w:rPr>
                <w:rFonts w:ascii="Arial" w:eastAsiaTheme="minorEastAsia" w:hAnsi="Arial" w:cs="Arial"/>
                <w:b/>
                <w:bCs/>
                <w:color w:val="003195"/>
                <w:sz w:val="14"/>
                <w:szCs w:val="14"/>
                <w:rPrChange w:id="6665" w:author="Locke Liu" w:date="2021-05-24T14:33:00Z">
                  <w:rPr>
                    <w:rFonts w:ascii="Segoe UI" w:eastAsiaTheme="minorEastAsia" w:hAnsi="Segoe UI" w:cs="Segoe UI"/>
                    <w:b/>
                    <w:bCs/>
                    <w:color w:val="003195"/>
                    <w:sz w:val="14"/>
                    <w:szCs w:val="14"/>
                  </w:rPr>
                </w:rPrChange>
              </w:rPr>
              <w:t>ocation</w:t>
            </w:r>
          </w:p>
        </w:tc>
        <w:tc>
          <w:tcPr>
            <w:tcW w:w="526" w:type="pct"/>
            <w:shd w:val="clear" w:color="auto" w:fill="D5E3FF"/>
            <w:vAlign w:val="center"/>
          </w:tcPr>
          <w:p w14:paraId="5DDFCC2B" w14:textId="735FB9AE" w:rsidR="00E5417E" w:rsidRPr="004D620F" w:rsidRDefault="00AD3B7C" w:rsidP="003B47FE">
            <w:pPr>
              <w:jc w:val="center"/>
              <w:rPr>
                <w:rFonts w:ascii="Arial" w:eastAsiaTheme="minorEastAsia" w:hAnsi="Arial" w:cs="Arial"/>
                <w:b/>
                <w:bCs/>
                <w:color w:val="003195"/>
                <w:sz w:val="14"/>
                <w:szCs w:val="14"/>
                <w:rPrChange w:id="6666" w:author="Locke Liu" w:date="2021-05-24T14:33:00Z">
                  <w:rPr>
                    <w:rFonts w:ascii="Segoe UI" w:eastAsiaTheme="minorEastAsia" w:hAnsi="Segoe UI" w:cs="Segoe UI"/>
                    <w:b/>
                    <w:bCs/>
                    <w:color w:val="003195"/>
                    <w:sz w:val="14"/>
                    <w:szCs w:val="14"/>
                  </w:rPr>
                </w:rPrChange>
              </w:rPr>
            </w:pPr>
            <w:ins w:id="6667" w:author="Locke Liu" w:date="2021-05-24T15:44:00Z">
              <w:r>
                <w:rPr>
                  <w:rFonts w:ascii="Arial" w:eastAsiaTheme="minorEastAsia" w:hAnsi="Arial" w:cs="Arial"/>
                  <w:b/>
                  <w:bCs/>
                  <w:color w:val="003195"/>
                  <w:sz w:val="14"/>
                  <w:szCs w:val="14"/>
                </w:rPr>
                <w:t>S</w:t>
              </w:r>
            </w:ins>
            <w:del w:id="6668" w:author="Locke Liu" w:date="2021-05-24T15:44:00Z">
              <w:r w:rsidR="00E5417E" w:rsidRPr="004D620F" w:rsidDel="00AD3B7C">
                <w:rPr>
                  <w:rFonts w:ascii="Arial" w:eastAsiaTheme="minorEastAsia" w:hAnsi="Arial" w:cs="Arial"/>
                  <w:b/>
                  <w:bCs/>
                  <w:color w:val="003195"/>
                  <w:sz w:val="14"/>
                  <w:szCs w:val="14"/>
                  <w:rPrChange w:id="6669" w:author="Locke Liu" w:date="2021-05-24T14:33:00Z">
                    <w:rPr>
                      <w:rFonts w:ascii="Segoe UI" w:eastAsiaTheme="minorEastAsia" w:hAnsi="Segoe UI" w:cs="Segoe UI"/>
                      <w:b/>
                      <w:bCs/>
                      <w:color w:val="003195"/>
                      <w:sz w:val="14"/>
                      <w:szCs w:val="14"/>
                    </w:rPr>
                  </w:rPrChange>
                </w:rPr>
                <w:delText>s</w:delText>
              </w:r>
            </w:del>
            <w:r w:rsidR="00E5417E" w:rsidRPr="004D620F">
              <w:rPr>
                <w:rFonts w:ascii="Arial" w:eastAsiaTheme="minorEastAsia" w:hAnsi="Arial" w:cs="Arial"/>
                <w:b/>
                <w:bCs/>
                <w:color w:val="003195"/>
                <w:sz w:val="14"/>
                <w:szCs w:val="14"/>
                <w:rPrChange w:id="6670" w:author="Locke Liu" w:date="2021-05-24T14:33:00Z">
                  <w:rPr>
                    <w:rFonts w:ascii="Segoe UI" w:eastAsiaTheme="minorEastAsia" w:hAnsi="Segoe UI" w:cs="Segoe UI"/>
                    <w:b/>
                    <w:bCs/>
                    <w:color w:val="003195"/>
                    <w:sz w:val="14"/>
                    <w:szCs w:val="14"/>
                  </w:rPr>
                </w:rPrChange>
              </w:rPr>
              <w:t>ubscription</w:t>
            </w:r>
          </w:p>
        </w:tc>
        <w:tc>
          <w:tcPr>
            <w:tcW w:w="571" w:type="pct"/>
            <w:shd w:val="clear" w:color="auto" w:fill="D5E3FF"/>
            <w:vAlign w:val="center"/>
          </w:tcPr>
          <w:p w14:paraId="54859CEC" w14:textId="77777777" w:rsidR="00E5417E" w:rsidRPr="004D620F" w:rsidRDefault="00E5417E" w:rsidP="003B47FE">
            <w:pPr>
              <w:jc w:val="center"/>
              <w:rPr>
                <w:rFonts w:ascii="Arial" w:eastAsiaTheme="minorEastAsia" w:hAnsi="Arial" w:cs="Arial"/>
                <w:b/>
                <w:bCs/>
                <w:color w:val="003195"/>
                <w:sz w:val="14"/>
                <w:szCs w:val="14"/>
                <w:rPrChange w:id="6671"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672" w:author="Locke Liu" w:date="2021-05-24T14:33:00Z">
                  <w:rPr>
                    <w:rFonts w:ascii="Segoe UI" w:eastAsiaTheme="minorEastAsia" w:hAnsi="Segoe UI" w:cs="Segoe UI"/>
                    <w:b/>
                    <w:bCs/>
                    <w:color w:val="003195"/>
                    <w:sz w:val="14"/>
                    <w:szCs w:val="14"/>
                  </w:rPr>
                </w:rPrChange>
              </w:rPr>
              <w:t>Performance</w:t>
            </w:r>
          </w:p>
          <w:p w14:paraId="6DA8849B" w14:textId="745AA555" w:rsidR="00E5417E" w:rsidRPr="004D620F" w:rsidRDefault="00E5417E" w:rsidP="003B47FE">
            <w:pPr>
              <w:jc w:val="center"/>
              <w:rPr>
                <w:rFonts w:ascii="Arial" w:eastAsiaTheme="minorEastAsia" w:hAnsi="Arial" w:cs="Arial"/>
                <w:b/>
                <w:bCs/>
                <w:color w:val="003195"/>
                <w:sz w:val="14"/>
                <w:szCs w:val="14"/>
                <w:rPrChange w:id="6673"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674" w:author="Locke Liu" w:date="2021-05-24T14:33:00Z">
                  <w:rPr>
                    <w:rFonts w:ascii="Segoe UI" w:eastAsiaTheme="minorEastAsia" w:hAnsi="Segoe UI" w:cs="Segoe UI"/>
                    <w:b/>
                    <w:bCs/>
                    <w:color w:val="003195"/>
                    <w:sz w:val="14"/>
                    <w:szCs w:val="14"/>
                  </w:rPr>
                </w:rPrChange>
              </w:rPr>
              <w:t>/Access tier</w:t>
            </w:r>
          </w:p>
        </w:tc>
        <w:tc>
          <w:tcPr>
            <w:tcW w:w="483" w:type="pct"/>
            <w:shd w:val="clear" w:color="auto" w:fill="D5E3FF"/>
            <w:vAlign w:val="center"/>
          </w:tcPr>
          <w:p w14:paraId="2E77BABD" w14:textId="00103D2D" w:rsidR="00E5417E" w:rsidRPr="004D620F" w:rsidRDefault="00E5417E" w:rsidP="003B47FE">
            <w:pPr>
              <w:jc w:val="center"/>
              <w:rPr>
                <w:rFonts w:ascii="Arial" w:eastAsiaTheme="minorEastAsia" w:hAnsi="Arial" w:cs="Arial"/>
                <w:b/>
                <w:bCs/>
                <w:color w:val="003195"/>
                <w:sz w:val="14"/>
                <w:szCs w:val="14"/>
                <w:rPrChange w:id="6675"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676" w:author="Locke Liu" w:date="2021-05-24T14:33:00Z">
                  <w:rPr>
                    <w:rFonts w:ascii="Segoe UI" w:eastAsiaTheme="minorEastAsia" w:hAnsi="Segoe UI" w:cs="Segoe UI"/>
                    <w:b/>
                    <w:bCs/>
                    <w:color w:val="003195"/>
                    <w:sz w:val="14"/>
                    <w:szCs w:val="14"/>
                  </w:rPr>
                </w:rPrChange>
              </w:rPr>
              <w:t>Replication</w:t>
            </w:r>
          </w:p>
        </w:tc>
        <w:tc>
          <w:tcPr>
            <w:tcW w:w="439" w:type="pct"/>
            <w:shd w:val="clear" w:color="auto" w:fill="D5E3FF"/>
            <w:vAlign w:val="center"/>
          </w:tcPr>
          <w:p w14:paraId="7AEA8602" w14:textId="2D589D2F" w:rsidR="00E5417E" w:rsidRPr="004D620F" w:rsidRDefault="00E5417E" w:rsidP="003B47FE">
            <w:pPr>
              <w:jc w:val="center"/>
              <w:rPr>
                <w:rFonts w:ascii="Arial" w:eastAsiaTheme="minorEastAsia" w:hAnsi="Arial" w:cs="Arial"/>
                <w:b/>
                <w:bCs/>
                <w:color w:val="003195"/>
                <w:sz w:val="14"/>
                <w:szCs w:val="14"/>
                <w:rPrChange w:id="6677"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678" w:author="Locke Liu" w:date="2021-05-24T14:33:00Z">
                  <w:rPr>
                    <w:rFonts w:ascii="Segoe UI" w:eastAsiaTheme="minorEastAsia" w:hAnsi="Segoe UI" w:cs="Segoe UI"/>
                    <w:b/>
                    <w:bCs/>
                    <w:color w:val="003195"/>
                    <w:sz w:val="14"/>
                    <w:szCs w:val="14"/>
                  </w:rPr>
                </w:rPrChange>
              </w:rPr>
              <w:t>Private endpoint</w:t>
            </w:r>
          </w:p>
        </w:tc>
        <w:tc>
          <w:tcPr>
            <w:tcW w:w="614" w:type="pct"/>
            <w:shd w:val="clear" w:color="auto" w:fill="D5E3FF"/>
            <w:vAlign w:val="center"/>
          </w:tcPr>
          <w:p w14:paraId="74F4193A" w14:textId="72A339BA" w:rsidR="00E5417E" w:rsidRPr="004D620F" w:rsidRDefault="00E5417E" w:rsidP="003B47FE">
            <w:pPr>
              <w:jc w:val="center"/>
              <w:rPr>
                <w:rFonts w:ascii="Arial" w:eastAsiaTheme="minorEastAsia" w:hAnsi="Arial" w:cs="Arial"/>
                <w:b/>
                <w:bCs/>
                <w:color w:val="003195"/>
                <w:sz w:val="14"/>
                <w:szCs w:val="14"/>
                <w:rPrChange w:id="6679"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680" w:author="Locke Liu" w:date="2021-05-24T14:33:00Z">
                  <w:rPr>
                    <w:rFonts w:ascii="Segoe UI" w:eastAsiaTheme="minorEastAsia" w:hAnsi="Segoe UI" w:cs="Segoe UI"/>
                    <w:b/>
                    <w:bCs/>
                    <w:color w:val="003195"/>
                    <w:sz w:val="14"/>
                    <w:szCs w:val="14"/>
                  </w:rPr>
                </w:rPrChange>
              </w:rPr>
              <w:t>Virtual network</w:t>
            </w:r>
          </w:p>
        </w:tc>
        <w:tc>
          <w:tcPr>
            <w:tcW w:w="395" w:type="pct"/>
            <w:shd w:val="clear" w:color="auto" w:fill="D5E3FF"/>
            <w:vAlign w:val="center"/>
          </w:tcPr>
          <w:p w14:paraId="5C862FBA" w14:textId="77777777" w:rsidR="00E5417E" w:rsidRPr="004D620F" w:rsidRDefault="00E5417E" w:rsidP="003B47FE">
            <w:pPr>
              <w:jc w:val="center"/>
              <w:rPr>
                <w:rFonts w:ascii="Arial" w:eastAsiaTheme="minorEastAsia" w:hAnsi="Arial" w:cs="Arial"/>
                <w:b/>
                <w:bCs/>
                <w:color w:val="003195"/>
                <w:sz w:val="14"/>
                <w:szCs w:val="14"/>
                <w:rPrChange w:id="6681"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682" w:author="Locke Liu" w:date="2021-05-24T14:33:00Z">
                  <w:rPr>
                    <w:rFonts w:ascii="Segoe UI" w:eastAsiaTheme="minorEastAsia" w:hAnsi="Segoe UI" w:cs="Segoe UI"/>
                    <w:b/>
                    <w:bCs/>
                    <w:color w:val="003195"/>
                    <w:sz w:val="14"/>
                    <w:szCs w:val="14"/>
                  </w:rPr>
                </w:rPrChange>
              </w:rPr>
              <w:t>Resource group</w:t>
            </w:r>
          </w:p>
        </w:tc>
        <w:tc>
          <w:tcPr>
            <w:tcW w:w="394" w:type="pct"/>
            <w:shd w:val="clear" w:color="auto" w:fill="D5E3FF"/>
            <w:vAlign w:val="center"/>
          </w:tcPr>
          <w:p w14:paraId="22E1CC56" w14:textId="3CE1C02E" w:rsidR="00E5417E" w:rsidRPr="004D620F" w:rsidRDefault="00E5417E" w:rsidP="003B47FE">
            <w:pPr>
              <w:jc w:val="center"/>
              <w:rPr>
                <w:rFonts w:ascii="Arial" w:eastAsiaTheme="minorEastAsia" w:hAnsi="Arial" w:cs="Arial"/>
                <w:b/>
                <w:bCs/>
                <w:color w:val="003195"/>
                <w:sz w:val="14"/>
                <w:szCs w:val="14"/>
                <w:rPrChange w:id="6683"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684" w:author="Locke Liu" w:date="2021-05-24T14:33:00Z">
                  <w:rPr>
                    <w:rFonts w:ascii="Segoe UI" w:eastAsiaTheme="minorEastAsia" w:hAnsi="Segoe UI" w:cs="Segoe UI"/>
                    <w:b/>
                    <w:bCs/>
                    <w:color w:val="003195"/>
                    <w:sz w:val="14"/>
                    <w:szCs w:val="14"/>
                  </w:rPr>
                </w:rPrChange>
              </w:rPr>
              <w:t>Env</w:t>
            </w:r>
          </w:p>
        </w:tc>
      </w:tr>
      <w:tr w:rsidR="00E5417E" w:rsidRPr="004D620F" w14:paraId="4CF35869" w14:textId="77777777" w:rsidTr="00F44E9D">
        <w:trPr>
          <w:trHeight w:val="349"/>
        </w:trPr>
        <w:tc>
          <w:tcPr>
            <w:tcW w:w="494" w:type="pct"/>
            <w:shd w:val="clear" w:color="auto" w:fill="auto"/>
            <w:vAlign w:val="center"/>
          </w:tcPr>
          <w:p w14:paraId="0E18266E" w14:textId="6A3669AF" w:rsidR="00E5417E" w:rsidRPr="004D620F" w:rsidRDefault="00E5417E" w:rsidP="003B47FE">
            <w:pPr>
              <w:jc w:val="center"/>
              <w:rPr>
                <w:rFonts w:ascii="Arial" w:eastAsiaTheme="minorEastAsia" w:hAnsi="Arial" w:cs="Arial"/>
                <w:bCs/>
                <w:color w:val="121B1F" w:themeColor="background1"/>
                <w:sz w:val="14"/>
                <w:szCs w:val="14"/>
                <w:rPrChange w:id="668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686" w:author="Locke Liu" w:date="2021-05-24T14:33:00Z">
                  <w:rPr>
                    <w:rFonts w:ascii="Segoe UI" w:eastAsiaTheme="minorEastAsia" w:hAnsi="Segoe UI" w:cs="Segoe UI"/>
                    <w:bCs/>
                    <w:color w:val="121B1F" w:themeColor="background1"/>
                    <w:sz w:val="14"/>
                    <w:szCs w:val="14"/>
                  </w:rPr>
                </w:rPrChange>
              </w:rPr>
              <w:t>d9dlchn0dl01</w:t>
            </w:r>
          </w:p>
        </w:tc>
        <w:tc>
          <w:tcPr>
            <w:tcW w:w="337" w:type="pct"/>
            <w:vAlign w:val="center"/>
          </w:tcPr>
          <w:p w14:paraId="4F86F173" w14:textId="30D368A0" w:rsidR="00E5417E" w:rsidRPr="004D620F" w:rsidRDefault="00E5417E" w:rsidP="003B47FE">
            <w:pPr>
              <w:rPr>
                <w:rFonts w:ascii="Arial" w:hAnsi="Arial" w:cs="Arial"/>
                <w:bCs/>
                <w:color w:val="121B1F" w:themeColor="background1"/>
                <w:sz w:val="14"/>
                <w:szCs w:val="14"/>
                <w:rPrChange w:id="668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688" w:author="Locke Liu" w:date="2021-05-24T14:33:00Z">
                  <w:rPr>
                    <w:rFonts w:ascii="Segoe UI" w:hAnsi="Segoe UI" w:cs="Segoe UI"/>
                    <w:bCs/>
                    <w:color w:val="121B1F" w:themeColor="background1"/>
                    <w:sz w:val="14"/>
                    <w:szCs w:val="14"/>
                  </w:rPr>
                </w:rPrChange>
              </w:rPr>
              <w:t>StorageV2 (general purpose v2)</w:t>
            </w:r>
          </w:p>
        </w:tc>
        <w:tc>
          <w:tcPr>
            <w:tcW w:w="395" w:type="pct"/>
            <w:vAlign w:val="center"/>
          </w:tcPr>
          <w:p w14:paraId="433FC121" w14:textId="5D981985" w:rsidR="00E5417E" w:rsidRPr="004D620F" w:rsidRDefault="00E5417E" w:rsidP="003B47FE">
            <w:pPr>
              <w:rPr>
                <w:rFonts w:ascii="Arial" w:hAnsi="Arial" w:cs="Arial"/>
                <w:bCs/>
                <w:color w:val="121B1F" w:themeColor="background1"/>
                <w:sz w:val="14"/>
                <w:szCs w:val="14"/>
                <w:rPrChange w:id="668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690" w:author="Locke Liu" w:date="2021-05-24T14:33:00Z">
                  <w:rPr>
                    <w:rFonts w:ascii="Segoe UI" w:hAnsi="Segoe UI" w:cs="Segoe UI"/>
                    <w:bCs/>
                    <w:color w:val="121B1F" w:themeColor="background1"/>
                    <w:sz w:val="14"/>
                    <w:szCs w:val="14"/>
                  </w:rPr>
                </w:rPrChange>
              </w:rPr>
              <w:t>Data lake storage</w:t>
            </w:r>
          </w:p>
        </w:tc>
        <w:tc>
          <w:tcPr>
            <w:tcW w:w="352" w:type="pct"/>
            <w:vAlign w:val="center"/>
          </w:tcPr>
          <w:p w14:paraId="06E9980E" w14:textId="7251B2A8" w:rsidR="00E5417E" w:rsidRPr="004D620F" w:rsidRDefault="00E5417E" w:rsidP="003B47FE">
            <w:pPr>
              <w:rPr>
                <w:rFonts w:ascii="Arial" w:hAnsi="Arial" w:cs="Arial"/>
                <w:color w:val="121B1F" w:themeColor="background1"/>
                <w:sz w:val="14"/>
                <w:szCs w:val="14"/>
                <w:rPrChange w:id="6691" w:author="Locke Liu" w:date="2021-05-24T14:33:00Z">
                  <w:rPr>
                    <w:rFonts w:ascii="Segoe UI" w:hAnsi="Segoe UI" w:cs="Segoe UI"/>
                    <w:color w:val="121B1F" w:themeColor="background1"/>
                    <w:sz w:val="14"/>
                    <w:szCs w:val="14"/>
                  </w:rPr>
                </w:rPrChange>
              </w:rPr>
            </w:pPr>
            <w:r w:rsidRPr="004D620F">
              <w:rPr>
                <w:rFonts w:ascii="Arial" w:hAnsi="Arial" w:cs="Arial"/>
                <w:bCs/>
                <w:color w:val="121B1F" w:themeColor="background1"/>
                <w:sz w:val="14"/>
                <w:szCs w:val="14"/>
                <w:rPrChange w:id="6692" w:author="Locke Liu" w:date="2021-05-24T14:33:00Z">
                  <w:rPr>
                    <w:rFonts w:ascii="Segoe UI" w:hAnsi="Segoe UI" w:cs="Segoe UI"/>
                    <w:bCs/>
                    <w:color w:val="121B1F" w:themeColor="background1"/>
                    <w:sz w:val="14"/>
                    <w:szCs w:val="14"/>
                  </w:rPr>
                </w:rPrChange>
              </w:rPr>
              <w:t>China East 2</w:t>
            </w:r>
          </w:p>
        </w:tc>
        <w:tc>
          <w:tcPr>
            <w:tcW w:w="526" w:type="pct"/>
            <w:shd w:val="clear" w:color="auto" w:fill="auto"/>
            <w:vAlign w:val="center"/>
          </w:tcPr>
          <w:p w14:paraId="4A7B0B4E" w14:textId="77777777" w:rsidR="00E5417E" w:rsidRPr="004D620F" w:rsidRDefault="00E5417E" w:rsidP="003B47FE">
            <w:pPr>
              <w:rPr>
                <w:rFonts w:ascii="Arial" w:eastAsiaTheme="minorEastAsia" w:hAnsi="Arial" w:cs="Arial"/>
                <w:bCs/>
                <w:color w:val="121B1F" w:themeColor="background1"/>
                <w:sz w:val="14"/>
                <w:szCs w:val="14"/>
                <w:rPrChange w:id="6693"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color w:val="121B1F" w:themeColor="background1"/>
                <w:sz w:val="14"/>
                <w:szCs w:val="14"/>
                <w:rPrChange w:id="6694" w:author="Locke Liu" w:date="2021-05-24T14:33:00Z">
                  <w:rPr>
                    <w:rFonts w:ascii="Segoe UI" w:hAnsi="Segoe UI" w:cs="Segoe UI"/>
                    <w:color w:val="121B1F" w:themeColor="background1"/>
                    <w:sz w:val="14"/>
                    <w:szCs w:val="14"/>
                  </w:rPr>
                </w:rPrChange>
              </w:rPr>
              <w:t>BIBCNCDP</w:t>
            </w:r>
          </w:p>
        </w:tc>
        <w:tc>
          <w:tcPr>
            <w:tcW w:w="571" w:type="pct"/>
            <w:vAlign w:val="center"/>
          </w:tcPr>
          <w:p w14:paraId="6D6D8E58" w14:textId="2CB5AD07" w:rsidR="00E5417E" w:rsidRPr="004D620F" w:rsidRDefault="00E5417E" w:rsidP="003B47FE">
            <w:pPr>
              <w:rPr>
                <w:rFonts w:ascii="Arial" w:hAnsi="Arial" w:cs="Arial"/>
                <w:bCs/>
                <w:color w:val="121B1F" w:themeColor="background1"/>
                <w:sz w:val="14"/>
                <w:szCs w:val="14"/>
                <w:rPrChange w:id="669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696" w:author="Locke Liu" w:date="2021-05-24T14:33:00Z">
                  <w:rPr>
                    <w:rFonts w:ascii="Segoe UI" w:hAnsi="Segoe UI" w:cs="Segoe UI"/>
                    <w:bCs/>
                    <w:color w:val="121B1F" w:themeColor="background1"/>
                    <w:sz w:val="14"/>
                    <w:szCs w:val="14"/>
                  </w:rPr>
                </w:rPrChange>
              </w:rPr>
              <w:t>Standard/Hot</w:t>
            </w:r>
          </w:p>
        </w:tc>
        <w:tc>
          <w:tcPr>
            <w:tcW w:w="483" w:type="pct"/>
            <w:vAlign w:val="center"/>
          </w:tcPr>
          <w:p w14:paraId="3C51C1C6" w14:textId="227FBDE8" w:rsidR="00E5417E" w:rsidRPr="004D620F" w:rsidRDefault="00E5417E" w:rsidP="003B47FE">
            <w:pPr>
              <w:rPr>
                <w:rFonts w:ascii="Arial" w:hAnsi="Arial" w:cs="Arial"/>
                <w:bCs/>
                <w:color w:val="121B1F" w:themeColor="background1"/>
                <w:sz w:val="14"/>
                <w:szCs w:val="14"/>
                <w:rPrChange w:id="669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698" w:author="Locke Liu" w:date="2021-05-24T14:33:00Z">
                  <w:rPr>
                    <w:rFonts w:ascii="Segoe UI" w:hAnsi="Segoe UI" w:cs="Segoe UI"/>
                    <w:bCs/>
                    <w:color w:val="121B1F" w:themeColor="background1"/>
                    <w:sz w:val="14"/>
                    <w:szCs w:val="14"/>
                  </w:rPr>
                </w:rPrChange>
              </w:rPr>
              <w:t>Locally-redundant storage (LRS)</w:t>
            </w:r>
          </w:p>
        </w:tc>
        <w:tc>
          <w:tcPr>
            <w:tcW w:w="439" w:type="pct"/>
            <w:vAlign w:val="center"/>
          </w:tcPr>
          <w:p w14:paraId="09CDDD8E" w14:textId="77777777" w:rsidR="00E5417E" w:rsidRPr="004D620F" w:rsidRDefault="00E5417E" w:rsidP="003B47FE">
            <w:pPr>
              <w:rPr>
                <w:rFonts w:ascii="Arial" w:hAnsi="Arial" w:cs="Arial"/>
                <w:bCs/>
                <w:color w:val="121B1F" w:themeColor="background1"/>
                <w:sz w:val="14"/>
                <w:szCs w:val="14"/>
                <w:rPrChange w:id="669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700" w:author="Locke Liu" w:date="2021-05-24T14:33:00Z">
                  <w:rPr>
                    <w:rFonts w:ascii="Segoe UI" w:hAnsi="Segoe UI" w:cs="Segoe UI"/>
                    <w:bCs/>
                    <w:color w:val="121B1F" w:themeColor="background1"/>
                    <w:sz w:val="14"/>
                    <w:szCs w:val="14"/>
                  </w:rPr>
                </w:rPrChange>
              </w:rPr>
              <w:t>d9dlchn0dl01-blob-pe;</w:t>
            </w:r>
          </w:p>
          <w:p w14:paraId="0969CDB2" w14:textId="47F10171" w:rsidR="00E5417E" w:rsidRPr="004D620F" w:rsidRDefault="00E5417E" w:rsidP="003B47FE">
            <w:pPr>
              <w:rPr>
                <w:rFonts w:ascii="Arial" w:hAnsi="Arial" w:cs="Arial"/>
                <w:bCs/>
                <w:color w:val="121B1F" w:themeColor="background1"/>
                <w:sz w:val="14"/>
                <w:szCs w:val="14"/>
                <w:rPrChange w:id="670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702" w:author="Locke Liu" w:date="2021-05-24T14:33:00Z">
                  <w:rPr>
                    <w:rFonts w:ascii="Segoe UI" w:hAnsi="Segoe UI" w:cs="Segoe UI"/>
                    <w:bCs/>
                    <w:color w:val="121B1F" w:themeColor="background1"/>
                    <w:sz w:val="14"/>
                    <w:szCs w:val="14"/>
                  </w:rPr>
                </w:rPrChange>
              </w:rPr>
              <w:t>d9dlchn0dl01-dfs-pe</w:t>
            </w:r>
          </w:p>
        </w:tc>
        <w:tc>
          <w:tcPr>
            <w:tcW w:w="614" w:type="pct"/>
            <w:vAlign w:val="center"/>
          </w:tcPr>
          <w:p w14:paraId="1EFAAC19" w14:textId="19C4B65A" w:rsidR="00E5417E" w:rsidRPr="004D620F" w:rsidRDefault="00E5417E" w:rsidP="003B47FE">
            <w:pPr>
              <w:rPr>
                <w:rFonts w:ascii="Arial" w:hAnsi="Arial" w:cs="Arial"/>
                <w:bCs/>
                <w:color w:val="121B1F" w:themeColor="background1"/>
                <w:sz w:val="14"/>
                <w:szCs w:val="14"/>
                <w:rPrChange w:id="670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704" w:author="Locke Liu" w:date="2021-05-24T14:33:00Z">
                  <w:rPr>
                    <w:rFonts w:ascii="Segoe UI" w:hAnsi="Segoe UI" w:cs="Segoe UI"/>
                    <w:bCs/>
                    <w:color w:val="121B1F" w:themeColor="background1"/>
                    <w:sz w:val="14"/>
                    <w:szCs w:val="14"/>
                  </w:rPr>
                </w:rPrChange>
              </w:rPr>
              <w:t>d9dlchn0-vnet/AZRCNE2CDPSBPE-SHARED0001</w:t>
            </w:r>
          </w:p>
        </w:tc>
        <w:tc>
          <w:tcPr>
            <w:tcW w:w="395" w:type="pct"/>
            <w:shd w:val="clear" w:color="auto" w:fill="auto"/>
            <w:vAlign w:val="center"/>
          </w:tcPr>
          <w:p w14:paraId="1C278F58" w14:textId="405F2028" w:rsidR="00E5417E" w:rsidRPr="004D620F" w:rsidRDefault="00E5417E" w:rsidP="003B47FE">
            <w:pPr>
              <w:rPr>
                <w:rFonts w:ascii="Arial" w:hAnsi="Arial" w:cs="Arial"/>
                <w:bCs/>
                <w:color w:val="121B1F" w:themeColor="background1"/>
                <w:sz w:val="14"/>
                <w:szCs w:val="14"/>
                <w:rPrChange w:id="670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706" w:author="Locke Liu" w:date="2021-05-24T14:33:00Z">
                  <w:rPr>
                    <w:rFonts w:ascii="Segoe UI" w:hAnsi="Segoe UI" w:cs="Segoe UI"/>
                    <w:bCs/>
                    <w:color w:val="121B1F" w:themeColor="background1"/>
                    <w:sz w:val="14"/>
                    <w:szCs w:val="14"/>
                  </w:rPr>
                </w:rPrChange>
              </w:rPr>
              <w:t>d9dlchn</w:t>
            </w:r>
            <w:ins w:id="6707" w:author="Locke Liu" w:date="2021-05-24T15:45:00Z">
              <w:r w:rsidR="00327622">
                <w:rPr>
                  <w:rFonts w:ascii="Arial" w:hAnsi="Arial" w:cs="Arial"/>
                  <w:bCs/>
                  <w:color w:val="121B1F" w:themeColor="background1"/>
                  <w:sz w:val="14"/>
                  <w:szCs w:val="14"/>
                </w:rPr>
                <w:t>0</w:t>
              </w:r>
            </w:ins>
            <w:del w:id="6708" w:author="Locke Liu" w:date="2021-05-24T15:45:00Z">
              <w:r w:rsidRPr="004D620F" w:rsidDel="00327622">
                <w:rPr>
                  <w:rFonts w:ascii="Arial" w:hAnsi="Arial" w:cs="Arial"/>
                  <w:bCs/>
                  <w:color w:val="121B1F" w:themeColor="background1"/>
                  <w:sz w:val="14"/>
                  <w:szCs w:val="14"/>
                  <w:rPrChange w:id="6709" w:author="Locke Liu" w:date="2021-05-24T14:33:00Z">
                    <w:rPr>
                      <w:rFonts w:ascii="Segoe UI" w:hAnsi="Segoe UI" w:cs="Segoe UI"/>
                      <w:bCs/>
                      <w:color w:val="121B1F" w:themeColor="background1"/>
                      <w:sz w:val="14"/>
                      <w:szCs w:val="14"/>
                    </w:rPr>
                  </w:rPrChange>
                </w:rPr>
                <w:delText>1</w:delText>
              </w:r>
            </w:del>
          </w:p>
        </w:tc>
        <w:tc>
          <w:tcPr>
            <w:tcW w:w="394" w:type="pct"/>
            <w:vAlign w:val="center"/>
          </w:tcPr>
          <w:p w14:paraId="34B2DDCA" w14:textId="77777777" w:rsidR="00E5417E" w:rsidRPr="004D620F" w:rsidRDefault="00E5417E" w:rsidP="003B47FE">
            <w:pPr>
              <w:rPr>
                <w:rFonts w:ascii="Arial" w:hAnsi="Arial" w:cs="Arial"/>
                <w:bCs/>
                <w:color w:val="121B1F" w:themeColor="background1"/>
                <w:sz w:val="14"/>
                <w:szCs w:val="14"/>
                <w:rPrChange w:id="6710"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711" w:author="Locke Liu" w:date="2021-05-24T14:33:00Z">
                  <w:rPr>
                    <w:rFonts w:ascii="Segoe UI" w:hAnsi="Segoe UI" w:cs="Segoe UI"/>
                    <w:bCs/>
                    <w:color w:val="121B1F" w:themeColor="background1"/>
                    <w:sz w:val="14"/>
                    <w:szCs w:val="14"/>
                  </w:rPr>
                </w:rPrChange>
              </w:rPr>
              <w:t>DEV/UAT</w:t>
            </w:r>
          </w:p>
        </w:tc>
      </w:tr>
      <w:tr w:rsidR="00D33CD1" w:rsidRPr="004D620F" w14:paraId="4BC05193" w14:textId="77777777" w:rsidTr="00F44E9D">
        <w:trPr>
          <w:trHeight w:val="358"/>
        </w:trPr>
        <w:tc>
          <w:tcPr>
            <w:tcW w:w="494" w:type="pct"/>
            <w:shd w:val="clear" w:color="auto" w:fill="auto"/>
            <w:vAlign w:val="center"/>
          </w:tcPr>
          <w:p w14:paraId="2E939FAB" w14:textId="58954DB5" w:rsidR="00D33CD1" w:rsidRPr="004D620F" w:rsidRDefault="00D33CD1" w:rsidP="00D33CD1">
            <w:pPr>
              <w:jc w:val="center"/>
              <w:rPr>
                <w:rFonts w:ascii="Arial" w:eastAsiaTheme="minorEastAsia" w:hAnsi="Arial" w:cs="Arial"/>
                <w:bCs/>
                <w:color w:val="121B1F" w:themeColor="background1"/>
                <w:sz w:val="14"/>
                <w:szCs w:val="14"/>
                <w:rPrChange w:id="6712"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713" w:author="Locke Liu" w:date="2021-05-24T14:33:00Z">
                  <w:rPr>
                    <w:rFonts w:ascii="Segoe UI" w:eastAsiaTheme="minorEastAsia" w:hAnsi="Segoe UI" w:cs="Segoe UI"/>
                    <w:bCs/>
                    <w:color w:val="121B1F" w:themeColor="background1"/>
                    <w:sz w:val="14"/>
                    <w:szCs w:val="14"/>
                  </w:rPr>
                </w:rPrChange>
              </w:rPr>
              <w:t>r9dlchn0dl01</w:t>
            </w:r>
          </w:p>
        </w:tc>
        <w:tc>
          <w:tcPr>
            <w:tcW w:w="337" w:type="pct"/>
            <w:vAlign w:val="center"/>
          </w:tcPr>
          <w:p w14:paraId="70612FB2" w14:textId="22E18CFB" w:rsidR="00D33CD1" w:rsidRPr="004D620F" w:rsidRDefault="00D33CD1" w:rsidP="00D33CD1">
            <w:pPr>
              <w:rPr>
                <w:rFonts w:ascii="Arial" w:hAnsi="Arial" w:cs="Arial"/>
                <w:bCs/>
                <w:color w:val="121B1F" w:themeColor="background1"/>
                <w:sz w:val="14"/>
                <w:szCs w:val="14"/>
                <w:rPrChange w:id="6714"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715" w:author="Locke Liu" w:date="2021-05-24T14:33:00Z">
                  <w:rPr>
                    <w:rFonts w:ascii="Segoe UI" w:hAnsi="Segoe UI" w:cs="Segoe UI"/>
                    <w:bCs/>
                    <w:color w:val="121B1F" w:themeColor="background1"/>
                    <w:sz w:val="14"/>
                    <w:szCs w:val="14"/>
                  </w:rPr>
                </w:rPrChange>
              </w:rPr>
              <w:t>StorageV2 (general purpose v2)</w:t>
            </w:r>
          </w:p>
        </w:tc>
        <w:tc>
          <w:tcPr>
            <w:tcW w:w="395" w:type="pct"/>
            <w:vAlign w:val="center"/>
          </w:tcPr>
          <w:p w14:paraId="737BD13C" w14:textId="41EA2E62" w:rsidR="00D33CD1" w:rsidRPr="004D620F" w:rsidRDefault="00D33CD1" w:rsidP="00D33CD1">
            <w:pPr>
              <w:rPr>
                <w:rFonts w:ascii="Arial" w:eastAsiaTheme="minorEastAsia" w:hAnsi="Arial" w:cs="Arial"/>
                <w:bCs/>
                <w:color w:val="121B1F" w:themeColor="background1"/>
                <w:sz w:val="14"/>
                <w:szCs w:val="14"/>
                <w:rPrChange w:id="6716"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17" w:author="Locke Liu" w:date="2021-05-24T14:33:00Z">
                  <w:rPr>
                    <w:rFonts w:ascii="Segoe UI" w:hAnsi="Segoe UI" w:cs="Segoe UI"/>
                    <w:bCs/>
                    <w:color w:val="121B1F" w:themeColor="background1"/>
                    <w:sz w:val="14"/>
                    <w:szCs w:val="14"/>
                  </w:rPr>
                </w:rPrChange>
              </w:rPr>
              <w:t>Data lake storage</w:t>
            </w:r>
          </w:p>
        </w:tc>
        <w:tc>
          <w:tcPr>
            <w:tcW w:w="352" w:type="pct"/>
            <w:vAlign w:val="center"/>
          </w:tcPr>
          <w:p w14:paraId="5B6FB1EE" w14:textId="50023E17" w:rsidR="00D33CD1" w:rsidRPr="004D620F" w:rsidRDefault="00D33CD1" w:rsidP="00D33CD1">
            <w:pPr>
              <w:rPr>
                <w:rFonts w:ascii="Arial" w:eastAsiaTheme="minorEastAsia" w:hAnsi="Arial" w:cs="Arial"/>
                <w:bCs/>
                <w:color w:val="121B1F" w:themeColor="background1"/>
                <w:sz w:val="14"/>
                <w:szCs w:val="14"/>
                <w:rPrChange w:id="6718"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19" w:author="Locke Liu" w:date="2021-05-24T14:33:00Z">
                  <w:rPr>
                    <w:rFonts w:ascii="Segoe UI" w:hAnsi="Segoe UI" w:cs="Segoe UI"/>
                    <w:bCs/>
                    <w:color w:val="121B1F" w:themeColor="background1"/>
                    <w:sz w:val="14"/>
                    <w:szCs w:val="14"/>
                  </w:rPr>
                </w:rPrChange>
              </w:rPr>
              <w:t>China East 2</w:t>
            </w:r>
          </w:p>
        </w:tc>
        <w:tc>
          <w:tcPr>
            <w:tcW w:w="526" w:type="pct"/>
            <w:shd w:val="clear" w:color="auto" w:fill="auto"/>
            <w:vAlign w:val="center"/>
          </w:tcPr>
          <w:p w14:paraId="6709D173" w14:textId="0114E60E" w:rsidR="00D33CD1" w:rsidRPr="004D620F" w:rsidRDefault="00D33CD1" w:rsidP="00D33CD1">
            <w:pPr>
              <w:rPr>
                <w:rFonts w:ascii="Arial" w:eastAsiaTheme="minorEastAsia" w:hAnsi="Arial" w:cs="Arial"/>
                <w:bCs/>
                <w:color w:val="121B1F" w:themeColor="background1"/>
                <w:sz w:val="14"/>
                <w:szCs w:val="14"/>
                <w:rPrChange w:id="6720"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color w:val="121B1F" w:themeColor="background1"/>
                <w:sz w:val="14"/>
                <w:szCs w:val="14"/>
                <w:rPrChange w:id="6721" w:author="Locke Liu" w:date="2021-05-24T14:33:00Z">
                  <w:rPr>
                    <w:rFonts w:ascii="Segoe UI" w:hAnsi="Segoe UI" w:cs="Segoe UI"/>
                    <w:color w:val="121B1F" w:themeColor="background1"/>
                    <w:sz w:val="14"/>
                    <w:szCs w:val="14"/>
                  </w:rPr>
                </w:rPrChange>
              </w:rPr>
              <w:t>BIBCNCDP</w:t>
            </w:r>
          </w:p>
        </w:tc>
        <w:tc>
          <w:tcPr>
            <w:tcW w:w="571" w:type="pct"/>
            <w:vAlign w:val="center"/>
          </w:tcPr>
          <w:p w14:paraId="7EB50862" w14:textId="19CA5791" w:rsidR="00D33CD1" w:rsidRPr="004D620F" w:rsidRDefault="00D33CD1" w:rsidP="00D33CD1">
            <w:pPr>
              <w:rPr>
                <w:rFonts w:ascii="Arial" w:eastAsiaTheme="minorEastAsia" w:hAnsi="Arial" w:cs="Arial"/>
                <w:bCs/>
                <w:color w:val="121B1F" w:themeColor="background1"/>
                <w:sz w:val="14"/>
                <w:szCs w:val="14"/>
                <w:rPrChange w:id="6722"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23" w:author="Locke Liu" w:date="2021-05-24T14:33:00Z">
                  <w:rPr>
                    <w:rFonts w:ascii="Segoe UI" w:hAnsi="Segoe UI" w:cs="Segoe UI"/>
                    <w:bCs/>
                    <w:color w:val="121B1F" w:themeColor="background1"/>
                    <w:sz w:val="14"/>
                    <w:szCs w:val="14"/>
                  </w:rPr>
                </w:rPrChange>
              </w:rPr>
              <w:t>Standard/Hot</w:t>
            </w:r>
          </w:p>
        </w:tc>
        <w:tc>
          <w:tcPr>
            <w:tcW w:w="483" w:type="pct"/>
            <w:vAlign w:val="center"/>
          </w:tcPr>
          <w:p w14:paraId="01F69B00" w14:textId="028E1D2A" w:rsidR="00D33CD1" w:rsidRPr="004D620F" w:rsidRDefault="00D33CD1" w:rsidP="00D33CD1">
            <w:pPr>
              <w:rPr>
                <w:rFonts w:ascii="Arial" w:eastAsiaTheme="minorEastAsia" w:hAnsi="Arial" w:cs="Arial"/>
                <w:bCs/>
                <w:color w:val="121B1F" w:themeColor="background1"/>
                <w:sz w:val="14"/>
                <w:szCs w:val="14"/>
                <w:rPrChange w:id="6724"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25" w:author="Locke Liu" w:date="2021-05-24T14:33:00Z">
                  <w:rPr>
                    <w:rFonts w:ascii="Segoe UI" w:hAnsi="Segoe UI" w:cs="Segoe UI"/>
                    <w:bCs/>
                    <w:color w:val="121B1F" w:themeColor="background1"/>
                    <w:sz w:val="14"/>
                    <w:szCs w:val="14"/>
                  </w:rPr>
                </w:rPrChange>
              </w:rPr>
              <w:t>Locally-redundant storage (LRS)</w:t>
            </w:r>
          </w:p>
        </w:tc>
        <w:tc>
          <w:tcPr>
            <w:tcW w:w="439" w:type="pct"/>
            <w:vAlign w:val="center"/>
          </w:tcPr>
          <w:p w14:paraId="6BADF39F" w14:textId="77777777" w:rsidR="00D33CD1" w:rsidRPr="004D620F" w:rsidRDefault="00D33CD1" w:rsidP="00D33CD1">
            <w:pPr>
              <w:rPr>
                <w:rFonts w:ascii="Arial" w:hAnsi="Arial" w:cs="Arial"/>
                <w:bCs/>
                <w:color w:val="121B1F" w:themeColor="background1"/>
                <w:sz w:val="14"/>
                <w:szCs w:val="14"/>
                <w:rPrChange w:id="6726"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727" w:author="Locke Liu" w:date="2021-05-24T14:33:00Z">
                  <w:rPr>
                    <w:rFonts w:ascii="Segoe UI" w:hAnsi="Segoe UI" w:cs="Segoe UI"/>
                    <w:bCs/>
                    <w:color w:val="121B1F" w:themeColor="background1"/>
                    <w:sz w:val="14"/>
                    <w:szCs w:val="14"/>
                  </w:rPr>
                </w:rPrChange>
              </w:rPr>
              <w:t>r9dlchn0dl01-blob-pe;</w:t>
            </w:r>
          </w:p>
          <w:p w14:paraId="428CBCF3" w14:textId="0B67FFFE" w:rsidR="00D33CD1" w:rsidRPr="004D620F" w:rsidRDefault="00D33CD1" w:rsidP="00D33CD1">
            <w:pPr>
              <w:rPr>
                <w:rFonts w:ascii="Arial" w:eastAsiaTheme="minorEastAsia" w:hAnsi="Arial" w:cs="Arial"/>
                <w:bCs/>
                <w:color w:val="121B1F" w:themeColor="background1"/>
                <w:sz w:val="14"/>
                <w:szCs w:val="14"/>
                <w:rPrChange w:id="6728"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29" w:author="Locke Liu" w:date="2021-05-24T14:33:00Z">
                  <w:rPr>
                    <w:rFonts w:ascii="Segoe UI" w:hAnsi="Segoe UI" w:cs="Segoe UI"/>
                    <w:bCs/>
                    <w:color w:val="121B1F" w:themeColor="background1"/>
                    <w:sz w:val="14"/>
                    <w:szCs w:val="14"/>
                  </w:rPr>
                </w:rPrChange>
              </w:rPr>
              <w:t>r9dlchn0dl01-dfs-pe</w:t>
            </w:r>
          </w:p>
        </w:tc>
        <w:tc>
          <w:tcPr>
            <w:tcW w:w="614" w:type="pct"/>
            <w:vAlign w:val="center"/>
          </w:tcPr>
          <w:p w14:paraId="020F8F1E" w14:textId="1C1881EF" w:rsidR="00D33CD1" w:rsidRPr="004D620F" w:rsidRDefault="00D33CD1" w:rsidP="00D33CD1">
            <w:pPr>
              <w:rPr>
                <w:rFonts w:ascii="Arial" w:eastAsiaTheme="minorEastAsia" w:hAnsi="Arial" w:cs="Arial"/>
                <w:bCs/>
                <w:color w:val="121B1F" w:themeColor="background1"/>
                <w:sz w:val="14"/>
                <w:szCs w:val="14"/>
                <w:rPrChange w:id="6730"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31" w:author="Locke Liu" w:date="2021-05-24T14:33:00Z">
                  <w:rPr>
                    <w:rFonts w:ascii="Segoe UI" w:hAnsi="Segoe UI" w:cs="Segoe UI"/>
                    <w:bCs/>
                    <w:color w:val="121B1F" w:themeColor="background1"/>
                    <w:sz w:val="14"/>
                    <w:szCs w:val="14"/>
                  </w:rPr>
                </w:rPrChange>
              </w:rPr>
              <w:t>r9dlchn0-vnet/AZRCNE2CDPSBPE-SHARED0001</w:t>
            </w:r>
          </w:p>
        </w:tc>
        <w:tc>
          <w:tcPr>
            <w:tcW w:w="395" w:type="pct"/>
            <w:shd w:val="clear" w:color="auto" w:fill="auto"/>
            <w:vAlign w:val="center"/>
          </w:tcPr>
          <w:p w14:paraId="47F2B82C" w14:textId="1C61674A" w:rsidR="00D33CD1" w:rsidRPr="004D620F" w:rsidRDefault="00D33CD1" w:rsidP="00D33CD1">
            <w:pPr>
              <w:rPr>
                <w:rFonts w:ascii="Arial" w:eastAsiaTheme="minorEastAsia" w:hAnsi="Arial" w:cs="Arial"/>
                <w:bCs/>
                <w:color w:val="121B1F" w:themeColor="background1"/>
                <w:sz w:val="14"/>
                <w:szCs w:val="14"/>
                <w:rPrChange w:id="6732"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33" w:author="Locke Liu" w:date="2021-05-24T14:33:00Z">
                  <w:rPr>
                    <w:rFonts w:ascii="Segoe UI" w:hAnsi="Segoe UI" w:cs="Segoe UI"/>
                    <w:bCs/>
                    <w:color w:val="121B1F" w:themeColor="background1"/>
                    <w:sz w:val="14"/>
                    <w:szCs w:val="14"/>
                  </w:rPr>
                </w:rPrChange>
              </w:rPr>
              <w:t>r9dlchn</w:t>
            </w:r>
            <w:ins w:id="6734" w:author="Locke Liu" w:date="2021-05-24T15:45:00Z">
              <w:r w:rsidR="00327622">
                <w:rPr>
                  <w:rFonts w:ascii="Arial" w:hAnsi="Arial" w:cs="Arial"/>
                  <w:bCs/>
                  <w:color w:val="121B1F" w:themeColor="background1"/>
                  <w:sz w:val="14"/>
                  <w:szCs w:val="14"/>
                </w:rPr>
                <w:t>0</w:t>
              </w:r>
            </w:ins>
            <w:del w:id="6735" w:author="Locke Liu" w:date="2021-05-24T15:45:00Z">
              <w:r w:rsidRPr="004D620F" w:rsidDel="00327622">
                <w:rPr>
                  <w:rFonts w:ascii="Arial" w:hAnsi="Arial" w:cs="Arial"/>
                  <w:bCs/>
                  <w:color w:val="121B1F" w:themeColor="background1"/>
                  <w:sz w:val="14"/>
                  <w:szCs w:val="14"/>
                  <w:rPrChange w:id="6736" w:author="Locke Liu" w:date="2021-05-24T14:33:00Z">
                    <w:rPr>
                      <w:rFonts w:ascii="Segoe UI" w:hAnsi="Segoe UI" w:cs="Segoe UI"/>
                      <w:bCs/>
                      <w:color w:val="121B1F" w:themeColor="background1"/>
                      <w:sz w:val="14"/>
                      <w:szCs w:val="14"/>
                    </w:rPr>
                  </w:rPrChange>
                </w:rPr>
                <w:delText>1</w:delText>
              </w:r>
            </w:del>
          </w:p>
        </w:tc>
        <w:tc>
          <w:tcPr>
            <w:tcW w:w="394" w:type="pct"/>
            <w:vAlign w:val="center"/>
          </w:tcPr>
          <w:p w14:paraId="45904BFF" w14:textId="668FC6D2" w:rsidR="00D33CD1" w:rsidRPr="004D620F" w:rsidRDefault="00D33CD1" w:rsidP="00D33CD1">
            <w:pPr>
              <w:rPr>
                <w:rFonts w:ascii="Arial" w:hAnsi="Arial" w:cs="Arial"/>
                <w:bCs/>
                <w:color w:val="121B1F" w:themeColor="background1"/>
                <w:sz w:val="14"/>
                <w:szCs w:val="14"/>
                <w:rPrChange w:id="673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738" w:author="Locke Liu" w:date="2021-05-24T14:33:00Z">
                  <w:rPr>
                    <w:rFonts w:ascii="Segoe UI" w:hAnsi="Segoe UI" w:cs="Segoe UI"/>
                    <w:bCs/>
                    <w:color w:val="121B1F" w:themeColor="background1"/>
                    <w:sz w:val="14"/>
                    <w:szCs w:val="14"/>
                  </w:rPr>
                </w:rPrChange>
              </w:rPr>
              <w:t>production</w:t>
            </w:r>
          </w:p>
        </w:tc>
      </w:tr>
      <w:tr w:rsidR="00D33CD1" w:rsidRPr="004D620F" w14:paraId="2A026E0D" w14:textId="77777777" w:rsidTr="00F44E9D">
        <w:trPr>
          <w:trHeight w:val="358"/>
        </w:trPr>
        <w:tc>
          <w:tcPr>
            <w:tcW w:w="494" w:type="pct"/>
            <w:shd w:val="clear" w:color="auto" w:fill="auto"/>
            <w:vAlign w:val="center"/>
          </w:tcPr>
          <w:p w14:paraId="2C06495F" w14:textId="0DCAB98D" w:rsidR="00D33CD1" w:rsidRPr="004D620F" w:rsidRDefault="00D33CD1" w:rsidP="00D33CD1">
            <w:pPr>
              <w:jc w:val="center"/>
              <w:rPr>
                <w:rFonts w:ascii="Arial" w:eastAsiaTheme="minorEastAsia" w:hAnsi="Arial" w:cs="Arial"/>
                <w:bCs/>
                <w:color w:val="121B1F" w:themeColor="background1"/>
                <w:sz w:val="14"/>
                <w:szCs w:val="14"/>
                <w:rPrChange w:id="6739"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740" w:author="Locke Liu" w:date="2021-05-24T14:33:00Z">
                  <w:rPr>
                    <w:rFonts w:ascii="Segoe UI" w:eastAsiaTheme="minorEastAsia" w:hAnsi="Segoe UI" w:cs="Segoe UI"/>
                    <w:bCs/>
                    <w:color w:val="121B1F" w:themeColor="background1"/>
                    <w:sz w:val="14"/>
                    <w:szCs w:val="14"/>
                  </w:rPr>
                </w:rPrChange>
              </w:rPr>
              <w:t>d9dlchn0sa01</w:t>
            </w:r>
          </w:p>
        </w:tc>
        <w:tc>
          <w:tcPr>
            <w:tcW w:w="337" w:type="pct"/>
            <w:vAlign w:val="center"/>
          </w:tcPr>
          <w:p w14:paraId="08399A9B" w14:textId="00C40B0D" w:rsidR="00D33CD1" w:rsidRPr="004D620F" w:rsidRDefault="00D33CD1" w:rsidP="00D33CD1">
            <w:pPr>
              <w:rPr>
                <w:rFonts w:ascii="Arial" w:hAnsi="Arial" w:cs="Arial"/>
                <w:bCs/>
                <w:color w:val="121B1F" w:themeColor="background1"/>
                <w:sz w:val="14"/>
                <w:szCs w:val="14"/>
                <w:rPrChange w:id="674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742" w:author="Locke Liu" w:date="2021-05-24T14:33:00Z">
                  <w:rPr>
                    <w:rFonts w:ascii="Segoe UI" w:hAnsi="Segoe UI" w:cs="Segoe UI"/>
                    <w:bCs/>
                    <w:color w:val="121B1F" w:themeColor="background1"/>
                    <w:sz w:val="14"/>
                    <w:szCs w:val="14"/>
                  </w:rPr>
                </w:rPrChange>
              </w:rPr>
              <w:t>StorageV2 (general purpose v2)</w:t>
            </w:r>
          </w:p>
        </w:tc>
        <w:tc>
          <w:tcPr>
            <w:tcW w:w="395" w:type="pct"/>
            <w:vAlign w:val="center"/>
          </w:tcPr>
          <w:p w14:paraId="3939BCA5" w14:textId="5743FA1C" w:rsidR="00D33CD1" w:rsidRPr="004D620F" w:rsidRDefault="00D33CD1" w:rsidP="00D33CD1">
            <w:pPr>
              <w:rPr>
                <w:rFonts w:ascii="Arial" w:eastAsiaTheme="minorEastAsia" w:hAnsi="Arial" w:cs="Arial"/>
                <w:bCs/>
                <w:color w:val="121B1F" w:themeColor="background1"/>
                <w:sz w:val="14"/>
                <w:szCs w:val="14"/>
                <w:rPrChange w:id="6743"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744" w:author="Locke Liu" w:date="2021-05-24T14:33:00Z">
                  <w:rPr>
                    <w:rFonts w:ascii="Segoe UI" w:eastAsiaTheme="minorEastAsia" w:hAnsi="Segoe UI" w:cs="Segoe UI"/>
                    <w:bCs/>
                    <w:color w:val="121B1F" w:themeColor="background1"/>
                    <w:sz w:val="14"/>
                    <w:szCs w:val="14"/>
                  </w:rPr>
                </w:rPrChange>
              </w:rPr>
              <w:t>Blob storage</w:t>
            </w:r>
          </w:p>
        </w:tc>
        <w:tc>
          <w:tcPr>
            <w:tcW w:w="352" w:type="pct"/>
            <w:vAlign w:val="center"/>
          </w:tcPr>
          <w:p w14:paraId="24ECDEAA" w14:textId="2D896AE0" w:rsidR="00D33CD1" w:rsidRPr="004D620F" w:rsidRDefault="00D33CD1" w:rsidP="00D33CD1">
            <w:pPr>
              <w:rPr>
                <w:rFonts w:ascii="Arial" w:eastAsiaTheme="minorEastAsia" w:hAnsi="Arial" w:cs="Arial"/>
                <w:bCs/>
                <w:color w:val="121B1F" w:themeColor="background1"/>
                <w:sz w:val="14"/>
                <w:szCs w:val="14"/>
                <w:rPrChange w:id="6745"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46" w:author="Locke Liu" w:date="2021-05-24T14:33:00Z">
                  <w:rPr>
                    <w:rFonts w:ascii="Segoe UI" w:hAnsi="Segoe UI" w:cs="Segoe UI"/>
                    <w:bCs/>
                    <w:color w:val="121B1F" w:themeColor="background1"/>
                    <w:sz w:val="14"/>
                    <w:szCs w:val="14"/>
                  </w:rPr>
                </w:rPrChange>
              </w:rPr>
              <w:t>China East 2</w:t>
            </w:r>
          </w:p>
        </w:tc>
        <w:tc>
          <w:tcPr>
            <w:tcW w:w="526" w:type="pct"/>
            <w:shd w:val="clear" w:color="auto" w:fill="auto"/>
            <w:vAlign w:val="center"/>
          </w:tcPr>
          <w:p w14:paraId="2E26D5A2" w14:textId="0BD5D611" w:rsidR="00D33CD1" w:rsidRPr="004D620F" w:rsidRDefault="00D33CD1" w:rsidP="00D33CD1">
            <w:pPr>
              <w:rPr>
                <w:rFonts w:ascii="Arial" w:eastAsiaTheme="minorEastAsia" w:hAnsi="Arial" w:cs="Arial"/>
                <w:bCs/>
                <w:color w:val="121B1F" w:themeColor="background1"/>
                <w:sz w:val="14"/>
                <w:szCs w:val="14"/>
                <w:rPrChange w:id="6747"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color w:val="121B1F" w:themeColor="background1"/>
                <w:sz w:val="14"/>
                <w:szCs w:val="14"/>
                <w:rPrChange w:id="6748" w:author="Locke Liu" w:date="2021-05-24T14:33:00Z">
                  <w:rPr>
                    <w:rFonts w:ascii="Segoe UI" w:hAnsi="Segoe UI" w:cs="Segoe UI"/>
                    <w:color w:val="121B1F" w:themeColor="background1"/>
                    <w:sz w:val="14"/>
                    <w:szCs w:val="14"/>
                  </w:rPr>
                </w:rPrChange>
              </w:rPr>
              <w:t>BIBCNCDP</w:t>
            </w:r>
          </w:p>
        </w:tc>
        <w:tc>
          <w:tcPr>
            <w:tcW w:w="571" w:type="pct"/>
            <w:vAlign w:val="center"/>
          </w:tcPr>
          <w:p w14:paraId="22DE7255" w14:textId="2581F09E" w:rsidR="00D33CD1" w:rsidRPr="004D620F" w:rsidRDefault="00D33CD1" w:rsidP="00D33CD1">
            <w:pPr>
              <w:rPr>
                <w:rFonts w:ascii="Arial" w:eastAsiaTheme="minorEastAsia" w:hAnsi="Arial" w:cs="Arial"/>
                <w:bCs/>
                <w:color w:val="121B1F" w:themeColor="background1"/>
                <w:sz w:val="14"/>
                <w:szCs w:val="14"/>
                <w:rPrChange w:id="6749"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50" w:author="Locke Liu" w:date="2021-05-24T14:33:00Z">
                  <w:rPr>
                    <w:rFonts w:ascii="Segoe UI" w:hAnsi="Segoe UI" w:cs="Segoe UI"/>
                    <w:bCs/>
                    <w:color w:val="121B1F" w:themeColor="background1"/>
                    <w:sz w:val="14"/>
                    <w:szCs w:val="14"/>
                  </w:rPr>
                </w:rPrChange>
              </w:rPr>
              <w:t>Standard/Hot</w:t>
            </w:r>
          </w:p>
        </w:tc>
        <w:tc>
          <w:tcPr>
            <w:tcW w:w="483" w:type="pct"/>
            <w:vAlign w:val="center"/>
          </w:tcPr>
          <w:p w14:paraId="0E8E3454" w14:textId="24703E6A" w:rsidR="00D33CD1" w:rsidRPr="004D620F" w:rsidRDefault="00D33CD1" w:rsidP="00D33CD1">
            <w:pPr>
              <w:rPr>
                <w:rFonts w:ascii="Arial" w:eastAsiaTheme="minorEastAsia" w:hAnsi="Arial" w:cs="Arial"/>
                <w:bCs/>
                <w:color w:val="121B1F" w:themeColor="background1"/>
                <w:sz w:val="14"/>
                <w:szCs w:val="14"/>
                <w:rPrChange w:id="6751"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52" w:author="Locke Liu" w:date="2021-05-24T14:33:00Z">
                  <w:rPr>
                    <w:rFonts w:ascii="Segoe UI" w:hAnsi="Segoe UI" w:cs="Segoe UI"/>
                    <w:bCs/>
                    <w:color w:val="121B1F" w:themeColor="background1"/>
                    <w:sz w:val="14"/>
                    <w:szCs w:val="14"/>
                  </w:rPr>
                </w:rPrChange>
              </w:rPr>
              <w:t>Locally-redundant storage (LRS)</w:t>
            </w:r>
          </w:p>
        </w:tc>
        <w:tc>
          <w:tcPr>
            <w:tcW w:w="439" w:type="pct"/>
            <w:vAlign w:val="center"/>
          </w:tcPr>
          <w:p w14:paraId="38EFEE56" w14:textId="5A60B378" w:rsidR="00D33CD1" w:rsidRPr="004D620F" w:rsidRDefault="00D33CD1" w:rsidP="00D33CD1">
            <w:pPr>
              <w:rPr>
                <w:rFonts w:ascii="Arial" w:eastAsiaTheme="minorEastAsia" w:hAnsi="Arial" w:cs="Arial"/>
                <w:bCs/>
                <w:color w:val="121B1F" w:themeColor="background1"/>
                <w:sz w:val="14"/>
                <w:szCs w:val="14"/>
                <w:rPrChange w:id="6753"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754" w:author="Locke Liu" w:date="2021-05-24T14:33:00Z">
                  <w:rPr>
                    <w:rFonts w:ascii="Segoe UI" w:eastAsiaTheme="minorEastAsia" w:hAnsi="Segoe UI" w:cs="Segoe UI"/>
                    <w:bCs/>
                    <w:color w:val="121B1F" w:themeColor="background1"/>
                    <w:sz w:val="14"/>
                    <w:szCs w:val="14"/>
                  </w:rPr>
                </w:rPrChange>
              </w:rPr>
              <w:t>N/A</w:t>
            </w:r>
          </w:p>
        </w:tc>
        <w:tc>
          <w:tcPr>
            <w:tcW w:w="614" w:type="pct"/>
            <w:vAlign w:val="center"/>
          </w:tcPr>
          <w:p w14:paraId="4AD4EF7C" w14:textId="401CAD41" w:rsidR="00D33CD1" w:rsidRPr="004D620F" w:rsidRDefault="00D33CD1" w:rsidP="00D33CD1">
            <w:pPr>
              <w:rPr>
                <w:rFonts w:ascii="Arial" w:eastAsiaTheme="minorEastAsia" w:hAnsi="Arial" w:cs="Arial"/>
                <w:bCs/>
                <w:color w:val="121B1F" w:themeColor="background1"/>
                <w:sz w:val="14"/>
                <w:szCs w:val="14"/>
                <w:rPrChange w:id="675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756" w:author="Locke Liu" w:date="2021-05-24T14:33:00Z">
                  <w:rPr>
                    <w:rFonts w:ascii="Segoe UI" w:eastAsiaTheme="minorEastAsia" w:hAnsi="Segoe UI" w:cs="Segoe UI"/>
                    <w:bCs/>
                    <w:color w:val="121B1F" w:themeColor="background1"/>
                    <w:sz w:val="14"/>
                    <w:szCs w:val="14"/>
                  </w:rPr>
                </w:rPrChange>
              </w:rPr>
              <w:t>N/A</w:t>
            </w:r>
          </w:p>
        </w:tc>
        <w:tc>
          <w:tcPr>
            <w:tcW w:w="395" w:type="pct"/>
            <w:shd w:val="clear" w:color="auto" w:fill="auto"/>
            <w:vAlign w:val="center"/>
          </w:tcPr>
          <w:p w14:paraId="669ED27D" w14:textId="6B48877C" w:rsidR="00D33CD1" w:rsidRPr="004D620F" w:rsidRDefault="00D33CD1" w:rsidP="00D33CD1">
            <w:pPr>
              <w:rPr>
                <w:rFonts w:ascii="Arial" w:eastAsiaTheme="minorEastAsia" w:hAnsi="Arial" w:cs="Arial"/>
                <w:bCs/>
                <w:color w:val="121B1F" w:themeColor="background1"/>
                <w:sz w:val="14"/>
                <w:szCs w:val="14"/>
                <w:rPrChange w:id="6757"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58" w:author="Locke Liu" w:date="2021-05-24T14:33:00Z">
                  <w:rPr>
                    <w:rFonts w:ascii="Segoe UI" w:hAnsi="Segoe UI" w:cs="Segoe UI"/>
                    <w:bCs/>
                    <w:color w:val="121B1F" w:themeColor="background1"/>
                    <w:sz w:val="14"/>
                    <w:szCs w:val="14"/>
                  </w:rPr>
                </w:rPrChange>
              </w:rPr>
              <w:t>d9dlchn0</w:t>
            </w:r>
          </w:p>
        </w:tc>
        <w:tc>
          <w:tcPr>
            <w:tcW w:w="394" w:type="pct"/>
            <w:vAlign w:val="center"/>
          </w:tcPr>
          <w:p w14:paraId="75FDF08E" w14:textId="00E19040" w:rsidR="00D33CD1" w:rsidRPr="004D620F" w:rsidRDefault="00D33CD1" w:rsidP="00D33CD1">
            <w:pPr>
              <w:rPr>
                <w:rFonts w:ascii="Arial" w:eastAsiaTheme="minorEastAsia" w:hAnsi="Arial" w:cs="Arial"/>
                <w:bCs/>
                <w:color w:val="121B1F" w:themeColor="background1"/>
                <w:sz w:val="14"/>
                <w:szCs w:val="14"/>
                <w:rPrChange w:id="6759"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60" w:author="Locke Liu" w:date="2021-05-24T14:33:00Z">
                  <w:rPr>
                    <w:rFonts w:ascii="Segoe UI" w:hAnsi="Segoe UI" w:cs="Segoe UI"/>
                    <w:bCs/>
                    <w:color w:val="121B1F" w:themeColor="background1"/>
                    <w:sz w:val="14"/>
                    <w:szCs w:val="14"/>
                  </w:rPr>
                </w:rPrChange>
              </w:rPr>
              <w:t>DEV/UAT</w:t>
            </w:r>
          </w:p>
        </w:tc>
      </w:tr>
      <w:tr w:rsidR="00D33CD1" w:rsidRPr="004D620F" w14:paraId="1B37C759" w14:textId="77777777" w:rsidTr="00F44E9D">
        <w:trPr>
          <w:trHeight w:val="358"/>
        </w:trPr>
        <w:tc>
          <w:tcPr>
            <w:tcW w:w="494" w:type="pct"/>
            <w:shd w:val="clear" w:color="auto" w:fill="auto"/>
            <w:vAlign w:val="center"/>
          </w:tcPr>
          <w:p w14:paraId="7B160AA6" w14:textId="0D7D43FD" w:rsidR="00D33CD1" w:rsidRPr="004D620F" w:rsidRDefault="00D33CD1" w:rsidP="00D33CD1">
            <w:pPr>
              <w:jc w:val="center"/>
              <w:rPr>
                <w:rFonts w:ascii="Arial" w:eastAsiaTheme="minorEastAsia" w:hAnsi="Arial" w:cs="Arial"/>
                <w:bCs/>
                <w:color w:val="121B1F" w:themeColor="background1"/>
                <w:sz w:val="14"/>
                <w:szCs w:val="14"/>
                <w:rPrChange w:id="6761"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762" w:author="Locke Liu" w:date="2021-05-24T14:33:00Z">
                  <w:rPr>
                    <w:rFonts w:ascii="Segoe UI" w:eastAsiaTheme="minorEastAsia" w:hAnsi="Segoe UI" w:cs="Segoe UI"/>
                    <w:bCs/>
                    <w:color w:val="121B1F" w:themeColor="background1"/>
                    <w:sz w:val="14"/>
                    <w:szCs w:val="14"/>
                  </w:rPr>
                </w:rPrChange>
              </w:rPr>
              <w:t>r9dlchn0sa01</w:t>
            </w:r>
          </w:p>
        </w:tc>
        <w:tc>
          <w:tcPr>
            <w:tcW w:w="337" w:type="pct"/>
            <w:vAlign w:val="center"/>
          </w:tcPr>
          <w:p w14:paraId="17A36CEE" w14:textId="1C09E7C0" w:rsidR="00D33CD1" w:rsidRPr="004D620F" w:rsidRDefault="00D33CD1" w:rsidP="00D33CD1">
            <w:pPr>
              <w:rPr>
                <w:rFonts w:ascii="Arial" w:hAnsi="Arial" w:cs="Arial"/>
                <w:bCs/>
                <w:color w:val="121B1F" w:themeColor="background1"/>
                <w:sz w:val="14"/>
                <w:szCs w:val="14"/>
                <w:rPrChange w:id="676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764" w:author="Locke Liu" w:date="2021-05-24T14:33:00Z">
                  <w:rPr>
                    <w:rFonts w:ascii="Segoe UI" w:hAnsi="Segoe UI" w:cs="Segoe UI"/>
                    <w:bCs/>
                    <w:color w:val="121B1F" w:themeColor="background1"/>
                    <w:sz w:val="14"/>
                    <w:szCs w:val="14"/>
                  </w:rPr>
                </w:rPrChange>
              </w:rPr>
              <w:t>StorageV2 (general purpose v2)</w:t>
            </w:r>
          </w:p>
        </w:tc>
        <w:tc>
          <w:tcPr>
            <w:tcW w:w="395" w:type="pct"/>
            <w:vAlign w:val="center"/>
          </w:tcPr>
          <w:p w14:paraId="7396AC37" w14:textId="430C7965" w:rsidR="00D33CD1" w:rsidRPr="004D620F" w:rsidRDefault="00D33CD1" w:rsidP="00D33CD1">
            <w:pPr>
              <w:rPr>
                <w:rFonts w:ascii="Arial" w:eastAsiaTheme="minorEastAsia" w:hAnsi="Arial" w:cs="Arial"/>
                <w:bCs/>
                <w:color w:val="121B1F" w:themeColor="background1"/>
                <w:sz w:val="14"/>
                <w:szCs w:val="14"/>
                <w:rPrChange w:id="676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766" w:author="Locke Liu" w:date="2021-05-24T14:33:00Z">
                  <w:rPr>
                    <w:rFonts w:ascii="Segoe UI" w:eastAsiaTheme="minorEastAsia" w:hAnsi="Segoe UI" w:cs="Segoe UI"/>
                    <w:bCs/>
                    <w:color w:val="121B1F" w:themeColor="background1"/>
                    <w:sz w:val="14"/>
                    <w:szCs w:val="14"/>
                  </w:rPr>
                </w:rPrChange>
              </w:rPr>
              <w:t>Blob storage</w:t>
            </w:r>
          </w:p>
        </w:tc>
        <w:tc>
          <w:tcPr>
            <w:tcW w:w="352" w:type="pct"/>
            <w:vAlign w:val="center"/>
          </w:tcPr>
          <w:p w14:paraId="7659BE4D" w14:textId="5099E235" w:rsidR="00D33CD1" w:rsidRPr="004D620F" w:rsidRDefault="00D33CD1" w:rsidP="00D33CD1">
            <w:pPr>
              <w:rPr>
                <w:rFonts w:ascii="Arial" w:eastAsiaTheme="minorEastAsia" w:hAnsi="Arial" w:cs="Arial"/>
                <w:bCs/>
                <w:color w:val="121B1F" w:themeColor="background1"/>
                <w:sz w:val="14"/>
                <w:szCs w:val="14"/>
                <w:rPrChange w:id="6767"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68" w:author="Locke Liu" w:date="2021-05-24T14:33:00Z">
                  <w:rPr>
                    <w:rFonts w:ascii="Segoe UI" w:hAnsi="Segoe UI" w:cs="Segoe UI"/>
                    <w:bCs/>
                    <w:color w:val="121B1F" w:themeColor="background1"/>
                    <w:sz w:val="14"/>
                    <w:szCs w:val="14"/>
                  </w:rPr>
                </w:rPrChange>
              </w:rPr>
              <w:t>China East 2</w:t>
            </w:r>
          </w:p>
        </w:tc>
        <w:tc>
          <w:tcPr>
            <w:tcW w:w="526" w:type="pct"/>
            <w:shd w:val="clear" w:color="auto" w:fill="auto"/>
            <w:vAlign w:val="center"/>
          </w:tcPr>
          <w:p w14:paraId="6BE687C8" w14:textId="3A87EA90" w:rsidR="00D33CD1" w:rsidRPr="004D620F" w:rsidRDefault="00D33CD1" w:rsidP="00D33CD1">
            <w:pPr>
              <w:rPr>
                <w:rFonts w:ascii="Arial" w:eastAsiaTheme="minorEastAsia" w:hAnsi="Arial" w:cs="Arial"/>
                <w:bCs/>
                <w:color w:val="121B1F" w:themeColor="background1"/>
                <w:sz w:val="14"/>
                <w:szCs w:val="14"/>
                <w:rPrChange w:id="6769"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color w:val="121B1F" w:themeColor="background1"/>
                <w:sz w:val="14"/>
                <w:szCs w:val="14"/>
                <w:rPrChange w:id="6770" w:author="Locke Liu" w:date="2021-05-24T14:33:00Z">
                  <w:rPr>
                    <w:rFonts w:ascii="Segoe UI" w:hAnsi="Segoe UI" w:cs="Segoe UI"/>
                    <w:color w:val="121B1F" w:themeColor="background1"/>
                    <w:sz w:val="14"/>
                    <w:szCs w:val="14"/>
                  </w:rPr>
                </w:rPrChange>
              </w:rPr>
              <w:t>BIBCNCDP</w:t>
            </w:r>
          </w:p>
        </w:tc>
        <w:tc>
          <w:tcPr>
            <w:tcW w:w="571" w:type="pct"/>
            <w:vAlign w:val="center"/>
          </w:tcPr>
          <w:p w14:paraId="05F3EE95" w14:textId="0B3E71F4" w:rsidR="00D33CD1" w:rsidRPr="004D620F" w:rsidRDefault="00D33CD1" w:rsidP="00D33CD1">
            <w:pPr>
              <w:rPr>
                <w:rFonts w:ascii="Arial" w:eastAsiaTheme="minorEastAsia" w:hAnsi="Arial" w:cs="Arial"/>
                <w:bCs/>
                <w:color w:val="121B1F" w:themeColor="background1"/>
                <w:sz w:val="14"/>
                <w:szCs w:val="14"/>
                <w:rPrChange w:id="6771"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72" w:author="Locke Liu" w:date="2021-05-24T14:33:00Z">
                  <w:rPr>
                    <w:rFonts w:ascii="Segoe UI" w:hAnsi="Segoe UI" w:cs="Segoe UI"/>
                    <w:bCs/>
                    <w:color w:val="121B1F" w:themeColor="background1"/>
                    <w:sz w:val="14"/>
                    <w:szCs w:val="14"/>
                  </w:rPr>
                </w:rPrChange>
              </w:rPr>
              <w:t>Standard/Hot</w:t>
            </w:r>
          </w:p>
        </w:tc>
        <w:tc>
          <w:tcPr>
            <w:tcW w:w="483" w:type="pct"/>
            <w:vAlign w:val="center"/>
          </w:tcPr>
          <w:p w14:paraId="7A148565" w14:textId="75A656BC" w:rsidR="00D33CD1" w:rsidRPr="004D620F" w:rsidRDefault="00D33CD1" w:rsidP="00D33CD1">
            <w:pPr>
              <w:rPr>
                <w:rFonts w:ascii="Arial" w:eastAsiaTheme="minorEastAsia" w:hAnsi="Arial" w:cs="Arial"/>
                <w:bCs/>
                <w:color w:val="121B1F" w:themeColor="background1"/>
                <w:sz w:val="14"/>
                <w:szCs w:val="14"/>
                <w:rPrChange w:id="6773"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74" w:author="Locke Liu" w:date="2021-05-24T14:33:00Z">
                  <w:rPr>
                    <w:rFonts w:ascii="Segoe UI" w:hAnsi="Segoe UI" w:cs="Segoe UI"/>
                    <w:bCs/>
                    <w:color w:val="121B1F" w:themeColor="background1"/>
                    <w:sz w:val="14"/>
                    <w:szCs w:val="14"/>
                  </w:rPr>
                </w:rPrChange>
              </w:rPr>
              <w:t>Locally-redundant storage (LRS)</w:t>
            </w:r>
          </w:p>
        </w:tc>
        <w:tc>
          <w:tcPr>
            <w:tcW w:w="439" w:type="pct"/>
            <w:vAlign w:val="center"/>
          </w:tcPr>
          <w:p w14:paraId="004E6789" w14:textId="095A53E0" w:rsidR="00D33CD1" w:rsidRPr="004D620F" w:rsidRDefault="00D33CD1" w:rsidP="00D33CD1">
            <w:pPr>
              <w:rPr>
                <w:rFonts w:ascii="Arial" w:eastAsiaTheme="minorEastAsia" w:hAnsi="Arial" w:cs="Arial"/>
                <w:bCs/>
                <w:color w:val="121B1F" w:themeColor="background1"/>
                <w:sz w:val="14"/>
                <w:szCs w:val="14"/>
                <w:rPrChange w:id="677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776" w:author="Locke Liu" w:date="2021-05-24T14:33:00Z">
                  <w:rPr>
                    <w:rFonts w:ascii="Segoe UI" w:eastAsiaTheme="minorEastAsia" w:hAnsi="Segoe UI" w:cs="Segoe UI"/>
                    <w:bCs/>
                    <w:color w:val="121B1F" w:themeColor="background1"/>
                    <w:sz w:val="14"/>
                    <w:szCs w:val="14"/>
                  </w:rPr>
                </w:rPrChange>
              </w:rPr>
              <w:t>N/A</w:t>
            </w:r>
          </w:p>
        </w:tc>
        <w:tc>
          <w:tcPr>
            <w:tcW w:w="614" w:type="pct"/>
            <w:vAlign w:val="center"/>
          </w:tcPr>
          <w:p w14:paraId="5AE69F5A" w14:textId="6950694D" w:rsidR="00D33CD1" w:rsidRPr="004D620F" w:rsidRDefault="00D33CD1" w:rsidP="00D33CD1">
            <w:pPr>
              <w:rPr>
                <w:rFonts w:ascii="Arial" w:eastAsiaTheme="minorEastAsia" w:hAnsi="Arial" w:cs="Arial"/>
                <w:bCs/>
                <w:color w:val="121B1F" w:themeColor="background1"/>
                <w:sz w:val="14"/>
                <w:szCs w:val="14"/>
                <w:rPrChange w:id="6777"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778" w:author="Locke Liu" w:date="2021-05-24T14:33:00Z">
                  <w:rPr>
                    <w:rFonts w:ascii="Segoe UI" w:eastAsiaTheme="minorEastAsia" w:hAnsi="Segoe UI" w:cs="Segoe UI"/>
                    <w:bCs/>
                    <w:color w:val="121B1F" w:themeColor="background1"/>
                    <w:sz w:val="14"/>
                    <w:szCs w:val="14"/>
                  </w:rPr>
                </w:rPrChange>
              </w:rPr>
              <w:t>N/A</w:t>
            </w:r>
          </w:p>
        </w:tc>
        <w:tc>
          <w:tcPr>
            <w:tcW w:w="395" w:type="pct"/>
            <w:shd w:val="clear" w:color="auto" w:fill="auto"/>
            <w:vAlign w:val="center"/>
          </w:tcPr>
          <w:p w14:paraId="5C7C1C75" w14:textId="5FC443AB" w:rsidR="00D33CD1" w:rsidRPr="004D620F" w:rsidRDefault="00D33CD1" w:rsidP="00D33CD1">
            <w:pPr>
              <w:rPr>
                <w:rFonts w:ascii="Arial" w:eastAsiaTheme="minorEastAsia" w:hAnsi="Arial" w:cs="Arial"/>
                <w:bCs/>
                <w:color w:val="121B1F" w:themeColor="background1"/>
                <w:sz w:val="14"/>
                <w:szCs w:val="14"/>
                <w:rPrChange w:id="6779"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80" w:author="Locke Liu" w:date="2021-05-24T14:33:00Z">
                  <w:rPr>
                    <w:rFonts w:ascii="Segoe UI" w:hAnsi="Segoe UI" w:cs="Segoe UI"/>
                    <w:bCs/>
                    <w:color w:val="121B1F" w:themeColor="background1"/>
                    <w:sz w:val="14"/>
                    <w:szCs w:val="14"/>
                  </w:rPr>
                </w:rPrChange>
              </w:rPr>
              <w:t>r9dlchn</w:t>
            </w:r>
            <w:ins w:id="6781" w:author="Locke Liu" w:date="2021-05-24T15:45:00Z">
              <w:r w:rsidR="00327622">
                <w:rPr>
                  <w:rFonts w:ascii="Arial" w:hAnsi="Arial" w:cs="Arial"/>
                  <w:bCs/>
                  <w:color w:val="121B1F" w:themeColor="background1"/>
                  <w:sz w:val="14"/>
                  <w:szCs w:val="14"/>
                </w:rPr>
                <w:t>0</w:t>
              </w:r>
            </w:ins>
            <w:del w:id="6782" w:author="Locke Liu" w:date="2021-05-24T15:45:00Z">
              <w:r w:rsidRPr="004D620F" w:rsidDel="00327622">
                <w:rPr>
                  <w:rFonts w:ascii="Arial" w:hAnsi="Arial" w:cs="Arial"/>
                  <w:bCs/>
                  <w:color w:val="121B1F" w:themeColor="background1"/>
                  <w:sz w:val="14"/>
                  <w:szCs w:val="14"/>
                  <w:rPrChange w:id="6783" w:author="Locke Liu" w:date="2021-05-24T14:33:00Z">
                    <w:rPr>
                      <w:rFonts w:ascii="Segoe UI" w:hAnsi="Segoe UI" w:cs="Segoe UI"/>
                      <w:bCs/>
                      <w:color w:val="121B1F" w:themeColor="background1"/>
                      <w:sz w:val="14"/>
                      <w:szCs w:val="14"/>
                    </w:rPr>
                  </w:rPrChange>
                </w:rPr>
                <w:delText>1</w:delText>
              </w:r>
            </w:del>
          </w:p>
        </w:tc>
        <w:tc>
          <w:tcPr>
            <w:tcW w:w="394" w:type="pct"/>
            <w:vAlign w:val="center"/>
          </w:tcPr>
          <w:p w14:paraId="205C97C9" w14:textId="1655224B" w:rsidR="00D33CD1" w:rsidRPr="004D620F" w:rsidRDefault="00D33CD1" w:rsidP="00D33CD1">
            <w:pPr>
              <w:rPr>
                <w:rFonts w:ascii="Arial" w:eastAsiaTheme="minorEastAsia" w:hAnsi="Arial" w:cs="Arial"/>
                <w:bCs/>
                <w:color w:val="121B1F" w:themeColor="background1"/>
                <w:sz w:val="14"/>
                <w:szCs w:val="14"/>
                <w:rPrChange w:id="6784"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785" w:author="Locke Liu" w:date="2021-05-24T14:33:00Z">
                  <w:rPr>
                    <w:rFonts w:ascii="Segoe UI" w:hAnsi="Segoe UI" w:cs="Segoe UI"/>
                    <w:bCs/>
                    <w:color w:val="121B1F" w:themeColor="background1"/>
                    <w:sz w:val="14"/>
                    <w:szCs w:val="14"/>
                  </w:rPr>
                </w:rPrChange>
              </w:rPr>
              <w:t>production</w:t>
            </w:r>
          </w:p>
        </w:tc>
      </w:tr>
    </w:tbl>
    <w:p w14:paraId="085F966F" w14:textId="209FAF02" w:rsidR="0098357E" w:rsidRPr="004D620F" w:rsidRDefault="0098357E" w:rsidP="0098357E">
      <w:pPr>
        <w:rPr>
          <w:rFonts w:ascii="Arial" w:hAnsi="Arial" w:cs="Arial"/>
          <w:lang w:eastAsia="zh-CN"/>
          <w:rPrChange w:id="6786" w:author="Locke Liu" w:date="2021-05-24T14:33:00Z">
            <w:rPr>
              <w:lang w:eastAsia="zh-CN"/>
            </w:rPr>
          </w:rPrChange>
        </w:rPr>
      </w:pPr>
    </w:p>
    <w:p w14:paraId="29099766" w14:textId="5267282E" w:rsidR="00F201FE" w:rsidRPr="004D620F" w:rsidRDefault="00F201FE" w:rsidP="0098357E">
      <w:pPr>
        <w:rPr>
          <w:rFonts w:ascii="Arial" w:hAnsi="Arial" w:cs="Arial"/>
          <w:rPrChange w:id="6787" w:author="Locke Liu" w:date="2021-05-24T14:33:00Z">
            <w:rPr/>
          </w:rPrChange>
        </w:rPr>
      </w:pPr>
    </w:p>
    <w:p w14:paraId="1455D1E5" w14:textId="2CCA92B8" w:rsidR="00B341C5" w:rsidRPr="004D620F" w:rsidRDefault="00B341C5" w:rsidP="00B341C5">
      <w:pPr>
        <w:pStyle w:val="Heading3"/>
        <w:rPr>
          <w:rFonts w:ascii="Arial" w:hAnsi="Arial"/>
          <w:rPrChange w:id="6788" w:author="Locke Liu" w:date="2021-05-24T14:33:00Z">
            <w:rPr/>
          </w:rPrChange>
        </w:rPr>
      </w:pPr>
      <w:bookmarkStart w:id="6789" w:name="_Toc72767207"/>
      <w:r w:rsidRPr="004D620F">
        <w:rPr>
          <w:rFonts w:ascii="Arial" w:hAnsi="Arial"/>
          <w:rPrChange w:id="6790" w:author="Locke Liu" w:date="2021-05-24T14:33:00Z">
            <w:rPr/>
          </w:rPrChange>
        </w:rPr>
        <w:lastRenderedPageBreak/>
        <w:t>Key vault</w:t>
      </w:r>
      <w:bookmarkEnd w:id="6789"/>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1126"/>
        <w:gridCol w:w="484"/>
        <w:gridCol w:w="748"/>
        <w:gridCol w:w="1064"/>
        <w:gridCol w:w="1667"/>
        <w:gridCol w:w="847"/>
        <w:gridCol w:w="1036"/>
        <w:gridCol w:w="3281"/>
      </w:tblGrid>
      <w:tr w:rsidR="00965B2A" w:rsidRPr="004D620F" w14:paraId="3BB9BBC4" w14:textId="4E861D77" w:rsidTr="00435203">
        <w:trPr>
          <w:trHeight w:val="530"/>
        </w:trPr>
        <w:tc>
          <w:tcPr>
            <w:tcW w:w="549" w:type="pct"/>
            <w:shd w:val="clear" w:color="auto" w:fill="D5E3FF"/>
            <w:vAlign w:val="center"/>
          </w:tcPr>
          <w:p w14:paraId="31E3F903" w14:textId="5930C506" w:rsidR="00965B2A" w:rsidRPr="004D620F" w:rsidRDefault="00DD47B9" w:rsidP="003B47FE">
            <w:pPr>
              <w:jc w:val="center"/>
              <w:rPr>
                <w:rFonts w:ascii="Arial" w:eastAsiaTheme="minorEastAsia" w:hAnsi="Arial" w:cs="Arial"/>
                <w:b/>
                <w:bCs/>
                <w:color w:val="003195"/>
                <w:sz w:val="14"/>
                <w:szCs w:val="14"/>
                <w:rPrChange w:id="6791"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792" w:author="Locke Liu" w:date="2021-05-24T14:33:00Z">
                  <w:rPr>
                    <w:rFonts w:ascii="Segoe UI" w:eastAsiaTheme="minorEastAsia" w:hAnsi="Segoe UI" w:cs="Segoe UI"/>
                    <w:b/>
                    <w:bCs/>
                    <w:color w:val="003195"/>
                    <w:sz w:val="14"/>
                    <w:szCs w:val="14"/>
                  </w:rPr>
                </w:rPrChange>
              </w:rPr>
              <w:t>N</w:t>
            </w:r>
            <w:r w:rsidR="00965B2A" w:rsidRPr="004D620F">
              <w:rPr>
                <w:rFonts w:ascii="Arial" w:eastAsiaTheme="minorEastAsia" w:hAnsi="Arial" w:cs="Arial"/>
                <w:b/>
                <w:bCs/>
                <w:color w:val="003195"/>
                <w:sz w:val="14"/>
                <w:szCs w:val="14"/>
                <w:rPrChange w:id="6793" w:author="Locke Liu" w:date="2021-05-24T14:33:00Z">
                  <w:rPr>
                    <w:rFonts w:ascii="Segoe UI" w:eastAsiaTheme="minorEastAsia" w:hAnsi="Segoe UI" w:cs="Segoe UI"/>
                    <w:b/>
                    <w:bCs/>
                    <w:color w:val="003195"/>
                    <w:sz w:val="14"/>
                    <w:szCs w:val="14"/>
                  </w:rPr>
                </w:rPrChange>
              </w:rPr>
              <w:t>ame</w:t>
            </w:r>
          </w:p>
        </w:tc>
        <w:tc>
          <w:tcPr>
            <w:tcW w:w="236" w:type="pct"/>
            <w:shd w:val="clear" w:color="auto" w:fill="D5E3FF"/>
            <w:vAlign w:val="center"/>
          </w:tcPr>
          <w:p w14:paraId="11D4A3F6" w14:textId="77777777" w:rsidR="00965B2A" w:rsidRPr="004D620F" w:rsidRDefault="00965B2A" w:rsidP="003B47FE">
            <w:pPr>
              <w:jc w:val="center"/>
              <w:rPr>
                <w:rFonts w:ascii="Arial" w:eastAsiaTheme="minorEastAsia" w:hAnsi="Arial" w:cs="Arial"/>
                <w:b/>
                <w:bCs/>
                <w:color w:val="003195"/>
                <w:sz w:val="14"/>
                <w:szCs w:val="14"/>
                <w:rPrChange w:id="6794"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795" w:author="Locke Liu" w:date="2021-05-24T14:33:00Z">
                  <w:rPr>
                    <w:rFonts w:ascii="Segoe UI" w:eastAsiaTheme="minorEastAsia" w:hAnsi="Segoe UI" w:cs="Segoe UI"/>
                    <w:b/>
                    <w:bCs/>
                    <w:color w:val="003195"/>
                    <w:sz w:val="14"/>
                    <w:szCs w:val="14"/>
                  </w:rPr>
                </w:rPrChange>
              </w:rPr>
              <w:t>type</w:t>
            </w:r>
          </w:p>
        </w:tc>
        <w:tc>
          <w:tcPr>
            <w:tcW w:w="365" w:type="pct"/>
            <w:shd w:val="clear" w:color="auto" w:fill="D5E3FF"/>
            <w:vAlign w:val="center"/>
          </w:tcPr>
          <w:p w14:paraId="25A2CCDD" w14:textId="77777777" w:rsidR="00965B2A" w:rsidRPr="004D620F" w:rsidRDefault="00965B2A" w:rsidP="003B47FE">
            <w:pPr>
              <w:rPr>
                <w:rFonts w:ascii="Arial" w:eastAsiaTheme="minorEastAsia" w:hAnsi="Arial" w:cs="Arial"/>
                <w:b/>
                <w:bCs/>
                <w:color w:val="003195"/>
                <w:sz w:val="14"/>
                <w:szCs w:val="14"/>
                <w:rPrChange w:id="6796"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797" w:author="Locke Liu" w:date="2021-05-24T14:33:00Z">
                  <w:rPr>
                    <w:rFonts w:ascii="Segoe UI" w:eastAsiaTheme="minorEastAsia" w:hAnsi="Segoe UI" w:cs="Segoe UI"/>
                    <w:b/>
                    <w:bCs/>
                    <w:color w:val="003195"/>
                    <w:sz w:val="14"/>
                    <w:szCs w:val="14"/>
                  </w:rPr>
                </w:rPrChange>
              </w:rPr>
              <w:t>location</w:t>
            </w:r>
          </w:p>
        </w:tc>
        <w:tc>
          <w:tcPr>
            <w:tcW w:w="519" w:type="pct"/>
            <w:shd w:val="clear" w:color="auto" w:fill="D5E3FF"/>
            <w:vAlign w:val="center"/>
          </w:tcPr>
          <w:p w14:paraId="719A1279" w14:textId="77777777" w:rsidR="00965B2A" w:rsidRPr="004D620F" w:rsidRDefault="00965B2A" w:rsidP="003B47FE">
            <w:pPr>
              <w:jc w:val="center"/>
              <w:rPr>
                <w:rFonts w:ascii="Arial" w:eastAsiaTheme="minorEastAsia" w:hAnsi="Arial" w:cs="Arial"/>
                <w:b/>
                <w:bCs/>
                <w:color w:val="003195"/>
                <w:sz w:val="14"/>
                <w:szCs w:val="14"/>
                <w:rPrChange w:id="6798"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799" w:author="Locke Liu" w:date="2021-05-24T14:33:00Z">
                  <w:rPr>
                    <w:rFonts w:ascii="Segoe UI" w:eastAsiaTheme="minorEastAsia" w:hAnsi="Segoe UI" w:cs="Segoe UI"/>
                    <w:b/>
                    <w:bCs/>
                    <w:color w:val="003195"/>
                    <w:sz w:val="14"/>
                    <w:szCs w:val="14"/>
                  </w:rPr>
                </w:rPrChange>
              </w:rPr>
              <w:t>subscription</w:t>
            </w:r>
          </w:p>
        </w:tc>
        <w:tc>
          <w:tcPr>
            <w:tcW w:w="813" w:type="pct"/>
            <w:shd w:val="clear" w:color="auto" w:fill="D5E3FF"/>
            <w:vAlign w:val="center"/>
          </w:tcPr>
          <w:p w14:paraId="3EC3A424" w14:textId="77777777" w:rsidR="00965B2A" w:rsidRPr="004D620F" w:rsidRDefault="00965B2A" w:rsidP="003B47FE">
            <w:pPr>
              <w:jc w:val="center"/>
              <w:rPr>
                <w:rFonts w:ascii="Arial" w:eastAsiaTheme="minorEastAsia" w:hAnsi="Arial" w:cs="Arial"/>
                <w:b/>
                <w:bCs/>
                <w:color w:val="003195"/>
                <w:sz w:val="14"/>
                <w:szCs w:val="14"/>
                <w:rPrChange w:id="6800"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801" w:author="Locke Liu" w:date="2021-05-24T14:33:00Z">
                  <w:rPr>
                    <w:rFonts w:ascii="Segoe UI" w:eastAsiaTheme="minorEastAsia" w:hAnsi="Segoe UI" w:cs="Segoe UI"/>
                    <w:b/>
                    <w:bCs/>
                    <w:color w:val="003195"/>
                    <w:sz w:val="14"/>
                    <w:szCs w:val="14"/>
                  </w:rPr>
                </w:rPrChange>
              </w:rPr>
              <w:t>Resource group</w:t>
            </w:r>
          </w:p>
        </w:tc>
        <w:tc>
          <w:tcPr>
            <w:tcW w:w="413" w:type="pct"/>
            <w:shd w:val="clear" w:color="auto" w:fill="D5E3FF"/>
            <w:vAlign w:val="center"/>
          </w:tcPr>
          <w:p w14:paraId="111EAEC5" w14:textId="6BA1085F" w:rsidR="00965B2A" w:rsidRPr="004D620F" w:rsidRDefault="00965B2A" w:rsidP="003B47FE">
            <w:pPr>
              <w:jc w:val="center"/>
              <w:rPr>
                <w:rFonts w:ascii="Arial" w:eastAsiaTheme="minorEastAsia" w:hAnsi="Arial" w:cs="Arial"/>
                <w:b/>
                <w:bCs/>
                <w:color w:val="003195"/>
                <w:sz w:val="14"/>
                <w:szCs w:val="14"/>
                <w:rPrChange w:id="6802"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803" w:author="Locke Liu" w:date="2021-05-24T14:33:00Z">
                  <w:rPr>
                    <w:rFonts w:ascii="Segoe UI" w:eastAsiaTheme="minorEastAsia" w:hAnsi="Segoe UI" w:cs="Segoe UI"/>
                    <w:b/>
                    <w:bCs/>
                    <w:color w:val="003195"/>
                    <w:sz w:val="14"/>
                    <w:szCs w:val="14"/>
                  </w:rPr>
                </w:rPrChange>
              </w:rPr>
              <w:t>SKU</w:t>
            </w:r>
          </w:p>
        </w:tc>
        <w:tc>
          <w:tcPr>
            <w:tcW w:w="505" w:type="pct"/>
            <w:shd w:val="clear" w:color="auto" w:fill="D5E3FF"/>
            <w:vAlign w:val="center"/>
          </w:tcPr>
          <w:p w14:paraId="727CE067" w14:textId="594D9A20" w:rsidR="00965B2A" w:rsidRPr="004D620F" w:rsidRDefault="00965B2A" w:rsidP="003B47FE">
            <w:pPr>
              <w:jc w:val="center"/>
              <w:rPr>
                <w:rFonts w:ascii="Arial" w:eastAsiaTheme="minorEastAsia" w:hAnsi="Arial" w:cs="Arial"/>
                <w:b/>
                <w:bCs/>
                <w:color w:val="003195"/>
                <w:sz w:val="14"/>
                <w:szCs w:val="14"/>
                <w:rPrChange w:id="6804"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805" w:author="Locke Liu" w:date="2021-05-24T14:33:00Z">
                  <w:rPr>
                    <w:rFonts w:ascii="Segoe UI" w:eastAsiaTheme="minorEastAsia" w:hAnsi="Segoe UI" w:cs="Segoe UI"/>
                    <w:b/>
                    <w:bCs/>
                    <w:color w:val="003195"/>
                    <w:sz w:val="14"/>
                    <w:szCs w:val="14"/>
                  </w:rPr>
                </w:rPrChange>
              </w:rPr>
              <w:t>Environment</w:t>
            </w:r>
          </w:p>
        </w:tc>
        <w:tc>
          <w:tcPr>
            <w:tcW w:w="1600" w:type="pct"/>
            <w:shd w:val="clear" w:color="auto" w:fill="D5E3FF"/>
            <w:vAlign w:val="center"/>
          </w:tcPr>
          <w:p w14:paraId="0A254F4D" w14:textId="42F47E23" w:rsidR="00965B2A" w:rsidRPr="004D620F" w:rsidRDefault="00965B2A" w:rsidP="003B47FE">
            <w:pPr>
              <w:jc w:val="center"/>
              <w:rPr>
                <w:rFonts w:ascii="Arial" w:eastAsiaTheme="minorEastAsia" w:hAnsi="Arial" w:cs="Arial"/>
                <w:b/>
                <w:bCs/>
                <w:color w:val="003195"/>
                <w:sz w:val="14"/>
                <w:szCs w:val="14"/>
                <w:rPrChange w:id="6806"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6807" w:author="Locke Liu" w:date="2021-05-24T14:33:00Z">
                  <w:rPr>
                    <w:rFonts w:ascii="Segoe UI" w:eastAsiaTheme="minorEastAsia" w:hAnsi="Segoe UI" w:cs="Segoe UI"/>
                    <w:b/>
                    <w:bCs/>
                    <w:color w:val="003195"/>
                    <w:sz w:val="14"/>
                    <w:szCs w:val="14"/>
                  </w:rPr>
                </w:rPrChange>
              </w:rPr>
              <w:t>comments</w:t>
            </w:r>
          </w:p>
        </w:tc>
      </w:tr>
      <w:tr w:rsidR="00965B2A" w:rsidRPr="004D620F" w14:paraId="20B2A602" w14:textId="545FF41E" w:rsidTr="00435203">
        <w:trPr>
          <w:trHeight w:val="349"/>
        </w:trPr>
        <w:tc>
          <w:tcPr>
            <w:tcW w:w="549" w:type="pct"/>
            <w:shd w:val="clear" w:color="auto" w:fill="auto"/>
            <w:vAlign w:val="center"/>
          </w:tcPr>
          <w:p w14:paraId="5F651ADA" w14:textId="65C56DDA" w:rsidR="00965B2A" w:rsidRPr="004D620F" w:rsidRDefault="00965B2A" w:rsidP="003B47FE">
            <w:pPr>
              <w:jc w:val="center"/>
              <w:rPr>
                <w:rFonts w:ascii="Arial" w:eastAsiaTheme="minorEastAsia" w:hAnsi="Arial" w:cs="Arial"/>
                <w:bCs/>
                <w:color w:val="121B1F" w:themeColor="background1"/>
                <w:sz w:val="14"/>
                <w:szCs w:val="14"/>
                <w:rPrChange w:id="6808"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809" w:author="Locke Liu" w:date="2021-05-24T14:33:00Z">
                  <w:rPr>
                    <w:rFonts w:ascii="Segoe UI" w:eastAsiaTheme="minorEastAsia" w:hAnsi="Segoe UI" w:cs="Segoe UI"/>
                    <w:bCs/>
                    <w:color w:val="121B1F" w:themeColor="background1"/>
                    <w:sz w:val="14"/>
                    <w:szCs w:val="14"/>
                  </w:rPr>
                </w:rPrChange>
              </w:rPr>
              <w:t>d9dlchn0kv01</w:t>
            </w:r>
          </w:p>
        </w:tc>
        <w:tc>
          <w:tcPr>
            <w:tcW w:w="236" w:type="pct"/>
            <w:vAlign w:val="center"/>
          </w:tcPr>
          <w:p w14:paraId="44C4166E" w14:textId="193B4D0B" w:rsidR="00965B2A" w:rsidRPr="004D620F" w:rsidRDefault="00965B2A" w:rsidP="003B47FE">
            <w:pPr>
              <w:rPr>
                <w:rFonts w:ascii="Arial" w:hAnsi="Arial" w:cs="Arial"/>
                <w:bCs/>
                <w:color w:val="121B1F" w:themeColor="background1"/>
                <w:sz w:val="14"/>
                <w:szCs w:val="14"/>
                <w:rPrChange w:id="6810"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11" w:author="Locke Liu" w:date="2021-05-24T14:33:00Z">
                  <w:rPr>
                    <w:rFonts w:ascii="Segoe UI" w:hAnsi="Segoe UI" w:cs="Segoe UI"/>
                    <w:bCs/>
                    <w:color w:val="121B1F" w:themeColor="background1"/>
                    <w:sz w:val="14"/>
                    <w:szCs w:val="14"/>
                  </w:rPr>
                </w:rPrChange>
              </w:rPr>
              <w:t>Key vault</w:t>
            </w:r>
          </w:p>
        </w:tc>
        <w:tc>
          <w:tcPr>
            <w:tcW w:w="365" w:type="pct"/>
            <w:vAlign w:val="center"/>
          </w:tcPr>
          <w:p w14:paraId="319D4FC1" w14:textId="77777777" w:rsidR="00965B2A" w:rsidRPr="004D620F" w:rsidRDefault="00965B2A" w:rsidP="003B47FE">
            <w:pPr>
              <w:rPr>
                <w:rFonts w:ascii="Arial" w:hAnsi="Arial" w:cs="Arial"/>
                <w:color w:val="121B1F" w:themeColor="background1"/>
                <w:sz w:val="14"/>
                <w:szCs w:val="14"/>
                <w:rPrChange w:id="6812" w:author="Locke Liu" w:date="2021-05-24T14:33:00Z">
                  <w:rPr>
                    <w:rFonts w:ascii="Segoe UI" w:hAnsi="Segoe UI" w:cs="Segoe UI"/>
                    <w:color w:val="121B1F" w:themeColor="background1"/>
                    <w:sz w:val="14"/>
                    <w:szCs w:val="14"/>
                  </w:rPr>
                </w:rPrChange>
              </w:rPr>
            </w:pPr>
            <w:r w:rsidRPr="004D620F">
              <w:rPr>
                <w:rFonts w:ascii="Arial" w:hAnsi="Arial" w:cs="Arial"/>
                <w:bCs/>
                <w:color w:val="121B1F" w:themeColor="background1"/>
                <w:sz w:val="14"/>
                <w:szCs w:val="14"/>
                <w:rPrChange w:id="6813"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7B097820" w14:textId="77777777" w:rsidR="00965B2A" w:rsidRPr="004D620F" w:rsidRDefault="00965B2A" w:rsidP="003B47FE">
            <w:pPr>
              <w:rPr>
                <w:rFonts w:ascii="Arial" w:eastAsiaTheme="minorEastAsia" w:hAnsi="Arial" w:cs="Arial"/>
                <w:bCs/>
                <w:color w:val="121B1F" w:themeColor="background1"/>
                <w:sz w:val="14"/>
                <w:szCs w:val="14"/>
                <w:rPrChange w:id="6814"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color w:val="121B1F" w:themeColor="background1"/>
                <w:sz w:val="14"/>
                <w:szCs w:val="14"/>
                <w:rPrChange w:id="6815"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35525BBC" w14:textId="1290B84B" w:rsidR="00965B2A" w:rsidRPr="004D620F" w:rsidRDefault="00965B2A" w:rsidP="003B47FE">
            <w:pPr>
              <w:rPr>
                <w:rFonts w:ascii="Arial" w:hAnsi="Arial" w:cs="Arial"/>
                <w:bCs/>
                <w:color w:val="121B1F" w:themeColor="background1"/>
                <w:sz w:val="14"/>
                <w:szCs w:val="14"/>
                <w:rPrChange w:id="6816"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17"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28FFF84E" w14:textId="32CB97DF" w:rsidR="00965B2A" w:rsidRPr="004D620F" w:rsidRDefault="00965B2A" w:rsidP="003B47FE">
            <w:pPr>
              <w:rPr>
                <w:rFonts w:ascii="Arial" w:hAnsi="Arial" w:cs="Arial"/>
                <w:bCs/>
                <w:color w:val="121B1F" w:themeColor="background1"/>
                <w:sz w:val="14"/>
                <w:szCs w:val="14"/>
                <w:rPrChange w:id="6818"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19" w:author="Locke Liu" w:date="2021-05-24T14:33:00Z">
                  <w:rPr>
                    <w:rFonts w:ascii="Segoe UI" w:hAnsi="Segoe UI" w:cs="Segoe UI"/>
                    <w:bCs/>
                    <w:color w:val="121B1F" w:themeColor="background1"/>
                    <w:sz w:val="14"/>
                    <w:szCs w:val="14"/>
                  </w:rPr>
                </w:rPrChange>
              </w:rPr>
              <w:t>Standard</w:t>
            </w:r>
          </w:p>
        </w:tc>
        <w:tc>
          <w:tcPr>
            <w:tcW w:w="505" w:type="pct"/>
            <w:vAlign w:val="center"/>
          </w:tcPr>
          <w:p w14:paraId="33961BBB" w14:textId="612379AE" w:rsidR="00965B2A" w:rsidRPr="004D620F" w:rsidRDefault="00965B2A" w:rsidP="003B47FE">
            <w:pPr>
              <w:rPr>
                <w:rFonts w:ascii="Arial" w:hAnsi="Arial" w:cs="Arial"/>
                <w:bCs/>
                <w:color w:val="121B1F" w:themeColor="background1"/>
                <w:sz w:val="14"/>
                <w:szCs w:val="14"/>
                <w:rPrChange w:id="6820"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21" w:author="Locke Liu" w:date="2021-05-24T14:33:00Z">
                  <w:rPr>
                    <w:rFonts w:ascii="Segoe UI" w:hAnsi="Segoe UI" w:cs="Segoe UI"/>
                    <w:bCs/>
                    <w:color w:val="121B1F" w:themeColor="background1"/>
                    <w:sz w:val="14"/>
                    <w:szCs w:val="14"/>
                  </w:rPr>
                </w:rPrChange>
              </w:rPr>
              <w:t>DEV/UAT</w:t>
            </w:r>
          </w:p>
        </w:tc>
        <w:tc>
          <w:tcPr>
            <w:tcW w:w="1600" w:type="pct"/>
            <w:vAlign w:val="center"/>
          </w:tcPr>
          <w:p w14:paraId="0025171E" w14:textId="22BCDF9C" w:rsidR="00965B2A" w:rsidRPr="004D620F" w:rsidRDefault="00800AD4" w:rsidP="003B47FE">
            <w:pPr>
              <w:rPr>
                <w:rFonts w:ascii="Arial" w:hAnsi="Arial" w:cs="Arial"/>
                <w:bCs/>
                <w:color w:val="121B1F" w:themeColor="background1"/>
                <w:sz w:val="14"/>
                <w:szCs w:val="14"/>
                <w:rPrChange w:id="6822"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23" w:author="Locke Liu" w:date="2021-05-24T14:33:00Z">
                  <w:rPr>
                    <w:rFonts w:ascii="Segoe UI" w:hAnsi="Segoe UI" w:cs="Segoe UI"/>
                    <w:bCs/>
                    <w:color w:val="121B1F" w:themeColor="background1"/>
                    <w:sz w:val="14"/>
                    <w:szCs w:val="14"/>
                  </w:rPr>
                </w:rPrChange>
              </w:rPr>
              <w:t>Shared key vaults for dev/uat except databricks</w:t>
            </w:r>
          </w:p>
        </w:tc>
      </w:tr>
      <w:tr w:rsidR="00965B2A" w:rsidRPr="004D620F" w14:paraId="6FFF4468" w14:textId="29F482D0" w:rsidTr="00435203">
        <w:trPr>
          <w:trHeight w:val="358"/>
        </w:trPr>
        <w:tc>
          <w:tcPr>
            <w:tcW w:w="549" w:type="pct"/>
            <w:shd w:val="clear" w:color="auto" w:fill="auto"/>
            <w:vAlign w:val="center"/>
          </w:tcPr>
          <w:p w14:paraId="009762BD" w14:textId="683CDD06" w:rsidR="00965B2A" w:rsidRPr="004D620F" w:rsidRDefault="00965B2A" w:rsidP="00965B2A">
            <w:pPr>
              <w:jc w:val="center"/>
              <w:rPr>
                <w:rFonts w:ascii="Arial" w:eastAsiaTheme="minorEastAsia" w:hAnsi="Arial" w:cs="Arial"/>
                <w:bCs/>
                <w:color w:val="121B1F" w:themeColor="background1"/>
                <w:sz w:val="14"/>
                <w:szCs w:val="14"/>
                <w:rPrChange w:id="6824"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825" w:author="Locke Liu" w:date="2021-05-24T14:33:00Z">
                  <w:rPr>
                    <w:rFonts w:ascii="Segoe UI" w:eastAsiaTheme="minorEastAsia" w:hAnsi="Segoe UI" w:cs="Segoe UI"/>
                    <w:bCs/>
                    <w:color w:val="121B1F" w:themeColor="background1"/>
                    <w:sz w:val="14"/>
                    <w:szCs w:val="14"/>
                  </w:rPr>
                </w:rPrChange>
              </w:rPr>
              <w:t>d9dlchn0kv-dev-dbks01</w:t>
            </w:r>
          </w:p>
        </w:tc>
        <w:tc>
          <w:tcPr>
            <w:tcW w:w="236" w:type="pct"/>
            <w:vAlign w:val="center"/>
          </w:tcPr>
          <w:p w14:paraId="4AB38F20" w14:textId="181373DB" w:rsidR="00965B2A" w:rsidRPr="004D620F" w:rsidRDefault="00965B2A" w:rsidP="00965B2A">
            <w:pPr>
              <w:rPr>
                <w:rFonts w:ascii="Arial" w:hAnsi="Arial" w:cs="Arial"/>
                <w:bCs/>
                <w:color w:val="121B1F" w:themeColor="background1"/>
                <w:sz w:val="14"/>
                <w:szCs w:val="14"/>
                <w:rPrChange w:id="6826"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27" w:author="Locke Liu" w:date="2021-05-24T14:33:00Z">
                  <w:rPr>
                    <w:rFonts w:ascii="Segoe UI" w:hAnsi="Segoe UI" w:cs="Segoe UI"/>
                    <w:bCs/>
                    <w:color w:val="121B1F" w:themeColor="background1"/>
                    <w:sz w:val="14"/>
                    <w:szCs w:val="14"/>
                  </w:rPr>
                </w:rPrChange>
              </w:rPr>
              <w:t>Key vault</w:t>
            </w:r>
          </w:p>
        </w:tc>
        <w:tc>
          <w:tcPr>
            <w:tcW w:w="365" w:type="pct"/>
            <w:vAlign w:val="center"/>
          </w:tcPr>
          <w:p w14:paraId="6586ADBE" w14:textId="3D504584" w:rsidR="00965B2A" w:rsidRPr="004D620F" w:rsidRDefault="00965B2A" w:rsidP="00965B2A">
            <w:pPr>
              <w:rPr>
                <w:rFonts w:ascii="Arial" w:eastAsiaTheme="minorEastAsia" w:hAnsi="Arial" w:cs="Arial"/>
                <w:bCs/>
                <w:color w:val="121B1F" w:themeColor="background1"/>
                <w:sz w:val="14"/>
                <w:szCs w:val="14"/>
                <w:rPrChange w:id="6828"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829"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7AC445A2" w14:textId="4B87B231" w:rsidR="00965B2A" w:rsidRPr="004D620F" w:rsidRDefault="00965B2A" w:rsidP="00965B2A">
            <w:pPr>
              <w:rPr>
                <w:rFonts w:ascii="Arial" w:eastAsiaTheme="minorEastAsia" w:hAnsi="Arial" w:cs="Arial"/>
                <w:bCs/>
                <w:color w:val="121B1F" w:themeColor="background1"/>
                <w:sz w:val="14"/>
                <w:szCs w:val="14"/>
                <w:rPrChange w:id="6830"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color w:val="121B1F" w:themeColor="background1"/>
                <w:sz w:val="14"/>
                <w:szCs w:val="14"/>
                <w:rPrChange w:id="6831"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56B06278" w14:textId="2FCBE874" w:rsidR="00965B2A" w:rsidRPr="004D620F" w:rsidRDefault="00965B2A" w:rsidP="00965B2A">
            <w:pPr>
              <w:rPr>
                <w:rFonts w:ascii="Arial" w:eastAsiaTheme="minorEastAsia" w:hAnsi="Arial" w:cs="Arial"/>
                <w:bCs/>
                <w:color w:val="121B1F" w:themeColor="background1"/>
                <w:sz w:val="14"/>
                <w:szCs w:val="14"/>
                <w:rPrChange w:id="6832"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833"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49047B9C" w14:textId="3CA17E23" w:rsidR="00965B2A" w:rsidRPr="004D620F" w:rsidRDefault="00965B2A" w:rsidP="00965B2A">
            <w:pPr>
              <w:rPr>
                <w:rFonts w:ascii="Arial" w:hAnsi="Arial" w:cs="Arial"/>
                <w:bCs/>
                <w:color w:val="121B1F" w:themeColor="background1"/>
                <w:sz w:val="14"/>
                <w:szCs w:val="14"/>
                <w:rPrChange w:id="6834"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35" w:author="Locke Liu" w:date="2021-05-24T14:33:00Z">
                  <w:rPr>
                    <w:rFonts w:ascii="Segoe UI" w:hAnsi="Segoe UI" w:cs="Segoe UI"/>
                    <w:bCs/>
                    <w:color w:val="121B1F" w:themeColor="background1"/>
                    <w:sz w:val="14"/>
                    <w:szCs w:val="14"/>
                  </w:rPr>
                </w:rPrChange>
              </w:rPr>
              <w:t>Standard</w:t>
            </w:r>
          </w:p>
        </w:tc>
        <w:tc>
          <w:tcPr>
            <w:tcW w:w="505" w:type="pct"/>
            <w:vAlign w:val="center"/>
          </w:tcPr>
          <w:p w14:paraId="47BE70EE" w14:textId="1A70CFF2" w:rsidR="00965B2A" w:rsidRPr="004D620F" w:rsidRDefault="00965B2A" w:rsidP="00965B2A">
            <w:pPr>
              <w:rPr>
                <w:rFonts w:ascii="Arial" w:hAnsi="Arial" w:cs="Arial"/>
                <w:bCs/>
                <w:color w:val="121B1F" w:themeColor="background1"/>
                <w:sz w:val="14"/>
                <w:szCs w:val="14"/>
                <w:rPrChange w:id="6836"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37" w:author="Locke Liu" w:date="2021-05-24T14:33:00Z">
                  <w:rPr>
                    <w:rFonts w:ascii="Segoe UI" w:hAnsi="Segoe UI" w:cs="Segoe UI"/>
                    <w:bCs/>
                    <w:color w:val="121B1F" w:themeColor="background1"/>
                    <w:sz w:val="14"/>
                    <w:szCs w:val="14"/>
                  </w:rPr>
                </w:rPrChange>
              </w:rPr>
              <w:t>DEV/UAT</w:t>
            </w:r>
          </w:p>
        </w:tc>
        <w:tc>
          <w:tcPr>
            <w:tcW w:w="1600" w:type="pct"/>
            <w:vAlign w:val="center"/>
          </w:tcPr>
          <w:p w14:paraId="244B1FC9" w14:textId="493ED79F" w:rsidR="00965B2A" w:rsidRPr="004D620F" w:rsidRDefault="00800AD4" w:rsidP="00965B2A">
            <w:pPr>
              <w:rPr>
                <w:rFonts w:ascii="Arial" w:hAnsi="Arial" w:cs="Arial"/>
                <w:bCs/>
                <w:color w:val="121B1F" w:themeColor="background1"/>
                <w:sz w:val="14"/>
                <w:szCs w:val="14"/>
                <w:rPrChange w:id="6838"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39" w:author="Locke Liu" w:date="2021-05-24T14:33:00Z">
                  <w:rPr>
                    <w:rFonts w:ascii="Segoe UI" w:hAnsi="Segoe UI" w:cs="Segoe UI"/>
                    <w:bCs/>
                    <w:color w:val="121B1F" w:themeColor="background1"/>
                    <w:sz w:val="14"/>
                    <w:szCs w:val="14"/>
                  </w:rPr>
                </w:rPrChange>
              </w:rPr>
              <w:t xml:space="preserve">Key vault for reader service principal </w:t>
            </w:r>
          </w:p>
        </w:tc>
      </w:tr>
      <w:tr w:rsidR="00965B2A" w:rsidRPr="004D620F" w14:paraId="1913B819" w14:textId="710F290D" w:rsidTr="00435203">
        <w:trPr>
          <w:trHeight w:val="358"/>
        </w:trPr>
        <w:tc>
          <w:tcPr>
            <w:tcW w:w="549" w:type="pct"/>
            <w:shd w:val="clear" w:color="auto" w:fill="auto"/>
            <w:vAlign w:val="center"/>
          </w:tcPr>
          <w:p w14:paraId="2EF043D7" w14:textId="43410087" w:rsidR="00965B2A" w:rsidRPr="004D620F" w:rsidRDefault="00965B2A" w:rsidP="00965B2A">
            <w:pPr>
              <w:jc w:val="center"/>
              <w:rPr>
                <w:rFonts w:ascii="Arial" w:eastAsiaTheme="minorEastAsia" w:hAnsi="Arial" w:cs="Arial"/>
                <w:bCs/>
                <w:color w:val="121B1F" w:themeColor="background1"/>
                <w:sz w:val="14"/>
                <w:szCs w:val="14"/>
                <w:rPrChange w:id="6840"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841" w:author="Locke Liu" w:date="2021-05-24T14:33:00Z">
                  <w:rPr>
                    <w:rFonts w:ascii="Segoe UI" w:eastAsiaTheme="minorEastAsia" w:hAnsi="Segoe UI" w:cs="Segoe UI"/>
                    <w:bCs/>
                    <w:color w:val="121B1F" w:themeColor="background1"/>
                    <w:sz w:val="14"/>
                    <w:szCs w:val="14"/>
                  </w:rPr>
                </w:rPrChange>
              </w:rPr>
              <w:t>d9dlchn0kv-dev-dbks0</w:t>
            </w:r>
            <w:r w:rsidR="00800AD4" w:rsidRPr="004D620F">
              <w:rPr>
                <w:rFonts w:ascii="Arial" w:eastAsiaTheme="minorEastAsia" w:hAnsi="Arial" w:cs="Arial"/>
                <w:bCs/>
                <w:color w:val="121B1F" w:themeColor="background1"/>
                <w:sz w:val="14"/>
                <w:szCs w:val="14"/>
                <w:rPrChange w:id="6842" w:author="Locke Liu" w:date="2021-05-24T14:33:00Z">
                  <w:rPr>
                    <w:rFonts w:ascii="Segoe UI" w:eastAsiaTheme="minorEastAsia" w:hAnsi="Segoe UI" w:cs="Segoe UI"/>
                    <w:bCs/>
                    <w:color w:val="121B1F" w:themeColor="background1"/>
                    <w:sz w:val="14"/>
                    <w:szCs w:val="14"/>
                  </w:rPr>
                </w:rPrChange>
              </w:rPr>
              <w:t>2</w:t>
            </w:r>
          </w:p>
        </w:tc>
        <w:tc>
          <w:tcPr>
            <w:tcW w:w="236" w:type="pct"/>
            <w:vAlign w:val="center"/>
          </w:tcPr>
          <w:p w14:paraId="526764E6" w14:textId="43866185" w:rsidR="00965B2A" w:rsidRPr="004D620F" w:rsidRDefault="00965B2A" w:rsidP="00965B2A">
            <w:pPr>
              <w:rPr>
                <w:rFonts w:ascii="Arial" w:hAnsi="Arial" w:cs="Arial"/>
                <w:bCs/>
                <w:color w:val="121B1F" w:themeColor="background1"/>
                <w:sz w:val="14"/>
                <w:szCs w:val="14"/>
                <w:rPrChange w:id="684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44" w:author="Locke Liu" w:date="2021-05-24T14:33:00Z">
                  <w:rPr>
                    <w:rFonts w:ascii="Segoe UI" w:hAnsi="Segoe UI" w:cs="Segoe UI"/>
                    <w:bCs/>
                    <w:color w:val="121B1F" w:themeColor="background1"/>
                    <w:sz w:val="14"/>
                    <w:szCs w:val="14"/>
                  </w:rPr>
                </w:rPrChange>
              </w:rPr>
              <w:t>Key vault</w:t>
            </w:r>
          </w:p>
        </w:tc>
        <w:tc>
          <w:tcPr>
            <w:tcW w:w="365" w:type="pct"/>
            <w:vAlign w:val="center"/>
          </w:tcPr>
          <w:p w14:paraId="6396A491" w14:textId="1558010A" w:rsidR="00965B2A" w:rsidRPr="004D620F" w:rsidRDefault="00965B2A" w:rsidP="00965B2A">
            <w:pPr>
              <w:rPr>
                <w:rFonts w:ascii="Arial" w:eastAsiaTheme="minorEastAsia" w:hAnsi="Arial" w:cs="Arial"/>
                <w:bCs/>
                <w:color w:val="121B1F" w:themeColor="background1"/>
                <w:sz w:val="14"/>
                <w:szCs w:val="14"/>
                <w:rPrChange w:id="6845"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846"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253446CA" w14:textId="6C2C8850" w:rsidR="00965B2A" w:rsidRPr="004D620F" w:rsidRDefault="00965B2A" w:rsidP="00965B2A">
            <w:pPr>
              <w:rPr>
                <w:rFonts w:ascii="Arial" w:eastAsiaTheme="minorEastAsia" w:hAnsi="Arial" w:cs="Arial"/>
                <w:bCs/>
                <w:color w:val="121B1F" w:themeColor="background1"/>
                <w:sz w:val="14"/>
                <w:szCs w:val="14"/>
                <w:rPrChange w:id="6847"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color w:val="121B1F" w:themeColor="background1"/>
                <w:sz w:val="14"/>
                <w:szCs w:val="14"/>
                <w:rPrChange w:id="6848"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618C6D60" w14:textId="0376614C" w:rsidR="00965B2A" w:rsidRPr="004D620F" w:rsidRDefault="00965B2A" w:rsidP="00965B2A">
            <w:pPr>
              <w:rPr>
                <w:rFonts w:ascii="Arial" w:eastAsiaTheme="minorEastAsia" w:hAnsi="Arial" w:cs="Arial"/>
                <w:bCs/>
                <w:color w:val="121B1F" w:themeColor="background1"/>
                <w:sz w:val="14"/>
                <w:szCs w:val="14"/>
                <w:rPrChange w:id="6849"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850"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3DEEB2A5" w14:textId="6F7F5A60" w:rsidR="00965B2A" w:rsidRPr="004D620F" w:rsidRDefault="00965B2A" w:rsidP="00965B2A">
            <w:pPr>
              <w:rPr>
                <w:rFonts w:ascii="Arial" w:eastAsiaTheme="minorEastAsia" w:hAnsi="Arial" w:cs="Arial"/>
                <w:bCs/>
                <w:color w:val="121B1F" w:themeColor="background1"/>
                <w:sz w:val="14"/>
                <w:szCs w:val="14"/>
                <w:rPrChange w:id="6851"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852" w:author="Locke Liu" w:date="2021-05-24T14:33:00Z">
                  <w:rPr>
                    <w:rFonts w:ascii="Segoe UI" w:hAnsi="Segoe UI" w:cs="Segoe UI"/>
                    <w:bCs/>
                    <w:color w:val="121B1F" w:themeColor="background1"/>
                    <w:sz w:val="14"/>
                    <w:szCs w:val="14"/>
                  </w:rPr>
                </w:rPrChange>
              </w:rPr>
              <w:t>Standard</w:t>
            </w:r>
          </w:p>
        </w:tc>
        <w:tc>
          <w:tcPr>
            <w:tcW w:w="505" w:type="pct"/>
            <w:vAlign w:val="center"/>
          </w:tcPr>
          <w:p w14:paraId="634CEC57" w14:textId="03BB16CE" w:rsidR="00965B2A" w:rsidRPr="004D620F" w:rsidRDefault="00965B2A" w:rsidP="00965B2A">
            <w:pPr>
              <w:rPr>
                <w:rFonts w:ascii="Arial" w:eastAsiaTheme="minorEastAsia" w:hAnsi="Arial" w:cs="Arial"/>
                <w:bCs/>
                <w:color w:val="121B1F" w:themeColor="background1"/>
                <w:sz w:val="14"/>
                <w:szCs w:val="14"/>
                <w:rPrChange w:id="6853"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6854" w:author="Locke Liu" w:date="2021-05-24T14:33:00Z">
                  <w:rPr>
                    <w:rFonts w:ascii="Segoe UI" w:hAnsi="Segoe UI" w:cs="Segoe UI"/>
                    <w:bCs/>
                    <w:color w:val="121B1F" w:themeColor="background1"/>
                    <w:sz w:val="14"/>
                    <w:szCs w:val="14"/>
                  </w:rPr>
                </w:rPrChange>
              </w:rPr>
              <w:t>DEV/UAT</w:t>
            </w:r>
          </w:p>
        </w:tc>
        <w:tc>
          <w:tcPr>
            <w:tcW w:w="1600" w:type="pct"/>
            <w:vAlign w:val="center"/>
          </w:tcPr>
          <w:p w14:paraId="6DA6B90D" w14:textId="5F7D94FC" w:rsidR="00965B2A" w:rsidRPr="004D620F" w:rsidRDefault="00800AD4" w:rsidP="00965B2A">
            <w:pPr>
              <w:rPr>
                <w:rFonts w:ascii="Arial" w:hAnsi="Arial" w:cs="Arial"/>
                <w:bCs/>
                <w:color w:val="121B1F" w:themeColor="background1"/>
                <w:sz w:val="14"/>
                <w:szCs w:val="14"/>
                <w:rPrChange w:id="685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56" w:author="Locke Liu" w:date="2021-05-24T14:33:00Z">
                  <w:rPr>
                    <w:rFonts w:ascii="Segoe UI" w:hAnsi="Segoe UI" w:cs="Segoe UI"/>
                    <w:bCs/>
                    <w:color w:val="121B1F" w:themeColor="background1"/>
                    <w:sz w:val="14"/>
                    <w:szCs w:val="14"/>
                  </w:rPr>
                </w:rPrChange>
              </w:rPr>
              <w:t>Key vault for writer service principal</w:t>
            </w:r>
          </w:p>
        </w:tc>
      </w:tr>
      <w:tr w:rsidR="00800AD4" w:rsidRPr="004D620F" w14:paraId="2AE9B96B" w14:textId="30162621" w:rsidTr="00435203">
        <w:trPr>
          <w:trHeight w:val="358"/>
        </w:trPr>
        <w:tc>
          <w:tcPr>
            <w:tcW w:w="549" w:type="pct"/>
            <w:shd w:val="clear" w:color="auto" w:fill="auto"/>
            <w:vAlign w:val="center"/>
          </w:tcPr>
          <w:p w14:paraId="26E7E533" w14:textId="6B974A8E" w:rsidR="00800AD4" w:rsidRPr="004D620F" w:rsidRDefault="00800AD4" w:rsidP="00800AD4">
            <w:pPr>
              <w:jc w:val="center"/>
              <w:rPr>
                <w:rFonts w:ascii="Arial" w:eastAsiaTheme="minorEastAsia" w:hAnsi="Arial" w:cs="Arial"/>
                <w:bCs/>
                <w:color w:val="121B1F" w:themeColor="background1"/>
                <w:sz w:val="14"/>
                <w:szCs w:val="14"/>
                <w:rPrChange w:id="6857"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858" w:author="Locke Liu" w:date="2021-05-24T14:33:00Z">
                  <w:rPr>
                    <w:rFonts w:ascii="Segoe UI" w:eastAsiaTheme="minorEastAsia" w:hAnsi="Segoe UI" w:cs="Segoe UI"/>
                    <w:bCs/>
                    <w:color w:val="121B1F" w:themeColor="background1"/>
                    <w:sz w:val="14"/>
                    <w:szCs w:val="14"/>
                  </w:rPr>
                </w:rPrChange>
              </w:rPr>
              <w:t>d9dlchn0kv-dev-dbks03</w:t>
            </w:r>
          </w:p>
        </w:tc>
        <w:tc>
          <w:tcPr>
            <w:tcW w:w="236" w:type="pct"/>
            <w:vAlign w:val="center"/>
          </w:tcPr>
          <w:p w14:paraId="2950A9F9" w14:textId="604CC4A6" w:rsidR="00800AD4" w:rsidRPr="004D620F" w:rsidRDefault="00800AD4" w:rsidP="00800AD4">
            <w:pPr>
              <w:rPr>
                <w:rFonts w:ascii="Arial" w:hAnsi="Arial" w:cs="Arial"/>
                <w:bCs/>
                <w:color w:val="121B1F" w:themeColor="background1"/>
                <w:sz w:val="14"/>
                <w:szCs w:val="14"/>
                <w:rPrChange w:id="685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60" w:author="Locke Liu" w:date="2021-05-24T14:33:00Z">
                  <w:rPr>
                    <w:rFonts w:ascii="Segoe UI" w:hAnsi="Segoe UI" w:cs="Segoe UI"/>
                    <w:bCs/>
                    <w:color w:val="121B1F" w:themeColor="background1"/>
                    <w:sz w:val="14"/>
                    <w:szCs w:val="14"/>
                  </w:rPr>
                </w:rPrChange>
              </w:rPr>
              <w:t>Key vault</w:t>
            </w:r>
          </w:p>
        </w:tc>
        <w:tc>
          <w:tcPr>
            <w:tcW w:w="365" w:type="pct"/>
            <w:vAlign w:val="center"/>
          </w:tcPr>
          <w:p w14:paraId="16958422" w14:textId="7C210AFD" w:rsidR="00800AD4" w:rsidRPr="004D620F" w:rsidRDefault="00800AD4" w:rsidP="00800AD4">
            <w:pPr>
              <w:rPr>
                <w:rFonts w:ascii="Arial" w:hAnsi="Arial" w:cs="Arial"/>
                <w:bCs/>
                <w:color w:val="121B1F" w:themeColor="background1"/>
                <w:sz w:val="14"/>
                <w:szCs w:val="14"/>
                <w:rPrChange w:id="686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62"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00FADB8E" w14:textId="1AAF8153" w:rsidR="00800AD4" w:rsidRPr="004D620F" w:rsidRDefault="00800AD4" w:rsidP="00800AD4">
            <w:pPr>
              <w:rPr>
                <w:rFonts w:ascii="Arial" w:hAnsi="Arial" w:cs="Arial"/>
                <w:color w:val="121B1F" w:themeColor="background1"/>
                <w:sz w:val="14"/>
                <w:szCs w:val="14"/>
                <w:rPrChange w:id="686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6864"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32C589D7" w14:textId="5A0118E7" w:rsidR="00800AD4" w:rsidRPr="004D620F" w:rsidRDefault="00800AD4" w:rsidP="00800AD4">
            <w:pPr>
              <w:rPr>
                <w:rFonts w:ascii="Arial" w:hAnsi="Arial" w:cs="Arial"/>
                <w:bCs/>
                <w:color w:val="121B1F" w:themeColor="background1"/>
                <w:sz w:val="14"/>
                <w:szCs w:val="14"/>
                <w:rPrChange w:id="686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66"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5F45B9DF" w14:textId="77254841" w:rsidR="00800AD4" w:rsidRPr="004D620F" w:rsidRDefault="00800AD4" w:rsidP="00800AD4">
            <w:pPr>
              <w:rPr>
                <w:rFonts w:ascii="Arial" w:hAnsi="Arial" w:cs="Arial"/>
                <w:bCs/>
                <w:color w:val="121B1F" w:themeColor="background1"/>
                <w:sz w:val="14"/>
                <w:szCs w:val="14"/>
                <w:rPrChange w:id="686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68" w:author="Locke Liu" w:date="2021-05-24T14:33:00Z">
                  <w:rPr>
                    <w:rFonts w:ascii="Segoe UI" w:hAnsi="Segoe UI" w:cs="Segoe UI"/>
                    <w:bCs/>
                    <w:color w:val="121B1F" w:themeColor="background1"/>
                    <w:sz w:val="14"/>
                    <w:szCs w:val="14"/>
                  </w:rPr>
                </w:rPrChange>
              </w:rPr>
              <w:t>Standard</w:t>
            </w:r>
          </w:p>
        </w:tc>
        <w:tc>
          <w:tcPr>
            <w:tcW w:w="505" w:type="pct"/>
            <w:vAlign w:val="center"/>
          </w:tcPr>
          <w:p w14:paraId="10F89145" w14:textId="6C51ECDB" w:rsidR="00800AD4" w:rsidRPr="004D620F" w:rsidRDefault="00800AD4" w:rsidP="00800AD4">
            <w:pPr>
              <w:rPr>
                <w:rFonts w:ascii="Arial" w:hAnsi="Arial" w:cs="Arial"/>
                <w:bCs/>
                <w:color w:val="121B1F" w:themeColor="background1"/>
                <w:sz w:val="14"/>
                <w:szCs w:val="14"/>
                <w:rPrChange w:id="686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70" w:author="Locke Liu" w:date="2021-05-24T14:33:00Z">
                  <w:rPr>
                    <w:rFonts w:ascii="Segoe UI" w:hAnsi="Segoe UI" w:cs="Segoe UI"/>
                    <w:bCs/>
                    <w:color w:val="121B1F" w:themeColor="background1"/>
                    <w:sz w:val="14"/>
                    <w:szCs w:val="14"/>
                  </w:rPr>
                </w:rPrChange>
              </w:rPr>
              <w:t>DEV/UAT</w:t>
            </w:r>
          </w:p>
        </w:tc>
        <w:tc>
          <w:tcPr>
            <w:tcW w:w="1600" w:type="pct"/>
            <w:vAlign w:val="center"/>
          </w:tcPr>
          <w:p w14:paraId="5CC183F2" w14:textId="1DF88885" w:rsidR="00800AD4" w:rsidRPr="004D620F" w:rsidRDefault="00800AD4" w:rsidP="00800AD4">
            <w:pPr>
              <w:rPr>
                <w:rFonts w:ascii="Arial" w:hAnsi="Arial" w:cs="Arial"/>
                <w:bCs/>
                <w:color w:val="121B1F" w:themeColor="background1"/>
                <w:sz w:val="14"/>
                <w:szCs w:val="14"/>
                <w:rPrChange w:id="687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72" w:author="Locke Liu" w:date="2021-05-24T14:33:00Z">
                  <w:rPr>
                    <w:rFonts w:ascii="Segoe UI" w:hAnsi="Segoe UI" w:cs="Segoe UI"/>
                    <w:bCs/>
                    <w:color w:val="121B1F" w:themeColor="background1"/>
                    <w:sz w:val="14"/>
                    <w:szCs w:val="14"/>
                  </w:rPr>
                </w:rPrChange>
              </w:rPr>
              <w:t xml:space="preserve">Key vault for reader service principal </w:t>
            </w:r>
          </w:p>
        </w:tc>
      </w:tr>
      <w:tr w:rsidR="00800AD4" w:rsidRPr="004D620F" w14:paraId="679DC782" w14:textId="06EFD174" w:rsidTr="00435203">
        <w:trPr>
          <w:trHeight w:val="358"/>
        </w:trPr>
        <w:tc>
          <w:tcPr>
            <w:tcW w:w="549" w:type="pct"/>
            <w:shd w:val="clear" w:color="auto" w:fill="auto"/>
            <w:vAlign w:val="center"/>
          </w:tcPr>
          <w:p w14:paraId="1BE5DAD0" w14:textId="6D565A75" w:rsidR="00800AD4" w:rsidRPr="004D620F" w:rsidRDefault="00800AD4" w:rsidP="00800AD4">
            <w:pPr>
              <w:jc w:val="center"/>
              <w:rPr>
                <w:rFonts w:ascii="Arial" w:eastAsiaTheme="minorEastAsia" w:hAnsi="Arial" w:cs="Arial"/>
                <w:bCs/>
                <w:color w:val="121B1F" w:themeColor="background1"/>
                <w:sz w:val="14"/>
                <w:szCs w:val="14"/>
                <w:rPrChange w:id="6873"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874" w:author="Locke Liu" w:date="2021-05-24T14:33:00Z">
                  <w:rPr>
                    <w:rFonts w:ascii="Segoe UI" w:eastAsiaTheme="minorEastAsia" w:hAnsi="Segoe UI" w:cs="Segoe UI"/>
                    <w:bCs/>
                    <w:color w:val="121B1F" w:themeColor="background1"/>
                    <w:sz w:val="14"/>
                    <w:szCs w:val="14"/>
                  </w:rPr>
                </w:rPrChange>
              </w:rPr>
              <w:t>d9dlchn0kv-dev-dbks04</w:t>
            </w:r>
          </w:p>
        </w:tc>
        <w:tc>
          <w:tcPr>
            <w:tcW w:w="236" w:type="pct"/>
            <w:vAlign w:val="center"/>
          </w:tcPr>
          <w:p w14:paraId="5C082AE3" w14:textId="4AE3BD81" w:rsidR="00800AD4" w:rsidRPr="004D620F" w:rsidRDefault="00800AD4" w:rsidP="00800AD4">
            <w:pPr>
              <w:rPr>
                <w:rFonts w:ascii="Arial" w:hAnsi="Arial" w:cs="Arial"/>
                <w:bCs/>
                <w:color w:val="121B1F" w:themeColor="background1"/>
                <w:sz w:val="14"/>
                <w:szCs w:val="14"/>
                <w:rPrChange w:id="687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76" w:author="Locke Liu" w:date="2021-05-24T14:33:00Z">
                  <w:rPr>
                    <w:rFonts w:ascii="Segoe UI" w:hAnsi="Segoe UI" w:cs="Segoe UI"/>
                    <w:bCs/>
                    <w:color w:val="121B1F" w:themeColor="background1"/>
                    <w:sz w:val="14"/>
                    <w:szCs w:val="14"/>
                  </w:rPr>
                </w:rPrChange>
              </w:rPr>
              <w:t>Key vault</w:t>
            </w:r>
          </w:p>
        </w:tc>
        <w:tc>
          <w:tcPr>
            <w:tcW w:w="365" w:type="pct"/>
            <w:vAlign w:val="center"/>
          </w:tcPr>
          <w:p w14:paraId="406231B0" w14:textId="1DE9D41C" w:rsidR="00800AD4" w:rsidRPr="004D620F" w:rsidRDefault="00800AD4" w:rsidP="00800AD4">
            <w:pPr>
              <w:rPr>
                <w:rFonts w:ascii="Arial" w:hAnsi="Arial" w:cs="Arial"/>
                <w:bCs/>
                <w:color w:val="121B1F" w:themeColor="background1"/>
                <w:sz w:val="14"/>
                <w:szCs w:val="14"/>
                <w:rPrChange w:id="687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78"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12190402" w14:textId="2E7AEC46" w:rsidR="00800AD4" w:rsidRPr="004D620F" w:rsidRDefault="00800AD4" w:rsidP="00800AD4">
            <w:pPr>
              <w:rPr>
                <w:rFonts w:ascii="Arial" w:hAnsi="Arial" w:cs="Arial"/>
                <w:color w:val="121B1F" w:themeColor="background1"/>
                <w:sz w:val="14"/>
                <w:szCs w:val="14"/>
                <w:rPrChange w:id="687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6880"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64BB76BF" w14:textId="3CC6F273" w:rsidR="00800AD4" w:rsidRPr="004D620F" w:rsidRDefault="00800AD4" w:rsidP="00800AD4">
            <w:pPr>
              <w:rPr>
                <w:rFonts w:ascii="Arial" w:hAnsi="Arial" w:cs="Arial"/>
                <w:bCs/>
                <w:color w:val="121B1F" w:themeColor="background1"/>
                <w:sz w:val="14"/>
                <w:szCs w:val="14"/>
                <w:rPrChange w:id="688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82"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06C77C2B" w14:textId="37500862" w:rsidR="00800AD4" w:rsidRPr="004D620F" w:rsidRDefault="00800AD4" w:rsidP="00800AD4">
            <w:pPr>
              <w:rPr>
                <w:rFonts w:ascii="Arial" w:hAnsi="Arial" w:cs="Arial"/>
                <w:bCs/>
                <w:color w:val="121B1F" w:themeColor="background1"/>
                <w:sz w:val="14"/>
                <w:szCs w:val="14"/>
                <w:rPrChange w:id="688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84" w:author="Locke Liu" w:date="2021-05-24T14:33:00Z">
                  <w:rPr>
                    <w:rFonts w:ascii="Segoe UI" w:hAnsi="Segoe UI" w:cs="Segoe UI"/>
                    <w:bCs/>
                    <w:color w:val="121B1F" w:themeColor="background1"/>
                    <w:sz w:val="14"/>
                    <w:szCs w:val="14"/>
                  </w:rPr>
                </w:rPrChange>
              </w:rPr>
              <w:t>Standard</w:t>
            </w:r>
          </w:p>
        </w:tc>
        <w:tc>
          <w:tcPr>
            <w:tcW w:w="505" w:type="pct"/>
            <w:vAlign w:val="center"/>
          </w:tcPr>
          <w:p w14:paraId="2DF33DFC" w14:textId="145E72F1" w:rsidR="00800AD4" w:rsidRPr="004D620F" w:rsidRDefault="00800AD4" w:rsidP="00800AD4">
            <w:pPr>
              <w:rPr>
                <w:rFonts w:ascii="Arial" w:hAnsi="Arial" w:cs="Arial"/>
                <w:bCs/>
                <w:color w:val="121B1F" w:themeColor="background1"/>
                <w:sz w:val="14"/>
                <w:szCs w:val="14"/>
                <w:rPrChange w:id="688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86" w:author="Locke Liu" w:date="2021-05-24T14:33:00Z">
                  <w:rPr>
                    <w:rFonts w:ascii="Segoe UI" w:hAnsi="Segoe UI" w:cs="Segoe UI"/>
                    <w:bCs/>
                    <w:color w:val="121B1F" w:themeColor="background1"/>
                    <w:sz w:val="14"/>
                    <w:szCs w:val="14"/>
                  </w:rPr>
                </w:rPrChange>
              </w:rPr>
              <w:t>DEV/UAT</w:t>
            </w:r>
          </w:p>
        </w:tc>
        <w:tc>
          <w:tcPr>
            <w:tcW w:w="1600" w:type="pct"/>
            <w:vAlign w:val="center"/>
          </w:tcPr>
          <w:p w14:paraId="39431041" w14:textId="066C4B24" w:rsidR="00800AD4" w:rsidRPr="004D620F" w:rsidRDefault="00800AD4" w:rsidP="00800AD4">
            <w:pPr>
              <w:rPr>
                <w:rFonts w:ascii="Arial" w:hAnsi="Arial" w:cs="Arial"/>
                <w:bCs/>
                <w:color w:val="121B1F" w:themeColor="background1"/>
                <w:sz w:val="14"/>
                <w:szCs w:val="14"/>
                <w:rPrChange w:id="688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88" w:author="Locke Liu" w:date="2021-05-24T14:33:00Z">
                  <w:rPr>
                    <w:rFonts w:ascii="Segoe UI" w:hAnsi="Segoe UI" w:cs="Segoe UI"/>
                    <w:bCs/>
                    <w:color w:val="121B1F" w:themeColor="background1"/>
                    <w:sz w:val="14"/>
                    <w:szCs w:val="14"/>
                  </w:rPr>
                </w:rPrChange>
              </w:rPr>
              <w:t>Key vault for writer service principal</w:t>
            </w:r>
          </w:p>
        </w:tc>
      </w:tr>
      <w:tr w:rsidR="00800AD4" w:rsidRPr="004D620F" w14:paraId="082C9EA1" w14:textId="5CD36188" w:rsidTr="00435203">
        <w:trPr>
          <w:trHeight w:val="358"/>
        </w:trPr>
        <w:tc>
          <w:tcPr>
            <w:tcW w:w="549" w:type="pct"/>
            <w:shd w:val="clear" w:color="auto" w:fill="auto"/>
            <w:vAlign w:val="center"/>
          </w:tcPr>
          <w:p w14:paraId="211D2810" w14:textId="37AEDD20" w:rsidR="00800AD4" w:rsidRPr="004D620F" w:rsidRDefault="00800AD4" w:rsidP="00800AD4">
            <w:pPr>
              <w:jc w:val="center"/>
              <w:rPr>
                <w:rFonts w:ascii="Arial" w:eastAsiaTheme="minorEastAsia" w:hAnsi="Arial" w:cs="Arial"/>
                <w:bCs/>
                <w:color w:val="121B1F" w:themeColor="background1"/>
                <w:sz w:val="14"/>
                <w:szCs w:val="14"/>
                <w:rPrChange w:id="6889"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890" w:author="Locke Liu" w:date="2021-05-24T14:33:00Z">
                  <w:rPr>
                    <w:rFonts w:ascii="Segoe UI" w:eastAsiaTheme="minorEastAsia" w:hAnsi="Segoe UI" w:cs="Segoe UI"/>
                    <w:bCs/>
                    <w:color w:val="121B1F" w:themeColor="background1"/>
                    <w:sz w:val="14"/>
                    <w:szCs w:val="14"/>
                  </w:rPr>
                </w:rPrChange>
              </w:rPr>
              <w:t>d9dlchn0kv-dev-dbks05</w:t>
            </w:r>
          </w:p>
        </w:tc>
        <w:tc>
          <w:tcPr>
            <w:tcW w:w="236" w:type="pct"/>
            <w:vAlign w:val="center"/>
          </w:tcPr>
          <w:p w14:paraId="7696A4E2" w14:textId="596ADD23" w:rsidR="00800AD4" w:rsidRPr="004D620F" w:rsidRDefault="00800AD4" w:rsidP="00800AD4">
            <w:pPr>
              <w:rPr>
                <w:rFonts w:ascii="Arial" w:hAnsi="Arial" w:cs="Arial"/>
                <w:bCs/>
                <w:color w:val="121B1F" w:themeColor="background1"/>
                <w:sz w:val="14"/>
                <w:szCs w:val="14"/>
                <w:rPrChange w:id="689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92" w:author="Locke Liu" w:date="2021-05-24T14:33:00Z">
                  <w:rPr>
                    <w:rFonts w:ascii="Segoe UI" w:hAnsi="Segoe UI" w:cs="Segoe UI"/>
                    <w:bCs/>
                    <w:color w:val="121B1F" w:themeColor="background1"/>
                    <w:sz w:val="14"/>
                    <w:szCs w:val="14"/>
                  </w:rPr>
                </w:rPrChange>
              </w:rPr>
              <w:t>Key vault</w:t>
            </w:r>
          </w:p>
        </w:tc>
        <w:tc>
          <w:tcPr>
            <w:tcW w:w="365" w:type="pct"/>
            <w:vAlign w:val="center"/>
          </w:tcPr>
          <w:p w14:paraId="0C405F5A" w14:textId="73B26872" w:rsidR="00800AD4" w:rsidRPr="004D620F" w:rsidRDefault="00800AD4" w:rsidP="00800AD4">
            <w:pPr>
              <w:rPr>
                <w:rFonts w:ascii="Arial" w:hAnsi="Arial" w:cs="Arial"/>
                <w:bCs/>
                <w:color w:val="121B1F" w:themeColor="background1"/>
                <w:sz w:val="14"/>
                <w:szCs w:val="14"/>
                <w:rPrChange w:id="689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94"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1C96ACE1" w14:textId="1E5DCA5D" w:rsidR="00800AD4" w:rsidRPr="004D620F" w:rsidRDefault="00800AD4" w:rsidP="00800AD4">
            <w:pPr>
              <w:rPr>
                <w:rFonts w:ascii="Arial" w:hAnsi="Arial" w:cs="Arial"/>
                <w:color w:val="121B1F" w:themeColor="background1"/>
                <w:sz w:val="14"/>
                <w:szCs w:val="14"/>
                <w:rPrChange w:id="689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6896"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5B72FB85" w14:textId="0F290976" w:rsidR="00800AD4" w:rsidRPr="004D620F" w:rsidRDefault="00800AD4" w:rsidP="00800AD4">
            <w:pPr>
              <w:rPr>
                <w:rFonts w:ascii="Arial" w:hAnsi="Arial" w:cs="Arial"/>
                <w:bCs/>
                <w:color w:val="121B1F" w:themeColor="background1"/>
                <w:sz w:val="14"/>
                <w:szCs w:val="14"/>
                <w:rPrChange w:id="689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898"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6527F79A" w14:textId="345CA5C5" w:rsidR="00800AD4" w:rsidRPr="004D620F" w:rsidRDefault="00800AD4" w:rsidP="00800AD4">
            <w:pPr>
              <w:rPr>
                <w:rFonts w:ascii="Arial" w:hAnsi="Arial" w:cs="Arial"/>
                <w:bCs/>
                <w:color w:val="121B1F" w:themeColor="background1"/>
                <w:sz w:val="14"/>
                <w:szCs w:val="14"/>
                <w:rPrChange w:id="689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00" w:author="Locke Liu" w:date="2021-05-24T14:33:00Z">
                  <w:rPr>
                    <w:rFonts w:ascii="Segoe UI" w:hAnsi="Segoe UI" w:cs="Segoe UI"/>
                    <w:bCs/>
                    <w:color w:val="121B1F" w:themeColor="background1"/>
                    <w:sz w:val="14"/>
                    <w:szCs w:val="14"/>
                  </w:rPr>
                </w:rPrChange>
              </w:rPr>
              <w:t>Standard</w:t>
            </w:r>
          </w:p>
        </w:tc>
        <w:tc>
          <w:tcPr>
            <w:tcW w:w="505" w:type="pct"/>
            <w:vAlign w:val="center"/>
          </w:tcPr>
          <w:p w14:paraId="4952CA6D" w14:textId="61504F5B" w:rsidR="00800AD4" w:rsidRPr="004D620F" w:rsidRDefault="00800AD4" w:rsidP="00800AD4">
            <w:pPr>
              <w:rPr>
                <w:rFonts w:ascii="Arial" w:hAnsi="Arial" w:cs="Arial"/>
                <w:bCs/>
                <w:color w:val="121B1F" w:themeColor="background1"/>
                <w:sz w:val="14"/>
                <w:szCs w:val="14"/>
                <w:rPrChange w:id="690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02" w:author="Locke Liu" w:date="2021-05-24T14:33:00Z">
                  <w:rPr>
                    <w:rFonts w:ascii="Segoe UI" w:hAnsi="Segoe UI" w:cs="Segoe UI"/>
                    <w:bCs/>
                    <w:color w:val="121B1F" w:themeColor="background1"/>
                    <w:sz w:val="14"/>
                    <w:szCs w:val="14"/>
                  </w:rPr>
                </w:rPrChange>
              </w:rPr>
              <w:t>DEV/UAT</w:t>
            </w:r>
          </w:p>
        </w:tc>
        <w:tc>
          <w:tcPr>
            <w:tcW w:w="1600" w:type="pct"/>
            <w:vAlign w:val="center"/>
          </w:tcPr>
          <w:p w14:paraId="34518908" w14:textId="61013943" w:rsidR="00800AD4" w:rsidRPr="004D620F" w:rsidRDefault="00800AD4" w:rsidP="00800AD4">
            <w:pPr>
              <w:rPr>
                <w:rFonts w:ascii="Arial" w:hAnsi="Arial" w:cs="Arial"/>
                <w:bCs/>
                <w:color w:val="121B1F" w:themeColor="background1"/>
                <w:sz w:val="14"/>
                <w:szCs w:val="14"/>
                <w:rPrChange w:id="690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04" w:author="Locke Liu" w:date="2021-05-24T14:33:00Z">
                  <w:rPr>
                    <w:rFonts w:ascii="Segoe UI" w:hAnsi="Segoe UI" w:cs="Segoe UI"/>
                    <w:bCs/>
                    <w:color w:val="121B1F" w:themeColor="background1"/>
                    <w:sz w:val="14"/>
                    <w:szCs w:val="14"/>
                  </w:rPr>
                </w:rPrChange>
              </w:rPr>
              <w:t xml:space="preserve">Key vault for reader service principal </w:t>
            </w:r>
          </w:p>
        </w:tc>
      </w:tr>
      <w:tr w:rsidR="00800AD4" w:rsidRPr="004D620F" w14:paraId="10BD7340" w14:textId="3702BD97" w:rsidTr="00435203">
        <w:trPr>
          <w:trHeight w:val="358"/>
        </w:trPr>
        <w:tc>
          <w:tcPr>
            <w:tcW w:w="549" w:type="pct"/>
            <w:shd w:val="clear" w:color="auto" w:fill="auto"/>
            <w:vAlign w:val="center"/>
          </w:tcPr>
          <w:p w14:paraId="0C96B848" w14:textId="445D32B0" w:rsidR="00800AD4" w:rsidRPr="004D620F" w:rsidRDefault="00800AD4" w:rsidP="00800AD4">
            <w:pPr>
              <w:jc w:val="center"/>
              <w:rPr>
                <w:rFonts w:ascii="Arial" w:eastAsiaTheme="minorEastAsia" w:hAnsi="Arial" w:cs="Arial"/>
                <w:bCs/>
                <w:color w:val="121B1F" w:themeColor="background1"/>
                <w:sz w:val="14"/>
                <w:szCs w:val="14"/>
                <w:rPrChange w:id="690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906" w:author="Locke Liu" w:date="2021-05-24T14:33:00Z">
                  <w:rPr>
                    <w:rFonts w:ascii="Segoe UI" w:eastAsiaTheme="minorEastAsia" w:hAnsi="Segoe UI" w:cs="Segoe UI"/>
                    <w:bCs/>
                    <w:color w:val="121B1F" w:themeColor="background1"/>
                    <w:sz w:val="14"/>
                    <w:szCs w:val="14"/>
                  </w:rPr>
                </w:rPrChange>
              </w:rPr>
              <w:t>d9dlchn0kv-dev-dbks06</w:t>
            </w:r>
          </w:p>
        </w:tc>
        <w:tc>
          <w:tcPr>
            <w:tcW w:w="236" w:type="pct"/>
            <w:vAlign w:val="center"/>
          </w:tcPr>
          <w:p w14:paraId="0D286C0A" w14:textId="731BAACA" w:rsidR="00800AD4" w:rsidRPr="004D620F" w:rsidRDefault="00800AD4" w:rsidP="00800AD4">
            <w:pPr>
              <w:rPr>
                <w:rFonts w:ascii="Arial" w:hAnsi="Arial" w:cs="Arial"/>
                <w:bCs/>
                <w:color w:val="121B1F" w:themeColor="background1"/>
                <w:sz w:val="14"/>
                <w:szCs w:val="14"/>
                <w:rPrChange w:id="690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08" w:author="Locke Liu" w:date="2021-05-24T14:33:00Z">
                  <w:rPr>
                    <w:rFonts w:ascii="Segoe UI" w:hAnsi="Segoe UI" w:cs="Segoe UI"/>
                    <w:bCs/>
                    <w:color w:val="121B1F" w:themeColor="background1"/>
                    <w:sz w:val="14"/>
                    <w:szCs w:val="14"/>
                  </w:rPr>
                </w:rPrChange>
              </w:rPr>
              <w:t>Key vault</w:t>
            </w:r>
          </w:p>
        </w:tc>
        <w:tc>
          <w:tcPr>
            <w:tcW w:w="365" w:type="pct"/>
            <w:vAlign w:val="center"/>
          </w:tcPr>
          <w:p w14:paraId="62C572DA" w14:textId="07740471" w:rsidR="00800AD4" w:rsidRPr="004D620F" w:rsidRDefault="00800AD4" w:rsidP="00800AD4">
            <w:pPr>
              <w:rPr>
                <w:rFonts w:ascii="Arial" w:hAnsi="Arial" w:cs="Arial"/>
                <w:bCs/>
                <w:color w:val="121B1F" w:themeColor="background1"/>
                <w:sz w:val="14"/>
                <w:szCs w:val="14"/>
                <w:rPrChange w:id="690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10"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4BD41061" w14:textId="08DB1CAD" w:rsidR="00800AD4" w:rsidRPr="004D620F" w:rsidRDefault="00800AD4" w:rsidP="00800AD4">
            <w:pPr>
              <w:rPr>
                <w:rFonts w:ascii="Arial" w:hAnsi="Arial" w:cs="Arial"/>
                <w:color w:val="121B1F" w:themeColor="background1"/>
                <w:sz w:val="14"/>
                <w:szCs w:val="14"/>
                <w:rPrChange w:id="691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6912"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21852465" w14:textId="58E7C01C" w:rsidR="00800AD4" w:rsidRPr="004D620F" w:rsidRDefault="00800AD4" w:rsidP="00800AD4">
            <w:pPr>
              <w:rPr>
                <w:rFonts w:ascii="Arial" w:hAnsi="Arial" w:cs="Arial"/>
                <w:bCs/>
                <w:color w:val="121B1F" w:themeColor="background1"/>
                <w:sz w:val="14"/>
                <w:szCs w:val="14"/>
                <w:rPrChange w:id="691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14"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0BD1F14A" w14:textId="4DC1D2E7" w:rsidR="00800AD4" w:rsidRPr="004D620F" w:rsidRDefault="00800AD4" w:rsidP="00800AD4">
            <w:pPr>
              <w:rPr>
                <w:rFonts w:ascii="Arial" w:hAnsi="Arial" w:cs="Arial"/>
                <w:bCs/>
                <w:color w:val="121B1F" w:themeColor="background1"/>
                <w:sz w:val="14"/>
                <w:szCs w:val="14"/>
                <w:rPrChange w:id="691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16" w:author="Locke Liu" w:date="2021-05-24T14:33:00Z">
                  <w:rPr>
                    <w:rFonts w:ascii="Segoe UI" w:hAnsi="Segoe UI" w:cs="Segoe UI"/>
                    <w:bCs/>
                    <w:color w:val="121B1F" w:themeColor="background1"/>
                    <w:sz w:val="14"/>
                    <w:szCs w:val="14"/>
                  </w:rPr>
                </w:rPrChange>
              </w:rPr>
              <w:t>Standard</w:t>
            </w:r>
          </w:p>
        </w:tc>
        <w:tc>
          <w:tcPr>
            <w:tcW w:w="505" w:type="pct"/>
            <w:vAlign w:val="center"/>
          </w:tcPr>
          <w:p w14:paraId="10225903" w14:textId="1FC4D4DE" w:rsidR="00800AD4" w:rsidRPr="004D620F" w:rsidRDefault="00800AD4" w:rsidP="00800AD4">
            <w:pPr>
              <w:rPr>
                <w:rFonts w:ascii="Arial" w:hAnsi="Arial" w:cs="Arial"/>
                <w:bCs/>
                <w:color w:val="121B1F" w:themeColor="background1"/>
                <w:sz w:val="14"/>
                <w:szCs w:val="14"/>
                <w:rPrChange w:id="691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18" w:author="Locke Liu" w:date="2021-05-24T14:33:00Z">
                  <w:rPr>
                    <w:rFonts w:ascii="Segoe UI" w:hAnsi="Segoe UI" w:cs="Segoe UI"/>
                    <w:bCs/>
                    <w:color w:val="121B1F" w:themeColor="background1"/>
                    <w:sz w:val="14"/>
                    <w:szCs w:val="14"/>
                  </w:rPr>
                </w:rPrChange>
              </w:rPr>
              <w:t>DEV/UAT</w:t>
            </w:r>
          </w:p>
        </w:tc>
        <w:tc>
          <w:tcPr>
            <w:tcW w:w="1600" w:type="pct"/>
            <w:vAlign w:val="center"/>
          </w:tcPr>
          <w:p w14:paraId="7F3020D8" w14:textId="5D27002B" w:rsidR="00800AD4" w:rsidRPr="004D620F" w:rsidRDefault="00800AD4" w:rsidP="00800AD4">
            <w:pPr>
              <w:rPr>
                <w:rFonts w:ascii="Arial" w:hAnsi="Arial" w:cs="Arial"/>
                <w:bCs/>
                <w:color w:val="121B1F" w:themeColor="background1"/>
                <w:sz w:val="14"/>
                <w:szCs w:val="14"/>
                <w:rPrChange w:id="691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20" w:author="Locke Liu" w:date="2021-05-24T14:33:00Z">
                  <w:rPr>
                    <w:rFonts w:ascii="Segoe UI" w:hAnsi="Segoe UI" w:cs="Segoe UI"/>
                    <w:bCs/>
                    <w:color w:val="121B1F" w:themeColor="background1"/>
                    <w:sz w:val="14"/>
                    <w:szCs w:val="14"/>
                  </w:rPr>
                </w:rPrChange>
              </w:rPr>
              <w:t>Key vault for writer service principal</w:t>
            </w:r>
          </w:p>
        </w:tc>
      </w:tr>
      <w:tr w:rsidR="00800AD4" w:rsidRPr="004D620F" w14:paraId="7F7B0770" w14:textId="7468FA3F" w:rsidTr="00435203">
        <w:trPr>
          <w:trHeight w:val="358"/>
        </w:trPr>
        <w:tc>
          <w:tcPr>
            <w:tcW w:w="549" w:type="pct"/>
            <w:shd w:val="clear" w:color="auto" w:fill="auto"/>
            <w:vAlign w:val="center"/>
          </w:tcPr>
          <w:p w14:paraId="37E278D2" w14:textId="11199BF2" w:rsidR="00800AD4" w:rsidRPr="004D620F" w:rsidRDefault="00800AD4" w:rsidP="00800AD4">
            <w:pPr>
              <w:jc w:val="center"/>
              <w:rPr>
                <w:rFonts w:ascii="Arial" w:eastAsiaTheme="minorEastAsia" w:hAnsi="Arial" w:cs="Arial"/>
                <w:bCs/>
                <w:color w:val="121B1F" w:themeColor="background1"/>
                <w:sz w:val="14"/>
                <w:szCs w:val="14"/>
                <w:rPrChange w:id="6921"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922" w:author="Locke Liu" w:date="2021-05-24T14:33:00Z">
                  <w:rPr>
                    <w:rFonts w:ascii="Segoe UI" w:eastAsiaTheme="minorEastAsia" w:hAnsi="Segoe UI" w:cs="Segoe UI"/>
                    <w:bCs/>
                    <w:color w:val="121B1F" w:themeColor="background1"/>
                    <w:sz w:val="14"/>
                    <w:szCs w:val="14"/>
                  </w:rPr>
                </w:rPrChange>
              </w:rPr>
              <w:t>d9dlchn0kv-dev-dbks07</w:t>
            </w:r>
          </w:p>
        </w:tc>
        <w:tc>
          <w:tcPr>
            <w:tcW w:w="236" w:type="pct"/>
            <w:vAlign w:val="center"/>
          </w:tcPr>
          <w:p w14:paraId="0641D3CE" w14:textId="647C2FB6" w:rsidR="00800AD4" w:rsidRPr="004D620F" w:rsidRDefault="00800AD4" w:rsidP="00800AD4">
            <w:pPr>
              <w:rPr>
                <w:rFonts w:ascii="Arial" w:hAnsi="Arial" w:cs="Arial"/>
                <w:bCs/>
                <w:color w:val="121B1F" w:themeColor="background1"/>
                <w:sz w:val="14"/>
                <w:szCs w:val="14"/>
                <w:rPrChange w:id="692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24" w:author="Locke Liu" w:date="2021-05-24T14:33:00Z">
                  <w:rPr>
                    <w:rFonts w:ascii="Segoe UI" w:hAnsi="Segoe UI" w:cs="Segoe UI"/>
                    <w:bCs/>
                    <w:color w:val="121B1F" w:themeColor="background1"/>
                    <w:sz w:val="14"/>
                    <w:szCs w:val="14"/>
                  </w:rPr>
                </w:rPrChange>
              </w:rPr>
              <w:t>Key vault</w:t>
            </w:r>
          </w:p>
        </w:tc>
        <w:tc>
          <w:tcPr>
            <w:tcW w:w="365" w:type="pct"/>
            <w:vAlign w:val="center"/>
          </w:tcPr>
          <w:p w14:paraId="26672C33" w14:textId="0B3F35F5" w:rsidR="00800AD4" w:rsidRPr="004D620F" w:rsidRDefault="00800AD4" w:rsidP="00800AD4">
            <w:pPr>
              <w:rPr>
                <w:rFonts w:ascii="Arial" w:hAnsi="Arial" w:cs="Arial"/>
                <w:bCs/>
                <w:color w:val="121B1F" w:themeColor="background1"/>
                <w:sz w:val="14"/>
                <w:szCs w:val="14"/>
                <w:rPrChange w:id="692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26"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5F177A5D" w14:textId="1305AD81" w:rsidR="00800AD4" w:rsidRPr="004D620F" w:rsidRDefault="00800AD4" w:rsidP="00800AD4">
            <w:pPr>
              <w:rPr>
                <w:rFonts w:ascii="Arial" w:hAnsi="Arial" w:cs="Arial"/>
                <w:color w:val="121B1F" w:themeColor="background1"/>
                <w:sz w:val="14"/>
                <w:szCs w:val="14"/>
                <w:rPrChange w:id="692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6928"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22BE39D3" w14:textId="5BDDFBDD" w:rsidR="00800AD4" w:rsidRPr="004D620F" w:rsidRDefault="00800AD4" w:rsidP="00800AD4">
            <w:pPr>
              <w:rPr>
                <w:rFonts w:ascii="Arial" w:hAnsi="Arial" w:cs="Arial"/>
                <w:bCs/>
                <w:color w:val="121B1F" w:themeColor="background1"/>
                <w:sz w:val="14"/>
                <w:szCs w:val="14"/>
                <w:rPrChange w:id="692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30"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76BD06AD" w14:textId="6E142A7E" w:rsidR="00800AD4" w:rsidRPr="004D620F" w:rsidRDefault="00800AD4" w:rsidP="00800AD4">
            <w:pPr>
              <w:rPr>
                <w:rFonts w:ascii="Arial" w:hAnsi="Arial" w:cs="Arial"/>
                <w:bCs/>
                <w:color w:val="121B1F" w:themeColor="background1"/>
                <w:sz w:val="14"/>
                <w:szCs w:val="14"/>
                <w:rPrChange w:id="693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32" w:author="Locke Liu" w:date="2021-05-24T14:33:00Z">
                  <w:rPr>
                    <w:rFonts w:ascii="Segoe UI" w:hAnsi="Segoe UI" w:cs="Segoe UI"/>
                    <w:bCs/>
                    <w:color w:val="121B1F" w:themeColor="background1"/>
                    <w:sz w:val="14"/>
                    <w:szCs w:val="14"/>
                  </w:rPr>
                </w:rPrChange>
              </w:rPr>
              <w:t>Standard</w:t>
            </w:r>
          </w:p>
        </w:tc>
        <w:tc>
          <w:tcPr>
            <w:tcW w:w="505" w:type="pct"/>
            <w:vAlign w:val="center"/>
          </w:tcPr>
          <w:p w14:paraId="4CB60F70" w14:textId="16AF227B" w:rsidR="00800AD4" w:rsidRPr="004D620F" w:rsidRDefault="00800AD4" w:rsidP="00800AD4">
            <w:pPr>
              <w:rPr>
                <w:rFonts w:ascii="Arial" w:hAnsi="Arial" w:cs="Arial"/>
                <w:bCs/>
                <w:color w:val="121B1F" w:themeColor="background1"/>
                <w:sz w:val="14"/>
                <w:szCs w:val="14"/>
                <w:rPrChange w:id="693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34" w:author="Locke Liu" w:date="2021-05-24T14:33:00Z">
                  <w:rPr>
                    <w:rFonts w:ascii="Segoe UI" w:hAnsi="Segoe UI" w:cs="Segoe UI"/>
                    <w:bCs/>
                    <w:color w:val="121B1F" w:themeColor="background1"/>
                    <w:sz w:val="14"/>
                    <w:szCs w:val="14"/>
                  </w:rPr>
                </w:rPrChange>
              </w:rPr>
              <w:t>DEV/UAT</w:t>
            </w:r>
          </w:p>
        </w:tc>
        <w:tc>
          <w:tcPr>
            <w:tcW w:w="1600" w:type="pct"/>
            <w:vAlign w:val="center"/>
          </w:tcPr>
          <w:p w14:paraId="7A5545C9" w14:textId="57CA8227" w:rsidR="00800AD4" w:rsidRPr="004D620F" w:rsidRDefault="00800AD4" w:rsidP="00800AD4">
            <w:pPr>
              <w:rPr>
                <w:rFonts w:ascii="Arial" w:hAnsi="Arial" w:cs="Arial"/>
                <w:bCs/>
                <w:color w:val="121B1F" w:themeColor="background1"/>
                <w:sz w:val="14"/>
                <w:szCs w:val="14"/>
                <w:rPrChange w:id="693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36" w:author="Locke Liu" w:date="2021-05-24T14:33:00Z">
                  <w:rPr>
                    <w:rFonts w:ascii="Segoe UI" w:hAnsi="Segoe UI" w:cs="Segoe UI"/>
                    <w:bCs/>
                    <w:color w:val="121B1F" w:themeColor="background1"/>
                    <w:sz w:val="14"/>
                    <w:szCs w:val="14"/>
                  </w:rPr>
                </w:rPrChange>
              </w:rPr>
              <w:t xml:space="preserve">Key vault for reader service principal </w:t>
            </w:r>
          </w:p>
        </w:tc>
      </w:tr>
      <w:tr w:rsidR="00800AD4" w:rsidRPr="004D620F" w14:paraId="0CABAADF" w14:textId="34631673" w:rsidTr="00435203">
        <w:trPr>
          <w:trHeight w:val="358"/>
        </w:trPr>
        <w:tc>
          <w:tcPr>
            <w:tcW w:w="549" w:type="pct"/>
            <w:shd w:val="clear" w:color="auto" w:fill="auto"/>
            <w:vAlign w:val="center"/>
          </w:tcPr>
          <w:p w14:paraId="5B7CF4A4" w14:textId="3C49C2C8" w:rsidR="00800AD4" w:rsidRPr="004D620F" w:rsidRDefault="00800AD4" w:rsidP="00800AD4">
            <w:pPr>
              <w:jc w:val="center"/>
              <w:rPr>
                <w:rFonts w:ascii="Arial" w:eastAsiaTheme="minorEastAsia" w:hAnsi="Arial" w:cs="Arial"/>
                <w:bCs/>
                <w:color w:val="121B1F" w:themeColor="background1"/>
                <w:sz w:val="14"/>
                <w:szCs w:val="14"/>
                <w:rPrChange w:id="6937"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938" w:author="Locke Liu" w:date="2021-05-24T14:33:00Z">
                  <w:rPr>
                    <w:rFonts w:ascii="Segoe UI" w:eastAsiaTheme="minorEastAsia" w:hAnsi="Segoe UI" w:cs="Segoe UI"/>
                    <w:bCs/>
                    <w:color w:val="121B1F" w:themeColor="background1"/>
                    <w:sz w:val="14"/>
                    <w:szCs w:val="14"/>
                  </w:rPr>
                </w:rPrChange>
              </w:rPr>
              <w:t>d9dlchn0kv-dev-dbks08</w:t>
            </w:r>
          </w:p>
        </w:tc>
        <w:tc>
          <w:tcPr>
            <w:tcW w:w="236" w:type="pct"/>
            <w:vAlign w:val="center"/>
          </w:tcPr>
          <w:p w14:paraId="63C23010" w14:textId="27126552" w:rsidR="00800AD4" w:rsidRPr="004D620F" w:rsidRDefault="00800AD4" w:rsidP="00800AD4">
            <w:pPr>
              <w:rPr>
                <w:rFonts w:ascii="Arial" w:hAnsi="Arial" w:cs="Arial"/>
                <w:bCs/>
                <w:color w:val="121B1F" w:themeColor="background1"/>
                <w:sz w:val="14"/>
                <w:szCs w:val="14"/>
                <w:rPrChange w:id="693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40" w:author="Locke Liu" w:date="2021-05-24T14:33:00Z">
                  <w:rPr>
                    <w:rFonts w:ascii="Segoe UI" w:hAnsi="Segoe UI" w:cs="Segoe UI"/>
                    <w:bCs/>
                    <w:color w:val="121B1F" w:themeColor="background1"/>
                    <w:sz w:val="14"/>
                    <w:szCs w:val="14"/>
                  </w:rPr>
                </w:rPrChange>
              </w:rPr>
              <w:t>Key vault</w:t>
            </w:r>
          </w:p>
        </w:tc>
        <w:tc>
          <w:tcPr>
            <w:tcW w:w="365" w:type="pct"/>
            <w:vAlign w:val="center"/>
          </w:tcPr>
          <w:p w14:paraId="2BBAB2A6" w14:textId="07C5C0A0" w:rsidR="00800AD4" w:rsidRPr="004D620F" w:rsidRDefault="00800AD4" w:rsidP="00800AD4">
            <w:pPr>
              <w:rPr>
                <w:rFonts w:ascii="Arial" w:hAnsi="Arial" w:cs="Arial"/>
                <w:bCs/>
                <w:color w:val="121B1F" w:themeColor="background1"/>
                <w:sz w:val="14"/>
                <w:szCs w:val="14"/>
                <w:rPrChange w:id="694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42"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3464662B" w14:textId="487B78B1" w:rsidR="00800AD4" w:rsidRPr="004D620F" w:rsidRDefault="00800AD4" w:rsidP="00800AD4">
            <w:pPr>
              <w:rPr>
                <w:rFonts w:ascii="Arial" w:hAnsi="Arial" w:cs="Arial"/>
                <w:color w:val="121B1F" w:themeColor="background1"/>
                <w:sz w:val="14"/>
                <w:szCs w:val="14"/>
                <w:rPrChange w:id="694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6944"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0AB04DA0" w14:textId="43D1EB7A" w:rsidR="00800AD4" w:rsidRPr="004D620F" w:rsidRDefault="00800AD4" w:rsidP="00800AD4">
            <w:pPr>
              <w:rPr>
                <w:rFonts w:ascii="Arial" w:hAnsi="Arial" w:cs="Arial"/>
                <w:bCs/>
                <w:color w:val="121B1F" w:themeColor="background1"/>
                <w:sz w:val="14"/>
                <w:szCs w:val="14"/>
                <w:rPrChange w:id="694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46"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289EA9F9" w14:textId="6743849B" w:rsidR="00800AD4" w:rsidRPr="004D620F" w:rsidRDefault="00800AD4" w:rsidP="00800AD4">
            <w:pPr>
              <w:rPr>
                <w:rFonts w:ascii="Arial" w:hAnsi="Arial" w:cs="Arial"/>
                <w:bCs/>
                <w:color w:val="121B1F" w:themeColor="background1"/>
                <w:sz w:val="14"/>
                <w:szCs w:val="14"/>
                <w:rPrChange w:id="694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48" w:author="Locke Liu" w:date="2021-05-24T14:33:00Z">
                  <w:rPr>
                    <w:rFonts w:ascii="Segoe UI" w:hAnsi="Segoe UI" w:cs="Segoe UI"/>
                    <w:bCs/>
                    <w:color w:val="121B1F" w:themeColor="background1"/>
                    <w:sz w:val="14"/>
                    <w:szCs w:val="14"/>
                  </w:rPr>
                </w:rPrChange>
              </w:rPr>
              <w:t>Standard</w:t>
            </w:r>
          </w:p>
        </w:tc>
        <w:tc>
          <w:tcPr>
            <w:tcW w:w="505" w:type="pct"/>
            <w:vAlign w:val="center"/>
          </w:tcPr>
          <w:p w14:paraId="69EB8DCC" w14:textId="24430D9F" w:rsidR="00800AD4" w:rsidRPr="004D620F" w:rsidRDefault="00800AD4" w:rsidP="00800AD4">
            <w:pPr>
              <w:rPr>
                <w:rFonts w:ascii="Arial" w:hAnsi="Arial" w:cs="Arial"/>
                <w:bCs/>
                <w:color w:val="121B1F" w:themeColor="background1"/>
                <w:sz w:val="14"/>
                <w:szCs w:val="14"/>
                <w:rPrChange w:id="694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50" w:author="Locke Liu" w:date="2021-05-24T14:33:00Z">
                  <w:rPr>
                    <w:rFonts w:ascii="Segoe UI" w:hAnsi="Segoe UI" w:cs="Segoe UI"/>
                    <w:bCs/>
                    <w:color w:val="121B1F" w:themeColor="background1"/>
                    <w:sz w:val="14"/>
                    <w:szCs w:val="14"/>
                  </w:rPr>
                </w:rPrChange>
              </w:rPr>
              <w:t>DEV/UAT</w:t>
            </w:r>
          </w:p>
        </w:tc>
        <w:tc>
          <w:tcPr>
            <w:tcW w:w="1600" w:type="pct"/>
            <w:vAlign w:val="center"/>
          </w:tcPr>
          <w:p w14:paraId="5860F8F1" w14:textId="3B6E4209" w:rsidR="00800AD4" w:rsidRPr="004D620F" w:rsidRDefault="00800AD4" w:rsidP="00800AD4">
            <w:pPr>
              <w:rPr>
                <w:rFonts w:ascii="Arial" w:hAnsi="Arial" w:cs="Arial"/>
                <w:bCs/>
                <w:color w:val="121B1F" w:themeColor="background1"/>
                <w:sz w:val="14"/>
                <w:szCs w:val="14"/>
                <w:rPrChange w:id="695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52" w:author="Locke Liu" w:date="2021-05-24T14:33:00Z">
                  <w:rPr>
                    <w:rFonts w:ascii="Segoe UI" w:hAnsi="Segoe UI" w:cs="Segoe UI"/>
                    <w:bCs/>
                    <w:color w:val="121B1F" w:themeColor="background1"/>
                    <w:sz w:val="14"/>
                    <w:szCs w:val="14"/>
                  </w:rPr>
                </w:rPrChange>
              </w:rPr>
              <w:t>Key vault for writer service principal</w:t>
            </w:r>
          </w:p>
        </w:tc>
      </w:tr>
      <w:tr w:rsidR="00800AD4" w:rsidRPr="004D620F" w14:paraId="080D3DA3" w14:textId="1B3B141D" w:rsidTr="00435203">
        <w:trPr>
          <w:trHeight w:val="358"/>
        </w:trPr>
        <w:tc>
          <w:tcPr>
            <w:tcW w:w="549" w:type="pct"/>
            <w:shd w:val="clear" w:color="auto" w:fill="auto"/>
            <w:vAlign w:val="center"/>
          </w:tcPr>
          <w:p w14:paraId="7196DD2A" w14:textId="5D39D317" w:rsidR="00800AD4" w:rsidRPr="004D620F" w:rsidRDefault="00800AD4" w:rsidP="00800AD4">
            <w:pPr>
              <w:jc w:val="center"/>
              <w:rPr>
                <w:rFonts w:ascii="Arial" w:eastAsiaTheme="minorEastAsia" w:hAnsi="Arial" w:cs="Arial"/>
                <w:bCs/>
                <w:color w:val="121B1F" w:themeColor="background1"/>
                <w:sz w:val="14"/>
                <w:szCs w:val="14"/>
                <w:rPrChange w:id="6953"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954" w:author="Locke Liu" w:date="2021-05-24T14:33:00Z">
                  <w:rPr>
                    <w:rFonts w:ascii="Segoe UI" w:eastAsiaTheme="minorEastAsia" w:hAnsi="Segoe UI" w:cs="Segoe UI"/>
                    <w:bCs/>
                    <w:color w:val="121B1F" w:themeColor="background1"/>
                    <w:sz w:val="14"/>
                    <w:szCs w:val="14"/>
                  </w:rPr>
                </w:rPrChange>
              </w:rPr>
              <w:t>d9dlchn0kv-dev-dbks09</w:t>
            </w:r>
          </w:p>
        </w:tc>
        <w:tc>
          <w:tcPr>
            <w:tcW w:w="236" w:type="pct"/>
            <w:vAlign w:val="center"/>
          </w:tcPr>
          <w:p w14:paraId="43AF9117" w14:textId="136BE210" w:rsidR="00800AD4" w:rsidRPr="004D620F" w:rsidRDefault="00800AD4" w:rsidP="00800AD4">
            <w:pPr>
              <w:rPr>
                <w:rFonts w:ascii="Arial" w:hAnsi="Arial" w:cs="Arial"/>
                <w:bCs/>
                <w:color w:val="121B1F" w:themeColor="background1"/>
                <w:sz w:val="14"/>
                <w:szCs w:val="14"/>
                <w:rPrChange w:id="695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56" w:author="Locke Liu" w:date="2021-05-24T14:33:00Z">
                  <w:rPr>
                    <w:rFonts w:ascii="Segoe UI" w:hAnsi="Segoe UI" w:cs="Segoe UI"/>
                    <w:bCs/>
                    <w:color w:val="121B1F" w:themeColor="background1"/>
                    <w:sz w:val="14"/>
                    <w:szCs w:val="14"/>
                  </w:rPr>
                </w:rPrChange>
              </w:rPr>
              <w:t>Key vault</w:t>
            </w:r>
          </w:p>
        </w:tc>
        <w:tc>
          <w:tcPr>
            <w:tcW w:w="365" w:type="pct"/>
            <w:vAlign w:val="center"/>
          </w:tcPr>
          <w:p w14:paraId="415DEA82" w14:textId="2CCC3B4F" w:rsidR="00800AD4" w:rsidRPr="004D620F" w:rsidRDefault="00800AD4" w:rsidP="00800AD4">
            <w:pPr>
              <w:rPr>
                <w:rFonts w:ascii="Arial" w:hAnsi="Arial" w:cs="Arial"/>
                <w:bCs/>
                <w:color w:val="121B1F" w:themeColor="background1"/>
                <w:sz w:val="14"/>
                <w:szCs w:val="14"/>
                <w:rPrChange w:id="695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58"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4AFA5E2F" w14:textId="320C01B8" w:rsidR="00800AD4" w:rsidRPr="004D620F" w:rsidRDefault="00800AD4" w:rsidP="00800AD4">
            <w:pPr>
              <w:rPr>
                <w:rFonts w:ascii="Arial" w:hAnsi="Arial" w:cs="Arial"/>
                <w:color w:val="121B1F" w:themeColor="background1"/>
                <w:sz w:val="14"/>
                <w:szCs w:val="14"/>
                <w:rPrChange w:id="695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6960"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01FC0C91" w14:textId="11AAB648" w:rsidR="00800AD4" w:rsidRPr="004D620F" w:rsidRDefault="00800AD4" w:rsidP="00800AD4">
            <w:pPr>
              <w:rPr>
                <w:rFonts w:ascii="Arial" w:hAnsi="Arial" w:cs="Arial"/>
                <w:bCs/>
                <w:color w:val="121B1F" w:themeColor="background1"/>
                <w:sz w:val="14"/>
                <w:szCs w:val="14"/>
                <w:rPrChange w:id="696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62"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3D7AC1D6" w14:textId="5D1F91BD" w:rsidR="00800AD4" w:rsidRPr="004D620F" w:rsidRDefault="00800AD4" w:rsidP="00800AD4">
            <w:pPr>
              <w:rPr>
                <w:rFonts w:ascii="Arial" w:hAnsi="Arial" w:cs="Arial"/>
                <w:bCs/>
                <w:color w:val="121B1F" w:themeColor="background1"/>
                <w:sz w:val="14"/>
                <w:szCs w:val="14"/>
                <w:rPrChange w:id="696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64" w:author="Locke Liu" w:date="2021-05-24T14:33:00Z">
                  <w:rPr>
                    <w:rFonts w:ascii="Segoe UI" w:hAnsi="Segoe UI" w:cs="Segoe UI"/>
                    <w:bCs/>
                    <w:color w:val="121B1F" w:themeColor="background1"/>
                    <w:sz w:val="14"/>
                    <w:szCs w:val="14"/>
                  </w:rPr>
                </w:rPrChange>
              </w:rPr>
              <w:t>Standard</w:t>
            </w:r>
          </w:p>
        </w:tc>
        <w:tc>
          <w:tcPr>
            <w:tcW w:w="505" w:type="pct"/>
            <w:vAlign w:val="center"/>
          </w:tcPr>
          <w:p w14:paraId="296AFA33" w14:textId="1F26F899" w:rsidR="00800AD4" w:rsidRPr="004D620F" w:rsidRDefault="00800AD4" w:rsidP="00800AD4">
            <w:pPr>
              <w:rPr>
                <w:rFonts w:ascii="Arial" w:hAnsi="Arial" w:cs="Arial"/>
                <w:bCs/>
                <w:color w:val="121B1F" w:themeColor="background1"/>
                <w:sz w:val="14"/>
                <w:szCs w:val="14"/>
                <w:rPrChange w:id="696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66" w:author="Locke Liu" w:date="2021-05-24T14:33:00Z">
                  <w:rPr>
                    <w:rFonts w:ascii="Segoe UI" w:hAnsi="Segoe UI" w:cs="Segoe UI"/>
                    <w:bCs/>
                    <w:color w:val="121B1F" w:themeColor="background1"/>
                    <w:sz w:val="14"/>
                    <w:szCs w:val="14"/>
                  </w:rPr>
                </w:rPrChange>
              </w:rPr>
              <w:t>DEV/UAT</w:t>
            </w:r>
          </w:p>
        </w:tc>
        <w:tc>
          <w:tcPr>
            <w:tcW w:w="1600" w:type="pct"/>
            <w:vAlign w:val="center"/>
          </w:tcPr>
          <w:p w14:paraId="447F58DA" w14:textId="351BBF81" w:rsidR="00800AD4" w:rsidRPr="004D620F" w:rsidRDefault="00800AD4" w:rsidP="00800AD4">
            <w:pPr>
              <w:rPr>
                <w:rFonts w:ascii="Arial" w:hAnsi="Arial" w:cs="Arial"/>
                <w:bCs/>
                <w:color w:val="121B1F" w:themeColor="background1"/>
                <w:sz w:val="14"/>
                <w:szCs w:val="14"/>
                <w:rPrChange w:id="696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68" w:author="Locke Liu" w:date="2021-05-24T14:33:00Z">
                  <w:rPr>
                    <w:rFonts w:ascii="Segoe UI" w:hAnsi="Segoe UI" w:cs="Segoe UI"/>
                    <w:bCs/>
                    <w:color w:val="121B1F" w:themeColor="background1"/>
                    <w:sz w:val="14"/>
                    <w:szCs w:val="14"/>
                  </w:rPr>
                </w:rPrChange>
              </w:rPr>
              <w:t xml:space="preserve">Key vault for reader service principal </w:t>
            </w:r>
          </w:p>
        </w:tc>
      </w:tr>
      <w:tr w:rsidR="00800AD4" w:rsidRPr="004D620F" w14:paraId="13F8AFBC" w14:textId="64808580" w:rsidTr="00435203">
        <w:trPr>
          <w:trHeight w:val="358"/>
        </w:trPr>
        <w:tc>
          <w:tcPr>
            <w:tcW w:w="549" w:type="pct"/>
            <w:shd w:val="clear" w:color="auto" w:fill="auto"/>
            <w:vAlign w:val="center"/>
          </w:tcPr>
          <w:p w14:paraId="0A9578FF" w14:textId="566BD7D1" w:rsidR="00800AD4" w:rsidRPr="004D620F" w:rsidRDefault="00800AD4" w:rsidP="00800AD4">
            <w:pPr>
              <w:jc w:val="center"/>
              <w:rPr>
                <w:rFonts w:ascii="Arial" w:eastAsiaTheme="minorEastAsia" w:hAnsi="Arial" w:cs="Arial"/>
                <w:bCs/>
                <w:color w:val="121B1F" w:themeColor="background1"/>
                <w:sz w:val="14"/>
                <w:szCs w:val="14"/>
                <w:rPrChange w:id="6969"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970" w:author="Locke Liu" w:date="2021-05-24T14:33:00Z">
                  <w:rPr>
                    <w:rFonts w:ascii="Segoe UI" w:eastAsiaTheme="minorEastAsia" w:hAnsi="Segoe UI" w:cs="Segoe UI"/>
                    <w:bCs/>
                    <w:color w:val="121B1F" w:themeColor="background1"/>
                    <w:sz w:val="14"/>
                    <w:szCs w:val="14"/>
                  </w:rPr>
                </w:rPrChange>
              </w:rPr>
              <w:t>d9dlchn0kv-dev-dbks10</w:t>
            </w:r>
          </w:p>
        </w:tc>
        <w:tc>
          <w:tcPr>
            <w:tcW w:w="236" w:type="pct"/>
            <w:vAlign w:val="center"/>
          </w:tcPr>
          <w:p w14:paraId="234F73E1" w14:textId="69117F3F" w:rsidR="00800AD4" w:rsidRPr="004D620F" w:rsidRDefault="00800AD4" w:rsidP="00800AD4">
            <w:pPr>
              <w:rPr>
                <w:rFonts w:ascii="Arial" w:hAnsi="Arial" w:cs="Arial"/>
                <w:bCs/>
                <w:color w:val="121B1F" w:themeColor="background1"/>
                <w:sz w:val="14"/>
                <w:szCs w:val="14"/>
                <w:rPrChange w:id="697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72" w:author="Locke Liu" w:date="2021-05-24T14:33:00Z">
                  <w:rPr>
                    <w:rFonts w:ascii="Segoe UI" w:hAnsi="Segoe UI" w:cs="Segoe UI"/>
                    <w:bCs/>
                    <w:color w:val="121B1F" w:themeColor="background1"/>
                    <w:sz w:val="14"/>
                    <w:szCs w:val="14"/>
                  </w:rPr>
                </w:rPrChange>
              </w:rPr>
              <w:t>Key vault</w:t>
            </w:r>
          </w:p>
        </w:tc>
        <w:tc>
          <w:tcPr>
            <w:tcW w:w="365" w:type="pct"/>
            <w:vAlign w:val="center"/>
          </w:tcPr>
          <w:p w14:paraId="3A1D3CC8" w14:textId="5F4B8254" w:rsidR="00800AD4" w:rsidRPr="004D620F" w:rsidRDefault="00800AD4" w:rsidP="00800AD4">
            <w:pPr>
              <w:rPr>
                <w:rFonts w:ascii="Arial" w:hAnsi="Arial" w:cs="Arial"/>
                <w:bCs/>
                <w:color w:val="121B1F" w:themeColor="background1"/>
                <w:sz w:val="14"/>
                <w:szCs w:val="14"/>
                <w:rPrChange w:id="697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74"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0EB1876C" w14:textId="6ED3C6AD" w:rsidR="00800AD4" w:rsidRPr="004D620F" w:rsidRDefault="00800AD4" w:rsidP="00800AD4">
            <w:pPr>
              <w:rPr>
                <w:rFonts w:ascii="Arial" w:hAnsi="Arial" w:cs="Arial"/>
                <w:color w:val="121B1F" w:themeColor="background1"/>
                <w:sz w:val="14"/>
                <w:szCs w:val="14"/>
                <w:rPrChange w:id="697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6976"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4BA4E7A4" w14:textId="4D79C5D8" w:rsidR="00800AD4" w:rsidRPr="004D620F" w:rsidRDefault="00800AD4" w:rsidP="00800AD4">
            <w:pPr>
              <w:rPr>
                <w:rFonts w:ascii="Arial" w:hAnsi="Arial" w:cs="Arial"/>
                <w:bCs/>
                <w:color w:val="121B1F" w:themeColor="background1"/>
                <w:sz w:val="14"/>
                <w:szCs w:val="14"/>
                <w:rPrChange w:id="697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78"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10575B45" w14:textId="53A7D7FE" w:rsidR="00800AD4" w:rsidRPr="004D620F" w:rsidRDefault="00800AD4" w:rsidP="00800AD4">
            <w:pPr>
              <w:rPr>
                <w:rFonts w:ascii="Arial" w:hAnsi="Arial" w:cs="Arial"/>
                <w:bCs/>
                <w:color w:val="121B1F" w:themeColor="background1"/>
                <w:sz w:val="14"/>
                <w:szCs w:val="14"/>
                <w:rPrChange w:id="697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80" w:author="Locke Liu" w:date="2021-05-24T14:33:00Z">
                  <w:rPr>
                    <w:rFonts w:ascii="Segoe UI" w:hAnsi="Segoe UI" w:cs="Segoe UI"/>
                    <w:bCs/>
                    <w:color w:val="121B1F" w:themeColor="background1"/>
                    <w:sz w:val="14"/>
                    <w:szCs w:val="14"/>
                  </w:rPr>
                </w:rPrChange>
              </w:rPr>
              <w:t>Standard</w:t>
            </w:r>
          </w:p>
        </w:tc>
        <w:tc>
          <w:tcPr>
            <w:tcW w:w="505" w:type="pct"/>
            <w:vAlign w:val="center"/>
          </w:tcPr>
          <w:p w14:paraId="02550DA2" w14:textId="69161405" w:rsidR="00800AD4" w:rsidRPr="004D620F" w:rsidRDefault="00800AD4" w:rsidP="00800AD4">
            <w:pPr>
              <w:rPr>
                <w:rFonts w:ascii="Arial" w:hAnsi="Arial" w:cs="Arial"/>
                <w:bCs/>
                <w:color w:val="121B1F" w:themeColor="background1"/>
                <w:sz w:val="14"/>
                <w:szCs w:val="14"/>
                <w:rPrChange w:id="698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82" w:author="Locke Liu" w:date="2021-05-24T14:33:00Z">
                  <w:rPr>
                    <w:rFonts w:ascii="Segoe UI" w:hAnsi="Segoe UI" w:cs="Segoe UI"/>
                    <w:bCs/>
                    <w:color w:val="121B1F" w:themeColor="background1"/>
                    <w:sz w:val="14"/>
                    <w:szCs w:val="14"/>
                  </w:rPr>
                </w:rPrChange>
              </w:rPr>
              <w:t>DEV/UAT</w:t>
            </w:r>
          </w:p>
        </w:tc>
        <w:tc>
          <w:tcPr>
            <w:tcW w:w="1600" w:type="pct"/>
            <w:vAlign w:val="center"/>
          </w:tcPr>
          <w:p w14:paraId="318E6554" w14:textId="0F0B0179" w:rsidR="00800AD4" w:rsidRPr="004D620F" w:rsidRDefault="00800AD4" w:rsidP="00800AD4">
            <w:pPr>
              <w:rPr>
                <w:rFonts w:ascii="Arial" w:hAnsi="Arial" w:cs="Arial"/>
                <w:bCs/>
                <w:color w:val="121B1F" w:themeColor="background1"/>
                <w:sz w:val="14"/>
                <w:szCs w:val="14"/>
                <w:rPrChange w:id="698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84" w:author="Locke Liu" w:date="2021-05-24T14:33:00Z">
                  <w:rPr>
                    <w:rFonts w:ascii="Segoe UI" w:hAnsi="Segoe UI" w:cs="Segoe UI"/>
                    <w:bCs/>
                    <w:color w:val="121B1F" w:themeColor="background1"/>
                    <w:sz w:val="14"/>
                    <w:szCs w:val="14"/>
                  </w:rPr>
                </w:rPrChange>
              </w:rPr>
              <w:t>Key vault for writer service principal</w:t>
            </w:r>
          </w:p>
        </w:tc>
      </w:tr>
      <w:tr w:rsidR="00435203" w:rsidRPr="004D620F" w14:paraId="18CF3AD2" w14:textId="77777777" w:rsidTr="00435203">
        <w:trPr>
          <w:trHeight w:val="358"/>
        </w:trPr>
        <w:tc>
          <w:tcPr>
            <w:tcW w:w="549" w:type="pct"/>
            <w:shd w:val="clear" w:color="auto" w:fill="auto"/>
            <w:vAlign w:val="center"/>
          </w:tcPr>
          <w:p w14:paraId="6CEFE6FE" w14:textId="34BFD0B9" w:rsidR="00435203" w:rsidRPr="004D620F" w:rsidRDefault="00435203" w:rsidP="00435203">
            <w:pPr>
              <w:jc w:val="center"/>
              <w:rPr>
                <w:rFonts w:ascii="Arial" w:eastAsiaTheme="minorEastAsia" w:hAnsi="Arial" w:cs="Arial"/>
                <w:bCs/>
                <w:color w:val="121B1F" w:themeColor="background1"/>
                <w:sz w:val="14"/>
                <w:szCs w:val="14"/>
                <w:rPrChange w:id="698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6986" w:author="Locke Liu" w:date="2021-05-24T14:33:00Z">
                  <w:rPr>
                    <w:rFonts w:ascii="Segoe UI" w:eastAsiaTheme="minorEastAsia" w:hAnsi="Segoe UI" w:cs="Segoe UI"/>
                    <w:bCs/>
                    <w:color w:val="121B1F" w:themeColor="background1"/>
                    <w:sz w:val="14"/>
                    <w:szCs w:val="14"/>
                  </w:rPr>
                </w:rPrChange>
              </w:rPr>
              <w:t>r9dlchn0kv01</w:t>
            </w:r>
          </w:p>
        </w:tc>
        <w:tc>
          <w:tcPr>
            <w:tcW w:w="236" w:type="pct"/>
            <w:vAlign w:val="center"/>
          </w:tcPr>
          <w:p w14:paraId="4A7D8B98" w14:textId="394C4EF8" w:rsidR="00435203" w:rsidRPr="004D620F" w:rsidRDefault="00435203" w:rsidP="00435203">
            <w:pPr>
              <w:rPr>
                <w:rFonts w:ascii="Arial" w:hAnsi="Arial" w:cs="Arial"/>
                <w:bCs/>
                <w:color w:val="121B1F" w:themeColor="background1"/>
                <w:sz w:val="14"/>
                <w:szCs w:val="14"/>
                <w:rPrChange w:id="698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88" w:author="Locke Liu" w:date="2021-05-24T14:33:00Z">
                  <w:rPr>
                    <w:rFonts w:ascii="Segoe UI" w:hAnsi="Segoe UI" w:cs="Segoe UI"/>
                    <w:bCs/>
                    <w:color w:val="121B1F" w:themeColor="background1"/>
                    <w:sz w:val="14"/>
                    <w:szCs w:val="14"/>
                  </w:rPr>
                </w:rPrChange>
              </w:rPr>
              <w:t>Key vault</w:t>
            </w:r>
          </w:p>
        </w:tc>
        <w:tc>
          <w:tcPr>
            <w:tcW w:w="365" w:type="pct"/>
            <w:vAlign w:val="center"/>
          </w:tcPr>
          <w:p w14:paraId="4D6120A8" w14:textId="3F7E4B79" w:rsidR="00435203" w:rsidRPr="004D620F" w:rsidRDefault="00435203" w:rsidP="00435203">
            <w:pPr>
              <w:rPr>
                <w:rFonts w:ascii="Arial" w:hAnsi="Arial" w:cs="Arial"/>
                <w:bCs/>
                <w:color w:val="121B1F" w:themeColor="background1"/>
                <w:sz w:val="14"/>
                <w:szCs w:val="14"/>
                <w:rPrChange w:id="698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90"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222EB017" w14:textId="6B223074" w:rsidR="00435203" w:rsidRPr="004D620F" w:rsidRDefault="00435203" w:rsidP="00435203">
            <w:pPr>
              <w:rPr>
                <w:rFonts w:ascii="Arial" w:hAnsi="Arial" w:cs="Arial"/>
                <w:color w:val="121B1F" w:themeColor="background1"/>
                <w:sz w:val="14"/>
                <w:szCs w:val="14"/>
                <w:rPrChange w:id="699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6992"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74261AC6" w14:textId="19A9C7A1" w:rsidR="00435203" w:rsidRPr="004D620F" w:rsidRDefault="00435203" w:rsidP="00435203">
            <w:pPr>
              <w:rPr>
                <w:rFonts w:ascii="Arial" w:hAnsi="Arial" w:cs="Arial"/>
                <w:bCs/>
                <w:color w:val="121B1F" w:themeColor="background1"/>
                <w:sz w:val="14"/>
                <w:szCs w:val="14"/>
                <w:rPrChange w:id="699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94"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74DE1583" w14:textId="215C3E23" w:rsidR="00435203" w:rsidRPr="004D620F" w:rsidRDefault="00435203" w:rsidP="00435203">
            <w:pPr>
              <w:rPr>
                <w:rFonts w:ascii="Arial" w:hAnsi="Arial" w:cs="Arial"/>
                <w:bCs/>
                <w:color w:val="121B1F" w:themeColor="background1"/>
                <w:sz w:val="14"/>
                <w:szCs w:val="14"/>
                <w:rPrChange w:id="699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96" w:author="Locke Liu" w:date="2021-05-24T14:33:00Z">
                  <w:rPr>
                    <w:rFonts w:ascii="Segoe UI" w:hAnsi="Segoe UI" w:cs="Segoe UI"/>
                    <w:bCs/>
                    <w:color w:val="121B1F" w:themeColor="background1"/>
                    <w:sz w:val="14"/>
                    <w:szCs w:val="14"/>
                  </w:rPr>
                </w:rPrChange>
              </w:rPr>
              <w:t>Standard</w:t>
            </w:r>
          </w:p>
        </w:tc>
        <w:tc>
          <w:tcPr>
            <w:tcW w:w="505" w:type="pct"/>
            <w:vAlign w:val="center"/>
          </w:tcPr>
          <w:p w14:paraId="06EC3EE6" w14:textId="280030DE" w:rsidR="00435203" w:rsidRPr="004D620F" w:rsidRDefault="00435203" w:rsidP="00435203">
            <w:pPr>
              <w:rPr>
                <w:rFonts w:ascii="Arial" w:hAnsi="Arial" w:cs="Arial"/>
                <w:bCs/>
                <w:color w:val="121B1F" w:themeColor="background1"/>
                <w:sz w:val="14"/>
                <w:szCs w:val="14"/>
                <w:rPrChange w:id="699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6998" w:author="Locke Liu" w:date="2021-05-24T14:33:00Z">
                  <w:rPr>
                    <w:rFonts w:ascii="Segoe UI" w:hAnsi="Segoe UI" w:cs="Segoe UI"/>
                    <w:bCs/>
                    <w:color w:val="121B1F" w:themeColor="background1"/>
                    <w:sz w:val="14"/>
                    <w:szCs w:val="14"/>
                  </w:rPr>
                </w:rPrChange>
              </w:rPr>
              <w:t>production</w:t>
            </w:r>
          </w:p>
        </w:tc>
        <w:tc>
          <w:tcPr>
            <w:tcW w:w="1600" w:type="pct"/>
            <w:vAlign w:val="center"/>
          </w:tcPr>
          <w:p w14:paraId="3035BE38" w14:textId="50597DBC" w:rsidR="00435203" w:rsidRPr="004D620F" w:rsidRDefault="00435203" w:rsidP="00435203">
            <w:pPr>
              <w:rPr>
                <w:rFonts w:ascii="Arial" w:hAnsi="Arial" w:cs="Arial"/>
                <w:bCs/>
                <w:color w:val="121B1F" w:themeColor="background1"/>
                <w:sz w:val="14"/>
                <w:szCs w:val="14"/>
                <w:rPrChange w:id="699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00" w:author="Locke Liu" w:date="2021-05-24T14:33:00Z">
                  <w:rPr>
                    <w:rFonts w:ascii="Segoe UI" w:hAnsi="Segoe UI" w:cs="Segoe UI"/>
                    <w:bCs/>
                    <w:color w:val="121B1F" w:themeColor="background1"/>
                    <w:sz w:val="14"/>
                    <w:szCs w:val="14"/>
                  </w:rPr>
                </w:rPrChange>
              </w:rPr>
              <w:t>Shared key vaults for production except databricks</w:t>
            </w:r>
          </w:p>
        </w:tc>
      </w:tr>
      <w:tr w:rsidR="00435203" w:rsidRPr="004D620F" w14:paraId="19FD12C5" w14:textId="77777777" w:rsidTr="00435203">
        <w:trPr>
          <w:trHeight w:val="358"/>
        </w:trPr>
        <w:tc>
          <w:tcPr>
            <w:tcW w:w="549" w:type="pct"/>
            <w:shd w:val="clear" w:color="auto" w:fill="auto"/>
            <w:vAlign w:val="center"/>
          </w:tcPr>
          <w:p w14:paraId="1AA81AF5" w14:textId="476C7D28" w:rsidR="00435203" w:rsidRPr="004D620F" w:rsidRDefault="00435203" w:rsidP="00435203">
            <w:pPr>
              <w:jc w:val="center"/>
              <w:rPr>
                <w:rFonts w:ascii="Arial" w:eastAsiaTheme="minorEastAsia" w:hAnsi="Arial" w:cs="Arial"/>
                <w:bCs/>
                <w:color w:val="121B1F" w:themeColor="background1"/>
                <w:sz w:val="14"/>
                <w:szCs w:val="14"/>
                <w:rPrChange w:id="7001"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002" w:author="Locke Liu" w:date="2021-05-24T14:33:00Z">
                  <w:rPr>
                    <w:rFonts w:ascii="Segoe UI" w:eastAsiaTheme="minorEastAsia" w:hAnsi="Segoe UI" w:cs="Segoe UI"/>
                    <w:bCs/>
                    <w:color w:val="121B1F" w:themeColor="background1"/>
                    <w:sz w:val="14"/>
                    <w:szCs w:val="14"/>
                  </w:rPr>
                </w:rPrChange>
              </w:rPr>
              <w:t>r9dlchn0kv-prd-dbks01</w:t>
            </w:r>
          </w:p>
        </w:tc>
        <w:tc>
          <w:tcPr>
            <w:tcW w:w="236" w:type="pct"/>
            <w:vAlign w:val="center"/>
          </w:tcPr>
          <w:p w14:paraId="3E1EDDAE" w14:textId="7788C489" w:rsidR="00435203" w:rsidRPr="004D620F" w:rsidRDefault="00435203" w:rsidP="00435203">
            <w:pPr>
              <w:rPr>
                <w:rFonts w:ascii="Arial" w:hAnsi="Arial" w:cs="Arial"/>
                <w:bCs/>
                <w:color w:val="121B1F" w:themeColor="background1"/>
                <w:sz w:val="14"/>
                <w:szCs w:val="14"/>
                <w:rPrChange w:id="700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04" w:author="Locke Liu" w:date="2021-05-24T14:33:00Z">
                  <w:rPr>
                    <w:rFonts w:ascii="Segoe UI" w:hAnsi="Segoe UI" w:cs="Segoe UI"/>
                    <w:bCs/>
                    <w:color w:val="121B1F" w:themeColor="background1"/>
                    <w:sz w:val="14"/>
                    <w:szCs w:val="14"/>
                  </w:rPr>
                </w:rPrChange>
              </w:rPr>
              <w:t>Key vault</w:t>
            </w:r>
          </w:p>
        </w:tc>
        <w:tc>
          <w:tcPr>
            <w:tcW w:w="365" w:type="pct"/>
            <w:vAlign w:val="center"/>
          </w:tcPr>
          <w:p w14:paraId="412B2A49" w14:textId="54E8A5DE" w:rsidR="00435203" w:rsidRPr="004D620F" w:rsidRDefault="00435203" w:rsidP="00435203">
            <w:pPr>
              <w:rPr>
                <w:rFonts w:ascii="Arial" w:hAnsi="Arial" w:cs="Arial"/>
                <w:bCs/>
                <w:color w:val="121B1F" w:themeColor="background1"/>
                <w:sz w:val="14"/>
                <w:szCs w:val="14"/>
                <w:rPrChange w:id="700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06"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300216B3" w14:textId="7C301747" w:rsidR="00435203" w:rsidRPr="004D620F" w:rsidRDefault="00435203" w:rsidP="00435203">
            <w:pPr>
              <w:rPr>
                <w:rFonts w:ascii="Arial" w:hAnsi="Arial" w:cs="Arial"/>
                <w:color w:val="121B1F" w:themeColor="background1"/>
                <w:sz w:val="14"/>
                <w:szCs w:val="14"/>
                <w:rPrChange w:id="700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7008"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5B2DA53F" w14:textId="5BF9F2A1" w:rsidR="00435203" w:rsidRPr="004D620F" w:rsidRDefault="00435203" w:rsidP="00435203">
            <w:pPr>
              <w:rPr>
                <w:rFonts w:ascii="Arial" w:hAnsi="Arial" w:cs="Arial"/>
                <w:bCs/>
                <w:color w:val="121B1F" w:themeColor="background1"/>
                <w:sz w:val="14"/>
                <w:szCs w:val="14"/>
                <w:rPrChange w:id="700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10"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01294206" w14:textId="1EDE03CD" w:rsidR="00435203" w:rsidRPr="004D620F" w:rsidRDefault="00435203" w:rsidP="00435203">
            <w:pPr>
              <w:rPr>
                <w:rFonts w:ascii="Arial" w:hAnsi="Arial" w:cs="Arial"/>
                <w:bCs/>
                <w:color w:val="121B1F" w:themeColor="background1"/>
                <w:sz w:val="14"/>
                <w:szCs w:val="14"/>
                <w:rPrChange w:id="701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12" w:author="Locke Liu" w:date="2021-05-24T14:33:00Z">
                  <w:rPr>
                    <w:rFonts w:ascii="Segoe UI" w:hAnsi="Segoe UI" w:cs="Segoe UI"/>
                    <w:bCs/>
                    <w:color w:val="121B1F" w:themeColor="background1"/>
                    <w:sz w:val="14"/>
                    <w:szCs w:val="14"/>
                  </w:rPr>
                </w:rPrChange>
              </w:rPr>
              <w:t>Standard</w:t>
            </w:r>
          </w:p>
        </w:tc>
        <w:tc>
          <w:tcPr>
            <w:tcW w:w="505" w:type="pct"/>
            <w:vAlign w:val="center"/>
          </w:tcPr>
          <w:p w14:paraId="26D69561" w14:textId="572EC98D" w:rsidR="00435203" w:rsidRPr="004D620F" w:rsidRDefault="00435203" w:rsidP="00435203">
            <w:pPr>
              <w:rPr>
                <w:rFonts w:ascii="Arial" w:hAnsi="Arial" w:cs="Arial"/>
                <w:bCs/>
                <w:color w:val="121B1F" w:themeColor="background1"/>
                <w:sz w:val="14"/>
                <w:szCs w:val="14"/>
                <w:rPrChange w:id="701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14" w:author="Locke Liu" w:date="2021-05-24T14:33:00Z">
                  <w:rPr>
                    <w:rFonts w:ascii="Segoe UI" w:hAnsi="Segoe UI" w:cs="Segoe UI"/>
                    <w:bCs/>
                    <w:color w:val="121B1F" w:themeColor="background1"/>
                    <w:sz w:val="14"/>
                    <w:szCs w:val="14"/>
                  </w:rPr>
                </w:rPrChange>
              </w:rPr>
              <w:t>production</w:t>
            </w:r>
          </w:p>
        </w:tc>
        <w:tc>
          <w:tcPr>
            <w:tcW w:w="1600" w:type="pct"/>
            <w:vAlign w:val="center"/>
          </w:tcPr>
          <w:p w14:paraId="112D82BC" w14:textId="4DD090E8" w:rsidR="00435203" w:rsidRPr="004D620F" w:rsidRDefault="00435203" w:rsidP="00435203">
            <w:pPr>
              <w:rPr>
                <w:rFonts w:ascii="Arial" w:hAnsi="Arial" w:cs="Arial"/>
                <w:bCs/>
                <w:color w:val="121B1F" w:themeColor="background1"/>
                <w:sz w:val="14"/>
                <w:szCs w:val="14"/>
                <w:rPrChange w:id="701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16" w:author="Locke Liu" w:date="2021-05-24T14:33:00Z">
                  <w:rPr>
                    <w:rFonts w:ascii="Segoe UI" w:hAnsi="Segoe UI" w:cs="Segoe UI"/>
                    <w:bCs/>
                    <w:color w:val="121B1F" w:themeColor="background1"/>
                    <w:sz w:val="14"/>
                    <w:szCs w:val="14"/>
                  </w:rPr>
                </w:rPrChange>
              </w:rPr>
              <w:t xml:space="preserve">Key vault for reader service principal </w:t>
            </w:r>
          </w:p>
        </w:tc>
      </w:tr>
      <w:tr w:rsidR="00435203" w:rsidRPr="004D620F" w14:paraId="707B170B" w14:textId="77777777" w:rsidTr="00435203">
        <w:trPr>
          <w:trHeight w:val="358"/>
        </w:trPr>
        <w:tc>
          <w:tcPr>
            <w:tcW w:w="549" w:type="pct"/>
            <w:shd w:val="clear" w:color="auto" w:fill="auto"/>
            <w:vAlign w:val="center"/>
          </w:tcPr>
          <w:p w14:paraId="505EB7DE" w14:textId="0F0ADC32" w:rsidR="00435203" w:rsidRPr="004D620F" w:rsidRDefault="00435203" w:rsidP="00435203">
            <w:pPr>
              <w:jc w:val="center"/>
              <w:rPr>
                <w:rFonts w:ascii="Arial" w:eastAsiaTheme="minorEastAsia" w:hAnsi="Arial" w:cs="Arial"/>
                <w:bCs/>
                <w:color w:val="121B1F" w:themeColor="background1"/>
                <w:sz w:val="14"/>
                <w:szCs w:val="14"/>
                <w:rPrChange w:id="7017"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018" w:author="Locke Liu" w:date="2021-05-24T14:33:00Z">
                  <w:rPr>
                    <w:rFonts w:ascii="Segoe UI" w:eastAsiaTheme="minorEastAsia" w:hAnsi="Segoe UI" w:cs="Segoe UI"/>
                    <w:bCs/>
                    <w:color w:val="121B1F" w:themeColor="background1"/>
                    <w:sz w:val="14"/>
                    <w:szCs w:val="14"/>
                  </w:rPr>
                </w:rPrChange>
              </w:rPr>
              <w:t>r9dlchn0kv-prd-dbks02</w:t>
            </w:r>
          </w:p>
        </w:tc>
        <w:tc>
          <w:tcPr>
            <w:tcW w:w="236" w:type="pct"/>
            <w:vAlign w:val="center"/>
          </w:tcPr>
          <w:p w14:paraId="5CC09D02" w14:textId="2658A461" w:rsidR="00435203" w:rsidRPr="004D620F" w:rsidRDefault="00435203" w:rsidP="00435203">
            <w:pPr>
              <w:rPr>
                <w:rFonts w:ascii="Arial" w:hAnsi="Arial" w:cs="Arial"/>
                <w:bCs/>
                <w:color w:val="121B1F" w:themeColor="background1"/>
                <w:sz w:val="14"/>
                <w:szCs w:val="14"/>
                <w:rPrChange w:id="701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20" w:author="Locke Liu" w:date="2021-05-24T14:33:00Z">
                  <w:rPr>
                    <w:rFonts w:ascii="Segoe UI" w:hAnsi="Segoe UI" w:cs="Segoe UI"/>
                    <w:bCs/>
                    <w:color w:val="121B1F" w:themeColor="background1"/>
                    <w:sz w:val="14"/>
                    <w:szCs w:val="14"/>
                  </w:rPr>
                </w:rPrChange>
              </w:rPr>
              <w:t>Key vault</w:t>
            </w:r>
          </w:p>
        </w:tc>
        <w:tc>
          <w:tcPr>
            <w:tcW w:w="365" w:type="pct"/>
            <w:vAlign w:val="center"/>
          </w:tcPr>
          <w:p w14:paraId="64543C00" w14:textId="31A6E279" w:rsidR="00435203" w:rsidRPr="004D620F" w:rsidRDefault="00435203" w:rsidP="00435203">
            <w:pPr>
              <w:rPr>
                <w:rFonts w:ascii="Arial" w:hAnsi="Arial" w:cs="Arial"/>
                <w:bCs/>
                <w:color w:val="121B1F" w:themeColor="background1"/>
                <w:sz w:val="14"/>
                <w:szCs w:val="14"/>
                <w:rPrChange w:id="702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22"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0E8EC9E2" w14:textId="6A4B0F80" w:rsidR="00435203" w:rsidRPr="004D620F" w:rsidRDefault="00435203" w:rsidP="00435203">
            <w:pPr>
              <w:rPr>
                <w:rFonts w:ascii="Arial" w:hAnsi="Arial" w:cs="Arial"/>
                <w:color w:val="121B1F" w:themeColor="background1"/>
                <w:sz w:val="14"/>
                <w:szCs w:val="14"/>
                <w:rPrChange w:id="702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7024"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16E39C93" w14:textId="5C9E8FA5" w:rsidR="00435203" w:rsidRPr="004D620F" w:rsidRDefault="00435203" w:rsidP="00435203">
            <w:pPr>
              <w:rPr>
                <w:rFonts w:ascii="Arial" w:hAnsi="Arial" w:cs="Arial"/>
                <w:bCs/>
                <w:color w:val="121B1F" w:themeColor="background1"/>
                <w:sz w:val="14"/>
                <w:szCs w:val="14"/>
                <w:rPrChange w:id="702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26"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34FA7318" w14:textId="49F9873B" w:rsidR="00435203" w:rsidRPr="004D620F" w:rsidRDefault="00435203" w:rsidP="00435203">
            <w:pPr>
              <w:rPr>
                <w:rFonts w:ascii="Arial" w:hAnsi="Arial" w:cs="Arial"/>
                <w:bCs/>
                <w:color w:val="121B1F" w:themeColor="background1"/>
                <w:sz w:val="14"/>
                <w:szCs w:val="14"/>
                <w:rPrChange w:id="702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28" w:author="Locke Liu" w:date="2021-05-24T14:33:00Z">
                  <w:rPr>
                    <w:rFonts w:ascii="Segoe UI" w:hAnsi="Segoe UI" w:cs="Segoe UI"/>
                    <w:bCs/>
                    <w:color w:val="121B1F" w:themeColor="background1"/>
                    <w:sz w:val="14"/>
                    <w:szCs w:val="14"/>
                  </w:rPr>
                </w:rPrChange>
              </w:rPr>
              <w:t>Standard</w:t>
            </w:r>
          </w:p>
        </w:tc>
        <w:tc>
          <w:tcPr>
            <w:tcW w:w="505" w:type="pct"/>
            <w:vAlign w:val="center"/>
          </w:tcPr>
          <w:p w14:paraId="071E2255" w14:textId="04C5B78E" w:rsidR="00435203" w:rsidRPr="004D620F" w:rsidRDefault="00435203" w:rsidP="00435203">
            <w:pPr>
              <w:rPr>
                <w:rFonts w:ascii="Arial" w:hAnsi="Arial" w:cs="Arial"/>
                <w:bCs/>
                <w:color w:val="121B1F" w:themeColor="background1"/>
                <w:sz w:val="14"/>
                <w:szCs w:val="14"/>
                <w:rPrChange w:id="702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30" w:author="Locke Liu" w:date="2021-05-24T14:33:00Z">
                  <w:rPr>
                    <w:rFonts w:ascii="Segoe UI" w:hAnsi="Segoe UI" w:cs="Segoe UI"/>
                    <w:bCs/>
                    <w:color w:val="121B1F" w:themeColor="background1"/>
                    <w:sz w:val="14"/>
                    <w:szCs w:val="14"/>
                  </w:rPr>
                </w:rPrChange>
              </w:rPr>
              <w:t>production</w:t>
            </w:r>
          </w:p>
        </w:tc>
        <w:tc>
          <w:tcPr>
            <w:tcW w:w="1600" w:type="pct"/>
            <w:vAlign w:val="center"/>
          </w:tcPr>
          <w:p w14:paraId="2A17DCB7" w14:textId="1A5E015A" w:rsidR="00435203" w:rsidRPr="004D620F" w:rsidRDefault="00435203" w:rsidP="00435203">
            <w:pPr>
              <w:rPr>
                <w:rFonts w:ascii="Arial" w:hAnsi="Arial" w:cs="Arial"/>
                <w:bCs/>
                <w:color w:val="121B1F" w:themeColor="background1"/>
                <w:sz w:val="14"/>
                <w:szCs w:val="14"/>
                <w:rPrChange w:id="703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32" w:author="Locke Liu" w:date="2021-05-24T14:33:00Z">
                  <w:rPr>
                    <w:rFonts w:ascii="Segoe UI" w:hAnsi="Segoe UI" w:cs="Segoe UI"/>
                    <w:bCs/>
                    <w:color w:val="121B1F" w:themeColor="background1"/>
                    <w:sz w:val="14"/>
                    <w:szCs w:val="14"/>
                  </w:rPr>
                </w:rPrChange>
              </w:rPr>
              <w:t>Key vault for writer service principal</w:t>
            </w:r>
          </w:p>
        </w:tc>
      </w:tr>
      <w:tr w:rsidR="00435203" w:rsidRPr="004D620F" w14:paraId="72285902" w14:textId="77777777" w:rsidTr="00435203">
        <w:trPr>
          <w:trHeight w:val="358"/>
        </w:trPr>
        <w:tc>
          <w:tcPr>
            <w:tcW w:w="549" w:type="pct"/>
            <w:shd w:val="clear" w:color="auto" w:fill="auto"/>
            <w:vAlign w:val="center"/>
          </w:tcPr>
          <w:p w14:paraId="1391B954" w14:textId="0C250ED0" w:rsidR="00435203" w:rsidRPr="004D620F" w:rsidRDefault="00435203" w:rsidP="00435203">
            <w:pPr>
              <w:jc w:val="center"/>
              <w:rPr>
                <w:rFonts w:ascii="Arial" w:eastAsiaTheme="minorEastAsia" w:hAnsi="Arial" w:cs="Arial"/>
                <w:bCs/>
                <w:color w:val="121B1F" w:themeColor="background1"/>
                <w:sz w:val="14"/>
                <w:szCs w:val="14"/>
                <w:rPrChange w:id="7033"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034" w:author="Locke Liu" w:date="2021-05-24T14:33:00Z">
                  <w:rPr>
                    <w:rFonts w:ascii="Segoe UI" w:eastAsiaTheme="minorEastAsia" w:hAnsi="Segoe UI" w:cs="Segoe UI"/>
                    <w:bCs/>
                    <w:color w:val="121B1F" w:themeColor="background1"/>
                    <w:sz w:val="14"/>
                    <w:szCs w:val="14"/>
                  </w:rPr>
                </w:rPrChange>
              </w:rPr>
              <w:t>r9dlchn0kv-prd-dbks03</w:t>
            </w:r>
          </w:p>
        </w:tc>
        <w:tc>
          <w:tcPr>
            <w:tcW w:w="236" w:type="pct"/>
            <w:vAlign w:val="center"/>
          </w:tcPr>
          <w:p w14:paraId="587F8223" w14:textId="5305B406" w:rsidR="00435203" w:rsidRPr="004D620F" w:rsidRDefault="00435203" w:rsidP="00435203">
            <w:pPr>
              <w:rPr>
                <w:rFonts w:ascii="Arial" w:hAnsi="Arial" w:cs="Arial"/>
                <w:bCs/>
                <w:color w:val="121B1F" w:themeColor="background1"/>
                <w:sz w:val="14"/>
                <w:szCs w:val="14"/>
                <w:rPrChange w:id="703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36" w:author="Locke Liu" w:date="2021-05-24T14:33:00Z">
                  <w:rPr>
                    <w:rFonts w:ascii="Segoe UI" w:hAnsi="Segoe UI" w:cs="Segoe UI"/>
                    <w:bCs/>
                    <w:color w:val="121B1F" w:themeColor="background1"/>
                    <w:sz w:val="14"/>
                    <w:szCs w:val="14"/>
                  </w:rPr>
                </w:rPrChange>
              </w:rPr>
              <w:t>Key vault</w:t>
            </w:r>
          </w:p>
        </w:tc>
        <w:tc>
          <w:tcPr>
            <w:tcW w:w="365" w:type="pct"/>
            <w:vAlign w:val="center"/>
          </w:tcPr>
          <w:p w14:paraId="2EB06284" w14:textId="1CD82CDD" w:rsidR="00435203" w:rsidRPr="004D620F" w:rsidRDefault="00435203" w:rsidP="00435203">
            <w:pPr>
              <w:rPr>
                <w:rFonts w:ascii="Arial" w:hAnsi="Arial" w:cs="Arial"/>
                <w:bCs/>
                <w:color w:val="121B1F" w:themeColor="background1"/>
                <w:sz w:val="14"/>
                <w:szCs w:val="14"/>
                <w:rPrChange w:id="703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38"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3FC027B6" w14:textId="2C3DD63B" w:rsidR="00435203" w:rsidRPr="004D620F" w:rsidRDefault="00435203" w:rsidP="00435203">
            <w:pPr>
              <w:rPr>
                <w:rFonts w:ascii="Arial" w:hAnsi="Arial" w:cs="Arial"/>
                <w:color w:val="121B1F" w:themeColor="background1"/>
                <w:sz w:val="14"/>
                <w:szCs w:val="14"/>
                <w:rPrChange w:id="703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7040"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49C04F14" w14:textId="5B5054E6" w:rsidR="00435203" w:rsidRPr="004D620F" w:rsidRDefault="00435203" w:rsidP="00435203">
            <w:pPr>
              <w:rPr>
                <w:rFonts w:ascii="Arial" w:hAnsi="Arial" w:cs="Arial"/>
                <w:bCs/>
                <w:color w:val="121B1F" w:themeColor="background1"/>
                <w:sz w:val="14"/>
                <w:szCs w:val="14"/>
                <w:rPrChange w:id="704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42"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71A6838F" w14:textId="33D5CFA0" w:rsidR="00435203" w:rsidRPr="004D620F" w:rsidRDefault="00435203" w:rsidP="00435203">
            <w:pPr>
              <w:rPr>
                <w:rFonts w:ascii="Arial" w:hAnsi="Arial" w:cs="Arial"/>
                <w:bCs/>
                <w:color w:val="121B1F" w:themeColor="background1"/>
                <w:sz w:val="14"/>
                <w:szCs w:val="14"/>
                <w:rPrChange w:id="704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44" w:author="Locke Liu" w:date="2021-05-24T14:33:00Z">
                  <w:rPr>
                    <w:rFonts w:ascii="Segoe UI" w:hAnsi="Segoe UI" w:cs="Segoe UI"/>
                    <w:bCs/>
                    <w:color w:val="121B1F" w:themeColor="background1"/>
                    <w:sz w:val="14"/>
                    <w:szCs w:val="14"/>
                  </w:rPr>
                </w:rPrChange>
              </w:rPr>
              <w:t>Standard</w:t>
            </w:r>
          </w:p>
        </w:tc>
        <w:tc>
          <w:tcPr>
            <w:tcW w:w="505" w:type="pct"/>
            <w:vAlign w:val="center"/>
          </w:tcPr>
          <w:p w14:paraId="1C12083A" w14:textId="2C8AFF53" w:rsidR="00435203" w:rsidRPr="004D620F" w:rsidRDefault="00435203" w:rsidP="00435203">
            <w:pPr>
              <w:rPr>
                <w:rFonts w:ascii="Arial" w:hAnsi="Arial" w:cs="Arial"/>
                <w:bCs/>
                <w:color w:val="121B1F" w:themeColor="background1"/>
                <w:sz w:val="14"/>
                <w:szCs w:val="14"/>
                <w:rPrChange w:id="704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46" w:author="Locke Liu" w:date="2021-05-24T14:33:00Z">
                  <w:rPr>
                    <w:rFonts w:ascii="Segoe UI" w:hAnsi="Segoe UI" w:cs="Segoe UI"/>
                    <w:bCs/>
                    <w:color w:val="121B1F" w:themeColor="background1"/>
                    <w:sz w:val="14"/>
                    <w:szCs w:val="14"/>
                  </w:rPr>
                </w:rPrChange>
              </w:rPr>
              <w:t>production</w:t>
            </w:r>
          </w:p>
        </w:tc>
        <w:tc>
          <w:tcPr>
            <w:tcW w:w="1600" w:type="pct"/>
            <w:vAlign w:val="center"/>
          </w:tcPr>
          <w:p w14:paraId="7AD25589" w14:textId="6B71D097" w:rsidR="00435203" w:rsidRPr="004D620F" w:rsidRDefault="00435203" w:rsidP="00435203">
            <w:pPr>
              <w:rPr>
                <w:rFonts w:ascii="Arial" w:hAnsi="Arial" w:cs="Arial"/>
                <w:bCs/>
                <w:color w:val="121B1F" w:themeColor="background1"/>
                <w:sz w:val="14"/>
                <w:szCs w:val="14"/>
                <w:rPrChange w:id="704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48" w:author="Locke Liu" w:date="2021-05-24T14:33:00Z">
                  <w:rPr>
                    <w:rFonts w:ascii="Segoe UI" w:hAnsi="Segoe UI" w:cs="Segoe UI"/>
                    <w:bCs/>
                    <w:color w:val="121B1F" w:themeColor="background1"/>
                    <w:sz w:val="14"/>
                    <w:szCs w:val="14"/>
                  </w:rPr>
                </w:rPrChange>
              </w:rPr>
              <w:t xml:space="preserve">Key vault for reader service principal </w:t>
            </w:r>
          </w:p>
        </w:tc>
      </w:tr>
      <w:tr w:rsidR="00435203" w:rsidRPr="004D620F" w14:paraId="7672B607" w14:textId="77777777" w:rsidTr="00435203">
        <w:trPr>
          <w:trHeight w:val="358"/>
        </w:trPr>
        <w:tc>
          <w:tcPr>
            <w:tcW w:w="549" w:type="pct"/>
            <w:shd w:val="clear" w:color="auto" w:fill="auto"/>
            <w:vAlign w:val="center"/>
          </w:tcPr>
          <w:p w14:paraId="4875ED16" w14:textId="51476C2B" w:rsidR="00435203" w:rsidRPr="004D620F" w:rsidRDefault="00435203" w:rsidP="00435203">
            <w:pPr>
              <w:jc w:val="center"/>
              <w:rPr>
                <w:rFonts w:ascii="Arial" w:eastAsiaTheme="minorEastAsia" w:hAnsi="Arial" w:cs="Arial"/>
                <w:bCs/>
                <w:color w:val="121B1F" w:themeColor="background1"/>
                <w:sz w:val="14"/>
                <w:szCs w:val="14"/>
                <w:rPrChange w:id="7049"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050" w:author="Locke Liu" w:date="2021-05-24T14:33:00Z">
                  <w:rPr>
                    <w:rFonts w:ascii="Segoe UI" w:eastAsiaTheme="minorEastAsia" w:hAnsi="Segoe UI" w:cs="Segoe UI"/>
                    <w:bCs/>
                    <w:color w:val="121B1F" w:themeColor="background1"/>
                    <w:sz w:val="14"/>
                    <w:szCs w:val="14"/>
                  </w:rPr>
                </w:rPrChange>
              </w:rPr>
              <w:t>r9dlchn0kv-prd-dbks04</w:t>
            </w:r>
          </w:p>
        </w:tc>
        <w:tc>
          <w:tcPr>
            <w:tcW w:w="236" w:type="pct"/>
            <w:vAlign w:val="center"/>
          </w:tcPr>
          <w:p w14:paraId="6F153EAE" w14:textId="538261D1" w:rsidR="00435203" w:rsidRPr="004D620F" w:rsidRDefault="00435203" w:rsidP="00435203">
            <w:pPr>
              <w:rPr>
                <w:rFonts w:ascii="Arial" w:hAnsi="Arial" w:cs="Arial"/>
                <w:bCs/>
                <w:color w:val="121B1F" w:themeColor="background1"/>
                <w:sz w:val="14"/>
                <w:szCs w:val="14"/>
                <w:rPrChange w:id="705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52" w:author="Locke Liu" w:date="2021-05-24T14:33:00Z">
                  <w:rPr>
                    <w:rFonts w:ascii="Segoe UI" w:hAnsi="Segoe UI" w:cs="Segoe UI"/>
                    <w:bCs/>
                    <w:color w:val="121B1F" w:themeColor="background1"/>
                    <w:sz w:val="14"/>
                    <w:szCs w:val="14"/>
                  </w:rPr>
                </w:rPrChange>
              </w:rPr>
              <w:t>Key vault</w:t>
            </w:r>
          </w:p>
        </w:tc>
        <w:tc>
          <w:tcPr>
            <w:tcW w:w="365" w:type="pct"/>
            <w:vAlign w:val="center"/>
          </w:tcPr>
          <w:p w14:paraId="1D128350" w14:textId="4BEF6F95" w:rsidR="00435203" w:rsidRPr="004D620F" w:rsidRDefault="00435203" w:rsidP="00435203">
            <w:pPr>
              <w:rPr>
                <w:rFonts w:ascii="Arial" w:hAnsi="Arial" w:cs="Arial"/>
                <w:bCs/>
                <w:color w:val="121B1F" w:themeColor="background1"/>
                <w:sz w:val="14"/>
                <w:szCs w:val="14"/>
                <w:rPrChange w:id="705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54"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6A444F54" w14:textId="3B988D1B" w:rsidR="00435203" w:rsidRPr="004D620F" w:rsidRDefault="00435203" w:rsidP="00435203">
            <w:pPr>
              <w:rPr>
                <w:rFonts w:ascii="Arial" w:hAnsi="Arial" w:cs="Arial"/>
                <w:color w:val="121B1F" w:themeColor="background1"/>
                <w:sz w:val="14"/>
                <w:szCs w:val="14"/>
                <w:rPrChange w:id="705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7056"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59A43D5B" w14:textId="666A26D0" w:rsidR="00435203" w:rsidRPr="004D620F" w:rsidRDefault="00435203" w:rsidP="00435203">
            <w:pPr>
              <w:rPr>
                <w:rFonts w:ascii="Arial" w:hAnsi="Arial" w:cs="Arial"/>
                <w:bCs/>
                <w:color w:val="121B1F" w:themeColor="background1"/>
                <w:sz w:val="14"/>
                <w:szCs w:val="14"/>
                <w:rPrChange w:id="705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58"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0CD29EDC" w14:textId="115FE9E2" w:rsidR="00435203" w:rsidRPr="004D620F" w:rsidRDefault="00435203" w:rsidP="00435203">
            <w:pPr>
              <w:rPr>
                <w:rFonts w:ascii="Arial" w:hAnsi="Arial" w:cs="Arial"/>
                <w:bCs/>
                <w:color w:val="121B1F" w:themeColor="background1"/>
                <w:sz w:val="14"/>
                <w:szCs w:val="14"/>
                <w:rPrChange w:id="705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60" w:author="Locke Liu" w:date="2021-05-24T14:33:00Z">
                  <w:rPr>
                    <w:rFonts w:ascii="Segoe UI" w:hAnsi="Segoe UI" w:cs="Segoe UI"/>
                    <w:bCs/>
                    <w:color w:val="121B1F" w:themeColor="background1"/>
                    <w:sz w:val="14"/>
                    <w:szCs w:val="14"/>
                  </w:rPr>
                </w:rPrChange>
              </w:rPr>
              <w:t>Standard</w:t>
            </w:r>
          </w:p>
        </w:tc>
        <w:tc>
          <w:tcPr>
            <w:tcW w:w="505" w:type="pct"/>
            <w:vAlign w:val="center"/>
          </w:tcPr>
          <w:p w14:paraId="07250663" w14:textId="279C414B" w:rsidR="00435203" w:rsidRPr="004D620F" w:rsidRDefault="00435203" w:rsidP="00435203">
            <w:pPr>
              <w:rPr>
                <w:rFonts w:ascii="Arial" w:hAnsi="Arial" w:cs="Arial"/>
                <w:bCs/>
                <w:color w:val="121B1F" w:themeColor="background1"/>
                <w:sz w:val="14"/>
                <w:szCs w:val="14"/>
                <w:rPrChange w:id="706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62" w:author="Locke Liu" w:date="2021-05-24T14:33:00Z">
                  <w:rPr>
                    <w:rFonts w:ascii="Segoe UI" w:hAnsi="Segoe UI" w:cs="Segoe UI"/>
                    <w:bCs/>
                    <w:color w:val="121B1F" w:themeColor="background1"/>
                    <w:sz w:val="14"/>
                    <w:szCs w:val="14"/>
                  </w:rPr>
                </w:rPrChange>
              </w:rPr>
              <w:t>production</w:t>
            </w:r>
          </w:p>
        </w:tc>
        <w:tc>
          <w:tcPr>
            <w:tcW w:w="1600" w:type="pct"/>
            <w:vAlign w:val="center"/>
          </w:tcPr>
          <w:p w14:paraId="3272BABD" w14:textId="3081AAF2" w:rsidR="00435203" w:rsidRPr="004D620F" w:rsidRDefault="00435203" w:rsidP="00435203">
            <w:pPr>
              <w:rPr>
                <w:rFonts w:ascii="Arial" w:hAnsi="Arial" w:cs="Arial"/>
                <w:bCs/>
                <w:color w:val="121B1F" w:themeColor="background1"/>
                <w:sz w:val="14"/>
                <w:szCs w:val="14"/>
                <w:rPrChange w:id="706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64" w:author="Locke Liu" w:date="2021-05-24T14:33:00Z">
                  <w:rPr>
                    <w:rFonts w:ascii="Segoe UI" w:hAnsi="Segoe UI" w:cs="Segoe UI"/>
                    <w:bCs/>
                    <w:color w:val="121B1F" w:themeColor="background1"/>
                    <w:sz w:val="14"/>
                    <w:szCs w:val="14"/>
                  </w:rPr>
                </w:rPrChange>
              </w:rPr>
              <w:t>Key vault for writer service principal</w:t>
            </w:r>
          </w:p>
        </w:tc>
      </w:tr>
      <w:tr w:rsidR="00435203" w:rsidRPr="004D620F" w14:paraId="2D9C6E9F" w14:textId="77777777" w:rsidTr="00435203">
        <w:trPr>
          <w:trHeight w:val="358"/>
        </w:trPr>
        <w:tc>
          <w:tcPr>
            <w:tcW w:w="549" w:type="pct"/>
            <w:shd w:val="clear" w:color="auto" w:fill="auto"/>
            <w:vAlign w:val="center"/>
          </w:tcPr>
          <w:p w14:paraId="21EC7BD6" w14:textId="70CA2C3D" w:rsidR="00435203" w:rsidRPr="004D620F" w:rsidRDefault="00435203" w:rsidP="00435203">
            <w:pPr>
              <w:jc w:val="center"/>
              <w:rPr>
                <w:rFonts w:ascii="Arial" w:eastAsiaTheme="minorEastAsia" w:hAnsi="Arial" w:cs="Arial"/>
                <w:bCs/>
                <w:color w:val="121B1F" w:themeColor="background1"/>
                <w:sz w:val="14"/>
                <w:szCs w:val="14"/>
                <w:rPrChange w:id="706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066" w:author="Locke Liu" w:date="2021-05-24T14:33:00Z">
                  <w:rPr>
                    <w:rFonts w:ascii="Segoe UI" w:eastAsiaTheme="minorEastAsia" w:hAnsi="Segoe UI" w:cs="Segoe UI"/>
                    <w:bCs/>
                    <w:color w:val="121B1F" w:themeColor="background1"/>
                    <w:sz w:val="14"/>
                    <w:szCs w:val="14"/>
                  </w:rPr>
                </w:rPrChange>
              </w:rPr>
              <w:t>r9dlchn0kv-prd-dbks05</w:t>
            </w:r>
          </w:p>
        </w:tc>
        <w:tc>
          <w:tcPr>
            <w:tcW w:w="236" w:type="pct"/>
            <w:vAlign w:val="center"/>
          </w:tcPr>
          <w:p w14:paraId="08578621" w14:textId="3DA64738" w:rsidR="00435203" w:rsidRPr="004D620F" w:rsidRDefault="00435203" w:rsidP="00435203">
            <w:pPr>
              <w:rPr>
                <w:rFonts w:ascii="Arial" w:hAnsi="Arial" w:cs="Arial"/>
                <w:bCs/>
                <w:color w:val="121B1F" w:themeColor="background1"/>
                <w:sz w:val="14"/>
                <w:szCs w:val="14"/>
                <w:rPrChange w:id="706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68" w:author="Locke Liu" w:date="2021-05-24T14:33:00Z">
                  <w:rPr>
                    <w:rFonts w:ascii="Segoe UI" w:hAnsi="Segoe UI" w:cs="Segoe UI"/>
                    <w:bCs/>
                    <w:color w:val="121B1F" w:themeColor="background1"/>
                    <w:sz w:val="14"/>
                    <w:szCs w:val="14"/>
                  </w:rPr>
                </w:rPrChange>
              </w:rPr>
              <w:t>Key vault</w:t>
            </w:r>
          </w:p>
        </w:tc>
        <w:tc>
          <w:tcPr>
            <w:tcW w:w="365" w:type="pct"/>
            <w:vAlign w:val="center"/>
          </w:tcPr>
          <w:p w14:paraId="20C15B1C" w14:textId="2F06F840" w:rsidR="00435203" w:rsidRPr="004D620F" w:rsidRDefault="00435203" w:rsidP="00435203">
            <w:pPr>
              <w:rPr>
                <w:rFonts w:ascii="Arial" w:hAnsi="Arial" w:cs="Arial"/>
                <w:bCs/>
                <w:color w:val="121B1F" w:themeColor="background1"/>
                <w:sz w:val="14"/>
                <w:szCs w:val="14"/>
                <w:rPrChange w:id="706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70"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34D100B6" w14:textId="396E7EF9" w:rsidR="00435203" w:rsidRPr="004D620F" w:rsidRDefault="00435203" w:rsidP="00435203">
            <w:pPr>
              <w:rPr>
                <w:rFonts w:ascii="Arial" w:hAnsi="Arial" w:cs="Arial"/>
                <w:color w:val="121B1F" w:themeColor="background1"/>
                <w:sz w:val="14"/>
                <w:szCs w:val="14"/>
                <w:rPrChange w:id="707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7072"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51152128" w14:textId="5F09FA7C" w:rsidR="00435203" w:rsidRPr="004D620F" w:rsidRDefault="00435203" w:rsidP="00435203">
            <w:pPr>
              <w:rPr>
                <w:rFonts w:ascii="Arial" w:hAnsi="Arial" w:cs="Arial"/>
                <w:bCs/>
                <w:color w:val="121B1F" w:themeColor="background1"/>
                <w:sz w:val="14"/>
                <w:szCs w:val="14"/>
                <w:rPrChange w:id="707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74"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32A5C99C" w14:textId="1CDB53B2" w:rsidR="00435203" w:rsidRPr="004D620F" w:rsidRDefault="00435203" w:rsidP="00435203">
            <w:pPr>
              <w:rPr>
                <w:rFonts w:ascii="Arial" w:hAnsi="Arial" w:cs="Arial"/>
                <w:bCs/>
                <w:color w:val="121B1F" w:themeColor="background1"/>
                <w:sz w:val="14"/>
                <w:szCs w:val="14"/>
                <w:rPrChange w:id="707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76" w:author="Locke Liu" w:date="2021-05-24T14:33:00Z">
                  <w:rPr>
                    <w:rFonts w:ascii="Segoe UI" w:hAnsi="Segoe UI" w:cs="Segoe UI"/>
                    <w:bCs/>
                    <w:color w:val="121B1F" w:themeColor="background1"/>
                    <w:sz w:val="14"/>
                    <w:szCs w:val="14"/>
                  </w:rPr>
                </w:rPrChange>
              </w:rPr>
              <w:t>Standard</w:t>
            </w:r>
          </w:p>
        </w:tc>
        <w:tc>
          <w:tcPr>
            <w:tcW w:w="505" w:type="pct"/>
            <w:vAlign w:val="center"/>
          </w:tcPr>
          <w:p w14:paraId="1D34237D" w14:textId="252695AE" w:rsidR="00435203" w:rsidRPr="004D620F" w:rsidRDefault="00435203" w:rsidP="00435203">
            <w:pPr>
              <w:rPr>
                <w:rFonts w:ascii="Arial" w:hAnsi="Arial" w:cs="Arial"/>
                <w:bCs/>
                <w:color w:val="121B1F" w:themeColor="background1"/>
                <w:sz w:val="14"/>
                <w:szCs w:val="14"/>
                <w:rPrChange w:id="707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78" w:author="Locke Liu" w:date="2021-05-24T14:33:00Z">
                  <w:rPr>
                    <w:rFonts w:ascii="Segoe UI" w:hAnsi="Segoe UI" w:cs="Segoe UI"/>
                    <w:bCs/>
                    <w:color w:val="121B1F" w:themeColor="background1"/>
                    <w:sz w:val="14"/>
                    <w:szCs w:val="14"/>
                  </w:rPr>
                </w:rPrChange>
              </w:rPr>
              <w:t>production</w:t>
            </w:r>
          </w:p>
        </w:tc>
        <w:tc>
          <w:tcPr>
            <w:tcW w:w="1600" w:type="pct"/>
            <w:vAlign w:val="center"/>
          </w:tcPr>
          <w:p w14:paraId="744246A0" w14:textId="5448E8A9" w:rsidR="00435203" w:rsidRPr="004D620F" w:rsidRDefault="00435203" w:rsidP="00435203">
            <w:pPr>
              <w:rPr>
                <w:rFonts w:ascii="Arial" w:hAnsi="Arial" w:cs="Arial"/>
                <w:bCs/>
                <w:color w:val="121B1F" w:themeColor="background1"/>
                <w:sz w:val="14"/>
                <w:szCs w:val="14"/>
                <w:rPrChange w:id="707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80" w:author="Locke Liu" w:date="2021-05-24T14:33:00Z">
                  <w:rPr>
                    <w:rFonts w:ascii="Segoe UI" w:hAnsi="Segoe UI" w:cs="Segoe UI"/>
                    <w:bCs/>
                    <w:color w:val="121B1F" w:themeColor="background1"/>
                    <w:sz w:val="14"/>
                    <w:szCs w:val="14"/>
                  </w:rPr>
                </w:rPrChange>
              </w:rPr>
              <w:t xml:space="preserve">Key vault for reader service principal </w:t>
            </w:r>
          </w:p>
        </w:tc>
      </w:tr>
      <w:tr w:rsidR="00435203" w:rsidRPr="004D620F" w14:paraId="50B7F291" w14:textId="77777777" w:rsidTr="00435203">
        <w:trPr>
          <w:trHeight w:val="358"/>
        </w:trPr>
        <w:tc>
          <w:tcPr>
            <w:tcW w:w="549" w:type="pct"/>
            <w:shd w:val="clear" w:color="auto" w:fill="auto"/>
            <w:vAlign w:val="center"/>
          </w:tcPr>
          <w:p w14:paraId="7913F734" w14:textId="60AAE20C" w:rsidR="00435203" w:rsidRPr="004D620F" w:rsidRDefault="00435203" w:rsidP="00435203">
            <w:pPr>
              <w:jc w:val="center"/>
              <w:rPr>
                <w:rFonts w:ascii="Arial" w:eastAsiaTheme="minorEastAsia" w:hAnsi="Arial" w:cs="Arial"/>
                <w:bCs/>
                <w:color w:val="121B1F" w:themeColor="background1"/>
                <w:sz w:val="14"/>
                <w:szCs w:val="14"/>
                <w:rPrChange w:id="7081"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082" w:author="Locke Liu" w:date="2021-05-24T14:33:00Z">
                  <w:rPr>
                    <w:rFonts w:ascii="Segoe UI" w:eastAsiaTheme="minorEastAsia" w:hAnsi="Segoe UI" w:cs="Segoe UI"/>
                    <w:bCs/>
                    <w:color w:val="121B1F" w:themeColor="background1"/>
                    <w:sz w:val="14"/>
                    <w:szCs w:val="14"/>
                  </w:rPr>
                </w:rPrChange>
              </w:rPr>
              <w:t>r9dlchn0kv-prd-dbks06</w:t>
            </w:r>
          </w:p>
        </w:tc>
        <w:tc>
          <w:tcPr>
            <w:tcW w:w="236" w:type="pct"/>
            <w:vAlign w:val="center"/>
          </w:tcPr>
          <w:p w14:paraId="0DFF72B1" w14:textId="3C02C6A4" w:rsidR="00435203" w:rsidRPr="004D620F" w:rsidRDefault="00435203" w:rsidP="00435203">
            <w:pPr>
              <w:rPr>
                <w:rFonts w:ascii="Arial" w:hAnsi="Arial" w:cs="Arial"/>
                <w:bCs/>
                <w:color w:val="121B1F" w:themeColor="background1"/>
                <w:sz w:val="14"/>
                <w:szCs w:val="14"/>
                <w:rPrChange w:id="708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84" w:author="Locke Liu" w:date="2021-05-24T14:33:00Z">
                  <w:rPr>
                    <w:rFonts w:ascii="Segoe UI" w:hAnsi="Segoe UI" w:cs="Segoe UI"/>
                    <w:bCs/>
                    <w:color w:val="121B1F" w:themeColor="background1"/>
                    <w:sz w:val="14"/>
                    <w:szCs w:val="14"/>
                  </w:rPr>
                </w:rPrChange>
              </w:rPr>
              <w:t>Key vault</w:t>
            </w:r>
          </w:p>
        </w:tc>
        <w:tc>
          <w:tcPr>
            <w:tcW w:w="365" w:type="pct"/>
            <w:vAlign w:val="center"/>
          </w:tcPr>
          <w:p w14:paraId="1BDF99E3" w14:textId="518B54AC" w:rsidR="00435203" w:rsidRPr="004D620F" w:rsidRDefault="00435203" w:rsidP="00435203">
            <w:pPr>
              <w:rPr>
                <w:rFonts w:ascii="Arial" w:hAnsi="Arial" w:cs="Arial"/>
                <w:bCs/>
                <w:color w:val="121B1F" w:themeColor="background1"/>
                <w:sz w:val="14"/>
                <w:szCs w:val="14"/>
                <w:rPrChange w:id="708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86"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6C1F6C09" w14:textId="693C352E" w:rsidR="00435203" w:rsidRPr="004D620F" w:rsidRDefault="00435203" w:rsidP="00435203">
            <w:pPr>
              <w:rPr>
                <w:rFonts w:ascii="Arial" w:hAnsi="Arial" w:cs="Arial"/>
                <w:color w:val="121B1F" w:themeColor="background1"/>
                <w:sz w:val="14"/>
                <w:szCs w:val="14"/>
                <w:rPrChange w:id="7087"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7088"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0C80758E" w14:textId="45D118BA" w:rsidR="00435203" w:rsidRPr="004D620F" w:rsidRDefault="00435203" w:rsidP="00435203">
            <w:pPr>
              <w:rPr>
                <w:rFonts w:ascii="Arial" w:hAnsi="Arial" w:cs="Arial"/>
                <w:bCs/>
                <w:color w:val="121B1F" w:themeColor="background1"/>
                <w:sz w:val="14"/>
                <w:szCs w:val="14"/>
                <w:rPrChange w:id="708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90"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372A8BCC" w14:textId="01AE6A72" w:rsidR="00435203" w:rsidRPr="004D620F" w:rsidRDefault="00435203" w:rsidP="00435203">
            <w:pPr>
              <w:rPr>
                <w:rFonts w:ascii="Arial" w:hAnsi="Arial" w:cs="Arial"/>
                <w:bCs/>
                <w:color w:val="121B1F" w:themeColor="background1"/>
                <w:sz w:val="14"/>
                <w:szCs w:val="14"/>
                <w:rPrChange w:id="709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92" w:author="Locke Liu" w:date="2021-05-24T14:33:00Z">
                  <w:rPr>
                    <w:rFonts w:ascii="Segoe UI" w:hAnsi="Segoe UI" w:cs="Segoe UI"/>
                    <w:bCs/>
                    <w:color w:val="121B1F" w:themeColor="background1"/>
                    <w:sz w:val="14"/>
                    <w:szCs w:val="14"/>
                  </w:rPr>
                </w:rPrChange>
              </w:rPr>
              <w:t>Standard</w:t>
            </w:r>
          </w:p>
        </w:tc>
        <w:tc>
          <w:tcPr>
            <w:tcW w:w="505" w:type="pct"/>
            <w:vAlign w:val="center"/>
          </w:tcPr>
          <w:p w14:paraId="7641E853" w14:textId="1B3646D9" w:rsidR="00435203" w:rsidRPr="004D620F" w:rsidRDefault="00435203" w:rsidP="00435203">
            <w:pPr>
              <w:rPr>
                <w:rFonts w:ascii="Arial" w:hAnsi="Arial" w:cs="Arial"/>
                <w:bCs/>
                <w:color w:val="121B1F" w:themeColor="background1"/>
                <w:sz w:val="14"/>
                <w:szCs w:val="14"/>
                <w:rPrChange w:id="709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94" w:author="Locke Liu" w:date="2021-05-24T14:33:00Z">
                  <w:rPr>
                    <w:rFonts w:ascii="Segoe UI" w:hAnsi="Segoe UI" w:cs="Segoe UI"/>
                    <w:bCs/>
                    <w:color w:val="121B1F" w:themeColor="background1"/>
                    <w:sz w:val="14"/>
                    <w:szCs w:val="14"/>
                  </w:rPr>
                </w:rPrChange>
              </w:rPr>
              <w:t>production</w:t>
            </w:r>
          </w:p>
        </w:tc>
        <w:tc>
          <w:tcPr>
            <w:tcW w:w="1600" w:type="pct"/>
            <w:vAlign w:val="center"/>
          </w:tcPr>
          <w:p w14:paraId="597AA279" w14:textId="0C48A57D" w:rsidR="00435203" w:rsidRPr="004D620F" w:rsidRDefault="00435203" w:rsidP="00435203">
            <w:pPr>
              <w:rPr>
                <w:rFonts w:ascii="Arial" w:hAnsi="Arial" w:cs="Arial"/>
                <w:bCs/>
                <w:color w:val="121B1F" w:themeColor="background1"/>
                <w:sz w:val="14"/>
                <w:szCs w:val="14"/>
                <w:rPrChange w:id="709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096" w:author="Locke Liu" w:date="2021-05-24T14:33:00Z">
                  <w:rPr>
                    <w:rFonts w:ascii="Segoe UI" w:hAnsi="Segoe UI" w:cs="Segoe UI"/>
                    <w:bCs/>
                    <w:color w:val="121B1F" w:themeColor="background1"/>
                    <w:sz w:val="14"/>
                    <w:szCs w:val="14"/>
                  </w:rPr>
                </w:rPrChange>
              </w:rPr>
              <w:t>Key vault for writer service principal</w:t>
            </w:r>
          </w:p>
        </w:tc>
      </w:tr>
      <w:tr w:rsidR="00435203" w:rsidRPr="004D620F" w14:paraId="73CEBFBA" w14:textId="77777777" w:rsidTr="00435203">
        <w:trPr>
          <w:trHeight w:val="358"/>
        </w:trPr>
        <w:tc>
          <w:tcPr>
            <w:tcW w:w="549" w:type="pct"/>
            <w:shd w:val="clear" w:color="auto" w:fill="auto"/>
            <w:vAlign w:val="center"/>
          </w:tcPr>
          <w:p w14:paraId="7D498FD7" w14:textId="4C82AE7F" w:rsidR="00435203" w:rsidRPr="004D620F" w:rsidRDefault="00435203" w:rsidP="00435203">
            <w:pPr>
              <w:jc w:val="center"/>
              <w:rPr>
                <w:rFonts w:ascii="Arial" w:eastAsiaTheme="minorEastAsia" w:hAnsi="Arial" w:cs="Arial"/>
                <w:bCs/>
                <w:color w:val="121B1F" w:themeColor="background1"/>
                <w:sz w:val="14"/>
                <w:szCs w:val="14"/>
                <w:rPrChange w:id="7097"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098" w:author="Locke Liu" w:date="2021-05-24T14:33:00Z">
                  <w:rPr>
                    <w:rFonts w:ascii="Segoe UI" w:eastAsiaTheme="minorEastAsia" w:hAnsi="Segoe UI" w:cs="Segoe UI"/>
                    <w:bCs/>
                    <w:color w:val="121B1F" w:themeColor="background1"/>
                    <w:sz w:val="14"/>
                    <w:szCs w:val="14"/>
                  </w:rPr>
                </w:rPrChange>
              </w:rPr>
              <w:t>r9dlchn0kv-prd-dbks07</w:t>
            </w:r>
          </w:p>
        </w:tc>
        <w:tc>
          <w:tcPr>
            <w:tcW w:w="236" w:type="pct"/>
            <w:vAlign w:val="center"/>
          </w:tcPr>
          <w:p w14:paraId="0A2021DF" w14:textId="49D4708A" w:rsidR="00435203" w:rsidRPr="004D620F" w:rsidRDefault="00435203" w:rsidP="00435203">
            <w:pPr>
              <w:rPr>
                <w:rFonts w:ascii="Arial" w:hAnsi="Arial" w:cs="Arial"/>
                <w:bCs/>
                <w:color w:val="121B1F" w:themeColor="background1"/>
                <w:sz w:val="14"/>
                <w:szCs w:val="14"/>
                <w:rPrChange w:id="709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00" w:author="Locke Liu" w:date="2021-05-24T14:33:00Z">
                  <w:rPr>
                    <w:rFonts w:ascii="Segoe UI" w:hAnsi="Segoe UI" w:cs="Segoe UI"/>
                    <w:bCs/>
                    <w:color w:val="121B1F" w:themeColor="background1"/>
                    <w:sz w:val="14"/>
                    <w:szCs w:val="14"/>
                  </w:rPr>
                </w:rPrChange>
              </w:rPr>
              <w:t>Key vault</w:t>
            </w:r>
          </w:p>
        </w:tc>
        <w:tc>
          <w:tcPr>
            <w:tcW w:w="365" w:type="pct"/>
            <w:vAlign w:val="center"/>
          </w:tcPr>
          <w:p w14:paraId="0DC017BF" w14:textId="75EE3426" w:rsidR="00435203" w:rsidRPr="004D620F" w:rsidRDefault="00435203" w:rsidP="00435203">
            <w:pPr>
              <w:rPr>
                <w:rFonts w:ascii="Arial" w:hAnsi="Arial" w:cs="Arial"/>
                <w:bCs/>
                <w:color w:val="121B1F" w:themeColor="background1"/>
                <w:sz w:val="14"/>
                <w:szCs w:val="14"/>
                <w:rPrChange w:id="710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02"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1D5BA28D" w14:textId="4E5383B9" w:rsidR="00435203" w:rsidRPr="004D620F" w:rsidRDefault="00435203" w:rsidP="00435203">
            <w:pPr>
              <w:rPr>
                <w:rFonts w:ascii="Arial" w:hAnsi="Arial" w:cs="Arial"/>
                <w:color w:val="121B1F" w:themeColor="background1"/>
                <w:sz w:val="14"/>
                <w:szCs w:val="14"/>
                <w:rPrChange w:id="7103"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7104"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5F77BC7C" w14:textId="74F13C07" w:rsidR="00435203" w:rsidRPr="004D620F" w:rsidRDefault="00435203" w:rsidP="00435203">
            <w:pPr>
              <w:rPr>
                <w:rFonts w:ascii="Arial" w:hAnsi="Arial" w:cs="Arial"/>
                <w:bCs/>
                <w:color w:val="121B1F" w:themeColor="background1"/>
                <w:sz w:val="14"/>
                <w:szCs w:val="14"/>
                <w:rPrChange w:id="710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06"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0F86C2E8" w14:textId="6598C0FE" w:rsidR="00435203" w:rsidRPr="004D620F" w:rsidRDefault="00435203" w:rsidP="00435203">
            <w:pPr>
              <w:rPr>
                <w:rFonts w:ascii="Arial" w:hAnsi="Arial" w:cs="Arial"/>
                <w:bCs/>
                <w:color w:val="121B1F" w:themeColor="background1"/>
                <w:sz w:val="14"/>
                <w:szCs w:val="14"/>
                <w:rPrChange w:id="710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08" w:author="Locke Liu" w:date="2021-05-24T14:33:00Z">
                  <w:rPr>
                    <w:rFonts w:ascii="Segoe UI" w:hAnsi="Segoe UI" w:cs="Segoe UI"/>
                    <w:bCs/>
                    <w:color w:val="121B1F" w:themeColor="background1"/>
                    <w:sz w:val="14"/>
                    <w:szCs w:val="14"/>
                  </w:rPr>
                </w:rPrChange>
              </w:rPr>
              <w:t>Standard</w:t>
            </w:r>
          </w:p>
        </w:tc>
        <w:tc>
          <w:tcPr>
            <w:tcW w:w="505" w:type="pct"/>
            <w:vAlign w:val="center"/>
          </w:tcPr>
          <w:p w14:paraId="3FEFFA4D" w14:textId="3030B235" w:rsidR="00435203" w:rsidRPr="004D620F" w:rsidRDefault="00435203" w:rsidP="00435203">
            <w:pPr>
              <w:rPr>
                <w:rFonts w:ascii="Arial" w:hAnsi="Arial" w:cs="Arial"/>
                <w:bCs/>
                <w:color w:val="121B1F" w:themeColor="background1"/>
                <w:sz w:val="14"/>
                <w:szCs w:val="14"/>
                <w:rPrChange w:id="710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10" w:author="Locke Liu" w:date="2021-05-24T14:33:00Z">
                  <w:rPr>
                    <w:rFonts w:ascii="Segoe UI" w:hAnsi="Segoe UI" w:cs="Segoe UI"/>
                    <w:bCs/>
                    <w:color w:val="121B1F" w:themeColor="background1"/>
                    <w:sz w:val="14"/>
                    <w:szCs w:val="14"/>
                  </w:rPr>
                </w:rPrChange>
              </w:rPr>
              <w:t>production</w:t>
            </w:r>
          </w:p>
        </w:tc>
        <w:tc>
          <w:tcPr>
            <w:tcW w:w="1600" w:type="pct"/>
            <w:vAlign w:val="center"/>
          </w:tcPr>
          <w:p w14:paraId="74622267" w14:textId="57315E3D" w:rsidR="00435203" w:rsidRPr="004D620F" w:rsidRDefault="00435203" w:rsidP="00435203">
            <w:pPr>
              <w:rPr>
                <w:rFonts w:ascii="Arial" w:hAnsi="Arial" w:cs="Arial"/>
                <w:bCs/>
                <w:color w:val="121B1F" w:themeColor="background1"/>
                <w:sz w:val="14"/>
                <w:szCs w:val="14"/>
                <w:rPrChange w:id="711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12" w:author="Locke Liu" w:date="2021-05-24T14:33:00Z">
                  <w:rPr>
                    <w:rFonts w:ascii="Segoe UI" w:hAnsi="Segoe UI" w:cs="Segoe UI"/>
                    <w:bCs/>
                    <w:color w:val="121B1F" w:themeColor="background1"/>
                    <w:sz w:val="14"/>
                    <w:szCs w:val="14"/>
                  </w:rPr>
                </w:rPrChange>
              </w:rPr>
              <w:t xml:space="preserve">Key vault for reader service principal </w:t>
            </w:r>
          </w:p>
        </w:tc>
      </w:tr>
      <w:tr w:rsidR="00435203" w:rsidRPr="004D620F" w14:paraId="1C39DC18" w14:textId="77777777" w:rsidTr="00435203">
        <w:trPr>
          <w:trHeight w:val="358"/>
        </w:trPr>
        <w:tc>
          <w:tcPr>
            <w:tcW w:w="549" w:type="pct"/>
            <w:shd w:val="clear" w:color="auto" w:fill="auto"/>
            <w:vAlign w:val="center"/>
          </w:tcPr>
          <w:p w14:paraId="2FF95348" w14:textId="104C02D9" w:rsidR="00435203" w:rsidRPr="004D620F" w:rsidRDefault="00435203" w:rsidP="00435203">
            <w:pPr>
              <w:jc w:val="center"/>
              <w:rPr>
                <w:rFonts w:ascii="Arial" w:eastAsiaTheme="minorEastAsia" w:hAnsi="Arial" w:cs="Arial"/>
                <w:bCs/>
                <w:color w:val="121B1F" w:themeColor="background1"/>
                <w:sz w:val="14"/>
                <w:szCs w:val="14"/>
                <w:rPrChange w:id="7113"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114" w:author="Locke Liu" w:date="2021-05-24T14:33:00Z">
                  <w:rPr>
                    <w:rFonts w:ascii="Segoe UI" w:eastAsiaTheme="minorEastAsia" w:hAnsi="Segoe UI" w:cs="Segoe UI"/>
                    <w:bCs/>
                    <w:color w:val="121B1F" w:themeColor="background1"/>
                    <w:sz w:val="14"/>
                    <w:szCs w:val="14"/>
                  </w:rPr>
                </w:rPrChange>
              </w:rPr>
              <w:t>r9dlchn0kv-prd-dbks08</w:t>
            </w:r>
          </w:p>
        </w:tc>
        <w:tc>
          <w:tcPr>
            <w:tcW w:w="236" w:type="pct"/>
            <w:vAlign w:val="center"/>
          </w:tcPr>
          <w:p w14:paraId="0AFCC561" w14:textId="42200C11" w:rsidR="00435203" w:rsidRPr="004D620F" w:rsidRDefault="00435203" w:rsidP="00435203">
            <w:pPr>
              <w:rPr>
                <w:rFonts w:ascii="Arial" w:hAnsi="Arial" w:cs="Arial"/>
                <w:bCs/>
                <w:color w:val="121B1F" w:themeColor="background1"/>
                <w:sz w:val="14"/>
                <w:szCs w:val="14"/>
                <w:rPrChange w:id="711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16" w:author="Locke Liu" w:date="2021-05-24T14:33:00Z">
                  <w:rPr>
                    <w:rFonts w:ascii="Segoe UI" w:hAnsi="Segoe UI" w:cs="Segoe UI"/>
                    <w:bCs/>
                    <w:color w:val="121B1F" w:themeColor="background1"/>
                    <w:sz w:val="14"/>
                    <w:szCs w:val="14"/>
                  </w:rPr>
                </w:rPrChange>
              </w:rPr>
              <w:t>Key vault</w:t>
            </w:r>
          </w:p>
        </w:tc>
        <w:tc>
          <w:tcPr>
            <w:tcW w:w="365" w:type="pct"/>
            <w:vAlign w:val="center"/>
          </w:tcPr>
          <w:p w14:paraId="1E2CD403" w14:textId="627BB739" w:rsidR="00435203" w:rsidRPr="004D620F" w:rsidRDefault="00435203" w:rsidP="00435203">
            <w:pPr>
              <w:rPr>
                <w:rFonts w:ascii="Arial" w:hAnsi="Arial" w:cs="Arial"/>
                <w:bCs/>
                <w:color w:val="121B1F" w:themeColor="background1"/>
                <w:sz w:val="14"/>
                <w:szCs w:val="14"/>
                <w:rPrChange w:id="711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18"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38CE2C4A" w14:textId="3F30F7C0" w:rsidR="00435203" w:rsidRPr="004D620F" w:rsidRDefault="00435203" w:rsidP="00435203">
            <w:pPr>
              <w:rPr>
                <w:rFonts w:ascii="Arial" w:hAnsi="Arial" w:cs="Arial"/>
                <w:color w:val="121B1F" w:themeColor="background1"/>
                <w:sz w:val="14"/>
                <w:szCs w:val="14"/>
                <w:rPrChange w:id="7119"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7120"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5885EB5F" w14:textId="549D45C2" w:rsidR="00435203" w:rsidRPr="004D620F" w:rsidRDefault="00435203" w:rsidP="00435203">
            <w:pPr>
              <w:rPr>
                <w:rFonts w:ascii="Arial" w:hAnsi="Arial" w:cs="Arial"/>
                <w:bCs/>
                <w:color w:val="121B1F" w:themeColor="background1"/>
                <w:sz w:val="14"/>
                <w:szCs w:val="14"/>
                <w:rPrChange w:id="712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22"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24A38935" w14:textId="308A087B" w:rsidR="00435203" w:rsidRPr="004D620F" w:rsidRDefault="00435203" w:rsidP="00435203">
            <w:pPr>
              <w:rPr>
                <w:rFonts w:ascii="Arial" w:hAnsi="Arial" w:cs="Arial"/>
                <w:bCs/>
                <w:color w:val="121B1F" w:themeColor="background1"/>
                <w:sz w:val="14"/>
                <w:szCs w:val="14"/>
                <w:rPrChange w:id="712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24" w:author="Locke Liu" w:date="2021-05-24T14:33:00Z">
                  <w:rPr>
                    <w:rFonts w:ascii="Segoe UI" w:hAnsi="Segoe UI" w:cs="Segoe UI"/>
                    <w:bCs/>
                    <w:color w:val="121B1F" w:themeColor="background1"/>
                    <w:sz w:val="14"/>
                    <w:szCs w:val="14"/>
                  </w:rPr>
                </w:rPrChange>
              </w:rPr>
              <w:t>Standard</w:t>
            </w:r>
          </w:p>
        </w:tc>
        <w:tc>
          <w:tcPr>
            <w:tcW w:w="505" w:type="pct"/>
            <w:vAlign w:val="center"/>
          </w:tcPr>
          <w:p w14:paraId="30D38D19" w14:textId="3A742AD4" w:rsidR="00435203" w:rsidRPr="004D620F" w:rsidRDefault="00435203" w:rsidP="00435203">
            <w:pPr>
              <w:rPr>
                <w:rFonts w:ascii="Arial" w:hAnsi="Arial" w:cs="Arial"/>
                <w:bCs/>
                <w:color w:val="121B1F" w:themeColor="background1"/>
                <w:sz w:val="14"/>
                <w:szCs w:val="14"/>
                <w:rPrChange w:id="712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26" w:author="Locke Liu" w:date="2021-05-24T14:33:00Z">
                  <w:rPr>
                    <w:rFonts w:ascii="Segoe UI" w:hAnsi="Segoe UI" w:cs="Segoe UI"/>
                    <w:bCs/>
                    <w:color w:val="121B1F" w:themeColor="background1"/>
                    <w:sz w:val="14"/>
                    <w:szCs w:val="14"/>
                  </w:rPr>
                </w:rPrChange>
              </w:rPr>
              <w:t>production</w:t>
            </w:r>
          </w:p>
        </w:tc>
        <w:tc>
          <w:tcPr>
            <w:tcW w:w="1600" w:type="pct"/>
            <w:vAlign w:val="center"/>
          </w:tcPr>
          <w:p w14:paraId="3ED8BF90" w14:textId="159BE02F" w:rsidR="00435203" w:rsidRPr="004D620F" w:rsidRDefault="00435203" w:rsidP="00435203">
            <w:pPr>
              <w:rPr>
                <w:rFonts w:ascii="Arial" w:hAnsi="Arial" w:cs="Arial"/>
                <w:bCs/>
                <w:color w:val="121B1F" w:themeColor="background1"/>
                <w:sz w:val="14"/>
                <w:szCs w:val="14"/>
                <w:rPrChange w:id="712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28" w:author="Locke Liu" w:date="2021-05-24T14:33:00Z">
                  <w:rPr>
                    <w:rFonts w:ascii="Segoe UI" w:hAnsi="Segoe UI" w:cs="Segoe UI"/>
                    <w:bCs/>
                    <w:color w:val="121B1F" w:themeColor="background1"/>
                    <w:sz w:val="14"/>
                    <w:szCs w:val="14"/>
                  </w:rPr>
                </w:rPrChange>
              </w:rPr>
              <w:t>Key vault for writer service principal</w:t>
            </w:r>
          </w:p>
        </w:tc>
      </w:tr>
      <w:tr w:rsidR="00435203" w:rsidRPr="004D620F" w14:paraId="452CBE2D" w14:textId="77777777" w:rsidTr="00435203">
        <w:trPr>
          <w:trHeight w:val="358"/>
        </w:trPr>
        <w:tc>
          <w:tcPr>
            <w:tcW w:w="549" w:type="pct"/>
            <w:shd w:val="clear" w:color="auto" w:fill="auto"/>
            <w:vAlign w:val="center"/>
          </w:tcPr>
          <w:p w14:paraId="41E4FA49" w14:textId="2E45FD50" w:rsidR="00435203" w:rsidRPr="004D620F" w:rsidRDefault="00435203" w:rsidP="00435203">
            <w:pPr>
              <w:jc w:val="center"/>
              <w:rPr>
                <w:rFonts w:ascii="Arial" w:eastAsiaTheme="minorEastAsia" w:hAnsi="Arial" w:cs="Arial"/>
                <w:bCs/>
                <w:color w:val="121B1F" w:themeColor="background1"/>
                <w:sz w:val="14"/>
                <w:szCs w:val="14"/>
                <w:rPrChange w:id="7129"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130" w:author="Locke Liu" w:date="2021-05-24T14:33:00Z">
                  <w:rPr>
                    <w:rFonts w:ascii="Segoe UI" w:eastAsiaTheme="minorEastAsia" w:hAnsi="Segoe UI" w:cs="Segoe UI"/>
                    <w:bCs/>
                    <w:color w:val="121B1F" w:themeColor="background1"/>
                    <w:sz w:val="14"/>
                    <w:szCs w:val="14"/>
                  </w:rPr>
                </w:rPrChange>
              </w:rPr>
              <w:t>r9dlchn0kv-prd-dbks09</w:t>
            </w:r>
          </w:p>
        </w:tc>
        <w:tc>
          <w:tcPr>
            <w:tcW w:w="236" w:type="pct"/>
            <w:vAlign w:val="center"/>
          </w:tcPr>
          <w:p w14:paraId="086288A8" w14:textId="479A8B7A" w:rsidR="00435203" w:rsidRPr="004D620F" w:rsidRDefault="00435203" w:rsidP="00435203">
            <w:pPr>
              <w:rPr>
                <w:rFonts w:ascii="Arial" w:hAnsi="Arial" w:cs="Arial"/>
                <w:bCs/>
                <w:color w:val="121B1F" w:themeColor="background1"/>
                <w:sz w:val="14"/>
                <w:szCs w:val="14"/>
                <w:rPrChange w:id="713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32" w:author="Locke Liu" w:date="2021-05-24T14:33:00Z">
                  <w:rPr>
                    <w:rFonts w:ascii="Segoe UI" w:hAnsi="Segoe UI" w:cs="Segoe UI"/>
                    <w:bCs/>
                    <w:color w:val="121B1F" w:themeColor="background1"/>
                    <w:sz w:val="14"/>
                    <w:szCs w:val="14"/>
                  </w:rPr>
                </w:rPrChange>
              </w:rPr>
              <w:t>Key vault</w:t>
            </w:r>
          </w:p>
        </w:tc>
        <w:tc>
          <w:tcPr>
            <w:tcW w:w="365" w:type="pct"/>
            <w:vAlign w:val="center"/>
          </w:tcPr>
          <w:p w14:paraId="4721491B" w14:textId="0EE58F68" w:rsidR="00435203" w:rsidRPr="004D620F" w:rsidRDefault="00435203" w:rsidP="00435203">
            <w:pPr>
              <w:rPr>
                <w:rFonts w:ascii="Arial" w:hAnsi="Arial" w:cs="Arial"/>
                <w:bCs/>
                <w:color w:val="121B1F" w:themeColor="background1"/>
                <w:sz w:val="14"/>
                <w:szCs w:val="14"/>
                <w:rPrChange w:id="713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34"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62FE73DD" w14:textId="17BB3238" w:rsidR="00435203" w:rsidRPr="004D620F" w:rsidRDefault="00435203" w:rsidP="00435203">
            <w:pPr>
              <w:rPr>
                <w:rFonts w:ascii="Arial" w:hAnsi="Arial" w:cs="Arial"/>
                <w:color w:val="121B1F" w:themeColor="background1"/>
                <w:sz w:val="14"/>
                <w:szCs w:val="14"/>
                <w:rPrChange w:id="7135"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7136"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56AFC412" w14:textId="038252FB" w:rsidR="00435203" w:rsidRPr="004D620F" w:rsidRDefault="00435203" w:rsidP="00435203">
            <w:pPr>
              <w:rPr>
                <w:rFonts w:ascii="Arial" w:hAnsi="Arial" w:cs="Arial"/>
                <w:bCs/>
                <w:color w:val="121B1F" w:themeColor="background1"/>
                <w:sz w:val="14"/>
                <w:szCs w:val="14"/>
                <w:rPrChange w:id="713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38"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3001B7C3" w14:textId="39B62959" w:rsidR="00435203" w:rsidRPr="004D620F" w:rsidRDefault="00435203" w:rsidP="00435203">
            <w:pPr>
              <w:rPr>
                <w:rFonts w:ascii="Arial" w:hAnsi="Arial" w:cs="Arial"/>
                <w:bCs/>
                <w:color w:val="121B1F" w:themeColor="background1"/>
                <w:sz w:val="14"/>
                <w:szCs w:val="14"/>
                <w:rPrChange w:id="713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40" w:author="Locke Liu" w:date="2021-05-24T14:33:00Z">
                  <w:rPr>
                    <w:rFonts w:ascii="Segoe UI" w:hAnsi="Segoe UI" w:cs="Segoe UI"/>
                    <w:bCs/>
                    <w:color w:val="121B1F" w:themeColor="background1"/>
                    <w:sz w:val="14"/>
                    <w:szCs w:val="14"/>
                  </w:rPr>
                </w:rPrChange>
              </w:rPr>
              <w:t>Standard</w:t>
            </w:r>
          </w:p>
        </w:tc>
        <w:tc>
          <w:tcPr>
            <w:tcW w:w="505" w:type="pct"/>
            <w:vAlign w:val="center"/>
          </w:tcPr>
          <w:p w14:paraId="4CF389C8" w14:textId="1C5CFDB9" w:rsidR="00435203" w:rsidRPr="004D620F" w:rsidRDefault="00435203" w:rsidP="00435203">
            <w:pPr>
              <w:rPr>
                <w:rFonts w:ascii="Arial" w:hAnsi="Arial" w:cs="Arial"/>
                <w:bCs/>
                <w:color w:val="121B1F" w:themeColor="background1"/>
                <w:sz w:val="14"/>
                <w:szCs w:val="14"/>
                <w:rPrChange w:id="714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42" w:author="Locke Liu" w:date="2021-05-24T14:33:00Z">
                  <w:rPr>
                    <w:rFonts w:ascii="Segoe UI" w:hAnsi="Segoe UI" w:cs="Segoe UI"/>
                    <w:bCs/>
                    <w:color w:val="121B1F" w:themeColor="background1"/>
                    <w:sz w:val="14"/>
                    <w:szCs w:val="14"/>
                  </w:rPr>
                </w:rPrChange>
              </w:rPr>
              <w:t>production</w:t>
            </w:r>
          </w:p>
        </w:tc>
        <w:tc>
          <w:tcPr>
            <w:tcW w:w="1600" w:type="pct"/>
            <w:vAlign w:val="center"/>
          </w:tcPr>
          <w:p w14:paraId="35F9A49C" w14:textId="367E5323" w:rsidR="00435203" w:rsidRPr="004D620F" w:rsidRDefault="00435203" w:rsidP="00435203">
            <w:pPr>
              <w:rPr>
                <w:rFonts w:ascii="Arial" w:hAnsi="Arial" w:cs="Arial"/>
                <w:bCs/>
                <w:color w:val="121B1F" w:themeColor="background1"/>
                <w:sz w:val="14"/>
                <w:szCs w:val="14"/>
                <w:rPrChange w:id="714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44" w:author="Locke Liu" w:date="2021-05-24T14:33:00Z">
                  <w:rPr>
                    <w:rFonts w:ascii="Segoe UI" w:hAnsi="Segoe UI" w:cs="Segoe UI"/>
                    <w:bCs/>
                    <w:color w:val="121B1F" w:themeColor="background1"/>
                    <w:sz w:val="14"/>
                    <w:szCs w:val="14"/>
                  </w:rPr>
                </w:rPrChange>
              </w:rPr>
              <w:t xml:space="preserve">Key vault for reader service principal </w:t>
            </w:r>
          </w:p>
        </w:tc>
      </w:tr>
      <w:tr w:rsidR="00435203" w:rsidRPr="004D620F" w14:paraId="606B3252" w14:textId="77777777" w:rsidTr="00435203">
        <w:trPr>
          <w:trHeight w:val="358"/>
        </w:trPr>
        <w:tc>
          <w:tcPr>
            <w:tcW w:w="549" w:type="pct"/>
            <w:shd w:val="clear" w:color="auto" w:fill="auto"/>
            <w:vAlign w:val="center"/>
          </w:tcPr>
          <w:p w14:paraId="041E58D1" w14:textId="16881859" w:rsidR="00435203" w:rsidRPr="004D620F" w:rsidRDefault="00435203" w:rsidP="00435203">
            <w:pPr>
              <w:jc w:val="center"/>
              <w:rPr>
                <w:rFonts w:ascii="Arial" w:eastAsiaTheme="minorEastAsia" w:hAnsi="Arial" w:cs="Arial"/>
                <w:bCs/>
                <w:color w:val="121B1F" w:themeColor="background1"/>
                <w:sz w:val="14"/>
                <w:szCs w:val="14"/>
                <w:rPrChange w:id="714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146" w:author="Locke Liu" w:date="2021-05-24T14:33:00Z">
                  <w:rPr>
                    <w:rFonts w:ascii="Segoe UI" w:eastAsiaTheme="minorEastAsia" w:hAnsi="Segoe UI" w:cs="Segoe UI"/>
                    <w:bCs/>
                    <w:color w:val="121B1F" w:themeColor="background1"/>
                    <w:sz w:val="14"/>
                    <w:szCs w:val="14"/>
                  </w:rPr>
                </w:rPrChange>
              </w:rPr>
              <w:t>r9dlchn0kv-prd-dbks10</w:t>
            </w:r>
          </w:p>
        </w:tc>
        <w:tc>
          <w:tcPr>
            <w:tcW w:w="236" w:type="pct"/>
            <w:vAlign w:val="center"/>
          </w:tcPr>
          <w:p w14:paraId="1B420C8A" w14:textId="177EF5FF" w:rsidR="00435203" w:rsidRPr="004D620F" w:rsidRDefault="00435203" w:rsidP="00435203">
            <w:pPr>
              <w:rPr>
                <w:rFonts w:ascii="Arial" w:hAnsi="Arial" w:cs="Arial"/>
                <w:bCs/>
                <w:color w:val="121B1F" w:themeColor="background1"/>
                <w:sz w:val="14"/>
                <w:szCs w:val="14"/>
                <w:rPrChange w:id="714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48" w:author="Locke Liu" w:date="2021-05-24T14:33:00Z">
                  <w:rPr>
                    <w:rFonts w:ascii="Segoe UI" w:hAnsi="Segoe UI" w:cs="Segoe UI"/>
                    <w:bCs/>
                    <w:color w:val="121B1F" w:themeColor="background1"/>
                    <w:sz w:val="14"/>
                    <w:szCs w:val="14"/>
                  </w:rPr>
                </w:rPrChange>
              </w:rPr>
              <w:t>Key vault</w:t>
            </w:r>
          </w:p>
        </w:tc>
        <w:tc>
          <w:tcPr>
            <w:tcW w:w="365" w:type="pct"/>
            <w:vAlign w:val="center"/>
          </w:tcPr>
          <w:p w14:paraId="4FE7CFF7" w14:textId="7CAFF91F" w:rsidR="00435203" w:rsidRPr="004D620F" w:rsidRDefault="00435203" w:rsidP="00435203">
            <w:pPr>
              <w:rPr>
                <w:rFonts w:ascii="Arial" w:hAnsi="Arial" w:cs="Arial"/>
                <w:bCs/>
                <w:color w:val="121B1F" w:themeColor="background1"/>
                <w:sz w:val="14"/>
                <w:szCs w:val="14"/>
                <w:rPrChange w:id="714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50" w:author="Locke Liu" w:date="2021-05-24T14:33:00Z">
                  <w:rPr>
                    <w:rFonts w:ascii="Segoe UI" w:hAnsi="Segoe UI" w:cs="Segoe UI"/>
                    <w:bCs/>
                    <w:color w:val="121B1F" w:themeColor="background1"/>
                    <w:sz w:val="14"/>
                    <w:szCs w:val="14"/>
                  </w:rPr>
                </w:rPrChange>
              </w:rPr>
              <w:t>China East 2</w:t>
            </w:r>
          </w:p>
        </w:tc>
        <w:tc>
          <w:tcPr>
            <w:tcW w:w="519" w:type="pct"/>
            <w:shd w:val="clear" w:color="auto" w:fill="auto"/>
            <w:vAlign w:val="center"/>
          </w:tcPr>
          <w:p w14:paraId="0B221BAA" w14:textId="05F51107" w:rsidR="00435203" w:rsidRPr="004D620F" w:rsidRDefault="00435203" w:rsidP="00435203">
            <w:pPr>
              <w:rPr>
                <w:rFonts w:ascii="Arial" w:hAnsi="Arial" w:cs="Arial"/>
                <w:color w:val="121B1F" w:themeColor="background1"/>
                <w:sz w:val="14"/>
                <w:szCs w:val="14"/>
                <w:rPrChange w:id="7151" w:author="Locke Liu" w:date="2021-05-24T14:33:00Z">
                  <w:rPr>
                    <w:rFonts w:ascii="Segoe UI" w:hAnsi="Segoe UI" w:cs="Segoe UI"/>
                    <w:color w:val="121B1F" w:themeColor="background1"/>
                    <w:sz w:val="14"/>
                    <w:szCs w:val="14"/>
                  </w:rPr>
                </w:rPrChange>
              </w:rPr>
            </w:pPr>
            <w:r w:rsidRPr="004D620F">
              <w:rPr>
                <w:rFonts w:ascii="Arial" w:hAnsi="Arial" w:cs="Arial"/>
                <w:color w:val="121B1F" w:themeColor="background1"/>
                <w:sz w:val="14"/>
                <w:szCs w:val="14"/>
                <w:rPrChange w:id="7152" w:author="Locke Liu" w:date="2021-05-24T14:33:00Z">
                  <w:rPr>
                    <w:rFonts w:ascii="Segoe UI" w:hAnsi="Segoe UI" w:cs="Segoe UI"/>
                    <w:color w:val="121B1F" w:themeColor="background1"/>
                    <w:sz w:val="14"/>
                    <w:szCs w:val="14"/>
                  </w:rPr>
                </w:rPrChange>
              </w:rPr>
              <w:t>BIBCNCDP</w:t>
            </w:r>
          </w:p>
        </w:tc>
        <w:tc>
          <w:tcPr>
            <w:tcW w:w="813" w:type="pct"/>
            <w:shd w:val="clear" w:color="auto" w:fill="auto"/>
            <w:vAlign w:val="center"/>
          </w:tcPr>
          <w:p w14:paraId="368BEF92" w14:textId="259AE946" w:rsidR="00435203" w:rsidRPr="004D620F" w:rsidRDefault="00435203" w:rsidP="00435203">
            <w:pPr>
              <w:rPr>
                <w:rFonts w:ascii="Arial" w:hAnsi="Arial" w:cs="Arial"/>
                <w:bCs/>
                <w:color w:val="121B1F" w:themeColor="background1"/>
                <w:sz w:val="14"/>
                <w:szCs w:val="14"/>
                <w:rPrChange w:id="715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54" w:author="Locke Liu" w:date="2021-05-24T14:33:00Z">
                  <w:rPr>
                    <w:rFonts w:ascii="Segoe UI" w:hAnsi="Segoe UI" w:cs="Segoe UI"/>
                    <w:bCs/>
                    <w:color w:val="121B1F" w:themeColor="background1"/>
                    <w:sz w:val="14"/>
                    <w:szCs w:val="14"/>
                  </w:rPr>
                </w:rPrChange>
              </w:rPr>
              <w:t>AZRCNE2CDPRG0001</w:t>
            </w:r>
          </w:p>
        </w:tc>
        <w:tc>
          <w:tcPr>
            <w:tcW w:w="413" w:type="pct"/>
            <w:vAlign w:val="center"/>
          </w:tcPr>
          <w:p w14:paraId="31729153" w14:textId="42F3F0F4" w:rsidR="00435203" w:rsidRPr="004D620F" w:rsidRDefault="00435203" w:rsidP="00435203">
            <w:pPr>
              <w:rPr>
                <w:rFonts w:ascii="Arial" w:hAnsi="Arial" w:cs="Arial"/>
                <w:bCs/>
                <w:color w:val="121B1F" w:themeColor="background1"/>
                <w:sz w:val="14"/>
                <w:szCs w:val="14"/>
                <w:rPrChange w:id="715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56" w:author="Locke Liu" w:date="2021-05-24T14:33:00Z">
                  <w:rPr>
                    <w:rFonts w:ascii="Segoe UI" w:hAnsi="Segoe UI" w:cs="Segoe UI"/>
                    <w:bCs/>
                    <w:color w:val="121B1F" w:themeColor="background1"/>
                    <w:sz w:val="14"/>
                    <w:szCs w:val="14"/>
                  </w:rPr>
                </w:rPrChange>
              </w:rPr>
              <w:t>Standard</w:t>
            </w:r>
          </w:p>
        </w:tc>
        <w:tc>
          <w:tcPr>
            <w:tcW w:w="505" w:type="pct"/>
            <w:vAlign w:val="center"/>
          </w:tcPr>
          <w:p w14:paraId="133DFC77" w14:textId="236FA845" w:rsidR="00435203" w:rsidRPr="004D620F" w:rsidRDefault="00435203" w:rsidP="00435203">
            <w:pPr>
              <w:rPr>
                <w:rFonts w:ascii="Arial" w:hAnsi="Arial" w:cs="Arial"/>
                <w:bCs/>
                <w:color w:val="121B1F" w:themeColor="background1"/>
                <w:sz w:val="14"/>
                <w:szCs w:val="14"/>
                <w:rPrChange w:id="7157"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58" w:author="Locke Liu" w:date="2021-05-24T14:33:00Z">
                  <w:rPr>
                    <w:rFonts w:ascii="Segoe UI" w:hAnsi="Segoe UI" w:cs="Segoe UI"/>
                    <w:bCs/>
                    <w:color w:val="121B1F" w:themeColor="background1"/>
                    <w:sz w:val="14"/>
                    <w:szCs w:val="14"/>
                  </w:rPr>
                </w:rPrChange>
              </w:rPr>
              <w:t>production</w:t>
            </w:r>
          </w:p>
        </w:tc>
        <w:tc>
          <w:tcPr>
            <w:tcW w:w="1600" w:type="pct"/>
            <w:vAlign w:val="center"/>
          </w:tcPr>
          <w:p w14:paraId="4C0B1681" w14:textId="0D971A90" w:rsidR="00435203" w:rsidRPr="004D620F" w:rsidRDefault="00435203" w:rsidP="00435203">
            <w:pPr>
              <w:rPr>
                <w:rFonts w:ascii="Arial" w:hAnsi="Arial" w:cs="Arial"/>
                <w:bCs/>
                <w:color w:val="121B1F" w:themeColor="background1"/>
                <w:sz w:val="14"/>
                <w:szCs w:val="14"/>
                <w:rPrChange w:id="715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60" w:author="Locke Liu" w:date="2021-05-24T14:33:00Z">
                  <w:rPr>
                    <w:rFonts w:ascii="Segoe UI" w:hAnsi="Segoe UI" w:cs="Segoe UI"/>
                    <w:bCs/>
                    <w:color w:val="121B1F" w:themeColor="background1"/>
                    <w:sz w:val="14"/>
                    <w:szCs w:val="14"/>
                  </w:rPr>
                </w:rPrChange>
              </w:rPr>
              <w:t>Key vault for writer service principal</w:t>
            </w:r>
          </w:p>
        </w:tc>
      </w:tr>
      <w:bookmarkEnd w:id="6036"/>
    </w:tbl>
    <w:p w14:paraId="5A7D4F3E" w14:textId="77777777" w:rsidR="00B341C5" w:rsidRPr="004D620F" w:rsidRDefault="00B341C5" w:rsidP="0098357E">
      <w:pPr>
        <w:rPr>
          <w:rFonts w:ascii="Arial" w:hAnsi="Arial" w:cs="Arial"/>
          <w:rPrChange w:id="7161" w:author="Locke Liu" w:date="2021-05-24T14:33:00Z">
            <w:rPr/>
          </w:rPrChange>
        </w:rPr>
      </w:pPr>
    </w:p>
    <w:p w14:paraId="03A3834B" w14:textId="77777777" w:rsidR="008C618D" w:rsidRPr="004D620F" w:rsidRDefault="008C618D" w:rsidP="004D075A">
      <w:pPr>
        <w:rPr>
          <w:rFonts w:ascii="Arial" w:hAnsi="Arial" w:cs="Arial"/>
          <w:i/>
          <w:iCs/>
          <w:color w:val="0000FF"/>
          <w:sz w:val="18"/>
          <w:szCs w:val="18"/>
          <w:rPrChange w:id="7162" w:author="Locke Liu" w:date="2021-05-24T14:33:00Z">
            <w:rPr>
              <w:i/>
              <w:iCs/>
              <w:color w:val="0000FF"/>
              <w:sz w:val="18"/>
              <w:szCs w:val="18"/>
            </w:rPr>
          </w:rPrChange>
        </w:rPr>
      </w:pPr>
    </w:p>
    <w:p w14:paraId="10655DFD" w14:textId="1DF1B0AF" w:rsidR="004850A8" w:rsidRPr="004D620F" w:rsidDel="0009280E" w:rsidRDefault="00965B2A" w:rsidP="004D075A">
      <w:pPr>
        <w:rPr>
          <w:del w:id="7163" w:author="Locke Liu" w:date="2021-05-24T16:50:00Z"/>
          <w:rFonts w:ascii="Arial" w:hAnsi="Arial" w:cs="Arial"/>
          <w:color w:val="121B1F" w:themeColor="background1"/>
          <w:sz w:val="16"/>
          <w:szCs w:val="16"/>
          <w:rPrChange w:id="7164" w:author="Locke Liu" w:date="2021-05-24T14:33:00Z">
            <w:rPr>
              <w:del w:id="7165" w:author="Locke Liu" w:date="2021-05-24T16:50:00Z"/>
              <w:rFonts w:ascii="Segoe UI" w:hAnsi="Segoe UI" w:cs="Segoe UI"/>
              <w:color w:val="121B1F" w:themeColor="background1"/>
              <w:sz w:val="16"/>
              <w:szCs w:val="16"/>
            </w:rPr>
          </w:rPrChange>
        </w:rPr>
      </w:pPr>
      <w:bookmarkStart w:id="7166" w:name="_Toc443410403"/>
      <w:r w:rsidRPr="004D620F">
        <w:rPr>
          <w:rFonts w:ascii="Arial" w:hAnsi="Arial" w:cs="Arial"/>
          <w:color w:val="121B1F" w:themeColor="background1"/>
          <w:sz w:val="16"/>
          <w:szCs w:val="16"/>
          <w:rPrChange w:id="7167" w:author="Locke Liu" w:date="2021-05-24T14:33:00Z">
            <w:rPr>
              <w:rFonts w:ascii="Segoe UI" w:hAnsi="Segoe UI" w:cs="Segoe UI"/>
              <w:color w:val="121B1F" w:themeColor="background1"/>
              <w:sz w:val="16"/>
              <w:szCs w:val="16"/>
            </w:rPr>
          </w:rPrChange>
        </w:rPr>
        <w:t xml:space="preserve">There will be multiple key </w:t>
      </w:r>
      <w:r w:rsidR="004B6396" w:rsidRPr="004D620F">
        <w:rPr>
          <w:rFonts w:ascii="Arial" w:hAnsi="Arial" w:cs="Arial"/>
          <w:color w:val="121B1F" w:themeColor="background1"/>
          <w:sz w:val="16"/>
          <w:szCs w:val="16"/>
          <w:rPrChange w:id="7168" w:author="Locke Liu" w:date="2021-05-24T14:33:00Z">
            <w:rPr>
              <w:rFonts w:ascii="Segoe UI" w:hAnsi="Segoe UI" w:cs="Segoe UI"/>
              <w:color w:val="121B1F" w:themeColor="background1"/>
              <w:sz w:val="16"/>
              <w:szCs w:val="16"/>
            </w:rPr>
          </w:rPrChange>
        </w:rPr>
        <w:t>vaults</w:t>
      </w:r>
      <w:r w:rsidRPr="004D620F">
        <w:rPr>
          <w:rFonts w:ascii="Arial" w:hAnsi="Arial" w:cs="Arial"/>
          <w:color w:val="121B1F" w:themeColor="background1"/>
          <w:sz w:val="16"/>
          <w:szCs w:val="16"/>
          <w:rPrChange w:id="7169" w:author="Locke Liu" w:date="2021-05-24T14:33:00Z">
            <w:rPr>
              <w:rFonts w:ascii="Segoe UI" w:hAnsi="Segoe UI" w:cs="Segoe UI"/>
              <w:color w:val="121B1F" w:themeColor="background1"/>
              <w:sz w:val="16"/>
              <w:szCs w:val="16"/>
            </w:rPr>
          </w:rPrChange>
        </w:rPr>
        <w:t xml:space="preserve"> to be created for different type of application folder and activities based on the access control design of databricks.</w:t>
      </w:r>
    </w:p>
    <w:p w14:paraId="2CBB327A" w14:textId="77777777" w:rsidR="004003C6" w:rsidRPr="004D620F" w:rsidRDefault="004003C6" w:rsidP="00245F1C">
      <w:pPr>
        <w:rPr>
          <w:rFonts w:ascii="Arial" w:hAnsi="Arial" w:cs="Arial"/>
          <w:rPrChange w:id="7170" w:author="Locke Liu" w:date="2021-05-24T14:33:00Z">
            <w:rPr/>
          </w:rPrChange>
        </w:rPr>
      </w:pPr>
    </w:p>
    <w:p w14:paraId="248C444B" w14:textId="05A22E93" w:rsidR="004003C6" w:rsidRPr="004D620F" w:rsidRDefault="004003C6" w:rsidP="004003C6">
      <w:pPr>
        <w:pStyle w:val="Heading3"/>
        <w:rPr>
          <w:rFonts w:ascii="Arial" w:hAnsi="Arial"/>
          <w:rPrChange w:id="7171" w:author="Locke Liu" w:date="2021-05-24T14:33:00Z">
            <w:rPr/>
          </w:rPrChange>
        </w:rPr>
      </w:pPr>
      <w:bookmarkStart w:id="7172" w:name="_Toc72767208"/>
      <w:r w:rsidRPr="004D620F">
        <w:rPr>
          <w:rFonts w:ascii="Arial" w:hAnsi="Arial"/>
          <w:rPrChange w:id="7173" w:author="Locke Liu" w:date="2021-05-24T14:33:00Z">
            <w:rPr/>
          </w:rPrChange>
        </w:rPr>
        <w:t>Event Hub</w:t>
      </w:r>
      <w:bookmarkEnd w:id="7172"/>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Grid>
        <w:gridCol w:w="1257"/>
        <w:gridCol w:w="1029"/>
        <w:gridCol w:w="1218"/>
        <w:gridCol w:w="1081"/>
        <w:gridCol w:w="1440"/>
        <w:gridCol w:w="1351"/>
        <w:gridCol w:w="1442"/>
        <w:gridCol w:w="1435"/>
      </w:tblGrid>
      <w:tr w:rsidR="0031778C" w:rsidRPr="004D620F" w14:paraId="5266BBC5" w14:textId="77777777" w:rsidTr="0031778C">
        <w:trPr>
          <w:trHeight w:val="530"/>
        </w:trPr>
        <w:tc>
          <w:tcPr>
            <w:tcW w:w="613" w:type="pct"/>
            <w:shd w:val="clear" w:color="auto" w:fill="D5E3FF"/>
            <w:vAlign w:val="center"/>
          </w:tcPr>
          <w:p w14:paraId="564D1EE5" w14:textId="77777777" w:rsidR="0031778C" w:rsidRPr="004D620F" w:rsidRDefault="0031778C" w:rsidP="00B10DBE">
            <w:pPr>
              <w:jc w:val="center"/>
              <w:rPr>
                <w:rFonts w:ascii="Arial" w:eastAsiaTheme="minorEastAsia" w:hAnsi="Arial" w:cs="Arial"/>
                <w:b/>
                <w:bCs/>
                <w:color w:val="003195"/>
                <w:sz w:val="14"/>
                <w:szCs w:val="14"/>
                <w:rPrChange w:id="7174"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7175" w:author="Locke Liu" w:date="2021-05-24T14:33:00Z">
                  <w:rPr>
                    <w:rFonts w:ascii="Segoe UI" w:eastAsiaTheme="minorEastAsia" w:hAnsi="Segoe UI" w:cs="Segoe UI"/>
                    <w:b/>
                    <w:bCs/>
                    <w:color w:val="003195"/>
                    <w:sz w:val="14"/>
                    <w:szCs w:val="14"/>
                  </w:rPr>
                </w:rPrChange>
              </w:rPr>
              <w:t>name</w:t>
            </w:r>
          </w:p>
        </w:tc>
        <w:tc>
          <w:tcPr>
            <w:tcW w:w="502" w:type="pct"/>
            <w:shd w:val="clear" w:color="auto" w:fill="D5E3FF"/>
            <w:vAlign w:val="center"/>
          </w:tcPr>
          <w:p w14:paraId="67A7166C" w14:textId="77777777" w:rsidR="0031778C" w:rsidRPr="004D620F" w:rsidRDefault="0031778C" w:rsidP="00B10DBE">
            <w:pPr>
              <w:jc w:val="center"/>
              <w:rPr>
                <w:rFonts w:ascii="Arial" w:eastAsiaTheme="minorEastAsia" w:hAnsi="Arial" w:cs="Arial"/>
                <w:b/>
                <w:bCs/>
                <w:color w:val="003195"/>
                <w:sz w:val="14"/>
                <w:szCs w:val="14"/>
                <w:rPrChange w:id="7176"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7177" w:author="Locke Liu" w:date="2021-05-24T14:33:00Z">
                  <w:rPr>
                    <w:rFonts w:ascii="Segoe UI" w:eastAsiaTheme="minorEastAsia" w:hAnsi="Segoe UI" w:cs="Segoe UI"/>
                    <w:b/>
                    <w:bCs/>
                    <w:color w:val="003195"/>
                    <w:sz w:val="14"/>
                    <w:szCs w:val="14"/>
                  </w:rPr>
                </w:rPrChange>
              </w:rPr>
              <w:t>type</w:t>
            </w:r>
          </w:p>
        </w:tc>
        <w:tc>
          <w:tcPr>
            <w:tcW w:w="594" w:type="pct"/>
            <w:shd w:val="clear" w:color="auto" w:fill="D5E3FF"/>
            <w:vAlign w:val="center"/>
          </w:tcPr>
          <w:p w14:paraId="10142845" w14:textId="77777777" w:rsidR="0031778C" w:rsidRPr="004D620F" w:rsidRDefault="0031778C" w:rsidP="00B10DBE">
            <w:pPr>
              <w:rPr>
                <w:rFonts w:ascii="Arial" w:eastAsiaTheme="minorEastAsia" w:hAnsi="Arial" w:cs="Arial"/>
                <w:b/>
                <w:bCs/>
                <w:color w:val="003195"/>
                <w:sz w:val="14"/>
                <w:szCs w:val="14"/>
                <w:rPrChange w:id="7178"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7179" w:author="Locke Liu" w:date="2021-05-24T14:33:00Z">
                  <w:rPr>
                    <w:rFonts w:ascii="Segoe UI" w:eastAsiaTheme="minorEastAsia" w:hAnsi="Segoe UI" w:cs="Segoe UI"/>
                    <w:b/>
                    <w:bCs/>
                    <w:color w:val="003195"/>
                    <w:sz w:val="14"/>
                    <w:szCs w:val="14"/>
                  </w:rPr>
                </w:rPrChange>
              </w:rPr>
              <w:t>location</w:t>
            </w:r>
          </w:p>
        </w:tc>
        <w:tc>
          <w:tcPr>
            <w:tcW w:w="527" w:type="pct"/>
            <w:shd w:val="clear" w:color="auto" w:fill="D5E3FF"/>
            <w:vAlign w:val="center"/>
          </w:tcPr>
          <w:p w14:paraId="70599C48" w14:textId="77777777" w:rsidR="0031778C" w:rsidRPr="004D620F" w:rsidRDefault="0031778C" w:rsidP="00B10DBE">
            <w:pPr>
              <w:jc w:val="center"/>
              <w:rPr>
                <w:rFonts w:ascii="Arial" w:eastAsiaTheme="minorEastAsia" w:hAnsi="Arial" w:cs="Arial"/>
                <w:b/>
                <w:bCs/>
                <w:color w:val="003195"/>
                <w:sz w:val="14"/>
                <w:szCs w:val="14"/>
                <w:rPrChange w:id="7180"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7181" w:author="Locke Liu" w:date="2021-05-24T14:33:00Z">
                  <w:rPr>
                    <w:rFonts w:ascii="Segoe UI" w:eastAsiaTheme="minorEastAsia" w:hAnsi="Segoe UI" w:cs="Segoe UI"/>
                    <w:b/>
                    <w:bCs/>
                    <w:color w:val="003195"/>
                    <w:sz w:val="14"/>
                    <w:szCs w:val="14"/>
                  </w:rPr>
                </w:rPrChange>
              </w:rPr>
              <w:t>subscription</w:t>
            </w:r>
          </w:p>
        </w:tc>
        <w:tc>
          <w:tcPr>
            <w:tcW w:w="702" w:type="pct"/>
            <w:shd w:val="clear" w:color="auto" w:fill="D5E3FF"/>
            <w:vAlign w:val="center"/>
          </w:tcPr>
          <w:p w14:paraId="38CD5F5B" w14:textId="77777777" w:rsidR="0031778C" w:rsidRPr="004D620F" w:rsidRDefault="0031778C" w:rsidP="00B10DBE">
            <w:pPr>
              <w:jc w:val="center"/>
              <w:rPr>
                <w:rFonts w:ascii="Arial" w:eastAsiaTheme="minorEastAsia" w:hAnsi="Arial" w:cs="Arial"/>
                <w:b/>
                <w:bCs/>
                <w:color w:val="003195"/>
                <w:sz w:val="14"/>
                <w:szCs w:val="14"/>
                <w:rPrChange w:id="7182"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7183" w:author="Locke Liu" w:date="2021-05-24T14:33:00Z">
                  <w:rPr>
                    <w:rFonts w:ascii="Segoe UI" w:eastAsiaTheme="minorEastAsia" w:hAnsi="Segoe UI" w:cs="Segoe UI"/>
                    <w:b/>
                    <w:bCs/>
                    <w:color w:val="003195"/>
                    <w:sz w:val="14"/>
                    <w:szCs w:val="14"/>
                  </w:rPr>
                </w:rPrChange>
              </w:rPr>
              <w:t>Pricing tier</w:t>
            </w:r>
          </w:p>
        </w:tc>
        <w:tc>
          <w:tcPr>
            <w:tcW w:w="659" w:type="pct"/>
            <w:shd w:val="clear" w:color="auto" w:fill="D5E3FF"/>
            <w:vAlign w:val="center"/>
          </w:tcPr>
          <w:p w14:paraId="39D000CC" w14:textId="74EF93B7" w:rsidR="0031778C" w:rsidRPr="004D620F" w:rsidRDefault="0031778C" w:rsidP="00B10DBE">
            <w:pPr>
              <w:jc w:val="center"/>
              <w:rPr>
                <w:rFonts w:ascii="Arial" w:eastAsiaTheme="minorEastAsia" w:hAnsi="Arial" w:cs="Arial"/>
                <w:b/>
                <w:bCs/>
                <w:color w:val="003195"/>
                <w:sz w:val="14"/>
                <w:szCs w:val="14"/>
                <w:rPrChange w:id="7184"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7185" w:author="Locke Liu" w:date="2021-05-24T14:33:00Z">
                  <w:rPr>
                    <w:rFonts w:ascii="Segoe UI" w:eastAsiaTheme="minorEastAsia" w:hAnsi="Segoe UI" w:cs="Segoe UI"/>
                    <w:b/>
                    <w:bCs/>
                    <w:color w:val="003195"/>
                    <w:sz w:val="14"/>
                    <w:szCs w:val="14"/>
                  </w:rPr>
                </w:rPrChange>
              </w:rPr>
              <w:t>Throughput Units</w:t>
            </w:r>
          </w:p>
        </w:tc>
        <w:tc>
          <w:tcPr>
            <w:tcW w:w="703" w:type="pct"/>
            <w:shd w:val="clear" w:color="auto" w:fill="D5E3FF"/>
            <w:vAlign w:val="center"/>
          </w:tcPr>
          <w:p w14:paraId="5FF83D25" w14:textId="77777777" w:rsidR="0031778C" w:rsidRPr="004D620F" w:rsidRDefault="0031778C" w:rsidP="00B10DBE">
            <w:pPr>
              <w:jc w:val="center"/>
              <w:rPr>
                <w:rFonts w:ascii="Arial" w:eastAsiaTheme="minorEastAsia" w:hAnsi="Arial" w:cs="Arial"/>
                <w:b/>
                <w:bCs/>
                <w:color w:val="003195"/>
                <w:sz w:val="14"/>
                <w:szCs w:val="14"/>
                <w:rPrChange w:id="7186"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7187" w:author="Locke Liu" w:date="2021-05-24T14:33:00Z">
                  <w:rPr>
                    <w:rFonts w:ascii="Segoe UI" w:eastAsiaTheme="minorEastAsia" w:hAnsi="Segoe UI" w:cs="Segoe UI"/>
                    <w:b/>
                    <w:bCs/>
                    <w:color w:val="003195"/>
                    <w:sz w:val="14"/>
                    <w:szCs w:val="14"/>
                  </w:rPr>
                </w:rPrChange>
              </w:rPr>
              <w:t>Resource group</w:t>
            </w:r>
          </w:p>
        </w:tc>
        <w:tc>
          <w:tcPr>
            <w:tcW w:w="700" w:type="pct"/>
            <w:shd w:val="clear" w:color="auto" w:fill="D5E3FF"/>
            <w:vAlign w:val="center"/>
          </w:tcPr>
          <w:p w14:paraId="514EAD9A" w14:textId="77777777" w:rsidR="0031778C" w:rsidRPr="004D620F" w:rsidRDefault="0031778C" w:rsidP="00B10DBE">
            <w:pPr>
              <w:jc w:val="center"/>
              <w:rPr>
                <w:rFonts w:ascii="Arial" w:eastAsiaTheme="minorEastAsia" w:hAnsi="Arial" w:cs="Arial"/>
                <w:b/>
                <w:bCs/>
                <w:color w:val="003195"/>
                <w:sz w:val="14"/>
                <w:szCs w:val="14"/>
                <w:rPrChange w:id="7188"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7189" w:author="Locke Liu" w:date="2021-05-24T14:33:00Z">
                  <w:rPr>
                    <w:rFonts w:ascii="Segoe UI" w:eastAsiaTheme="minorEastAsia" w:hAnsi="Segoe UI" w:cs="Segoe UI"/>
                    <w:b/>
                    <w:bCs/>
                    <w:color w:val="003195"/>
                    <w:sz w:val="14"/>
                    <w:szCs w:val="14"/>
                  </w:rPr>
                </w:rPrChange>
              </w:rPr>
              <w:t>Environment</w:t>
            </w:r>
          </w:p>
        </w:tc>
      </w:tr>
      <w:tr w:rsidR="0031778C" w:rsidRPr="004D620F" w14:paraId="599DEC44" w14:textId="77777777" w:rsidTr="0031778C">
        <w:trPr>
          <w:trHeight w:val="349"/>
        </w:trPr>
        <w:tc>
          <w:tcPr>
            <w:tcW w:w="613" w:type="pct"/>
            <w:shd w:val="clear" w:color="auto" w:fill="auto"/>
            <w:vAlign w:val="center"/>
          </w:tcPr>
          <w:p w14:paraId="4A3E51B4" w14:textId="14C1CB9E" w:rsidR="0031778C" w:rsidRPr="004D620F" w:rsidRDefault="0031778C" w:rsidP="00B10DBE">
            <w:pPr>
              <w:jc w:val="center"/>
              <w:rPr>
                <w:rFonts w:ascii="Arial" w:eastAsiaTheme="minorEastAsia" w:hAnsi="Arial" w:cs="Arial"/>
                <w:bCs/>
                <w:color w:val="121B1F" w:themeColor="background1"/>
                <w:sz w:val="14"/>
                <w:szCs w:val="14"/>
                <w:rPrChange w:id="7190"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191" w:author="Locke Liu" w:date="2021-05-24T14:33:00Z">
                  <w:rPr>
                    <w:rFonts w:ascii="Segoe UI" w:eastAsiaTheme="minorEastAsia" w:hAnsi="Segoe UI" w:cs="Segoe UI"/>
                    <w:bCs/>
                    <w:color w:val="121B1F" w:themeColor="background1"/>
                    <w:sz w:val="14"/>
                    <w:szCs w:val="14"/>
                  </w:rPr>
                </w:rPrChange>
              </w:rPr>
              <w:t>d9dlchn0eh01</w:t>
            </w:r>
          </w:p>
        </w:tc>
        <w:tc>
          <w:tcPr>
            <w:tcW w:w="502" w:type="pct"/>
            <w:vAlign w:val="center"/>
          </w:tcPr>
          <w:p w14:paraId="53D137C3" w14:textId="1DBE71D0" w:rsidR="0031778C" w:rsidRPr="004D620F" w:rsidRDefault="0031778C" w:rsidP="00B10DBE">
            <w:pPr>
              <w:rPr>
                <w:rFonts w:ascii="Arial" w:hAnsi="Arial" w:cs="Arial"/>
                <w:bCs/>
                <w:color w:val="121B1F" w:themeColor="background1"/>
                <w:sz w:val="14"/>
                <w:szCs w:val="14"/>
                <w:rPrChange w:id="7192"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93" w:author="Locke Liu" w:date="2021-05-24T14:33:00Z">
                  <w:rPr>
                    <w:rFonts w:ascii="Segoe UI" w:hAnsi="Segoe UI" w:cs="Segoe UI"/>
                    <w:bCs/>
                    <w:color w:val="121B1F" w:themeColor="background1"/>
                    <w:sz w:val="14"/>
                    <w:szCs w:val="14"/>
                  </w:rPr>
                </w:rPrChange>
              </w:rPr>
              <w:t>Azure Event Hub</w:t>
            </w:r>
          </w:p>
        </w:tc>
        <w:tc>
          <w:tcPr>
            <w:tcW w:w="594" w:type="pct"/>
            <w:vAlign w:val="center"/>
          </w:tcPr>
          <w:p w14:paraId="1C5517B9" w14:textId="77777777" w:rsidR="0031778C" w:rsidRPr="004D620F" w:rsidRDefault="0031778C" w:rsidP="00B10DBE">
            <w:pPr>
              <w:rPr>
                <w:rFonts w:ascii="Arial" w:hAnsi="Arial" w:cs="Arial"/>
                <w:color w:val="121B1F" w:themeColor="background1"/>
                <w:sz w:val="14"/>
                <w:szCs w:val="14"/>
                <w:rPrChange w:id="7194" w:author="Locke Liu" w:date="2021-05-24T14:33:00Z">
                  <w:rPr>
                    <w:rFonts w:ascii="Segoe UI" w:hAnsi="Segoe UI" w:cs="Segoe UI"/>
                    <w:color w:val="121B1F" w:themeColor="background1"/>
                    <w:sz w:val="14"/>
                    <w:szCs w:val="14"/>
                  </w:rPr>
                </w:rPrChange>
              </w:rPr>
            </w:pPr>
            <w:r w:rsidRPr="004D620F">
              <w:rPr>
                <w:rFonts w:ascii="Arial" w:hAnsi="Arial" w:cs="Arial"/>
                <w:bCs/>
                <w:color w:val="121B1F" w:themeColor="background1"/>
                <w:sz w:val="14"/>
                <w:szCs w:val="14"/>
                <w:rPrChange w:id="7195" w:author="Locke Liu" w:date="2021-05-24T14:33:00Z">
                  <w:rPr>
                    <w:rFonts w:ascii="Segoe UI" w:hAnsi="Segoe UI" w:cs="Segoe UI"/>
                    <w:bCs/>
                    <w:color w:val="121B1F" w:themeColor="background1"/>
                    <w:sz w:val="14"/>
                    <w:szCs w:val="14"/>
                  </w:rPr>
                </w:rPrChange>
              </w:rPr>
              <w:t>China East 2</w:t>
            </w:r>
          </w:p>
        </w:tc>
        <w:tc>
          <w:tcPr>
            <w:tcW w:w="527" w:type="pct"/>
            <w:shd w:val="clear" w:color="auto" w:fill="auto"/>
            <w:vAlign w:val="center"/>
          </w:tcPr>
          <w:p w14:paraId="077BCC8F" w14:textId="77777777" w:rsidR="0031778C" w:rsidRPr="004D620F" w:rsidRDefault="0031778C" w:rsidP="00B10DBE">
            <w:pPr>
              <w:rPr>
                <w:rFonts w:ascii="Arial" w:eastAsiaTheme="minorEastAsia" w:hAnsi="Arial" w:cs="Arial"/>
                <w:bCs/>
                <w:color w:val="121B1F" w:themeColor="background1"/>
                <w:sz w:val="14"/>
                <w:szCs w:val="14"/>
                <w:rPrChange w:id="7196"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color w:val="121B1F" w:themeColor="background1"/>
                <w:sz w:val="14"/>
                <w:szCs w:val="14"/>
                <w:rPrChange w:id="7197" w:author="Locke Liu" w:date="2021-05-24T14:33:00Z">
                  <w:rPr>
                    <w:rFonts w:ascii="Segoe UI" w:hAnsi="Segoe UI" w:cs="Segoe UI"/>
                    <w:color w:val="121B1F" w:themeColor="background1"/>
                    <w:sz w:val="14"/>
                    <w:szCs w:val="14"/>
                  </w:rPr>
                </w:rPrChange>
              </w:rPr>
              <w:t>BIBCNCDP</w:t>
            </w:r>
          </w:p>
        </w:tc>
        <w:tc>
          <w:tcPr>
            <w:tcW w:w="702" w:type="pct"/>
            <w:vAlign w:val="center"/>
          </w:tcPr>
          <w:p w14:paraId="33632DD7" w14:textId="64FCB1B8" w:rsidR="0031778C" w:rsidRPr="004D620F" w:rsidRDefault="0031778C" w:rsidP="00B10DBE">
            <w:pPr>
              <w:rPr>
                <w:rFonts w:ascii="Arial" w:hAnsi="Arial" w:cs="Arial"/>
                <w:bCs/>
                <w:color w:val="121B1F" w:themeColor="background1"/>
                <w:sz w:val="14"/>
                <w:szCs w:val="14"/>
                <w:rPrChange w:id="7198"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199" w:author="Locke Liu" w:date="2021-05-24T14:33:00Z">
                  <w:rPr>
                    <w:rFonts w:ascii="Segoe UI" w:hAnsi="Segoe UI" w:cs="Segoe UI"/>
                    <w:bCs/>
                    <w:color w:val="121B1F" w:themeColor="background1"/>
                    <w:sz w:val="14"/>
                    <w:szCs w:val="14"/>
                  </w:rPr>
                </w:rPrChange>
              </w:rPr>
              <w:t>Standard</w:t>
            </w:r>
          </w:p>
        </w:tc>
        <w:tc>
          <w:tcPr>
            <w:tcW w:w="659" w:type="pct"/>
            <w:vAlign w:val="center"/>
          </w:tcPr>
          <w:p w14:paraId="7EE26B2A" w14:textId="5690C61C" w:rsidR="0031778C" w:rsidRPr="004D620F" w:rsidRDefault="0031778C" w:rsidP="00B10DBE">
            <w:pPr>
              <w:rPr>
                <w:rFonts w:ascii="Arial" w:hAnsi="Arial" w:cs="Arial"/>
                <w:bCs/>
                <w:color w:val="121B1F" w:themeColor="background1"/>
                <w:sz w:val="14"/>
                <w:szCs w:val="14"/>
                <w:rPrChange w:id="7200"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201" w:author="Locke Liu" w:date="2021-05-24T14:33:00Z">
                  <w:rPr>
                    <w:rFonts w:ascii="Segoe UI" w:hAnsi="Segoe UI" w:cs="Segoe UI"/>
                    <w:bCs/>
                    <w:color w:val="121B1F" w:themeColor="background1"/>
                    <w:sz w:val="14"/>
                    <w:szCs w:val="14"/>
                  </w:rPr>
                </w:rPrChange>
              </w:rPr>
              <w:t>1</w:t>
            </w:r>
          </w:p>
        </w:tc>
        <w:tc>
          <w:tcPr>
            <w:tcW w:w="703" w:type="pct"/>
            <w:shd w:val="clear" w:color="auto" w:fill="auto"/>
            <w:vAlign w:val="center"/>
          </w:tcPr>
          <w:p w14:paraId="6DF06CA0" w14:textId="741BF44D" w:rsidR="0031778C" w:rsidRPr="004D620F" w:rsidRDefault="0031778C" w:rsidP="00B10DBE">
            <w:pPr>
              <w:rPr>
                <w:rFonts w:ascii="Arial" w:hAnsi="Arial" w:cs="Arial"/>
                <w:bCs/>
                <w:color w:val="121B1F" w:themeColor="background1"/>
                <w:sz w:val="14"/>
                <w:szCs w:val="14"/>
                <w:rPrChange w:id="7202"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203" w:author="Locke Liu" w:date="2021-05-24T14:33:00Z">
                  <w:rPr>
                    <w:rFonts w:ascii="Segoe UI" w:hAnsi="Segoe UI" w:cs="Segoe UI"/>
                    <w:bCs/>
                    <w:color w:val="121B1F" w:themeColor="background1"/>
                    <w:sz w:val="14"/>
                    <w:szCs w:val="14"/>
                  </w:rPr>
                </w:rPrChange>
              </w:rPr>
              <w:t>d9dlchn0</w:t>
            </w:r>
          </w:p>
        </w:tc>
        <w:tc>
          <w:tcPr>
            <w:tcW w:w="700" w:type="pct"/>
            <w:vAlign w:val="center"/>
          </w:tcPr>
          <w:p w14:paraId="3B8432CE" w14:textId="77777777" w:rsidR="0031778C" w:rsidRPr="004D620F" w:rsidRDefault="0031778C" w:rsidP="00B10DBE">
            <w:pPr>
              <w:rPr>
                <w:rFonts w:ascii="Arial" w:hAnsi="Arial" w:cs="Arial"/>
                <w:bCs/>
                <w:color w:val="121B1F" w:themeColor="background1"/>
                <w:sz w:val="14"/>
                <w:szCs w:val="14"/>
                <w:rPrChange w:id="7204"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205" w:author="Locke Liu" w:date="2021-05-24T14:33:00Z">
                  <w:rPr>
                    <w:rFonts w:ascii="Segoe UI" w:hAnsi="Segoe UI" w:cs="Segoe UI"/>
                    <w:bCs/>
                    <w:color w:val="121B1F" w:themeColor="background1"/>
                    <w:sz w:val="14"/>
                    <w:szCs w:val="14"/>
                  </w:rPr>
                </w:rPrChange>
              </w:rPr>
              <w:t>DEV/UAT</w:t>
            </w:r>
          </w:p>
        </w:tc>
      </w:tr>
      <w:tr w:rsidR="0031778C" w:rsidRPr="004D620F" w14:paraId="5B405A3E" w14:textId="77777777" w:rsidTr="0031778C">
        <w:trPr>
          <w:trHeight w:val="358"/>
        </w:trPr>
        <w:tc>
          <w:tcPr>
            <w:tcW w:w="613" w:type="pct"/>
            <w:shd w:val="clear" w:color="auto" w:fill="auto"/>
            <w:vAlign w:val="center"/>
          </w:tcPr>
          <w:p w14:paraId="1A7DC7F8" w14:textId="6A3F2E6D" w:rsidR="0031778C" w:rsidRPr="004D620F" w:rsidRDefault="0031778C" w:rsidP="00B10DBE">
            <w:pPr>
              <w:jc w:val="center"/>
              <w:rPr>
                <w:rFonts w:ascii="Arial" w:eastAsiaTheme="minorEastAsia" w:hAnsi="Arial" w:cs="Arial"/>
                <w:bCs/>
                <w:color w:val="121B1F" w:themeColor="background1"/>
                <w:sz w:val="14"/>
                <w:szCs w:val="14"/>
                <w:rPrChange w:id="7206"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207" w:author="Locke Liu" w:date="2021-05-24T14:33:00Z">
                  <w:rPr>
                    <w:rFonts w:ascii="Segoe UI" w:eastAsiaTheme="minorEastAsia" w:hAnsi="Segoe UI" w:cs="Segoe UI"/>
                    <w:bCs/>
                    <w:color w:val="121B1F" w:themeColor="background1"/>
                    <w:sz w:val="14"/>
                    <w:szCs w:val="14"/>
                  </w:rPr>
                </w:rPrChange>
              </w:rPr>
              <w:t>r9dlchn0eh01</w:t>
            </w:r>
          </w:p>
        </w:tc>
        <w:tc>
          <w:tcPr>
            <w:tcW w:w="502" w:type="pct"/>
            <w:vAlign w:val="center"/>
          </w:tcPr>
          <w:p w14:paraId="666D31B5" w14:textId="0CA1511C" w:rsidR="0031778C" w:rsidRPr="004D620F" w:rsidRDefault="0031778C" w:rsidP="00B10DBE">
            <w:pPr>
              <w:rPr>
                <w:rFonts w:ascii="Arial" w:hAnsi="Arial" w:cs="Arial"/>
                <w:bCs/>
                <w:color w:val="121B1F" w:themeColor="background1"/>
                <w:sz w:val="14"/>
                <w:szCs w:val="14"/>
                <w:rPrChange w:id="7208"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209" w:author="Locke Liu" w:date="2021-05-24T14:33:00Z">
                  <w:rPr>
                    <w:rFonts w:ascii="Segoe UI" w:hAnsi="Segoe UI" w:cs="Segoe UI"/>
                    <w:bCs/>
                    <w:color w:val="121B1F" w:themeColor="background1"/>
                    <w:sz w:val="14"/>
                    <w:szCs w:val="14"/>
                  </w:rPr>
                </w:rPrChange>
              </w:rPr>
              <w:t>Azure Event Hub</w:t>
            </w:r>
          </w:p>
        </w:tc>
        <w:tc>
          <w:tcPr>
            <w:tcW w:w="594" w:type="pct"/>
            <w:vAlign w:val="center"/>
          </w:tcPr>
          <w:p w14:paraId="0618EAF0" w14:textId="77777777" w:rsidR="0031778C" w:rsidRPr="004D620F" w:rsidRDefault="0031778C" w:rsidP="00B10DBE">
            <w:pPr>
              <w:rPr>
                <w:rFonts w:ascii="Arial" w:eastAsiaTheme="minorEastAsia" w:hAnsi="Arial" w:cs="Arial"/>
                <w:bCs/>
                <w:color w:val="121B1F" w:themeColor="background1"/>
                <w:sz w:val="14"/>
                <w:szCs w:val="14"/>
                <w:rPrChange w:id="7210"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7211" w:author="Locke Liu" w:date="2021-05-24T14:33:00Z">
                  <w:rPr>
                    <w:rFonts w:ascii="Segoe UI" w:hAnsi="Segoe UI" w:cs="Segoe UI"/>
                    <w:bCs/>
                    <w:color w:val="121B1F" w:themeColor="background1"/>
                    <w:sz w:val="14"/>
                    <w:szCs w:val="14"/>
                  </w:rPr>
                </w:rPrChange>
              </w:rPr>
              <w:t>China East 2</w:t>
            </w:r>
          </w:p>
        </w:tc>
        <w:tc>
          <w:tcPr>
            <w:tcW w:w="527" w:type="pct"/>
            <w:shd w:val="clear" w:color="auto" w:fill="auto"/>
            <w:vAlign w:val="center"/>
          </w:tcPr>
          <w:p w14:paraId="04F9A82C" w14:textId="77777777" w:rsidR="0031778C" w:rsidRPr="004D620F" w:rsidRDefault="0031778C" w:rsidP="00B10DBE">
            <w:pPr>
              <w:rPr>
                <w:rFonts w:ascii="Arial" w:eastAsiaTheme="minorEastAsia" w:hAnsi="Arial" w:cs="Arial"/>
                <w:bCs/>
                <w:color w:val="121B1F" w:themeColor="background1"/>
                <w:sz w:val="14"/>
                <w:szCs w:val="14"/>
                <w:rPrChange w:id="7212"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color w:val="121B1F" w:themeColor="background1"/>
                <w:sz w:val="14"/>
                <w:szCs w:val="14"/>
                <w:rPrChange w:id="7213" w:author="Locke Liu" w:date="2021-05-24T14:33:00Z">
                  <w:rPr>
                    <w:rFonts w:ascii="Segoe UI" w:hAnsi="Segoe UI" w:cs="Segoe UI"/>
                    <w:color w:val="121B1F" w:themeColor="background1"/>
                    <w:sz w:val="14"/>
                    <w:szCs w:val="14"/>
                  </w:rPr>
                </w:rPrChange>
              </w:rPr>
              <w:t>BIBCNCDP</w:t>
            </w:r>
          </w:p>
        </w:tc>
        <w:tc>
          <w:tcPr>
            <w:tcW w:w="702" w:type="pct"/>
            <w:vAlign w:val="center"/>
          </w:tcPr>
          <w:p w14:paraId="78B54F30" w14:textId="7170C43E" w:rsidR="0031778C" w:rsidRPr="004D620F" w:rsidRDefault="0031778C" w:rsidP="00B10DBE">
            <w:pPr>
              <w:rPr>
                <w:rFonts w:ascii="Arial" w:eastAsiaTheme="minorEastAsia" w:hAnsi="Arial" w:cs="Arial"/>
                <w:bCs/>
                <w:color w:val="121B1F" w:themeColor="background1"/>
                <w:sz w:val="14"/>
                <w:szCs w:val="14"/>
                <w:rPrChange w:id="7214"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215" w:author="Locke Liu" w:date="2021-05-24T14:33:00Z">
                  <w:rPr>
                    <w:rFonts w:ascii="Segoe UI" w:eastAsiaTheme="minorEastAsia" w:hAnsi="Segoe UI" w:cs="Segoe UI"/>
                    <w:bCs/>
                    <w:color w:val="121B1F" w:themeColor="background1"/>
                    <w:sz w:val="14"/>
                    <w:szCs w:val="14"/>
                  </w:rPr>
                </w:rPrChange>
              </w:rPr>
              <w:t>Standard</w:t>
            </w:r>
          </w:p>
        </w:tc>
        <w:tc>
          <w:tcPr>
            <w:tcW w:w="659" w:type="pct"/>
            <w:vAlign w:val="center"/>
          </w:tcPr>
          <w:p w14:paraId="5EABCEE9" w14:textId="0CB7AD11" w:rsidR="0031778C" w:rsidRPr="004D620F" w:rsidRDefault="0031778C" w:rsidP="00B10DBE">
            <w:pPr>
              <w:rPr>
                <w:rFonts w:ascii="Arial" w:eastAsiaTheme="minorEastAsia" w:hAnsi="Arial" w:cs="Arial"/>
                <w:bCs/>
                <w:color w:val="121B1F" w:themeColor="background1"/>
                <w:sz w:val="14"/>
                <w:szCs w:val="14"/>
                <w:rPrChange w:id="7216"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217" w:author="Locke Liu" w:date="2021-05-24T14:33:00Z">
                  <w:rPr>
                    <w:rFonts w:ascii="Segoe UI" w:eastAsiaTheme="minorEastAsia" w:hAnsi="Segoe UI" w:cs="Segoe UI"/>
                    <w:bCs/>
                    <w:color w:val="121B1F" w:themeColor="background1"/>
                    <w:sz w:val="14"/>
                    <w:szCs w:val="14"/>
                  </w:rPr>
                </w:rPrChange>
              </w:rPr>
              <w:t>2</w:t>
            </w:r>
          </w:p>
        </w:tc>
        <w:tc>
          <w:tcPr>
            <w:tcW w:w="703" w:type="pct"/>
            <w:shd w:val="clear" w:color="auto" w:fill="auto"/>
            <w:vAlign w:val="center"/>
          </w:tcPr>
          <w:p w14:paraId="71331137" w14:textId="6E098344" w:rsidR="0031778C" w:rsidRPr="004D620F" w:rsidRDefault="0031778C" w:rsidP="00B10DBE">
            <w:pPr>
              <w:rPr>
                <w:rFonts w:ascii="Arial" w:eastAsiaTheme="minorEastAsia" w:hAnsi="Arial" w:cs="Arial"/>
                <w:bCs/>
                <w:color w:val="121B1F" w:themeColor="background1"/>
                <w:sz w:val="14"/>
                <w:szCs w:val="14"/>
                <w:rPrChange w:id="7218"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219" w:author="Locke Liu" w:date="2021-05-24T14:33:00Z">
                  <w:rPr>
                    <w:rFonts w:ascii="Segoe UI" w:eastAsiaTheme="minorEastAsia" w:hAnsi="Segoe UI" w:cs="Segoe UI"/>
                    <w:bCs/>
                    <w:color w:val="121B1F" w:themeColor="background1"/>
                    <w:sz w:val="14"/>
                    <w:szCs w:val="14"/>
                  </w:rPr>
                </w:rPrChange>
              </w:rPr>
              <w:t>r9dlchn0</w:t>
            </w:r>
          </w:p>
        </w:tc>
        <w:tc>
          <w:tcPr>
            <w:tcW w:w="700" w:type="pct"/>
            <w:vAlign w:val="center"/>
          </w:tcPr>
          <w:p w14:paraId="4F2861E4" w14:textId="77777777" w:rsidR="0031778C" w:rsidRPr="004D620F" w:rsidRDefault="0031778C" w:rsidP="00B10DBE">
            <w:pPr>
              <w:rPr>
                <w:rFonts w:ascii="Arial" w:hAnsi="Arial" w:cs="Arial"/>
                <w:bCs/>
                <w:color w:val="121B1F" w:themeColor="background1"/>
                <w:sz w:val="14"/>
                <w:szCs w:val="14"/>
                <w:rPrChange w:id="7220"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221" w:author="Locke Liu" w:date="2021-05-24T14:33:00Z">
                  <w:rPr>
                    <w:rFonts w:ascii="Segoe UI" w:hAnsi="Segoe UI" w:cs="Segoe UI"/>
                    <w:bCs/>
                    <w:color w:val="121B1F" w:themeColor="background1"/>
                    <w:sz w:val="14"/>
                    <w:szCs w:val="14"/>
                  </w:rPr>
                </w:rPrChange>
              </w:rPr>
              <w:t>production</w:t>
            </w:r>
          </w:p>
        </w:tc>
      </w:tr>
      <w:tr w:rsidR="0031778C" w:rsidRPr="004D620F" w14:paraId="3CA594FD" w14:textId="77777777" w:rsidTr="0031778C">
        <w:trPr>
          <w:trHeight w:val="358"/>
        </w:trPr>
        <w:tc>
          <w:tcPr>
            <w:tcW w:w="613" w:type="pct"/>
            <w:shd w:val="clear" w:color="auto" w:fill="auto"/>
            <w:vAlign w:val="center"/>
          </w:tcPr>
          <w:p w14:paraId="4ED2E460" w14:textId="77777777" w:rsidR="0031778C" w:rsidRPr="004D620F" w:rsidRDefault="0031778C" w:rsidP="00B10DBE">
            <w:pPr>
              <w:jc w:val="center"/>
              <w:rPr>
                <w:rFonts w:ascii="Arial" w:eastAsiaTheme="minorEastAsia" w:hAnsi="Arial" w:cs="Arial"/>
                <w:bCs/>
                <w:color w:val="121B1F" w:themeColor="background1"/>
                <w:sz w:val="14"/>
                <w:szCs w:val="14"/>
                <w:rPrChange w:id="7222" w:author="Locke Liu" w:date="2021-05-24T14:33:00Z">
                  <w:rPr>
                    <w:rFonts w:ascii="Segoe UI" w:eastAsiaTheme="minorEastAsia" w:hAnsi="Segoe UI" w:cs="Segoe UI"/>
                    <w:bCs/>
                    <w:color w:val="121B1F" w:themeColor="background1"/>
                    <w:sz w:val="14"/>
                    <w:szCs w:val="14"/>
                  </w:rPr>
                </w:rPrChange>
              </w:rPr>
            </w:pPr>
          </w:p>
        </w:tc>
        <w:tc>
          <w:tcPr>
            <w:tcW w:w="502" w:type="pct"/>
            <w:vAlign w:val="center"/>
          </w:tcPr>
          <w:p w14:paraId="0B900747" w14:textId="77777777" w:rsidR="0031778C" w:rsidRPr="004D620F" w:rsidRDefault="0031778C" w:rsidP="00B10DBE">
            <w:pPr>
              <w:rPr>
                <w:rFonts w:ascii="Arial" w:hAnsi="Arial" w:cs="Arial"/>
                <w:bCs/>
                <w:color w:val="121B1F" w:themeColor="background1"/>
                <w:sz w:val="14"/>
                <w:szCs w:val="14"/>
                <w:rPrChange w:id="7223" w:author="Locke Liu" w:date="2021-05-24T14:33:00Z">
                  <w:rPr>
                    <w:rFonts w:ascii="Segoe UI" w:hAnsi="Segoe UI" w:cs="Segoe UI"/>
                    <w:bCs/>
                    <w:color w:val="121B1F" w:themeColor="background1"/>
                    <w:sz w:val="14"/>
                    <w:szCs w:val="14"/>
                  </w:rPr>
                </w:rPrChange>
              </w:rPr>
            </w:pPr>
          </w:p>
        </w:tc>
        <w:tc>
          <w:tcPr>
            <w:tcW w:w="594" w:type="pct"/>
            <w:vAlign w:val="center"/>
          </w:tcPr>
          <w:p w14:paraId="2F73DE73" w14:textId="77777777" w:rsidR="0031778C" w:rsidRPr="004D620F" w:rsidRDefault="0031778C" w:rsidP="00B10DBE">
            <w:pPr>
              <w:rPr>
                <w:rFonts w:ascii="Arial" w:eastAsiaTheme="minorEastAsia" w:hAnsi="Arial" w:cs="Arial"/>
                <w:bCs/>
                <w:color w:val="121B1F" w:themeColor="background1"/>
                <w:sz w:val="14"/>
                <w:szCs w:val="14"/>
                <w:rPrChange w:id="7224" w:author="Locke Liu" w:date="2021-05-24T14:33:00Z">
                  <w:rPr>
                    <w:rFonts w:ascii="Segoe UI" w:eastAsiaTheme="minorEastAsia" w:hAnsi="Segoe UI" w:cs="Segoe UI"/>
                    <w:bCs/>
                    <w:color w:val="121B1F" w:themeColor="background1"/>
                    <w:sz w:val="14"/>
                    <w:szCs w:val="14"/>
                  </w:rPr>
                </w:rPrChange>
              </w:rPr>
            </w:pPr>
          </w:p>
        </w:tc>
        <w:tc>
          <w:tcPr>
            <w:tcW w:w="527" w:type="pct"/>
            <w:shd w:val="clear" w:color="auto" w:fill="auto"/>
            <w:vAlign w:val="center"/>
          </w:tcPr>
          <w:p w14:paraId="0B29A956" w14:textId="77777777" w:rsidR="0031778C" w:rsidRPr="004D620F" w:rsidRDefault="0031778C" w:rsidP="00B10DBE">
            <w:pPr>
              <w:rPr>
                <w:rFonts w:ascii="Arial" w:eastAsiaTheme="minorEastAsia" w:hAnsi="Arial" w:cs="Arial"/>
                <w:bCs/>
                <w:color w:val="121B1F" w:themeColor="background1"/>
                <w:sz w:val="14"/>
                <w:szCs w:val="14"/>
                <w:rPrChange w:id="7225" w:author="Locke Liu" w:date="2021-05-24T14:33:00Z">
                  <w:rPr>
                    <w:rFonts w:ascii="Segoe UI" w:eastAsiaTheme="minorEastAsia" w:hAnsi="Segoe UI" w:cs="Segoe UI"/>
                    <w:bCs/>
                    <w:color w:val="121B1F" w:themeColor="background1"/>
                    <w:sz w:val="14"/>
                    <w:szCs w:val="14"/>
                  </w:rPr>
                </w:rPrChange>
              </w:rPr>
            </w:pPr>
          </w:p>
        </w:tc>
        <w:tc>
          <w:tcPr>
            <w:tcW w:w="702" w:type="pct"/>
            <w:vAlign w:val="center"/>
          </w:tcPr>
          <w:p w14:paraId="58520DA0" w14:textId="77777777" w:rsidR="0031778C" w:rsidRPr="004D620F" w:rsidRDefault="0031778C" w:rsidP="00B10DBE">
            <w:pPr>
              <w:rPr>
                <w:rFonts w:ascii="Arial" w:eastAsiaTheme="minorEastAsia" w:hAnsi="Arial" w:cs="Arial"/>
                <w:bCs/>
                <w:color w:val="121B1F" w:themeColor="background1"/>
                <w:sz w:val="14"/>
                <w:szCs w:val="14"/>
                <w:rPrChange w:id="7226" w:author="Locke Liu" w:date="2021-05-24T14:33:00Z">
                  <w:rPr>
                    <w:rFonts w:ascii="Segoe UI" w:eastAsiaTheme="minorEastAsia" w:hAnsi="Segoe UI" w:cs="Segoe UI"/>
                    <w:bCs/>
                    <w:color w:val="121B1F" w:themeColor="background1"/>
                    <w:sz w:val="14"/>
                    <w:szCs w:val="14"/>
                  </w:rPr>
                </w:rPrChange>
              </w:rPr>
            </w:pPr>
          </w:p>
        </w:tc>
        <w:tc>
          <w:tcPr>
            <w:tcW w:w="659" w:type="pct"/>
            <w:vAlign w:val="center"/>
          </w:tcPr>
          <w:p w14:paraId="5EE1949B" w14:textId="77777777" w:rsidR="0031778C" w:rsidRPr="004D620F" w:rsidRDefault="0031778C" w:rsidP="00B10DBE">
            <w:pPr>
              <w:rPr>
                <w:rFonts w:ascii="Arial" w:eastAsiaTheme="minorEastAsia" w:hAnsi="Arial" w:cs="Arial"/>
                <w:bCs/>
                <w:color w:val="121B1F" w:themeColor="background1"/>
                <w:sz w:val="14"/>
                <w:szCs w:val="14"/>
                <w:rPrChange w:id="7227" w:author="Locke Liu" w:date="2021-05-24T14:33:00Z">
                  <w:rPr>
                    <w:rFonts w:ascii="Segoe UI" w:eastAsiaTheme="minorEastAsia" w:hAnsi="Segoe UI" w:cs="Segoe UI"/>
                    <w:bCs/>
                    <w:color w:val="121B1F" w:themeColor="background1"/>
                    <w:sz w:val="14"/>
                    <w:szCs w:val="14"/>
                  </w:rPr>
                </w:rPrChange>
              </w:rPr>
            </w:pPr>
          </w:p>
        </w:tc>
        <w:tc>
          <w:tcPr>
            <w:tcW w:w="703" w:type="pct"/>
            <w:shd w:val="clear" w:color="auto" w:fill="auto"/>
            <w:vAlign w:val="center"/>
          </w:tcPr>
          <w:p w14:paraId="4955C6A8" w14:textId="77777777" w:rsidR="0031778C" w:rsidRPr="004D620F" w:rsidRDefault="0031778C" w:rsidP="00B10DBE">
            <w:pPr>
              <w:rPr>
                <w:rFonts w:ascii="Arial" w:eastAsiaTheme="minorEastAsia" w:hAnsi="Arial" w:cs="Arial"/>
                <w:bCs/>
                <w:color w:val="121B1F" w:themeColor="background1"/>
                <w:sz w:val="14"/>
                <w:szCs w:val="14"/>
                <w:rPrChange w:id="7228" w:author="Locke Liu" w:date="2021-05-24T14:33:00Z">
                  <w:rPr>
                    <w:rFonts w:ascii="Segoe UI" w:eastAsiaTheme="minorEastAsia" w:hAnsi="Segoe UI" w:cs="Segoe UI"/>
                    <w:bCs/>
                    <w:color w:val="121B1F" w:themeColor="background1"/>
                    <w:sz w:val="14"/>
                    <w:szCs w:val="14"/>
                  </w:rPr>
                </w:rPrChange>
              </w:rPr>
            </w:pPr>
          </w:p>
        </w:tc>
        <w:tc>
          <w:tcPr>
            <w:tcW w:w="700" w:type="pct"/>
            <w:vAlign w:val="center"/>
          </w:tcPr>
          <w:p w14:paraId="7AB2E91A" w14:textId="77777777" w:rsidR="0031778C" w:rsidRPr="004D620F" w:rsidRDefault="0031778C" w:rsidP="00B10DBE">
            <w:pPr>
              <w:rPr>
                <w:rFonts w:ascii="Arial" w:eastAsiaTheme="minorEastAsia" w:hAnsi="Arial" w:cs="Arial"/>
                <w:bCs/>
                <w:color w:val="121B1F" w:themeColor="background1"/>
                <w:sz w:val="14"/>
                <w:szCs w:val="14"/>
                <w:rPrChange w:id="7229" w:author="Locke Liu" w:date="2021-05-24T14:33:00Z">
                  <w:rPr>
                    <w:rFonts w:ascii="Segoe UI" w:eastAsiaTheme="minorEastAsia" w:hAnsi="Segoe UI" w:cs="Segoe UI"/>
                    <w:bCs/>
                    <w:color w:val="121B1F" w:themeColor="background1"/>
                    <w:sz w:val="14"/>
                    <w:szCs w:val="14"/>
                  </w:rPr>
                </w:rPrChange>
              </w:rPr>
            </w:pPr>
          </w:p>
        </w:tc>
      </w:tr>
    </w:tbl>
    <w:p w14:paraId="02A38BD2" w14:textId="77777777" w:rsidR="004B6396" w:rsidRPr="004D620F" w:rsidRDefault="004B6396" w:rsidP="00245F1C">
      <w:pPr>
        <w:rPr>
          <w:rFonts w:ascii="Arial" w:hAnsi="Arial" w:cs="Arial"/>
          <w:rPrChange w:id="7230" w:author="Locke Liu" w:date="2021-05-24T14:33:00Z">
            <w:rPr/>
          </w:rPrChange>
        </w:rPr>
      </w:pPr>
    </w:p>
    <w:p w14:paraId="1E61601F" w14:textId="2C7EC02E" w:rsidR="004D075A" w:rsidRPr="004D620F" w:rsidRDefault="004B6396" w:rsidP="00245F1C">
      <w:pPr>
        <w:rPr>
          <w:rFonts w:ascii="Arial" w:hAnsi="Arial" w:cs="Arial"/>
          <w:color w:val="F8FAFB" w:themeColor="text1"/>
          <w:sz w:val="24"/>
          <w:szCs w:val="24"/>
          <w:rPrChange w:id="7231" w:author="Locke Liu" w:date="2021-05-24T14:33:00Z">
            <w:rPr>
              <w:rFonts w:ascii="Segoe UI" w:hAnsi="Segoe UI" w:cs="Segoe UI"/>
              <w:color w:val="F8FAFB" w:themeColor="text1"/>
              <w:sz w:val="24"/>
              <w:szCs w:val="24"/>
            </w:rPr>
          </w:rPrChange>
        </w:rPr>
      </w:pPr>
      <w:r w:rsidRPr="004D620F">
        <w:rPr>
          <w:rFonts w:ascii="Arial" w:hAnsi="Arial" w:cs="Arial"/>
          <w:color w:val="auto"/>
          <w:sz w:val="16"/>
          <w:szCs w:val="16"/>
          <w:rPrChange w:id="7232" w:author="Locke Liu" w:date="2021-05-24T14:33:00Z">
            <w:rPr>
              <w:rFonts w:ascii="Segoe UI" w:hAnsi="Segoe UI" w:cs="Segoe UI"/>
              <w:color w:val="auto"/>
              <w:sz w:val="16"/>
              <w:szCs w:val="16"/>
            </w:rPr>
          </w:rPrChange>
        </w:rPr>
        <w:t>the above sizing for event hub is a estimation only as of now. We will consider adjusting it based on the volume of real time message</w:t>
      </w:r>
      <w:r w:rsidR="004D075A" w:rsidRPr="004D620F">
        <w:rPr>
          <w:rFonts w:ascii="Arial" w:hAnsi="Arial" w:cs="Arial"/>
          <w:rPrChange w:id="7233" w:author="Locke Liu" w:date="2021-05-24T14:33:00Z">
            <w:rPr>
              <w:rFonts w:ascii="Segoe UI" w:hAnsi="Segoe UI" w:cs="Segoe UI"/>
            </w:rPr>
          </w:rPrChange>
        </w:rPr>
        <w:br w:type="page"/>
      </w:r>
    </w:p>
    <w:p w14:paraId="1E61607A" w14:textId="507B7EB0" w:rsidR="004D075A" w:rsidRPr="004D620F" w:rsidRDefault="004D075A" w:rsidP="004D075A">
      <w:pPr>
        <w:pStyle w:val="Heading2"/>
        <w:rPr>
          <w:rFonts w:ascii="Arial" w:hAnsi="Arial"/>
          <w:rPrChange w:id="7234" w:author="Locke Liu" w:date="2021-05-24T14:33:00Z">
            <w:rPr/>
          </w:rPrChange>
        </w:rPr>
      </w:pPr>
      <w:bookmarkStart w:id="7235" w:name="_Toc482190455"/>
      <w:bookmarkStart w:id="7236" w:name="_Toc482707870"/>
      <w:bookmarkStart w:id="7237" w:name="_Toc72767209"/>
      <w:bookmarkEnd w:id="7166"/>
      <w:r w:rsidRPr="004D620F">
        <w:rPr>
          <w:rFonts w:ascii="Arial" w:hAnsi="Arial"/>
          <w:rPrChange w:id="7238" w:author="Locke Liu" w:date="2021-05-24T14:33:00Z">
            <w:rPr/>
          </w:rPrChange>
        </w:rPr>
        <w:lastRenderedPageBreak/>
        <w:t>Infrastructure Specificities</w:t>
      </w:r>
      <w:bookmarkEnd w:id="7235"/>
      <w:bookmarkEnd w:id="7236"/>
      <w:bookmarkEnd w:id="7237"/>
    </w:p>
    <w:p w14:paraId="1E61607D" w14:textId="77777777" w:rsidR="003107A6" w:rsidRPr="004D620F" w:rsidRDefault="003107A6" w:rsidP="003107A6">
      <w:pPr>
        <w:pStyle w:val="Heading3"/>
        <w:rPr>
          <w:rFonts w:ascii="Arial" w:hAnsi="Arial"/>
          <w:rPrChange w:id="7239" w:author="Locke Liu" w:date="2021-05-24T14:33:00Z">
            <w:rPr/>
          </w:rPrChange>
        </w:rPr>
      </w:pPr>
      <w:bookmarkStart w:id="7240" w:name="_Toc466465967"/>
      <w:bookmarkStart w:id="7241" w:name="_Toc482687161"/>
      <w:bookmarkStart w:id="7242" w:name="_Toc72767210"/>
      <w:bookmarkStart w:id="7243" w:name="_Toc482190456"/>
      <w:bookmarkStart w:id="7244" w:name="_Toc482707871"/>
      <w:bookmarkStart w:id="7245" w:name="_Toc398717550"/>
      <w:bookmarkStart w:id="7246" w:name="_Toc442976901"/>
      <w:r w:rsidRPr="004D620F">
        <w:rPr>
          <w:rFonts w:ascii="Arial" w:hAnsi="Arial"/>
          <w:rPrChange w:id="7247" w:author="Locke Liu" w:date="2021-05-24T14:33:00Z">
            <w:rPr/>
          </w:rPrChange>
        </w:rPr>
        <w:t>Backup policy</w:t>
      </w:r>
      <w:bookmarkEnd w:id="7240"/>
      <w:bookmarkEnd w:id="7241"/>
      <w:bookmarkEnd w:id="7242"/>
      <w:r w:rsidRPr="004D620F">
        <w:rPr>
          <w:rFonts w:ascii="Arial" w:hAnsi="Arial"/>
          <w:rPrChange w:id="7248" w:author="Locke Liu" w:date="2021-05-24T14:33:00Z">
            <w:rPr/>
          </w:rPrChange>
        </w:rPr>
        <w:t xml:space="preserve"> </w:t>
      </w:r>
    </w:p>
    <w:p w14:paraId="1E616082" w14:textId="35A6180B" w:rsidR="003107A6" w:rsidRPr="004D620F" w:rsidRDefault="003107A6" w:rsidP="003107A6">
      <w:pPr>
        <w:jc w:val="both"/>
        <w:rPr>
          <w:rFonts w:ascii="Arial" w:hAnsi="Arial" w:cs="Arial"/>
          <w:color w:val="121B1F" w:themeColor="background1"/>
          <w:sz w:val="16"/>
          <w:szCs w:val="16"/>
          <w:rPrChange w:id="724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50" w:author="Locke Liu" w:date="2021-05-24T14:33:00Z">
            <w:rPr>
              <w:rFonts w:ascii="Segoe UI" w:hAnsi="Segoe UI" w:cs="Segoe UI"/>
              <w:color w:val="121B1F" w:themeColor="background1"/>
              <w:sz w:val="16"/>
              <w:szCs w:val="16"/>
            </w:rPr>
          </w:rPrChange>
        </w:rPr>
        <w:t xml:space="preserve">For </w:t>
      </w:r>
      <w:r w:rsidR="00E61BD4" w:rsidRPr="004D620F">
        <w:rPr>
          <w:rFonts w:ascii="Arial" w:hAnsi="Arial" w:cs="Arial"/>
          <w:color w:val="121B1F" w:themeColor="background1"/>
          <w:sz w:val="16"/>
          <w:szCs w:val="16"/>
          <w:rPrChange w:id="7251" w:author="Locke Liu" w:date="2021-05-24T14:33:00Z">
            <w:rPr>
              <w:rFonts w:ascii="Segoe UI" w:hAnsi="Segoe UI" w:cs="Segoe UI"/>
              <w:color w:val="121B1F" w:themeColor="background1"/>
              <w:sz w:val="16"/>
              <w:szCs w:val="16"/>
            </w:rPr>
          </w:rPrChange>
        </w:rPr>
        <w:t>Integration runtime VM</w:t>
      </w:r>
      <w:r w:rsidRPr="004D620F">
        <w:rPr>
          <w:rFonts w:ascii="Arial" w:hAnsi="Arial" w:cs="Arial"/>
          <w:color w:val="121B1F" w:themeColor="background1"/>
          <w:sz w:val="16"/>
          <w:szCs w:val="16"/>
          <w:rPrChange w:id="7252" w:author="Locke Liu" w:date="2021-05-24T14:33:00Z">
            <w:rPr>
              <w:rFonts w:ascii="Segoe UI" w:hAnsi="Segoe UI" w:cs="Segoe UI"/>
              <w:color w:val="121B1F" w:themeColor="background1"/>
              <w:sz w:val="16"/>
              <w:szCs w:val="16"/>
            </w:rPr>
          </w:rPrChange>
        </w:rPr>
        <w:t>:</w:t>
      </w:r>
    </w:p>
    <w:p w14:paraId="1D3FE72B" w14:textId="77777777" w:rsidR="00FB4E6F" w:rsidRPr="004D620F" w:rsidRDefault="00FB4E6F" w:rsidP="000A7957">
      <w:pPr>
        <w:pStyle w:val="ListParagraph"/>
        <w:numPr>
          <w:ilvl w:val="0"/>
          <w:numId w:val="2"/>
        </w:numPr>
        <w:jc w:val="both"/>
        <w:rPr>
          <w:rFonts w:ascii="Arial" w:hAnsi="Arial" w:cs="Arial"/>
          <w:color w:val="121B1F" w:themeColor="background1"/>
          <w:sz w:val="16"/>
          <w:szCs w:val="16"/>
          <w:rPrChange w:id="7253"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54" w:author="Locke Liu" w:date="2021-05-24T14:33:00Z">
            <w:rPr>
              <w:rFonts w:ascii="Segoe UI" w:hAnsi="Segoe UI" w:cs="Segoe UI"/>
              <w:color w:val="121B1F" w:themeColor="background1"/>
              <w:sz w:val="16"/>
              <w:szCs w:val="16"/>
            </w:rPr>
          </w:rPrChange>
        </w:rPr>
        <w:t>backup policy for production environments</w:t>
      </w:r>
      <w:del w:id="7255" w:author="Locke Liu" w:date="2021-05-24T15:47:00Z">
        <w:r w:rsidRPr="004D620F" w:rsidDel="00AB0C7B">
          <w:rPr>
            <w:rFonts w:ascii="Arial" w:hAnsi="Arial" w:cs="Arial"/>
            <w:color w:val="121B1F" w:themeColor="background1"/>
            <w:sz w:val="16"/>
            <w:szCs w:val="16"/>
            <w:rPrChange w:id="7256" w:author="Locke Liu" w:date="2021-05-24T14:33:00Z">
              <w:rPr>
                <w:rFonts w:ascii="Segoe UI" w:hAnsi="Segoe UI" w:cs="Segoe UI"/>
                <w:color w:val="121B1F" w:themeColor="background1"/>
                <w:sz w:val="16"/>
                <w:szCs w:val="16"/>
              </w:rPr>
            </w:rPrChange>
          </w:rPr>
          <w:delText xml:space="preserve"> </w:delText>
        </w:r>
      </w:del>
      <w:r w:rsidRPr="004D620F">
        <w:rPr>
          <w:rFonts w:ascii="Arial" w:hAnsi="Arial" w:cs="Arial"/>
          <w:color w:val="121B1F" w:themeColor="background1"/>
          <w:sz w:val="16"/>
          <w:szCs w:val="16"/>
          <w:rPrChange w:id="7257" w:author="Locke Liu" w:date="2021-05-24T14:33:00Z">
            <w:rPr>
              <w:rFonts w:ascii="Segoe UI" w:hAnsi="Segoe UI" w:cs="Segoe UI"/>
              <w:color w:val="121B1F" w:themeColor="background1"/>
              <w:sz w:val="16"/>
              <w:szCs w:val="16"/>
            </w:rPr>
          </w:rPrChange>
        </w:rPr>
        <w:t>: 15 days retention, 15 versions;</w:t>
      </w:r>
    </w:p>
    <w:p w14:paraId="1E616087" w14:textId="2E83F287" w:rsidR="00B60DBF" w:rsidRPr="004D620F" w:rsidRDefault="00FB4E6F" w:rsidP="00B60DBF">
      <w:pPr>
        <w:pStyle w:val="ListParagraph"/>
        <w:numPr>
          <w:ilvl w:val="0"/>
          <w:numId w:val="2"/>
        </w:numPr>
        <w:jc w:val="both"/>
        <w:rPr>
          <w:rFonts w:ascii="Arial" w:hAnsi="Arial" w:cs="Arial"/>
          <w:color w:val="121B1F" w:themeColor="background1"/>
          <w:sz w:val="16"/>
          <w:szCs w:val="16"/>
          <w:rPrChange w:id="7258"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59" w:author="Locke Liu" w:date="2021-05-24T14:33:00Z">
            <w:rPr>
              <w:rFonts w:ascii="Segoe UI" w:hAnsi="Segoe UI" w:cs="Segoe UI"/>
              <w:color w:val="121B1F" w:themeColor="background1"/>
              <w:sz w:val="16"/>
              <w:szCs w:val="16"/>
            </w:rPr>
          </w:rPrChange>
        </w:rPr>
        <w:t xml:space="preserve">for non-production environments: 7 days retention, 7 versions. </w:t>
      </w:r>
    </w:p>
    <w:p w14:paraId="0D764398" w14:textId="080BBB21" w:rsidR="007E034F" w:rsidRPr="004D620F" w:rsidRDefault="007E034F" w:rsidP="003107A6">
      <w:pPr>
        <w:jc w:val="both"/>
        <w:rPr>
          <w:rFonts w:ascii="Arial" w:hAnsi="Arial" w:cs="Arial"/>
          <w:color w:val="121B1F" w:themeColor="background1"/>
          <w:sz w:val="16"/>
          <w:szCs w:val="16"/>
          <w:lang w:val="en-GB"/>
          <w:rPrChange w:id="7260" w:author="Locke Liu" w:date="2021-05-24T14:33:00Z">
            <w:rPr>
              <w:rFonts w:ascii="Segoe UI" w:hAnsi="Segoe UI" w:cs="Segoe UI"/>
              <w:color w:val="121B1F" w:themeColor="background1"/>
              <w:sz w:val="16"/>
              <w:szCs w:val="16"/>
              <w:lang w:val="en-GB"/>
            </w:rPr>
          </w:rPrChange>
        </w:rPr>
      </w:pPr>
      <w:r w:rsidRPr="004D620F">
        <w:rPr>
          <w:rFonts w:ascii="Arial" w:hAnsi="Arial" w:cs="Arial"/>
          <w:color w:val="121B1F" w:themeColor="background1"/>
          <w:sz w:val="16"/>
          <w:szCs w:val="16"/>
          <w:lang w:val="en-GB"/>
          <w:rPrChange w:id="7261" w:author="Locke Liu" w:date="2021-05-24T14:33:00Z">
            <w:rPr>
              <w:rFonts w:ascii="Segoe UI" w:hAnsi="Segoe UI" w:cs="Segoe UI"/>
              <w:color w:val="121B1F" w:themeColor="background1"/>
              <w:sz w:val="16"/>
              <w:szCs w:val="16"/>
              <w:lang w:val="en-GB"/>
            </w:rPr>
          </w:rPrChange>
        </w:rPr>
        <w:t xml:space="preserve">          </w:t>
      </w:r>
      <w:r w:rsidR="00E61BD4" w:rsidRPr="004D620F">
        <w:rPr>
          <w:rFonts w:ascii="Arial" w:hAnsi="Arial" w:cs="Arial"/>
          <w:color w:val="121B1F" w:themeColor="background1"/>
          <w:sz w:val="16"/>
          <w:szCs w:val="16"/>
          <w:lang w:val="en-GB"/>
          <w:rPrChange w:id="7262" w:author="Locke Liu" w:date="2021-05-24T14:33:00Z">
            <w:rPr>
              <w:rFonts w:ascii="Segoe UI" w:hAnsi="Segoe UI" w:cs="Segoe UI"/>
              <w:color w:val="121B1F" w:themeColor="background1"/>
              <w:sz w:val="16"/>
              <w:szCs w:val="16"/>
              <w:lang w:val="en-GB"/>
            </w:rPr>
          </w:rPrChange>
        </w:rPr>
        <w:t>All VMs will be backup by Azure recovery service vault.</w:t>
      </w:r>
    </w:p>
    <w:p w14:paraId="1E61608F" w14:textId="7CA75EBE" w:rsidR="003107A6" w:rsidRPr="004D620F" w:rsidRDefault="003107A6" w:rsidP="003107A6">
      <w:pPr>
        <w:jc w:val="both"/>
        <w:rPr>
          <w:rFonts w:ascii="Arial" w:hAnsi="Arial" w:cs="Arial"/>
          <w:color w:val="121B1F" w:themeColor="background1"/>
          <w:sz w:val="16"/>
          <w:szCs w:val="16"/>
          <w:lang w:val="en-GB"/>
          <w:rPrChange w:id="7263" w:author="Locke Liu" w:date="2021-05-24T14:33:00Z">
            <w:rPr>
              <w:rFonts w:ascii="Segoe UI" w:hAnsi="Segoe UI" w:cs="Segoe UI"/>
              <w:color w:val="121B1F" w:themeColor="background1"/>
              <w:sz w:val="16"/>
              <w:szCs w:val="16"/>
              <w:lang w:val="en-GB"/>
            </w:rPr>
          </w:rPrChange>
        </w:rPr>
      </w:pPr>
      <w:r w:rsidRPr="004D620F">
        <w:rPr>
          <w:rFonts w:ascii="Arial" w:hAnsi="Arial" w:cs="Arial"/>
          <w:color w:val="121B1F" w:themeColor="background1"/>
          <w:sz w:val="16"/>
          <w:szCs w:val="16"/>
          <w:lang w:val="en-GB"/>
          <w:rPrChange w:id="7264" w:author="Locke Liu" w:date="2021-05-24T14:33:00Z">
            <w:rPr>
              <w:rFonts w:ascii="Segoe UI" w:hAnsi="Segoe UI" w:cs="Segoe UI"/>
              <w:color w:val="121B1F" w:themeColor="background1"/>
              <w:sz w:val="16"/>
              <w:szCs w:val="16"/>
              <w:lang w:val="en-GB"/>
            </w:rPr>
          </w:rPrChange>
        </w:rPr>
        <w:t xml:space="preserve">For </w:t>
      </w:r>
      <w:r w:rsidR="00FB4E6F" w:rsidRPr="004D620F">
        <w:rPr>
          <w:rFonts w:ascii="Arial" w:hAnsi="Arial" w:cs="Arial"/>
          <w:color w:val="121B1F" w:themeColor="background1"/>
          <w:sz w:val="16"/>
          <w:szCs w:val="16"/>
          <w:lang w:val="en-GB"/>
          <w:rPrChange w:id="7265" w:author="Locke Liu" w:date="2021-05-24T14:33:00Z">
            <w:rPr>
              <w:rFonts w:ascii="Segoe UI" w:hAnsi="Segoe UI" w:cs="Segoe UI"/>
              <w:color w:val="121B1F" w:themeColor="background1"/>
              <w:sz w:val="16"/>
              <w:szCs w:val="16"/>
              <w:lang w:val="en-GB"/>
            </w:rPr>
          </w:rPrChange>
        </w:rPr>
        <w:t>Apps configuration and code</w:t>
      </w:r>
      <w:r w:rsidRPr="004D620F">
        <w:rPr>
          <w:rFonts w:ascii="Arial" w:hAnsi="Arial" w:cs="Arial"/>
          <w:color w:val="121B1F" w:themeColor="background1"/>
          <w:sz w:val="16"/>
          <w:szCs w:val="16"/>
          <w:lang w:val="en-GB"/>
          <w:rPrChange w:id="7266" w:author="Locke Liu" w:date="2021-05-24T14:33:00Z">
            <w:rPr>
              <w:rFonts w:ascii="Segoe UI" w:hAnsi="Segoe UI" w:cs="Segoe UI"/>
              <w:color w:val="121B1F" w:themeColor="background1"/>
              <w:sz w:val="16"/>
              <w:szCs w:val="16"/>
              <w:lang w:val="en-GB"/>
            </w:rPr>
          </w:rPrChange>
        </w:rPr>
        <w:t xml:space="preserve">: </w:t>
      </w:r>
    </w:p>
    <w:p w14:paraId="2898FA2B" w14:textId="7C88FF64" w:rsidR="004E61F8" w:rsidRPr="004D620F" w:rsidRDefault="00FB4E6F" w:rsidP="004E61F8">
      <w:pPr>
        <w:pStyle w:val="ListParagraph"/>
        <w:numPr>
          <w:ilvl w:val="0"/>
          <w:numId w:val="2"/>
        </w:numPr>
        <w:jc w:val="both"/>
        <w:rPr>
          <w:rFonts w:ascii="Arial" w:hAnsi="Arial" w:cs="Arial"/>
          <w:color w:val="121B1F" w:themeColor="background1"/>
          <w:sz w:val="16"/>
          <w:szCs w:val="16"/>
          <w:rPrChange w:id="7267"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68" w:author="Locke Liu" w:date="2021-05-24T14:33:00Z">
            <w:rPr>
              <w:rFonts w:ascii="Segoe UI" w:hAnsi="Segoe UI" w:cs="Segoe UI"/>
              <w:color w:val="121B1F" w:themeColor="background1"/>
              <w:sz w:val="16"/>
              <w:szCs w:val="16"/>
            </w:rPr>
          </w:rPrChange>
        </w:rPr>
        <w:t>No backup is required (to be managed by devops team)</w:t>
      </w:r>
    </w:p>
    <w:p w14:paraId="59957390" w14:textId="734FEF42" w:rsidR="004E61F8" w:rsidRPr="004D620F" w:rsidRDefault="00A80892" w:rsidP="004E61F8">
      <w:pPr>
        <w:jc w:val="both"/>
        <w:rPr>
          <w:rFonts w:ascii="Arial" w:hAnsi="Arial" w:cs="Arial"/>
          <w:color w:val="121B1F" w:themeColor="background1"/>
          <w:sz w:val="16"/>
          <w:szCs w:val="16"/>
          <w:rPrChange w:id="726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70" w:author="Locke Liu" w:date="2021-05-24T14:33:00Z">
            <w:rPr>
              <w:rFonts w:ascii="Segoe UI" w:hAnsi="Segoe UI" w:cs="Segoe UI"/>
              <w:color w:val="121B1F" w:themeColor="background1"/>
              <w:sz w:val="16"/>
              <w:szCs w:val="16"/>
            </w:rPr>
          </w:rPrChange>
        </w:rPr>
        <w:t>Storage account</w:t>
      </w:r>
      <w:r w:rsidR="00E61BD4" w:rsidRPr="004D620F">
        <w:rPr>
          <w:rFonts w:ascii="Arial" w:hAnsi="Arial" w:cs="Arial"/>
          <w:color w:val="121B1F" w:themeColor="background1"/>
          <w:sz w:val="16"/>
          <w:szCs w:val="16"/>
          <w:rPrChange w:id="7271" w:author="Locke Liu" w:date="2021-05-24T14:33:00Z">
            <w:rPr>
              <w:rFonts w:ascii="Segoe UI" w:hAnsi="Segoe UI" w:cs="Segoe UI"/>
              <w:color w:val="121B1F" w:themeColor="background1"/>
              <w:sz w:val="16"/>
              <w:szCs w:val="16"/>
            </w:rPr>
          </w:rPrChange>
        </w:rPr>
        <w:t>:</w:t>
      </w:r>
    </w:p>
    <w:p w14:paraId="5578EBFE" w14:textId="11A97016" w:rsidR="004E61F8" w:rsidRPr="004D620F" w:rsidRDefault="00635FC6" w:rsidP="004E61F8">
      <w:pPr>
        <w:pStyle w:val="ListParagraph"/>
        <w:numPr>
          <w:ilvl w:val="0"/>
          <w:numId w:val="2"/>
        </w:numPr>
        <w:jc w:val="both"/>
        <w:rPr>
          <w:rFonts w:ascii="Arial" w:hAnsi="Arial" w:cs="Arial"/>
          <w:color w:val="121B1F" w:themeColor="background1"/>
          <w:sz w:val="16"/>
          <w:szCs w:val="16"/>
          <w:rPrChange w:id="727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73" w:author="Locke Liu" w:date="2021-05-24T14:33:00Z">
            <w:rPr>
              <w:rFonts w:ascii="Segoe UI" w:hAnsi="Segoe UI" w:cs="Segoe UI"/>
              <w:color w:val="121B1F" w:themeColor="background1"/>
              <w:sz w:val="16"/>
              <w:szCs w:val="16"/>
            </w:rPr>
          </w:rPrChange>
        </w:rPr>
        <w:t xml:space="preserve">Soft delete </w:t>
      </w:r>
      <w:del w:id="7274" w:author="Locke Liu" w:date="2021-05-24T15:47:00Z">
        <w:r w:rsidRPr="004D620F" w:rsidDel="0087096E">
          <w:rPr>
            <w:rFonts w:ascii="Arial" w:hAnsi="Arial" w:cs="Arial"/>
            <w:color w:val="121B1F" w:themeColor="background1"/>
            <w:sz w:val="16"/>
            <w:szCs w:val="16"/>
            <w:rPrChange w:id="7275" w:author="Locke Liu" w:date="2021-05-24T14:33:00Z">
              <w:rPr>
                <w:rFonts w:ascii="Segoe UI" w:hAnsi="Segoe UI" w:cs="Segoe UI"/>
                <w:color w:val="121B1F" w:themeColor="background1"/>
                <w:sz w:val="16"/>
                <w:szCs w:val="16"/>
              </w:rPr>
            </w:rPrChange>
          </w:rPr>
          <w:delText>need</w:delText>
        </w:r>
      </w:del>
      <w:ins w:id="7276" w:author="Locke Liu" w:date="2021-05-24T15:47:00Z">
        <w:r w:rsidR="0087096E" w:rsidRPr="004D620F">
          <w:rPr>
            <w:rFonts w:ascii="Arial" w:hAnsi="Arial" w:cs="Arial"/>
            <w:color w:val="121B1F" w:themeColor="background1"/>
            <w:sz w:val="16"/>
            <w:szCs w:val="16"/>
          </w:rPr>
          <w:t>needs</w:t>
        </w:r>
      </w:ins>
      <w:r w:rsidRPr="004D620F">
        <w:rPr>
          <w:rFonts w:ascii="Arial" w:hAnsi="Arial" w:cs="Arial"/>
          <w:color w:val="121B1F" w:themeColor="background1"/>
          <w:sz w:val="16"/>
          <w:szCs w:val="16"/>
          <w:rPrChange w:id="7277" w:author="Locke Liu" w:date="2021-05-24T14:33:00Z">
            <w:rPr>
              <w:rFonts w:ascii="Segoe UI" w:hAnsi="Segoe UI" w:cs="Segoe UI"/>
              <w:color w:val="121B1F" w:themeColor="background1"/>
              <w:sz w:val="16"/>
              <w:szCs w:val="16"/>
            </w:rPr>
          </w:rPrChange>
        </w:rPr>
        <w:t xml:space="preserve"> to be turned on to protect data for PRD</w:t>
      </w:r>
      <w:r w:rsidR="005651FC" w:rsidRPr="004D620F">
        <w:rPr>
          <w:rFonts w:ascii="Arial" w:hAnsi="Arial" w:cs="Arial"/>
          <w:color w:val="121B1F" w:themeColor="background1"/>
          <w:sz w:val="16"/>
          <w:szCs w:val="16"/>
          <w:rPrChange w:id="7278" w:author="Locke Liu" w:date="2021-05-24T14:33:00Z">
            <w:rPr>
              <w:rFonts w:ascii="Segoe UI" w:hAnsi="Segoe UI" w:cs="Segoe UI"/>
              <w:color w:val="121B1F" w:themeColor="background1"/>
              <w:sz w:val="16"/>
              <w:szCs w:val="16"/>
            </w:rPr>
          </w:rPrChange>
        </w:rPr>
        <w:t>:</w:t>
      </w:r>
      <w:r w:rsidR="004E61F8" w:rsidRPr="004D620F">
        <w:rPr>
          <w:rFonts w:ascii="Arial" w:hAnsi="Arial" w:cs="Arial"/>
          <w:color w:val="121B1F" w:themeColor="background1"/>
          <w:sz w:val="16"/>
          <w:szCs w:val="16"/>
          <w:rPrChange w:id="7279" w:author="Locke Liu" w:date="2021-05-24T14:33:00Z">
            <w:rPr>
              <w:rFonts w:ascii="Segoe UI" w:hAnsi="Segoe UI" w:cs="Segoe UI"/>
              <w:color w:val="121B1F" w:themeColor="background1"/>
              <w:sz w:val="16"/>
              <w:szCs w:val="16"/>
            </w:rPr>
          </w:rPrChange>
        </w:rPr>
        <w:t xml:space="preserve"> 15 days retention, 15 versions;</w:t>
      </w:r>
    </w:p>
    <w:p w14:paraId="18D3297E" w14:textId="78A55D24" w:rsidR="004E61F8" w:rsidRPr="004D620F" w:rsidRDefault="00635FC6" w:rsidP="004E61F8">
      <w:pPr>
        <w:pStyle w:val="ListParagraph"/>
        <w:numPr>
          <w:ilvl w:val="0"/>
          <w:numId w:val="2"/>
        </w:numPr>
        <w:jc w:val="both"/>
        <w:rPr>
          <w:rFonts w:ascii="Arial" w:hAnsi="Arial" w:cs="Arial"/>
          <w:color w:val="121B1F" w:themeColor="background1"/>
          <w:sz w:val="16"/>
          <w:szCs w:val="16"/>
          <w:rPrChange w:id="7280"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81" w:author="Locke Liu" w:date="2021-05-24T14:33:00Z">
            <w:rPr>
              <w:rFonts w:ascii="Segoe UI" w:hAnsi="Segoe UI" w:cs="Segoe UI"/>
              <w:color w:val="121B1F" w:themeColor="background1"/>
              <w:sz w:val="16"/>
              <w:szCs w:val="16"/>
            </w:rPr>
          </w:rPrChange>
        </w:rPr>
        <w:t xml:space="preserve">for non-production environments: 7 days retention, 7 versions. </w:t>
      </w:r>
    </w:p>
    <w:p w14:paraId="196BBA1E" w14:textId="7AF31ACC" w:rsidR="00E61BD4" w:rsidRPr="004D620F" w:rsidRDefault="00E61BD4" w:rsidP="004E61F8">
      <w:pPr>
        <w:jc w:val="both"/>
        <w:rPr>
          <w:rFonts w:ascii="Arial" w:hAnsi="Arial" w:cs="Arial"/>
          <w:color w:val="121B1F" w:themeColor="background1"/>
          <w:sz w:val="16"/>
          <w:szCs w:val="16"/>
          <w:rPrChange w:id="728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83" w:author="Locke Liu" w:date="2021-05-24T14:33:00Z">
            <w:rPr>
              <w:rFonts w:ascii="Segoe UI" w:hAnsi="Segoe UI" w:cs="Segoe UI"/>
              <w:color w:val="121B1F" w:themeColor="background1"/>
              <w:sz w:val="16"/>
              <w:szCs w:val="16"/>
            </w:rPr>
          </w:rPrChange>
        </w:rPr>
        <w:t>Key vault:</w:t>
      </w:r>
    </w:p>
    <w:p w14:paraId="44200C5B" w14:textId="7FB3723F" w:rsidR="00E61BD4" w:rsidRPr="004D620F" w:rsidRDefault="00E61BD4" w:rsidP="007E034F">
      <w:pPr>
        <w:ind w:left="360"/>
        <w:jc w:val="both"/>
        <w:rPr>
          <w:rFonts w:ascii="Arial" w:hAnsi="Arial" w:cs="Arial"/>
          <w:color w:val="121B1F" w:themeColor="background1"/>
          <w:sz w:val="16"/>
          <w:szCs w:val="16"/>
          <w:rPrChange w:id="7284"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85" w:author="Locke Liu" w:date="2021-05-24T14:33:00Z">
            <w:rPr>
              <w:rFonts w:ascii="Segoe UI" w:hAnsi="Segoe UI" w:cs="Segoe UI"/>
              <w:color w:val="121B1F" w:themeColor="background1"/>
              <w:sz w:val="16"/>
              <w:szCs w:val="16"/>
            </w:rPr>
          </w:rPrChange>
        </w:rPr>
        <w:t>Need to enable soft-delete and purge protection to allow data recovery in retention period. Recommend to keep the retention period as below</w:t>
      </w:r>
    </w:p>
    <w:p w14:paraId="6706686B" w14:textId="0EE7E88D" w:rsidR="00E61BD4" w:rsidRPr="004D620F" w:rsidRDefault="00E61BD4" w:rsidP="00E61BD4">
      <w:pPr>
        <w:pStyle w:val="ListParagraph"/>
        <w:numPr>
          <w:ilvl w:val="0"/>
          <w:numId w:val="2"/>
        </w:numPr>
        <w:jc w:val="both"/>
        <w:rPr>
          <w:rFonts w:ascii="Arial" w:hAnsi="Arial" w:cs="Arial"/>
          <w:color w:val="121B1F" w:themeColor="background1"/>
          <w:sz w:val="16"/>
          <w:szCs w:val="16"/>
          <w:rPrChange w:id="7286"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87" w:author="Locke Liu" w:date="2021-05-24T14:33:00Z">
            <w:rPr>
              <w:rFonts w:ascii="Segoe UI" w:hAnsi="Segoe UI" w:cs="Segoe UI"/>
              <w:color w:val="121B1F" w:themeColor="background1"/>
              <w:sz w:val="16"/>
              <w:szCs w:val="16"/>
            </w:rPr>
          </w:rPrChange>
        </w:rPr>
        <w:t xml:space="preserve">Soft delete </w:t>
      </w:r>
      <w:del w:id="7288" w:author="Locke Liu" w:date="2021-05-24T15:47:00Z">
        <w:r w:rsidRPr="004D620F" w:rsidDel="00AC6202">
          <w:rPr>
            <w:rFonts w:ascii="Arial" w:hAnsi="Arial" w:cs="Arial"/>
            <w:color w:val="121B1F" w:themeColor="background1"/>
            <w:sz w:val="16"/>
            <w:szCs w:val="16"/>
            <w:rPrChange w:id="7289" w:author="Locke Liu" w:date="2021-05-24T14:33:00Z">
              <w:rPr>
                <w:rFonts w:ascii="Segoe UI" w:hAnsi="Segoe UI" w:cs="Segoe UI"/>
                <w:color w:val="121B1F" w:themeColor="background1"/>
                <w:sz w:val="16"/>
                <w:szCs w:val="16"/>
              </w:rPr>
            </w:rPrChange>
          </w:rPr>
          <w:delText>need</w:delText>
        </w:r>
      </w:del>
      <w:ins w:id="7290" w:author="Locke Liu" w:date="2021-05-24T15:47:00Z">
        <w:r w:rsidR="00AC6202" w:rsidRPr="004D620F">
          <w:rPr>
            <w:rFonts w:ascii="Arial" w:hAnsi="Arial" w:cs="Arial"/>
            <w:color w:val="121B1F" w:themeColor="background1"/>
            <w:sz w:val="16"/>
            <w:szCs w:val="16"/>
          </w:rPr>
          <w:t>needs</w:t>
        </w:r>
      </w:ins>
      <w:r w:rsidRPr="004D620F">
        <w:rPr>
          <w:rFonts w:ascii="Arial" w:hAnsi="Arial" w:cs="Arial"/>
          <w:color w:val="121B1F" w:themeColor="background1"/>
          <w:sz w:val="16"/>
          <w:szCs w:val="16"/>
          <w:rPrChange w:id="7291" w:author="Locke Liu" w:date="2021-05-24T14:33:00Z">
            <w:rPr>
              <w:rFonts w:ascii="Segoe UI" w:hAnsi="Segoe UI" w:cs="Segoe UI"/>
              <w:color w:val="121B1F" w:themeColor="background1"/>
              <w:sz w:val="16"/>
              <w:szCs w:val="16"/>
            </w:rPr>
          </w:rPrChange>
        </w:rPr>
        <w:t xml:space="preserve"> to be turned on to protect data for PRD: 15 days retention, 15 versions;</w:t>
      </w:r>
    </w:p>
    <w:p w14:paraId="27BE702F" w14:textId="148D22DF" w:rsidR="00543848" w:rsidRPr="004D620F" w:rsidRDefault="00E61BD4" w:rsidP="004E61F8">
      <w:pPr>
        <w:pStyle w:val="ListParagraph"/>
        <w:numPr>
          <w:ilvl w:val="0"/>
          <w:numId w:val="2"/>
        </w:numPr>
        <w:jc w:val="both"/>
        <w:rPr>
          <w:rFonts w:ascii="Arial" w:hAnsi="Arial" w:cs="Arial"/>
          <w:color w:val="121B1F" w:themeColor="background1"/>
          <w:sz w:val="16"/>
          <w:szCs w:val="16"/>
          <w:rPrChange w:id="7292"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7293" w:author="Locke Liu" w:date="2021-05-24T14:33:00Z">
            <w:rPr>
              <w:rFonts w:ascii="Segoe UI" w:hAnsi="Segoe UI" w:cs="Segoe UI"/>
              <w:color w:val="121B1F" w:themeColor="background1"/>
              <w:sz w:val="16"/>
              <w:szCs w:val="16"/>
            </w:rPr>
          </w:rPrChange>
        </w:rPr>
        <w:t xml:space="preserve">for non-production environments: 7 days retention, 7 versions. </w:t>
      </w:r>
    </w:p>
    <w:p w14:paraId="1E616090" w14:textId="04553695" w:rsidR="004D075A" w:rsidRPr="004D620F" w:rsidRDefault="00FB4E6F" w:rsidP="005A735F">
      <w:pPr>
        <w:pStyle w:val="Heading3"/>
        <w:rPr>
          <w:rFonts w:ascii="Arial" w:hAnsi="Arial"/>
          <w:rPrChange w:id="7294" w:author="Locke Liu" w:date="2021-05-24T14:33:00Z">
            <w:rPr/>
          </w:rPrChange>
        </w:rPr>
      </w:pPr>
      <w:bookmarkStart w:id="7295" w:name="_Toc72767211"/>
      <w:bookmarkEnd w:id="7243"/>
      <w:bookmarkEnd w:id="7244"/>
      <w:r w:rsidRPr="004D620F">
        <w:rPr>
          <w:rFonts w:ascii="Arial" w:hAnsi="Arial"/>
          <w:rPrChange w:id="7296" w:author="Locke Liu" w:date="2021-05-24T14:33:00Z">
            <w:rPr/>
          </w:rPrChange>
        </w:rPr>
        <w:t>Monitoring</w:t>
      </w:r>
      <w:bookmarkEnd w:id="7295"/>
    </w:p>
    <w:bookmarkEnd w:id="7245"/>
    <w:bookmarkEnd w:id="7246"/>
    <w:p w14:paraId="149EF599" w14:textId="7EB173B8" w:rsidR="004E61F8" w:rsidRPr="004D620F" w:rsidRDefault="00635FC6">
      <w:pPr>
        <w:pStyle w:val="ListParagraph"/>
        <w:ind w:left="0"/>
        <w:jc w:val="both"/>
        <w:rPr>
          <w:rFonts w:ascii="Arial" w:hAnsi="Arial" w:cs="Arial"/>
          <w:color w:val="121B1F" w:themeColor="background1"/>
          <w:sz w:val="16"/>
          <w:szCs w:val="16"/>
          <w:lang w:val="en-GB"/>
          <w:rPrChange w:id="7297" w:author="Locke Liu" w:date="2021-05-24T14:33:00Z">
            <w:rPr>
              <w:rFonts w:ascii="Segoe UI" w:hAnsi="Segoe UI" w:cs="Segoe UI"/>
              <w:color w:val="121B1F" w:themeColor="background1"/>
              <w:sz w:val="16"/>
              <w:szCs w:val="16"/>
              <w:lang w:val="en-GB"/>
            </w:rPr>
          </w:rPrChange>
        </w:rPr>
        <w:pPrChange w:id="7298" w:author="Locke Liu" w:date="2021-05-24T15:48:00Z">
          <w:pPr>
            <w:pStyle w:val="ListParagraph"/>
          </w:pPr>
        </w:pPrChange>
      </w:pPr>
      <w:r w:rsidRPr="004D620F">
        <w:rPr>
          <w:rFonts w:ascii="Arial" w:hAnsi="Arial" w:cs="Arial"/>
          <w:color w:val="121B1F" w:themeColor="background1"/>
          <w:sz w:val="16"/>
          <w:szCs w:val="16"/>
          <w:lang w:val="en-GB"/>
          <w:rPrChange w:id="7299" w:author="Locke Liu" w:date="2021-05-24T14:33:00Z">
            <w:rPr>
              <w:rFonts w:ascii="Segoe UI" w:hAnsi="Segoe UI" w:cs="Segoe UI"/>
              <w:color w:val="121B1F" w:themeColor="background1"/>
              <w:sz w:val="16"/>
              <w:szCs w:val="16"/>
              <w:lang w:val="en-GB"/>
            </w:rPr>
          </w:rPrChange>
        </w:rPr>
        <w:t xml:space="preserve">Most components in this solution use PaaS services in Azure. There is no CMS covered for PaaS. Hence all monitoring will need to </w:t>
      </w:r>
      <w:del w:id="7300" w:author="Locke Liu" w:date="2021-05-24T15:48:00Z">
        <w:r w:rsidRPr="004D620F" w:rsidDel="00976515">
          <w:rPr>
            <w:rFonts w:ascii="Arial" w:hAnsi="Arial" w:cs="Arial"/>
            <w:color w:val="121B1F" w:themeColor="background1"/>
            <w:sz w:val="16"/>
            <w:szCs w:val="16"/>
            <w:lang w:val="en-GB"/>
            <w:rPrChange w:id="7301" w:author="Locke Liu" w:date="2021-05-24T14:33:00Z">
              <w:rPr>
                <w:rFonts w:ascii="Segoe UI" w:hAnsi="Segoe UI" w:cs="Segoe UI"/>
                <w:color w:val="121B1F" w:themeColor="background1"/>
                <w:sz w:val="16"/>
                <w:szCs w:val="16"/>
                <w:lang w:val="en-GB"/>
              </w:rPr>
            </w:rPrChange>
          </w:rPr>
          <w:delText>managed</w:delText>
        </w:r>
      </w:del>
      <w:ins w:id="7302" w:author="Locke Liu" w:date="2021-05-24T15:48:00Z">
        <w:r w:rsidR="00976515" w:rsidRPr="004D620F">
          <w:rPr>
            <w:rFonts w:ascii="Arial" w:hAnsi="Arial" w:cs="Arial"/>
            <w:color w:val="121B1F" w:themeColor="background1"/>
            <w:sz w:val="16"/>
            <w:szCs w:val="16"/>
            <w:lang w:val="en-GB"/>
          </w:rPr>
          <w:t>manage</w:t>
        </w:r>
      </w:ins>
      <w:r w:rsidRPr="004D620F">
        <w:rPr>
          <w:rFonts w:ascii="Arial" w:hAnsi="Arial" w:cs="Arial"/>
          <w:color w:val="121B1F" w:themeColor="background1"/>
          <w:sz w:val="16"/>
          <w:szCs w:val="16"/>
          <w:lang w:val="en-GB"/>
          <w:rPrChange w:id="7303" w:author="Locke Liu" w:date="2021-05-24T14:33:00Z">
            <w:rPr>
              <w:rFonts w:ascii="Segoe UI" w:hAnsi="Segoe UI" w:cs="Segoe UI"/>
              <w:color w:val="121B1F" w:themeColor="background1"/>
              <w:sz w:val="16"/>
              <w:szCs w:val="16"/>
              <w:lang w:val="en-GB"/>
            </w:rPr>
          </w:rPrChange>
        </w:rPr>
        <w:t xml:space="preserve"> by Michelin. The monitoring will be configured and setup by CCC team through standard tools. More details will be covered in </w:t>
      </w:r>
      <w:del w:id="7304" w:author="Locke Liu" w:date="2021-05-24T15:48:00Z">
        <w:r w:rsidRPr="004D620F" w:rsidDel="006E046D">
          <w:rPr>
            <w:rFonts w:ascii="Arial" w:hAnsi="Arial" w:cs="Arial"/>
            <w:color w:val="121B1F" w:themeColor="background1"/>
            <w:sz w:val="16"/>
            <w:szCs w:val="16"/>
            <w:lang w:val="en-GB"/>
            <w:rPrChange w:id="7305" w:author="Locke Liu" w:date="2021-05-24T14:33:00Z">
              <w:rPr>
                <w:rFonts w:ascii="Segoe UI" w:hAnsi="Segoe UI" w:cs="Segoe UI"/>
                <w:color w:val="121B1F" w:themeColor="background1"/>
                <w:sz w:val="16"/>
                <w:szCs w:val="16"/>
                <w:lang w:val="en-GB"/>
              </w:rPr>
            </w:rPrChange>
          </w:rPr>
          <w:delText>self service</w:delText>
        </w:r>
      </w:del>
      <w:ins w:id="7306" w:author="Locke Liu" w:date="2021-05-24T15:48:00Z">
        <w:r w:rsidR="006E046D" w:rsidRPr="004D620F">
          <w:rPr>
            <w:rFonts w:ascii="Arial" w:hAnsi="Arial" w:cs="Arial"/>
            <w:color w:val="121B1F" w:themeColor="background1"/>
            <w:sz w:val="16"/>
            <w:szCs w:val="16"/>
            <w:lang w:val="en-GB"/>
          </w:rPr>
          <w:t>self-service</w:t>
        </w:r>
      </w:ins>
      <w:r w:rsidRPr="004D620F">
        <w:rPr>
          <w:rFonts w:ascii="Arial" w:hAnsi="Arial" w:cs="Arial"/>
          <w:color w:val="121B1F" w:themeColor="background1"/>
          <w:sz w:val="16"/>
          <w:szCs w:val="16"/>
          <w:lang w:val="en-GB"/>
          <w:rPrChange w:id="7307" w:author="Locke Liu" w:date="2021-05-24T14:33:00Z">
            <w:rPr>
              <w:rFonts w:ascii="Segoe UI" w:hAnsi="Segoe UI" w:cs="Segoe UI"/>
              <w:color w:val="121B1F" w:themeColor="background1"/>
              <w:sz w:val="16"/>
              <w:szCs w:val="16"/>
              <w:lang w:val="en-GB"/>
            </w:rPr>
          </w:rPrChange>
        </w:rPr>
        <w:t xml:space="preserve"> technical design document</w:t>
      </w:r>
      <w:ins w:id="7308" w:author="Locke Liu" w:date="2021-05-24T15:48:00Z">
        <w:r w:rsidR="00286DE7">
          <w:rPr>
            <w:rFonts w:ascii="Arial" w:hAnsi="Arial" w:cs="Arial"/>
            <w:color w:val="121B1F" w:themeColor="background1"/>
            <w:sz w:val="16"/>
            <w:szCs w:val="16"/>
            <w:lang w:val="en-GB"/>
          </w:rPr>
          <w:t>.</w:t>
        </w:r>
      </w:ins>
    </w:p>
    <w:p w14:paraId="1228AE0D" w14:textId="7EB77445" w:rsidR="00F308E6" w:rsidRPr="004D620F" w:rsidRDefault="00FB4E6F" w:rsidP="00F308E6">
      <w:pPr>
        <w:pStyle w:val="Heading3"/>
        <w:rPr>
          <w:rFonts w:ascii="Arial" w:hAnsi="Arial"/>
          <w:rPrChange w:id="7309" w:author="Locke Liu" w:date="2021-05-24T14:33:00Z">
            <w:rPr/>
          </w:rPrChange>
        </w:rPr>
      </w:pPr>
      <w:bookmarkStart w:id="7310" w:name="_Toc72767212"/>
      <w:r w:rsidRPr="004D620F">
        <w:rPr>
          <w:rFonts w:ascii="Arial" w:hAnsi="Arial"/>
          <w:rPrChange w:id="7311" w:author="Locke Liu" w:date="2021-05-24T14:33:00Z">
            <w:rPr/>
          </w:rPrChange>
        </w:rPr>
        <w:t>Security</w:t>
      </w:r>
      <w:bookmarkEnd w:id="7310"/>
      <w:r w:rsidRPr="004D620F">
        <w:rPr>
          <w:rFonts w:ascii="Arial" w:hAnsi="Arial"/>
          <w:rPrChange w:id="7312" w:author="Locke Liu" w:date="2021-05-24T14:33:00Z">
            <w:rPr/>
          </w:rPrChange>
        </w:rPr>
        <w:t xml:space="preserve"> </w:t>
      </w:r>
    </w:p>
    <w:p w14:paraId="29D4194C" w14:textId="7B1054E9" w:rsidR="00F308E6" w:rsidRPr="004D620F" w:rsidRDefault="00F308E6" w:rsidP="00F308E6">
      <w:pPr>
        <w:pStyle w:val="Heading4"/>
        <w:rPr>
          <w:rFonts w:ascii="Arial" w:hAnsi="Arial" w:cs="Arial"/>
          <w:rPrChange w:id="7313" w:author="Locke Liu" w:date="2021-05-24T14:33:00Z">
            <w:rPr/>
          </w:rPrChange>
        </w:rPr>
      </w:pPr>
      <w:r w:rsidRPr="004D620F">
        <w:rPr>
          <w:rFonts w:ascii="Arial" w:hAnsi="Arial" w:cs="Arial"/>
          <w:rPrChange w:id="7314" w:author="Locke Liu" w:date="2021-05-24T14:33:00Z">
            <w:rPr/>
          </w:rPrChange>
        </w:rPr>
        <w:t>IAM</w:t>
      </w:r>
    </w:p>
    <w:p w14:paraId="30556910" w14:textId="77777777" w:rsidR="00053978" w:rsidRPr="004D620F" w:rsidRDefault="00934909">
      <w:pPr>
        <w:pStyle w:val="ListParagraph"/>
        <w:ind w:left="0"/>
        <w:jc w:val="both"/>
        <w:rPr>
          <w:rFonts w:ascii="Arial" w:hAnsi="Arial" w:cs="Arial"/>
          <w:color w:val="121B1F" w:themeColor="background1"/>
          <w:sz w:val="16"/>
          <w:szCs w:val="16"/>
          <w:rPrChange w:id="7315" w:author="Locke Liu" w:date="2021-05-24T14:33:00Z">
            <w:rPr>
              <w:rFonts w:ascii="Segoe UI" w:hAnsi="Segoe UI" w:cs="Segoe UI"/>
              <w:color w:val="121B1F" w:themeColor="background1"/>
              <w:sz w:val="16"/>
              <w:szCs w:val="16"/>
            </w:rPr>
          </w:rPrChange>
        </w:rPr>
        <w:pPrChange w:id="7316" w:author="Locke Liu" w:date="2021-05-24T15:49:00Z">
          <w:pPr>
            <w:pStyle w:val="ListParagraph"/>
          </w:pPr>
        </w:pPrChange>
      </w:pPr>
      <w:r w:rsidRPr="004D620F">
        <w:rPr>
          <w:rFonts w:ascii="Arial" w:hAnsi="Arial" w:cs="Arial"/>
          <w:color w:val="121B1F" w:themeColor="background1"/>
          <w:sz w:val="16"/>
          <w:szCs w:val="16"/>
          <w:rPrChange w:id="7317" w:author="Locke Liu" w:date="2021-05-24T14:33:00Z">
            <w:rPr>
              <w:rFonts w:ascii="Segoe UI" w:hAnsi="Segoe UI" w:cs="Segoe UI"/>
              <w:color w:val="121B1F" w:themeColor="background1"/>
              <w:sz w:val="16"/>
              <w:szCs w:val="16"/>
            </w:rPr>
          </w:rPrChange>
        </w:rPr>
        <w:t>Normally, Azure active directory will be leveraged to control the access and authorization.</w:t>
      </w:r>
      <w:r w:rsidR="00010219" w:rsidRPr="004D620F">
        <w:rPr>
          <w:rFonts w:ascii="Arial" w:hAnsi="Arial" w:cs="Arial"/>
          <w:color w:val="121B1F" w:themeColor="background1"/>
          <w:sz w:val="16"/>
          <w:szCs w:val="16"/>
          <w:rPrChange w:id="7318" w:author="Locke Liu" w:date="2021-05-24T14:33:00Z">
            <w:rPr>
              <w:rFonts w:ascii="Segoe UI" w:hAnsi="Segoe UI" w:cs="Segoe UI"/>
              <w:color w:val="121B1F" w:themeColor="background1"/>
              <w:sz w:val="16"/>
              <w:szCs w:val="16"/>
            </w:rPr>
          </w:rPrChange>
        </w:rPr>
        <w:t xml:space="preserve"> As of now, we will consider it from component and application level.</w:t>
      </w:r>
    </w:p>
    <w:p w14:paraId="53C8F43B" w14:textId="07D577ED" w:rsidR="00CC4183" w:rsidRPr="004D620F" w:rsidRDefault="00CC4183">
      <w:pPr>
        <w:pStyle w:val="ListParagraph"/>
        <w:ind w:left="0"/>
        <w:jc w:val="both"/>
        <w:rPr>
          <w:rFonts w:ascii="Arial" w:hAnsi="Arial" w:cs="Arial"/>
          <w:color w:val="121B1F" w:themeColor="background1"/>
          <w:sz w:val="16"/>
          <w:szCs w:val="16"/>
          <w:rPrChange w:id="7319" w:author="Locke Liu" w:date="2021-05-24T14:33:00Z">
            <w:rPr>
              <w:rFonts w:ascii="Segoe UI" w:hAnsi="Segoe UI" w:cs="Segoe UI"/>
              <w:color w:val="121B1F" w:themeColor="background1"/>
              <w:sz w:val="16"/>
              <w:szCs w:val="16"/>
            </w:rPr>
          </w:rPrChange>
        </w:rPr>
        <w:pPrChange w:id="7320" w:author="Locke Liu" w:date="2021-05-24T15:49:00Z">
          <w:pPr>
            <w:pStyle w:val="ListParagraph"/>
          </w:pPr>
        </w:pPrChange>
      </w:pPr>
      <w:r w:rsidRPr="004D620F">
        <w:rPr>
          <w:rFonts w:ascii="Arial" w:hAnsi="Arial" w:cs="Arial"/>
          <w:color w:val="121B1F" w:themeColor="background1"/>
          <w:sz w:val="16"/>
          <w:szCs w:val="16"/>
          <w:rPrChange w:id="7321" w:author="Locke Liu" w:date="2021-05-24T14:33:00Z">
            <w:rPr>
              <w:rFonts w:ascii="Segoe UI" w:hAnsi="Segoe UI" w:cs="Segoe UI"/>
              <w:color w:val="121B1F" w:themeColor="background1"/>
              <w:sz w:val="16"/>
              <w:szCs w:val="16"/>
            </w:rPr>
          </w:rPrChange>
        </w:rPr>
        <w:t>as below diagram illustrated, Databricks, Azure data factory etc will have dedicated resource group to define dedicated user groups to authorized and control the access.</w:t>
      </w:r>
      <w:r w:rsidR="00053978" w:rsidRPr="004D620F">
        <w:rPr>
          <w:rFonts w:ascii="Arial" w:hAnsi="Arial" w:cs="Arial"/>
          <w:color w:val="121B1F" w:themeColor="background1"/>
          <w:sz w:val="16"/>
          <w:szCs w:val="16"/>
          <w:rPrChange w:id="7322" w:author="Locke Liu" w:date="2021-05-24T14:33:00Z">
            <w:rPr>
              <w:rFonts w:ascii="Segoe UI" w:hAnsi="Segoe UI" w:cs="Segoe UI"/>
              <w:color w:val="121B1F" w:themeColor="background1"/>
              <w:sz w:val="16"/>
              <w:szCs w:val="16"/>
            </w:rPr>
          </w:rPrChange>
        </w:rPr>
        <w:t xml:space="preserve"> </w:t>
      </w:r>
      <w:r w:rsidRPr="004D620F">
        <w:rPr>
          <w:rFonts w:ascii="Arial" w:hAnsi="Arial" w:cs="Arial"/>
          <w:color w:val="121B1F" w:themeColor="background1"/>
          <w:sz w:val="16"/>
          <w:szCs w:val="16"/>
          <w:rPrChange w:id="7323" w:author="Locke Liu" w:date="2021-05-24T14:33:00Z">
            <w:rPr>
              <w:rFonts w:ascii="Segoe UI" w:hAnsi="Segoe UI" w:cs="Segoe UI"/>
              <w:color w:val="121B1F" w:themeColor="background1"/>
              <w:sz w:val="16"/>
              <w:szCs w:val="16"/>
            </w:rPr>
          </w:rPrChange>
        </w:rPr>
        <w:t xml:space="preserve">At this moment, detailed role and group hasn’t been finalized yet. </w:t>
      </w:r>
    </w:p>
    <w:p w14:paraId="606292E9" w14:textId="6F1F9BA6" w:rsidR="00010219" w:rsidRPr="004D620F" w:rsidRDefault="00261920">
      <w:pPr>
        <w:ind w:left="425"/>
        <w:jc w:val="center"/>
        <w:rPr>
          <w:rFonts w:ascii="Arial" w:hAnsi="Arial" w:cs="Arial"/>
          <w:lang w:eastAsia="zh-CN"/>
          <w:rPrChange w:id="7324" w:author="Locke Liu" w:date="2021-05-24T14:33:00Z">
            <w:rPr>
              <w:lang w:eastAsia="zh-CN"/>
            </w:rPr>
          </w:rPrChange>
        </w:rPr>
        <w:pPrChange w:id="7325" w:author="Locke Liu" w:date="2021-05-24T15:49:00Z">
          <w:pPr>
            <w:ind w:left="425"/>
          </w:pPr>
        </w:pPrChange>
      </w:pPr>
      <w:r w:rsidRPr="004D620F">
        <w:rPr>
          <w:rFonts w:ascii="Arial" w:hAnsi="Arial" w:cs="Arial"/>
          <w:noProof/>
          <w:rPrChange w:id="7326" w:author="Locke Liu" w:date="2021-05-24T14:33:00Z">
            <w:rPr>
              <w:noProof/>
            </w:rPr>
          </w:rPrChange>
        </w:rPr>
        <w:drawing>
          <wp:inline distT="0" distB="0" distL="0" distR="0" wp14:anchorId="56F29BBD" wp14:editId="7B9B9FED">
            <wp:extent cx="5846045" cy="3171093"/>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81189" cy="3190156"/>
                    </a:xfrm>
                    <a:prstGeom prst="rect">
                      <a:avLst/>
                    </a:prstGeom>
                    <a:noFill/>
                    <a:ln>
                      <a:noFill/>
                    </a:ln>
                  </pic:spPr>
                </pic:pic>
              </a:graphicData>
            </a:graphic>
          </wp:inline>
        </w:drawing>
      </w:r>
    </w:p>
    <w:p w14:paraId="340B7165" w14:textId="72AAEB54" w:rsidR="00CC4183" w:rsidRPr="004D620F" w:rsidRDefault="00CC4183" w:rsidP="00CC4183">
      <w:pPr>
        <w:pStyle w:val="Caption"/>
        <w:jc w:val="center"/>
        <w:rPr>
          <w:rFonts w:cs="Arial"/>
          <w:sz w:val="18"/>
          <w:szCs w:val="18"/>
          <w:lang w:val="en-US"/>
          <w:rPrChange w:id="7327" w:author="Locke Liu" w:date="2021-05-24T14:33:00Z">
            <w:rPr>
              <w:rFonts w:asciiTheme="minorHAnsi" w:hAnsiTheme="minorHAnsi"/>
              <w:sz w:val="18"/>
              <w:szCs w:val="18"/>
              <w:lang w:val="en-US"/>
            </w:rPr>
          </w:rPrChange>
        </w:rPr>
      </w:pPr>
      <w:bookmarkStart w:id="7328" w:name="_Toc72242466"/>
      <w:r w:rsidRPr="004D620F">
        <w:rPr>
          <w:rFonts w:cs="Arial"/>
          <w:sz w:val="18"/>
          <w:szCs w:val="18"/>
          <w:lang w:val="en-US"/>
          <w:rPrChange w:id="7329" w:author="Locke Liu" w:date="2021-05-24T14:33:00Z">
            <w:rPr>
              <w:rFonts w:asciiTheme="minorHAnsi" w:hAnsiTheme="minorHAnsi"/>
              <w:sz w:val="18"/>
              <w:szCs w:val="18"/>
              <w:lang w:val="en-US"/>
            </w:rPr>
          </w:rPrChange>
        </w:rPr>
        <w:t xml:space="preserve">Figure </w:t>
      </w:r>
      <w:r w:rsidRPr="004D620F">
        <w:rPr>
          <w:rFonts w:cs="Arial"/>
          <w:sz w:val="18"/>
          <w:szCs w:val="18"/>
          <w:lang w:val="en-US"/>
          <w:rPrChange w:id="7330" w:author="Locke Liu" w:date="2021-05-24T14:33:00Z">
            <w:rPr>
              <w:rFonts w:asciiTheme="minorHAnsi" w:hAnsiTheme="minorHAnsi"/>
              <w:sz w:val="18"/>
              <w:szCs w:val="18"/>
              <w:lang w:val="en-US"/>
            </w:rPr>
          </w:rPrChange>
        </w:rPr>
        <w:fldChar w:fldCharType="begin"/>
      </w:r>
      <w:r w:rsidRPr="004D620F">
        <w:rPr>
          <w:rFonts w:cs="Arial"/>
          <w:sz w:val="18"/>
          <w:szCs w:val="18"/>
          <w:lang w:val="en-US"/>
          <w:rPrChange w:id="7331" w:author="Locke Liu" w:date="2021-05-24T14:33:00Z">
            <w:rPr>
              <w:rFonts w:asciiTheme="minorHAnsi" w:hAnsiTheme="minorHAnsi"/>
              <w:sz w:val="18"/>
              <w:szCs w:val="18"/>
              <w:lang w:val="en-US"/>
            </w:rPr>
          </w:rPrChange>
        </w:rPr>
        <w:instrText xml:space="preserve"> SEQ Figure \* ARABIC </w:instrText>
      </w:r>
      <w:r w:rsidRPr="004D620F">
        <w:rPr>
          <w:rFonts w:cs="Arial"/>
          <w:sz w:val="18"/>
          <w:szCs w:val="18"/>
          <w:lang w:val="en-US"/>
          <w:rPrChange w:id="7332" w:author="Locke Liu" w:date="2021-05-24T14:33:00Z">
            <w:rPr>
              <w:rFonts w:asciiTheme="minorHAnsi" w:hAnsiTheme="minorHAnsi"/>
              <w:sz w:val="18"/>
              <w:szCs w:val="18"/>
              <w:lang w:val="en-US"/>
            </w:rPr>
          </w:rPrChange>
        </w:rPr>
        <w:fldChar w:fldCharType="separate"/>
      </w:r>
      <w:ins w:id="7333" w:author="Locke Liu" w:date="2021-05-24T16:23:00Z">
        <w:r w:rsidR="0064187D">
          <w:rPr>
            <w:rFonts w:cs="Arial"/>
            <w:noProof/>
            <w:sz w:val="18"/>
            <w:szCs w:val="18"/>
            <w:lang w:val="en-US"/>
          </w:rPr>
          <w:t>6</w:t>
        </w:r>
      </w:ins>
      <w:del w:id="7334" w:author="Locke Liu" w:date="2021-05-24T16:23:00Z">
        <w:r w:rsidRPr="004D620F" w:rsidDel="0064187D">
          <w:rPr>
            <w:rFonts w:cs="Arial"/>
            <w:noProof/>
            <w:sz w:val="18"/>
            <w:szCs w:val="18"/>
            <w:lang w:val="en-US"/>
            <w:rPrChange w:id="7335" w:author="Locke Liu" w:date="2021-05-24T14:33:00Z">
              <w:rPr>
                <w:rFonts w:asciiTheme="minorHAnsi" w:hAnsiTheme="minorHAnsi"/>
                <w:noProof/>
                <w:sz w:val="18"/>
                <w:szCs w:val="18"/>
                <w:lang w:val="en-US"/>
              </w:rPr>
            </w:rPrChange>
          </w:rPr>
          <w:delText>6</w:delText>
        </w:r>
      </w:del>
      <w:r w:rsidRPr="004D620F">
        <w:rPr>
          <w:rFonts w:cs="Arial"/>
          <w:sz w:val="18"/>
          <w:szCs w:val="18"/>
          <w:lang w:val="en-US"/>
          <w:rPrChange w:id="7336" w:author="Locke Liu" w:date="2021-05-24T14:33:00Z">
            <w:rPr>
              <w:rFonts w:asciiTheme="minorHAnsi" w:hAnsiTheme="minorHAnsi"/>
              <w:sz w:val="18"/>
              <w:szCs w:val="18"/>
              <w:lang w:val="en-US"/>
            </w:rPr>
          </w:rPrChange>
        </w:rPr>
        <w:fldChar w:fldCharType="end"/>
      </w:r>
      <w:r w:rsidRPr="004D620F">
        <w:rPr>
          <w:rFonts w:cs="Arial"/>
          <w:sz w:val="18"/>
          <w:szCs w:val="18"/>
          <w:lang w:val="en-US"/>
          <w:rPrChange w:id="7337" w:author="Locke Liu" w:date="2021-05-24T14:33:00Z">
            <w:rPr>
              <w:rFonts w:asciiTheme="minorHAnsi" w:hAnsiTheme="minorHAnsi"/>
              <w:sz w:val="18"/>
              <w:szCs w:val="18"/>
              <w:lang w:val="en-US"/>
            </w:rPr>
          </w:rPrChange>
        </w:rPr>
        <w:t xml:space="preserve"> – </w:t>
      </w:r>
      <w:bookmarkEnd w:id="7328"/>
      <w:r w:rsidR="00E0519E" w:rsidRPr="004D620F">
        <w:rPr>
          <w:rFonts w:cs="Arial"/>
          <w:sz w:val="18"/>
          <w:szCs w:val="18"/>
          <w:lang w:val="en-US"/>
          <w:rPrChange w:id="7338" w:author="Locke Liu" w:date="2021-05-24T14:33:00Z">
            <w:rPr>
              <w:rFonts w:asciiTheme="minorHAnsi" w:hAnsiTheme="minorHAnsi"/>
              <w:sz w:val="18"/>
              <w:szCs w:val="18"/>
              <w:lang w:val="en-US"/>
            </w:rPr>
          </w:rPrChange>
        </w:rPr>
        <w:t>RBAC diagram</w:t>
      </w:r>
    </w:p>
    <w:p w14:paraId="0616CEE2" w14:textId="77777777" w:rsidR="00CC4183" w:rsidRPr="004D620F" w:rsidRDefault="00CC4183" w:rsidP="00934909">
      <w:pPr>
        <w:ind w:left="425"/>
        <w:rPr>
          <w:rFonts w:ascii="Arial" w:hAnsi="Arial" w:cs="Arial"/>
          <w:lang w:eastAsia="zh-CN"/>
          <w:rPrChange w:id="7339" w:author="Locke Liu" w:date="2021-05-24T14:33:00Z">
            <w:rPr>
              <w:lang w:eastAsia="zh-CN"/>
            </w:rPr>
          </w:rPrChange>
        </w:rPr>
      </w:pPr>
    </w:p>
    <w:p w14:paraId="61B14ED9" w14:textId="1940A117" w:rsidR="00F308E6" w:rsidRPr="004D620F" w:rsidRDefault="00CC4183">
      <w:pPr>
        <w:pStyle w:val="ListParagraph"/>
        <w:ind w:left="0"/>
        <w:rPr>
          <w:rFonts w:ascii="Arial" w:hAnsi="Arial" w:cs="Arial"/>
          <w:color w:val="121B1F" w:themeColor="background1"/>
          <w:sz w:val="16"/>
          <w:szCs w:val="16"/>
          <w:rPrChange w:id="7340" w:author="Locke Liu" w:date="2021-05-24T14:33:00Z">
            <w:rPr>
              <w:rFonts w:ascii="Segoe UI" w:hAnsi="Segoe UI" w:cs="Segoe UI"/>
              <w:color w:val="121B1F" w:themeColor="background1"/>
              <w:sz w:val="16"/>
              <w:szCs w:val="16"/>
            </w:rPr>
          </w:rPrChange>
        </w:rPr>
        <w:pPrChange w:id="7341" w:author="Locke Liu" w:date="2021-05-24T15:49:00Z">
          <w:pPr>
            <w:pStyle w:val="ListParagraph"/>
          </w:pPr>
        </w:pPrChange>
      </w:pPr>
      <w:r w:rsidRPr="004D620F">
        <w:rPr>
          <w:rFonts w:ascii="Arial" w:hAnsi="Arial" w:cs="Arial"/>
          <w:color w:val="121B1F" w:themeColor="background1"/>
          <w:sz w:val="16"/>
          <w:szCs w:val="16"/>
          <w:rPrChange w:id="7342" w:author="Locke Liu" w:date="2021-05-24T14:33:00Z">
            <w:rPr>
              <w:rFonts w:ascii="Segoe UI" w:hAnsi="Segoe UI" w:cs="Segoe UI"/>
              <w:color w:val="121B1F" w:themeColor="background1"/>
              <w:sz w:val="16"/>
              <w:szCs w:val="16"/>
            </w:rPr>
          </w:rPrChange>
        </w:rPr>
        <w:t>In terms of the access control within databricks. We will implement the security control based on Session scoped Service principal</w:t>
      </w:r>
      <w:ins w:id="7343" w:author="Locke Liu" w:date="2021-05-24T15:49:00Z">
        <w:r w:rsidR="00323999">
          <w:rPr>
            <w:rFonts w:ascii="Arial" w:hAnsi="Arial" w:cs="Arial"/>
            <w:color w:val="121B1F" w:themeColor="background1"/>
            <w:sz w:val="16"/>
            <w:szCs w:val="16"/>
          </w:rPr>
          <w:t>.</w:t>
        </w:r>
      </w:ins>
    </w:p>
    <w:p w14:paraId="03992469" w14:textId="25167982" w:rsidR="00CC4183" w:rsidRPr="004D620F" w:rsidRDefault="00CC4183" w:rsidP="00CC4183">
      <w:pPr>
        <w:ind w:left="425"/>
        <w:rPr>
          <w:rFonts w:ascii="Arial" w:hAnsi="Arial" w:cs="Arial"/>
          <w:color w:val="121B1F" w:themeColor="background1"/>
          <w:sz w:val="16"/>
          <w:szCs w:val="16"/>
          <w:rPrChange w:id="7344" w:author="Locke Liu" w:date="2021-05-24T14:33:00Z">
            <w:rPr>
              <w:rFonts w:ascii="Segoe UI" w:hAnsi="Segoe UI" w:cs="Segoe UI"/>
              <w:color w:val="121B1F" w:themeColor="background1"/>
              <w:sz w:val="16"/>
              <w:szCs w:val="16"/>
            </w:rPr>
          </w:rPrChange>
        </w:rPr>
      </w:pPr>
    </w:p>
    <w:p w14:paraId="6A402DE4" w14:textId="34A4CF12" w:rsidR="00CC4183" w:rsidRPr="004D620F" w:rsidRDefault="00CC4183">
      <w:pPr>
        <w:ind w:left="425"/>
        <w:jc w:val="center"/>
        <w:rPr>
          <w:rFonts w:ascii="Arial" w:hAnsi="Arial" w:cs="Arial"/>
          <w:rPrChange w:id="7345" w:author="Locke Liu" w:date="2021-05-24T14:33:00Z">
            <w:rPr/>
          </w:rPrChange>
        </w:rPr>
        <w:pPrChange w:id="7346" w:author="Locke Liu" w:date="2021-05-24T15:49:00Z">
          <w:pPr>
            <w:ind w:left="425"/>
          </w:pPr>
        </w:pPrChange>
      </w:pPr>
      <w:r w:rsidRPr="004D620F">
        <w:rPr>
          <w:rFonts w:ascii="Arial" w:hAnsi="Arial" w:cs="Arial"/>
          <w:noProof/>
          <w:rPrChange w:id="7347" w:author="Locke Liu" w:date="2021-05-24T14:33:00Z">
            <w:rPr>
              <w:noProof/>
            </w:rPr>
          </w:rPrChange>
        </w:rPr>
        <w:lastRenderedPageBreak/>
        <w:drawing>
          <wp:inline distT="0" distB="0" distL="0" distR="0" wp14:anchorId="3D8ECB8F" wp14:editId="0133A099">
            <wp:extent cx="6077390" cy="25924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84513" cy="2595538"/>
                    </a:xfrm>
                    <a:prstGeom prst="rect">
                      <a:avLst/>
                    </a:prstGeom>
                  </pic:spPr>
                </pic:pic>
              </a:graphicData>
            </a:graphic>
          </wp:inline>
        </w:drawing>
      </w:r>
    </w:p>
    <w:p w14:paraId="52EAC2A9" w14:textId="57D8EA2A" w:rsidR="00CC4183" w:rsidRPr="004D620F" w:rsidRDefault="00CC4183" w:rsidP="00CC4183">
      <w:pPr>
        <w:pStyle w:val="Caption"/>
        <w:jc w:val="center"/>
        <w:rPr>
          <w:rFonts w:cs="Arial"/>
          <w:sz w:val="18"/>
          <w:szCs w:val="18"/>
          <w:lang w:val="en-US"/>
          <w:rPrChange w:id="7348" w:author="Locke Liu" w:date="2021-05-24T14:33:00Z">
            <w:rPr>
              <w:rFonts w:asciiTheme="minorHAnsi" w:hAnsiTheme="minorHAnsi"/>
              <w:sz w:val="18"/>
              <w:szCs w:val="18"/>
              <w:lang w:val="en-US"/>
            </w:rPr>
          </w:rPrChange>
        </w:rPr>
      </w:pPr>
      <w:bookmarkStart w:id="7349" w:name="_Toc72242467"/>
      <w:r w:rsidRPr="004D620F">
        <w:rPr>
          <w:rFonts w:cs="Arial"/>
          <w:sz w:val="18"/>
          <w:szCs w:val="18"/>
          <w:lang w:val="en-US"/>
          <w:rPrChange w:id="7350" w:author="Locke Liu" w:date="2021-05-24T14:33:00Z">
            <w:rPr>
              <w:rFonts w:asciiTheme="minorHAnsi" w:hAnsiTheme="minorHAnsi"/>
              <w:sz w:val="18"/>
              <w:szCs w:val="18"/>
              <w:lang w:val="en-US"/>
            </w:rPr>
          </w:rPrChange>
        </w:rPr>
        <w:t xml:space="preserve">Figure </w:t>
      </w:r>
      <w:r w:rsidRPr="004D620F">
        <w:rPr>
          <w:rFonts w:cs="Arial"/>
          <w:sz w:val="18"/>
          <w:szCs w:val="18"/>
          <w:lang w:val="en-US"/>
          <w:rPrChange w:id="7351" w:author="Locke Liu" w:date="2021-05-24T14:33:00Z">
            <w:rPr>
              <w:rFonts w:asciiTheme="minorHAnsi" w:hAnsiTheme="minorHAnsi"/>
              <w:sz w:val="18"/>
              <w:szCs w:val="18"/>
              <w:lang w:val="en-US"/>
            </w:rPr>
          </w:rPrChange>
        </w:rPr>
        <w:fldChar w:fldCharType="begin"/>
      </w:r>
      <w:r w:rsidRPr="004D620F">
        <w:rPr>
          <w:rFonts w:cs="Arial"/>
          <w:sz w:val="18"/>
          <w:szCs w:val="18"/>
          <w:lang w:val="en-US"/>
          <w:rPrChange w:id="7352" w:author="Locke Liu" w:date="2021-05-24T14:33:00Z">
            <w:rPr>
              <w:rFonts w:asciiTheme="minorHAnsi" w:hAnsiTheme="minorHAnsi"/>
              <w:sz w:val="18"/>
              <w:szCs w:val="18"/>
              <w:lang w:val="en-US"/>
            </w:rPr>
          </w:rPrChange>
        </w:rPr>
        <w:instrText xml:space="preserve"> SEQ Figure \* ARABIC </w:instrText>
      </w:r>
      <w:r w:rsidRPr="004D620F">
        <w:rPr>
          <w:rFonts w:cs="Arial"/>
          <w:sz w:val="18"/>
          <w:szCs w:val="18"/>
          <w:lang w:val="en-US"/>
          <w:rPrChange w:id="7353" w:author="Locke Liu" w:date="2021-05-24T14:33:00Z">
            <w:rPr>
              <w:rFonts w:asciiTheme="minorHAnsi" w:hAnsiTheme="minorHAnsi"/>
              <w:sz w:val="18"/>
              <w:szCs w:val="18"/>
              <w:lang w:val="en-US"/>
            </w:rPr>
          </w:rPrChange>
        </w:rPr>
        <w:fldChar w:fldCharType="separate"/>
      </w:r>
      <w:ins w:id="7354" w:author="Locke Liu" w:date="2021-05-24T16:23:00Z">
        <w:r w:rsidR="0064187D">
          <w:rPr>
            <w:rFonts w:cs="Arial"/>
            <w:noProof/>
            <w:sz w:val="18"/>
            <w:szCs w:val="18"/>
            <w:lang w:val="en-US"/>
          </w:rPr>
          <w:t>7</w:t>
        </w:r>
      </w:ins>
      <w:del w:id="7355" w:author="Locke Liu" w:date="2021-05-24T16:23:00Z">
        <w:r w:rsidRPr="004D620F" w:rsidDel="0064187D">
          <w:rPr>
            <w:rFonts w:cs="Arial"/>
            <w:noProof/>
            <w:sz w:val="18"/>
            <w:szCs w:val="18"/>
            <w:lang w:val="en-US"/>
            <w:rPrChange w:id="7356" w:author="Locke Liu" w:date="2021-05-24T14:33:00Z">
              <w:rPr>
                <w:rFonts w:asciiTheme="minorHAnsi" w:hAnsiTheme="minorHAnsi"/>
                <w:noProof/>
                <w:sz w:val="18"/>
                <w:szCs w:val="18"/>
                <w:lang w:val="en-US"/>
              </w:rPr>
            </w:rPrChange>
          </w:rPr>
          <w:delText>7</w:delText>
        </w:r>
      </w:del>
      <w:r w:rsidRPr="004D620F">
        <w:rPr>
          <w:rFonts w:cs="Arial"/>
          <w:sz w:val="18"/>
          <w:szCs w:val="18"/>
          <w:lang w:val="en-US"/>
          <w:rPrChange w:id="7357" w:author="Locke Liu" w:date="2021-05-24T14:33:00Z">
            <w:rPr>
              <w:rFonts w:asciiTheme="minorHAnsi" w:hAnsiTheme="minorHAnsi"/>
              <w:sz w:val="18"/>
              <w:szCs w:val="18"/>
              <w:lang w:val="en-US"/>
            </w:rPr>
          </w:rPrChange>
        </w:rPr>
        <w:fldChar w:fldCharType="end"/>
      </w:r>
      <w:r w:rsidRPr="004D620F">
        <w:rPr>
          <w:rFonts w:cs="Arial"/>
          <w:sz w:val="18"/>
          <w:szCs w:val="18"/>
          <w:lang w:val="en-US"/>
          <w:rPrChange w:id="7358" w:author="Locke Liu" w:date="2021-05-24T14:33:00Z">
            <w:rPr>
              <w:rFonts w:asciiTheme="minorHAnsi" w:hAnsiTheme="minorHAnsi"/>
              <w:sz w:val="18"/>
              <w:szCs w:val="18"/>
              <w:lang w:val="en-US"/>
            </w:rPr>
          </w:rPrChange>
        </w:rPr>
        <w:t xml:space="preserve"> – session scoped pattern sample diagram</w:t>
      </w:r>
      <w:bookmarkEnd w:id="7349"/>
    </w:p>
    <w:p w14:paraId="2CA6CAD1" w14:textId="136DB514" w:rsidR="00CC4183" w:rsidRPr="004D620F" w:rsidDel="001126AE" w:rsidRDefault="00CC4183" w:rsidP="00CC4183">
      <w:pPr>
        <w:rPr>
          <w:del w:id="7359" w:author="Locke Liu" w:date="2021-05-24T15:49:00Z"/>
          <w:rFonts w:ascii="Arial" w:hAnsi="Arial" w:cs="Arial"/>
          <w:lang w:eastAsia="de-DE"/>
          <w:rPrChange w:id="7360" w:author="Locke Liu" w:date="2021-05-24T14:33:00Z">
            <w:rPr>
              <w:del w:id="7361" w:author="Locke Liu" w:date="2021-05-24T15:49:00Z"/>
              <w:lang w:eastAsia="de-DE"/>
            </w:rPr>
          </w:rPrChange>
        </w:rPr>
      </w:pPr>
    </w:p>
    <w:p w14:paraId="4F2922CC" w14:textId="3543EC02" w:rsidR="00CC4183" w:rsidRPr="004D620F" w:rsidRDefault="00CC4183">
      <w:pPr>
        <w:pStyle w:val="ListParagraph"/>
        <w:ind w:left="0"/>
        <w:jc w:val="both"/>
        <w:rPr>
          <w:rFonts w:ascii="Arial" w:hAnsi="Arial" w:cs="Arial"/>
          <w:color w:val="121B1F" w:themeColor="background1"/>
          <w:sz w:val="16"/>
          <w:szCs w:val="16"/>
          <w:lang w:eastAsia="de-DE"/>
          <w:rPrChange w:id="7362" w:author="Locke Liu" w:date="2021-05-24T14:33:00Z">
            <w:rPr>
              <w:rFonts w:ascii="Segoe UI" w:hAnsi="Segoe UI" w:cs="Segoe UI"/>
              <w:color w:val="121B1F" w:themeColor="background1"/>
              <w:sz w:val="16"/>
              <w:szCs w:val="16"/>
              <w:lang w:eastAsia="de-DE"/>
            </w:rPr>
          </w:rPrChange>
        </w:rPr>
        <w:pPrChange w:id="7363" w:author="Locke Liu" w:date="2021-05-24T15:50:00Z">
          <w:pPr>
            <w:pStyle w:val="ListParagraph"/>
          </w:pPr>
        </w:pPrChange>
      </w:pPr>
      <w:r w:rsidRPr="004D620F">
        <w:rPr>
          <w:rFonts w:ascii="Arial" w:hAnsi="Arial" w:cs="Arial"/>
          <w:color w:val="121B1F" w:themeColor="background1"/>
          <w:sz w:val="16"/>
          <w:szCs w:val="16"/>
          <w:lang w:eastAsia="de-DE"/>
          <w:rPrChange w:id="7364" w:author="Locke Liu" w:date="2021-05-24T14:33:00Z">
            <w:rPr>
              <w:rFonts w:ascii="Segoe UI" w:hAnsi="Segoe UI" w:cs="Segoe UI"/>
              <w:color w:val="121B1F" w:themeColor="background1"/>
              <w:sz w:val="16"/>
              <w:szCs w:val="16"/>
              <w:lang w:eastAsia="de-DE"/>
            </w:rPr>
          </w:rPrChange>
        </w:rPr>
        <w:t>The above diagram depicts a single folder (A) with two sets of permissions, readers and writers. AAD groups reflect these roles and have been assigned appropriate folder ACLs. Each AAD group contains a service principal and the credentials for each service principal have been stored in a unique secret scope. Each group in the Databricks workspace contains the appropriate users, and the group has been assigned READ ACLs on the associated secret scope, which allows a group of users to “use” the service principal mapped to their level of permission.</w:t>
      </w:r>
    </w:p>
    <w:p w14:paraId="78483CFC" w14:textId="275D93DE" w:rsidR="00F308E6" w:rsidRPr="004D620F" w:rsidRDefault="00F308E6" w:rsidP="00F308E6">
      <w:pPr>
        <w:pStyle w:val="Heading4"/>
        <w:rPr>
          <w:rFonts w:ascii="Arial" w:hAnsi="Arial" w:cs="Arial"/>
          <w:rPrChange w:id="7365" w:author="Locke Liu" w:date="2021-05-24T14:33:00Z">
            <w:rPr/>
          </w:rPrChange>
        </w:rPr>
      </w:pPr>
      <w:r w:rsidRPr="004D620F">
        <w:rPr>
          <w:rFonts w:ascii="Arial" w:hAnsi="Arial" w:cs="Arial"/>
          <w:rPrChange w:id="7366" w:author="Locke Liu" w:date="2021-05-24T14:33:00Z">
            <w:rPr/>
          </w:rPrChange>
        </w:rPr>
        <w:t>Data security</w:t>
      </w:r>
    </w:p>
    <w:p w14:paraId="4BFE69FD" w14:textId="15CB4163" w:rsidR="00F308E6" w:rsidRPr="004D620F" w:rsidRDefault="00333404">
      <w:pPr>
        <w:pStyle w:val="ListParagraph"/>
        <w:ind w:left="0"/>
        <w:jc w:val="both"/>
        <w:rPr>
          <w:rFonts w:ascii="Arial" w:hAnsi="Arial" w:cs="Arial"/>
          <w:color w:val="121B1F" w:themeColor="background1"/>
          <w:sz w:val="16"/>
          <w:szCs w:val="16"/>
          <w:rPrChange w:id="7367" w:author="Locke Liu" w:date="2021-05-24T14:33:00Z">
            <w:rPr>
              <w:rFonts w:ascii="Segoe UI" w:hAnsi="Segoe UI" w:cs="Segoe UI"/>
              <w:color w:val="121B1F" w:themeColor="background1"/>
              <w:sz w:val="16"/>
              <w:szCs w:val="16"/>
            </w:rPr>
          </w:rPrChange>
        </w:rPr>
        <w:pPrChange w:id="7368" w:author="Locke Liu" w:date="2021-05-24T15:50:00Z">
          <w:pPr>
            <w:pStyle w:val="ListParagraph"/>
          </w:pPr>
        </w:pPrChange>
      </w:pPr>
      <w:r w:rsidRPr="004D620F">
        <w:rPr>
          <w:rFonts w:ascii="Arial" w:hAnsi="Arial" w:cs="Arial"/>
          <w:color w:val="121B1F" w:themeColor="background1"/>
          <w:sz w:val="16"/>
          <w:szCs w:val="16"/>
          <w:rPrChange w:id="7369" w:author="Locke Liu" w:date="2021-05-24T14:33:00Z">
            <w:rPr>
              <w:rFonts w:ascii="Segoe UI" w:hAnsi="Segoe UI" w:cs="Segoe UI"/>
              <w:color w:val="121B1F" w:themeColor="background1"/>
              <w:sz w:val="16"/>
              <w:szCs w:val="16"/>
            </w:rPr>
          </w:rPrChange>
        </w:rPr>
        <w:t xml:space="preserve">Based on the evaluation, Both D2 and D3 data will be hosted on Azure. Most of them are in blob storage and data lake storage. We need to encrypt those data to </w:t>
      </w:r>
      <w:r w:rsidR="00F87DB8" w:rsidRPr="004D620F">
        <w:rPr>
          <w:rFonts w:ascii="Arial" w:hAnsi="Arial" w:cs="Arial"/>
          <w:color w:val="121B1F" w:themeColor="background1"/>
          <w:sz w:val="16"/>
          <w:szCs w:val="16"/>
          <w:rPrChange w:id="7370" w:author="Locke Liu" w:date="2021-05-24T14:33:00Z">
            <w:rPr>
              <w:rFonts w:ascii="Segoe UI" w:hAnsi="Segoe UI" w:cs="Segoe UI"/>
              <w:color w:val="121B1F" w:themeColor="background1"/>
              <w:sz w:val="16"/>
              <w:szCs w:val="16"/>
            </w:rPr>
          </w:rPrChange>
        </w:rPr>
        <w:t>assure our data is secure.</w:t>
      </w:r>
    </w:p>
    <w:p w14:paraId="5B89D725" w14:textId="31982804" w:rsidR="00F308E6" w:rsidRPr="004D620F" w:rsidRDefault="00333404">
      <w:pPr>
        <w:pStyle w:val="ListParagraph"/>
        <w:ind w:left="0"/>
        <w:jc w:val="both"/>
        <w:rPr>
          <w:rFonts w:ascii="Arial" w:hAnsi="Arial" w:cs="Arial"/>
          <w:color w:val="121B1F" w:themeColor="background1"/>
          <w:sz w:val="16"/>
          <w:szCs w:val="16"/>
          <w:rPrChange w:id="7371" w:author="Locke Liu" w:date="2021-05-24T14:33:00Z">
            <w:rPr>
              <w:rFonts w:ascii="Segoe UI" w:hAnsi="Segoe UI" w:cs="Segoe UI"/>
              <w:color w:val="121B1F" w:themeColor="background1"/>
              <w:sz w:val="16"/>
              <w:szCs w:val="16"/>
            </w:rPr>
          </w:rPrChange>
        </w:rPr>
        <w:pPrChange w:id="7372" w:author="Locke Liu" w:date="2021-05-24T15:50:00Z">
          <w:pPr>
            <w:pStyle w:val="ListParagraph"/>
          </w:pPr>
        </w:pPrChange>
      </w:pPr>
      <w:r w:rsidRPr="004D620F">
        <w:rPr>
          <w:rFonts w:ascii="Arial" w:hAnsi="Arial" w:cs="Arial"/>
          <w:color w:val="121B1F" w:themeColor="background1"/>
          <w:sz w:val="16"/>
          <w:szCs w:val="16"/>
          <w:rPrChange w:id="7373" w:author="Locke Liu" w:date="2021-05-24T14:33:00Z">
            <w:rPr>
              <w:rFonts w:ascii="Segoe UI" w:hAnsi="Segoe UI" w:cs="Segoe UI"/>
              <w:color w:val="121B1F" w:themeColor="background1"/>
              <w:sz w:val="16"/>
              <w:szCs w:val="16"/>
            </w:rPr>
          </w:rPrChange>
        </w:rPr>
        <w:t>Thanks to the encryption feature within storage account. Storage service encryption protects your data at rest. Azure Storage encrypts your data as it's written in our datacenters, and automatically decrypts it for you as you access it.</w:t>
      </w:r>
    </w:p>
    <w:p w14:paraId="38659412" w14:textId="65A38C8A" w:rsidR="00F308E6" w:rsidRPr="004D620F" w:rsidRDefault="00F308E6" w:rsidP="00F308E6">
      <w:pPr>
        <w:pStyle w:val="Heading4"/>
        <w:rPr>
          <w:rFonts w:ascii="Arial" w:hAnsi="Arial" w:cs="Arial"/>
          <w:rPrChange w:id="7374" w:author="Locke Liu" w:date="2021-05-24T14:33:00Z">
            <w:rPr/>
          </w:rPrChange>
        </w:rPr>
      </w:pPr>
      <w:r w:rsidRPr="004D620F">
        <w:rPr>
          <w:rFonts w:ascii="Arial" w:hAnsi="Arial" w:cs="Arial"/>
          <w:rPrChange w:id="7375" w:author="Locke Liu" w:date="2021-05-24T14:33:00Z">
            <w:rPr/>
          </w:rPrChange>
        </w:rPr>
        <w:t>Network security</w:t>
      </w:r>
    </w:p>
    <w:p w14:paraId="17D64BF8" w14:textId="7015B2AB" w:rsidR="00622578" w:rsidRPr="004D620F" w:rsidRDefault="00E431CF">
      <w:pPr>
        <w:pStyle w:val="ListParagraph"/>
        <w:ind w:left="0"/>
        <w:jc w:val="both"/>
        <w:rPr>
          <w:rFonts w:ascii="Arial" w:hAnsi="Arial" w:cs="Arial"/>
          <w:color w:val="121B1F" w:themeColor="background1"/>
          <w:sz w:val="16"/>
          <w:szCs w:val="16"/>
          <w:rPrChange w:id="7376" w:author="Locke Liu" w:date="2021-05-24T14:33:00Z">
            <w:rPr>
              <w:rFonts w:ascii="Segoe UI" w:hAnsi="Segoe UI" w:cs="Segoe UI"/>
              <w:color w:val="121B1F" w:themeColor="background1"/>
              <w:sz w:val="16"/>
              <w:szCs w:val="16"/>
            </w:rPr>
          </w:rPrChange>
        </w:rPr>
        <w:pPrChange w:id="7377" w:author="Locke Liu" w:date="2021-05-24T15:50:00Z">
          <w:pPr>
            <w:pStyle w:val="ListParagraph"/>
          </w:pPr>
        </w:pPrChange>
      </w:pPr>
      <w:r w:rsidRPr="004D620F">
        <w:rPr>
          <w:rFonts w:ascii="Arial" w:hAnsi="Arial" w:cs="Arial"/>
          <w:color w:val="121B1F" w:themeColor="background1"/>
          <w:sz w:val="16"/>
          <w:szCs w:val="16"/>
          <w:rPrChange w:id="7378" w:author="Locke Liu" w:date="2021-05-24T14:33:00Z">
            <w:rPr>
              <w:rFonts w:ascii="Segoe UI" w:hAnsi="Segoe UI" w:cs="Segoe UI"/>
              <w:color w:val="121B1F" w:themeColor="background1"/>
              <w:sz w:val="16"/>
              <w:szCs w:val="16"/>
            </w:rPr>
          </w:rPrChange>
        </w:rPr>
        <w:t>Solving for data exfiltration can become an unmanageable problem if the PaaS service requires you to store your data with them or it processes the data in the service provider’s network. But with Azure Databricks, we can keep all data in our Azure subscription and process it in our own managed private virtual network(s)</w:t>
      </w:r>
      <w:ins w:id="7379" w:author="Locke Liu" w:date="2021-05-24T16:16:00Z">
        <w:r w:rsidR="00183CF7">
          <w:rPr>
            <w:rFonts w:ascii="Arial" w:hAnsi="Arial" w:cs="Arial"/>
            <w:color w:val="121B1F" w:themeColor="background1"/>
            <w:sz w:val="16"/>
            <w:szCs w:val="16"/>
          </w:rPr>
          <w:t>.</w:t>
        </w:r>
      </w:ins>
      <w:del w:id="7380" w:author="Locke Liu" w:date="2021-05-24T16:16:00Z">
        <w:r w:rsidRPr="004D620F" w:rsidDel="00183CF7">
          <w:rPr>
            <w:rFonts w:ascii="Arial" w:hAnsi="Arial" w:cs="Arial"/>
            <w:color w:val="121B1F" w:themeColor="background1"/>
            <w:sz w:val="16"/>
            <w:szCs w:val="16"/>
            <w:rPrChange w:id="7381" w:author="Locke Liu" w:date="2021-05-24T14:33:00Z">
              <w:rPr>
                <w:rFonts w:ascii="Segoe UI" w:hAnsi="Segoe UI" w:cs="Segoe UI"/>
                <w:color w:val="121B1F" w:themeColor="background1"/>
                <w:sz w:val="16"/>
                <w:szCs w:val="16"/>
              </w:rPr>
            </w:rPrChange>
          </w:rPr>
          <w:delText>,</w:delText>
        </w:r>
      </w:del>
    </w:p>
    <w:p w14:paraId="6ABACAAE" w14:textId="5557607F" w:rsidR="00F308E6" w:rsidRPr="004D620F" w:rsidRDefault="00E431CF">
      <w:pPr>
        <w:pStyle w:val="ListParagraph"/>
        <w:ind w:left="0"/>
        <w:jc w:val="both"/>
        <w:rPr>
          <w:rFonts w:ascii="Arial" w:hAnsi="Arial" w:cs="Arial"/>
          <w:color w:val="121B1F" w:themeColor="background1"/>
          <w:sz w:val="16"/>
          <w:szCs w:val="16"/>
          <w:rPrChange w:id="7382" w:author="Locke Liu" w:date="2021-05-24T14:33:00Z">
            <w:rPr>
              <w:rFonts w:ascii="Segoe UI" w:hAnsi="Segoe UI" w:cs="Segoe UI"/>
              <w:color w:val="121B1F" w:themeColor="background1"/>
              <w:sz w:val="16"/>
              <w:szCs w:val="16"/>
            </w:rPr>
          </w:rPrChange>
        </w:rPr>
        <w:pPrChange w:id="7383" w:author="Locke Liu" w:date="2021-05-24T15:50:00Z">
          <w:pPr>
            <w:pStyle w:val="ListParagraph"/>
          </w:pPr>
        </w:pPrChange>
      </w:pPr>
      <w:r w:rsidRPr="004D620F">
        <w:rPr>
          <w:rFonts w:ascii="Arial" w:hAnsi="Arial" w:cs="Arial"/>
          <w:color w:val="121B1F" w:themeColor="background1"/>
          <w:sz w:val="16"/>
          <w:szCs w:val="16"/>
          <w:rPrChange w:id="7384" w:author="Locke Liu" w:date="2021-05-24T14:33:00Z">
            <w:rPr>
              <w:rFonts w:ascii="Segoe UI" w:hAnsi="Segoe UI" w:cs="Segoe UI"/>
              <w:color w:val="121B1F" w:themeColor="background1"/>
              <w:sz w:val="16"/>
              <w:szCs w:val="16"/>
            </w:rPr>
          </w:rPrChange>
        </w:rPr>
        <w:t xml:space="preserve">Meanwhile, Azure data factory is also used in our solution to integrate the data source and data lake storage. </w:t>
      </w:r>
      <w:r w:rsidR="00622578" w:rsidRPr="004D620F">
        <w:rPr>
          <w:rFonts w:ascii="Arial" w:hAnsi="Arial" w:cs="Arial"/>
          <w:color w:val="121B1F" w:themeColor="background1"/>
          <w:sz w:val="16"/>
          <w:szCs w:val="16"/>
          <w:rPrChange w:id="7385" w:author="Locke Liu" w:date="2021-05-24T14:33:00Z">
            <w:rPr>
              <w:rFonts w:ascii="Segoe UI" w:hAnsi="Segoe UI" w:cs="Segoe UI"/>
              <w:color w:val="121B1F" w:themeColor="background1"/>
              <w:sz w:val="16"/>
              <w:szCs w:val="16"/>
            </w:rPr>
          </w:rPrChange>
        </w:rPr>
        <w:t>With Data Factory, we will create data-driven workflows to orchestrate movement of data between supported data stores, and processing of data by using compute services in both China east and China east 2 regions.</w:t>
      </w:r>
    </w:p>
    <w:p w14:paraId="141DDE4D" w14:textId="75AA755C" w:rsidR="00622578" w:rsidRPr="004D620F" w:rsidDel="001126AE" w:rsidRDefault="00622578">
      <w:pPr>
        <w:pStyle w:val="ListParagraph"/>
        <w:ind w:left="0"/>
        <w:jc w:val="both"/>
        <w:rPr>
          <w:del w:id="7386" w:author="Locke Liu" w:date="2021-05-24T15:50:00Z"/>
          <w:rFonts w:ascii="Arial" w:hAnsi="Arial" w:cs="Arial"/>
          <w:color w:val="121B1F" w:themeColor="background1"/>
          <w:sz w:val="16"/>
          <w:szCs w:val="16"/>
          <w:rPrChange w:id="7387" w:author="Locke Liu" w:date="2021-05-24T14:33:00Z">
            <w:rPr>
              <w:del w:id="7388" w:author="Locke Liu" w:date="2021-05-24T15:50:00Z"/>
              <w:rFonts w:ascii="Segoe UI" w:hAnsi="Segoe UI" w:cs="Segoe UI"/>
              <w:color w:val="121B1F" w:themeColor="background1"/>
              <w:sz w:val="16"/>
              <w:szCs w:val="16"/>
            </w:rPr>
          </w:rPrChange>
        </w:rPr>
        <w:pPrChange w:id="7389" w:author="Locke Liu" w:date="2021-05-24T15:50:00Z">
          <w:pPr>
            <w:pStyle w:val="ListParagraph"/>
          </w:pPr>
        </w:pPrChange>
      </w:pPr>
    </w:p>
    <w:p w14:paraId="08E5C6D6" w14:textId="6D778870" w:rsidR="00622578" w:rsidRPr="004D620F" w:rsidRDefault="00622578">
      <w:pPr>
        <w:pStyle w:val="ListParagraph"/>
        <w:ind w:left="0"/>
        <w:jc w:val="both"/>
        <w:rPr>
          <w:rFonts w:ascii="Arial" w:hAnsi="Arial" w:cs="Arial"/>
          <w:color w:val="121B1F" w:themeColor="background1"/>
          <w:sz w:val="16"/>
          <w:szCs w:val="16"/>
          <w:rPrChange w:id="7390" w:author="Locke Liu" w:date="2021-05-24T14:33:00Z">
            <w:rPr>
              <w:rFonts w:ascii="Segoe UI" w:hAnsi="Segoe UI" w:cs="Segoe UI"/>
              <w:color w:val="121B1F" w:themeColor="background1"/>
              <w:sz w:val="16"/>
              <w:szCs w:val="16"/>
            </w:rPr>
          </w:rPrChange>
        </w:rPr>
        <w:pPrChange w:id="7391" w:author="Locke Liu" w:date="2021-05-24T15:50:00Z">
          <w:pPr>
            <w:pStyle w:val="ListParagraph"/>
          </w:pPr>
        </w:pPrChange>
      </w:pPr>
      <w:r w:rsidRPr="004D620F">
        <w:rPr>
          <w:rFonts w:ascii="Arial" w:hAnsi="Arial" w:cs="Arial"/>
          <w:color w:val="121B1F" w:themeColor="background1"/>
          <w:sz w:val="16"/>
          <w:szCs w:val="16"/>
          <w:rPrChange w:id="7392" w:author="Locke Liu" w:date="2021-05-24T14:33:00Z">
            <w:rPr>
              <w:rFonts w:ascii="Segoe UI" w:hAnsi="Segoe UI" w:cs="Segoe UI"/>
              <w:color w:val="121B1F" w:themeColor="background1"/>
              <w:sz w:val="16"/>
              <w:szCs w:val="16"/>
            </w:rPr>
          </w:rPrChange>
        </w:rPr>
        <w:t>We have different data source VMs in different virtual networks. Mostly in China east region which doesn’t have a direct peering connection with CDP virtual network.</w:t>
      </w:r>
      <w:r w:rsidR="00323B7B" w:rsidRPr="004D620F">
        <w:rPr>
          <w:rFonts w:ascii="Arial" w:hAnsi="Arial" w:cs="Arial"/>
          <w:color w:val="121B1F" w:themeColor="background1"/>
          <w:sz w:val="16"/>
          <w:szCs w:val="16"/>
          <w:rPrChange w:id="7393" w:author="Locke Liu" w:date="2021-05-24T14:33:00Z">
            <w:rPr>
              <w:rFonts w:ascii="Segoe UI" w:hAnsi="Segoe UI" w:cs="Segoe UI"/>
              <w:color w:val="121B1F" w:themeColor="background1"/>
              <w:sz w:val="16"/>
              <w:szCs w:val="16"/>
            </w:rPr>
          </w:rPrChange>
        </w:rPr>
        <w:t xml:space="preserve"> Based on the cloud security requirements. All cross-zone traffic</w:t>
      </w:r>
      <w:ins w:id="7394" w:author="Locke Liu" w:date="2021-05-24T16:16:00Z">
        <w:r w:rsidR="00F445DA">
          <w:rPr>
            <w:rFonts w:ascii="Arial" w:hAnsi="Arial" w:cs="Arial"/>
            <w:color w:val="121B1F" w:themeColor="background1"/>
            <w:sz w:val="16"/>
            <w:szCs w:val="16"/>
          </w:rPr>
          <w:t>s</w:t>
        </w:r>
      </w:ins>
      <w:r w:rsidR="00323B7B" w:rsidRPr="004D620F">
        <w:rPr>
          <w:rFonts w:ascii="Arial" w:hAnsi="Arial" w:cs="Arial"/>
          <w:color w:val="121B1F" w:themeColor="background1"/>
          <w:sz w:val="16"/>
          <w:szCs w:val="16"/>
          <w:rPrChange w:id="7395" w:author="Locke Liu" w:date="2021-05-24T14:33:00Z">
            <w:rPr>
              <w:rFonts w:ascii="Segoe UI" w:hAnsi="Segoe UI" w:cs="Segoe UI"/>
              <w:color w:val="121B1F" w:themeColor="background1"/>
              <w:sz w:val="16"/>
              <w:szCs w:val="16"/>
            </w:rPr>
          </w:rPrChange>
        </w:rPr>
        <w:t xml:space="preserve"> need go through firewall.</w:t>
      </w:r>
    </w:p>
    <w:p w14:paraId="0577B440" w14:textId="276550EC" w:rsidR="00323B7B" w:rsidRPr="004D620F" w:rsidDel="001126AE" w:rsidRDefault="00323B7B">
      <w:pPr>
        <w:pStyle w:val="ListParagraph"/>
        <w:ind w:left="0"/>
        <w:jc w:val="both"/>
        <w:rPr>
          <w:del w:id="7396" w:author="Locke Liu" w:date="2021-05-24T15:50:00Z"/>
          <w:rFonts w:ascii="Arial" w:hAnsi="Arial" w:cs="Arial"/>
          <w:color w:val="121B1F" w:themeColor="background1"/>
          <w:sz w:val="16"/>
          <w:szCs w:val="16"/>
          <w:rPrChange w:id="7397" w:author="Locke Liu" w:date="2021-05-24T14:33:00Z">
            <w:rPr>
              <w:del w:id="7398" w:author="Locke Liu" w:date="2021-05-24T15:50:00Z"/>
              <w:rFonts w:ascii="Segoe UI" w:hAnsi="Segoe UI" w:cs="Segoe UI"/>
              <w:color w:val="121B1F" w:themeColor="background1"/>
              <w:sz w:val="16"/>
              <w:szCs w:val="16"/>
            </w:rPr>
          </w:rPrChange>
        </w:rPr>
        <w:pPrChange w:id="7399" w:author="Locke Liu" w:date="2021-05-24T15:50:00Z">
          <w:pPr>
            <w:pStyle w:val="ListParagraph"/>
          </w:pPr>
        </w:pPrChange>
      </w:pPr>
    </w:p>
    <w:p w14:paraId="482A7669" w14:textId="61EA8EFA" w:rsidR="00323B7B" w:rsidRPr="004D620F" w:rsidRDefault="00323B7B">
      <w:pPr>
        <w:pStyle w:val="ListParagraph"/>
        <w:ind w:left="0"/>
        <w:jc w:val="both"/>
        <w:rPr>
          <w:rFonts w:ascii="Arial" w:hAnsi="Arial" w:cs="Arial"/>
          <w:color w:val="121B1F" w:themeColor="background1"/>
          <w:sz w:val="16"/>
          <w:szCs w:val="16"/>
          <w:rPrChange w:id="7400" w:author="Locke Liu" w:date="2021-05-24T14:33:00Z">
            <w:rPr>
              <w:rFonts w:ascii="Segoe UI" w:hAnsi="Segoe UI" w:cs="Segoe UI"/>
              <w:color w:val="121B1F" w:themeColor="background1"/>
              <w:sz w:val="16"/>
              <w:szCs w:val="16"/>
            </w:rPr>
          </w:rPrChange>
        </w:rPr>
        <w:pPrChange w:id="7401" w:author="Locke Liu" w:date="2021-05-24T15:50:00Z">
          <w:pPr>
            <w:pStyle w:val="ListParagraph"/>
          </w:pPr>
        </w:pPrChange>
      </w:pPr>
      <w:r w:rsidRPr="004D620F">
        <w:rPr>
          <w:rFonts w:ascii="Arial" w:hAnsi="Arial" w:cs="Arial"/>
          <w:color w:val="121B1F" w:themeColor="background1"/>
          <w:sz w:val="16"/>
          <w:szCs w:val="16"/>
          <w:rPrChange w:id="7402" w:author="Locke Liu" w:date="2021-05-24T14:33:00Z">
            <w:rPr>
              <w:rFonts w:ascii="Segoe UI" w:hAnsi="Segoe UI" w:cs="Segoe UI"/>
              <w:color w:val="121B1F" w:themeColor="background1"/>
              <w:sz w:val="16"/>
              <w:szCs w:val="16"/>
            </w:rPr>
          </w:rPrChange>
        </w:rPr>
        <w:t xml:space="preserve">Hence In our context, our data source and destination are separated in different virtual networks by azure firewall. </w:t>
      </w:r>
    </w:p>
    <w:p w14:paraId="4D15B01A" w14:textId="74DE2301" w:rsidR="00323B7B" w:rsidRPr="004D620F" w:rsidDel="001126AE" w:rsidRDefault="00323B7B">
      <w:pPr>
        <w:pStyle w:val="ListParagraph"/>
        <w:ind w:left="0"/>
        <w:jc w:val="both"/>
        <w:rPr>
          <w:del w:id="7403" w:author="Locke Liu" w:date="2021-05-24T15:50:00Z"/>
          <w:rFonts w:ascii="Arial" w:hAnsi="Arial" w:cs="Arial"/>
          <w:color w:val="121B1F" w:themeColor="background1"/>
          <w:sz w:val="16"/>
          <w:szCs w:val="16"/>
          <w:rPrChange w:id="7404" w:author="Locke Liu" w:date="2021-05-24T14:33:00Z">
            <w:rPr>
              <w:del w:id="7405" w:author="Locke Liu" w:date="2021-05-24T15:50:00Z"/>
              <w:rFonts w:ascii="Segoe UI" w:hAnsi="Segoe UI" w:cs="Segoe UI"/>
              <w:color w:val="121B1F" w:themeColor="background1"/>
              <w:sz w:val="16"/>
              <w:szCs w:val="16"/>
            </w:rPr>
          </w:rPrChange>
        </w:rPr>
        <w:pPrChange w:id="7406" w:author="Locke Liu" w:date="2021-05-24T15:50:00Z">
          <w:pPr>
            <w:pStyle w:val="ListParagraph"/>
          </w:pPr>
        </w:pPrChange>
      </w:pPr>
    </w:p>
    <w:p w14:paraId="3809C826" w14:textId="7E7C0228" w:rsidR="00323B7B" w:rsidRPr="004D620F" w:rsidRDefault="00323B7B">
      <w:pPr>
        <w:pStyle w:val="ListParagraph"/>
        <w:ind w:left="0"/>
        <w:jc w:val="both"/>
        <w:rPr>
          <w:rFonts w:ascii="Arial" w:hAnsi="Arial" w:cs="Arial"/>
          <w:color w:val="121B1F" w:themeColor="background1"/>
          <w:sz w:val="16"/>
          <w:szCs w:val="16"/>
          <w:rPrChange w:id="7407" w:author="Locke Liu" w:date="2021-05-24T14:33:00Z">
            <w:rPr>
              <w:rFonts w:ascii="Segoe UI" w:hAnsi="Segoe UI" w:cs="Segoe UI"/>
              <w:color w:val="121B1F" w:themeColor="background1"/>
              <w:sz w:val="16"/>
              <w:szCs w:val="16"/>
            </w:rPr>
          </w:rPrChange>
        </w:rPr>
        <w:pPrChange w:id="7408" w:author="Locke Liu" w:date="2021-05-24T15:50:00Z">
          <w:pPr>
            <w:pStyle w:val="ListParagraph"/>
          </w:pPr>
        </w:pPrChange>
      </w:pPr>
      <w:r w:rsidRPr="004D620F">
        <w:rPr>
          <w:rFonts w:ascii="Arial" w:hAnsi="Arial" w:cs="Arial"/>
          <w:color w:val="121B1F" w:themeColor="background1"/>
          <w:sz w:val="16"/>
          <w:szCs w:val="16"/>
          <w:rPrChange w:id="7409" w:author="Locke Liu" w:date="2021-05-24T14:33:00Z">
            <w:rPr>
              <w:rFonts w:ascii="Segoe UI" w:hAnsi="Segoe UI" w:cs="Segoe UI"/>
              <w:color w:val="121B1F" w:themeColor="background1"/>
              <w:sz w:val="16"/>
              <w:szCs w:val="16"/>
            </w:rPr>
          </w:rPrChange>
        </w:rPr>
        <w:t xml:space="preserve">A self-hosted integration runtime can run copy activities between a cloud data store and a data store in a private network. It also can dispatch transform activities against compute resources in an on-premises network or an Azure virtual network.  </w:t>
      </w:r>
    </w:p>
    <w:p w14:paraId="04FB48EE" w14:textId="08F1E330" w:rsidR="00323B7B" w:rsidRPr="004D620F" w:rsidDel="001126AE" w:rsidRDefault="00323B7B">
      <w:pPr>
        <w:pStyle w:val="ListParagraph"/>
        <w:ind w:left="0"/>
        <w:jc w:val="both"/>
        <w:rPr>
          <w:del w:id="7410" w:author="Locke Liu" w:date="2021-05-24T15:50:00Z"/>
          <w:rFonts w:ascii="Arial" w:hAnsi="Arial" w:cs="Arial"/>
          <w:color w:val="121B1F" w:themeColor="background1"/>
          <w:sz w:val="16"/>
          <w:szCs w:val="16"/>
          <w:rPrChange w:id="7411" w:author="Locke Liu" w:date="2021-05-24T14:33:00Z">
            <w:rPr>
              <w:del w:id="7412" w:author="Locke Liu" w:date="2021-05-24T15:50:00Z"/>
              <w:rFonts w:ascii="Segoe UI" w:hAnsi="Segoe UI" w:cs="Segoe UI"/>
              <w:color w:val="121B1F" w:themeColor="background1"/>
              <w:sz w:val="16"/>
              <w:szCs w:val="16"/>
            </w:rPr>
          </w:rPrChange>
        </w:rPr>
        <w:pPrChange w:id="7413" w:author="Locke Liu" w:date="2021-05-24T15:50:00Z">
          <w:pPr>
            <w:pStyle w:val="ListParagraph"/>
          </w:pPr>
        </w:pPrChange>
      </w:pPr>
    </w:p>
    <w:p w14:paraId="02F3B0CC" w14:textId="0667B769" w:rsidR="00622578" w:rsidRPr="004D620F" w:rsidRDefault="00323B7B">
      <w:pPr>
        <w:pStyle w:val="ListParagraph"/>
        <w:ind w:left="0"/>
        <w:jc w:val="both"/>
        <w:rPr>
          <w:rFonts w:ascii="Arial" w:hAnsi="Arial" w:cs="Arial"/>
          <w:color w:val="121B1F" w:themeColor="background1"/>
          <w:sz w:val="16"/>
          <w:szCs w:val="16"/>
          <w:rPrChange w:id="7414" w:author="Locke Liu" w:date="2021-05-24T14:33:00Z">
            <w:rPr>
              <w:rFonts w:ascii="Segoe UI" w:hAnsi="Segoe UI" w:cs="Segoe UI"/>
              <w:color w:val="121B1F" w:themeColor="background1"/>
              <w:sz w:val="16"/>
              <w:szCs w:val="16"/>
            </w:rPr>
          </w:rPrChange>
        </w:rPr>
        <w:pPrChange w:id="7415" w:author="Locke Liu" w:date="2021-05-24T15:50:00Z">
          <w:pPr>
            <w:pStyle w:val="ListParagraph"/>
          </w:pPr>
        </w:pPrChange>
      </w:pPr>
      <w:r w:rsidRPr="004D620F">
        <w:rPr>
          <w:rFonts w:ascii="Arial" w:hAnsi="Arial" w:cs="Arial"/>
          <w:color w:val="121B1F" w:themeColor="background1"/>
          <w:sz w:val="16"/>
          <w:szCs w:val="16"/>
          <w:rPrChange w:id="7416" w:author="Locke Liu" w:date="2021-05-24T14:33:00Z">
            <w:rPr>
              <w:rFonts w:ascii="Segoe UI" w:hAnsi="Segoe UI" w:cs="Segoe UI"/>
              <w:color w:val="121B1F" w:themeColor="background1"/>
              <w:sz w:val="16"/>
              <w:szCs w:val="16"/>
            </w:rPr>
          </w:rPrChange>
        </w:rPr>
        <w:t xml:space="preserve">In below diagram, you may find the </w:t>
      </w:r>
      <w:r w:rsidR="001121A1" w:rsidRPr="004D620F">
        <w:rPr>
          <w:rFonts w:ascii="Arial" w:hAnsi="Arial" w:cs="Arial"/>
          <w:color w:val="121B1F" w:themeColor="background1"/>
          <w:sz w:val="16"/>
          <w:szCs w:val="16"/>
          <w:rPrChange w:id="7417" w:author="Locke Liu" w:date="2021-05-24T14:33:00Z">
            <w:rPr>
              <w:rFonts w:ascii="Segoe UI" w:hAnsi="Segoe UI" w:cs="Segoe UI"/>
              <w:color w:val="121B1F" w:themeColor="background1"/>
              <w:sz w:val="16"/>
              <w:szCs w:val="16"/>
            </w:rPr>
          </w:rPrChange>
        </w:rPr>
        <w:t>high-level</w:t>
      </w:r>
      <w:r w:rsidRPr="004D620F">
        <w:rPr>
          <w:rFonts w:ascii="Arial" w:hAnsi="Arial" w:cs="Arial"/>
          <w:color w:val="121B1F" w:themeColor="background1"/>
          <w:sz w:val="16"/>
          <w:szCs w:val="16"/>
          <w:rPrChange w:id="7418" w:author="Locke Liu" w:date="2021-05-24T14:33:00Z">
            <w:rPr>
              <w:rFonts w:ascii="Segoe UI" w:hAnsi="Segoe UI" w:cs="Segoe UI"/>
              <w:color w:val="121B1F" w:themeColor="background1"/>
              <w:sz w:val="16"/>
              <w:szCs w:val="16"/>
            </w:rPr>
          </w:rPrChange>
        </w:rPr>
        <w:t xml:space="preserve"> network traffic flows in different zones.</w:t>
      </w:r>
    </w:p>
    <w:p w14:paraId="2E0DBC2E" w14:textId="5FF8EC6D" w:rsidR="00622578" w:rsidRPr="004D620F" w:rsidRDefault="00622578" w:rsidP="00622578">
      <w:pPr>
        <w:pStyle w:val="ListParagraph"/>
        <w:rPr>
          <w:rFonts w:ascii="Arial" w:hAnsi="Arial" w:cs="Arial"/>
          <w:color w:val="121B1F" w:themeColor="background1"/>
          <w:sz w:val="16"/>
          <w:szCs w:val="16"/>
          <w:rPrChange w:id="7419" w:author="Locke Liu" w:date="2021-05-24T14:33:00Z">
            <w:rPr>
              <w:rFonts w:ascii="Segoe UI" w:hAnsi="Segoe UI" w:cs="Segoe UI"/>
              <w:color w:val="121B1F" w:themeColor="background1"/>
              <w:sz w:val="16"/>
              <w:szCs w:val="16"/>
            </w:rPr>
          </w:rPrChange>
        </w:rPr>
      </w:pPr>
    </w:p>
    <w:p w14:paraId="3E3919D3" w14:textId="28D109EF" w:rsidR="00622578" w:rsidRPr="004D620F" w:rsidRDefault="00CF0DF2" w:rsidP="00323B7B">
      <w:pPr>
        <w:pStyle w:val="NoSpacing"/>
        <w:rPr>
          <w:rFonts w:ascii="Arial" w:hAnsi="Arial" w:cs="Arial"/>
          <w:color w:val="121B1F" w:themeColor="background1"/>
          <w:sz w:val="16"/>
          <w:szCs w:val="16"/>
          <w:rPrChange w:id="7420" w:author="Locke Liu" w:date="2021-05-24T14:33:00Z">
            <w:rPr>
              <w:rFonts w:ascii="Segoe UI" w:hAnsi="Segoe UI" w:cs="Segoe UI"/>
              <w:color w:val="121B1F" w:themeColor="background1"/>
              <w:sz w:val="16"/>
              <w:szCs w:val="16"/>
            </w:rPr>
          </w:rPrChange>
        </w:rPr>
      </w:pPr>
      <w:r w:rsidRPr="004D620F">
        <w:rPr>
          <w:rFonts w:ascii="Arial" w:hAnsi="Arial" w:cs="Arial"/>
          <w:noProof/>
          <w:rPrChange w:id="7421" w:author="Locke Liu" w:date="2021-05-24T14:33:00Z">
            <w:rPr>
              <w:noProof/>
            </w:rPr>
          </w:rPrChange>
        </w:rPr>
        <w:lastRenderedPageBreak/>
        <w:drawing>
          <wp:inline distT="0" distB="0" distL="0" distR="0" wp14:anchorId="587E965F" wp14:editId="440A54F2">
            <wp:extent cx="6517005" cy="46539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17005" cy="4653915"/>
                    </a:xfrm>
                    <a:prstGeom prst="rect">
                      <a:avLst/>
                    </a:prstGeom>
                    <a:noFill/>
                    <a:ln>
                      <a:noFill/>
                    </a:ln>
                  </pic:spPr>
                </pic:pic>
              </a:graphicData>
            </a:graphic>
          </wp:inline>
        </w:drawing>
      </w:r>
    </w:p>
    <w:p w14:paraId="3D0603D4" w14:textId="66785754" w:rsidR="00E431CF" w:rsidRPr="004D620F" w:rsidRDefault="00E431CF" w:rsidP="00E431CF">
      <w:pPr>
        <w:pStyle w:val="Caption"/>
        <w:jc w:val="center"/>
        <w:rPr>
          <w:rFonts w:cs="Arial"/>
          <w:sz w:val="18"/>
          <w:szCs w:val="18"/>
          <w:lang w:val="en-US"/>
          <w:rPrChange w:id="7422" w:author="Locke Liu" w:date="2021-05-24T14:33:00Z">
            <w:rPr>
              <w:rFonts w:asciiTheme="minorHAnsi" w:hAnsiTheme="minorHAnsi"/>
              <w:sz w:val="18"/>
              <w:szCs w:val="18"/>
              <w:lang w:val="en-US"/>
            </w:rPr>
          </w:rPrChange>
        </w:rPr>
      </w:pPr>
      <w:r w:rsidRPr="004D620F">
        <w:rPr>
          <w:rFonts w:cs="Arial"/>
          <w:sz w:val="18"/>
          <w:szCs w:val="18"/>
          <w:lang w:val="en-US"/>
          <w:rPrChange w:id="7423" w:author="Locke Liu" w:date="2021-05-24T14:33:00Z">
            <w:rPr>
              <w:rFonts w:asciiTheme="minorHAnsi" w:hAnsiTheme="minorHAnsi"/>
              <w:sz w:val="18"/>
              <w:szCs w:val="18"/>
              <w:lang w:val="en-US"/>
            </w:rPr>
          </w:rPrChange>
        </w:rPr>
        <w:t xml:space="preserve">Figure </w:t>
      </w:r>
      <w:r w:rsidRPr="004D620F">
        <w:rPr>
          <w:rFonts w:cs="Arial"/>
          <w:sz w:val="18"/>
          <w:szCs w:val="18"/>
          <w:lang w:val="en-US"/>
          <w:rPrChange w:id="7424" w:author="Locke Liu" w:date="2021-05-24T14:33:00Z">
            <w:rPr>
              <w:rFonts w:asciiTheme="minorHAnsi" w:hAnsiTheme="minorHAnsi"/>
              <w:sz w:val="18"/>
              <w:szCs w:val="18"/>
              <w:lang w:val="en-US"/>
            </w:rPr>
          </w:rPrChange>
        </w:rPr>
        <w:fldChar w:fldCharType="begin"/>
      </w:r>
      <w:r w:rsidRPr="004D620F">
        <w:rPr>
          <w:rFonts w:cs="Arial"/>
          <w:sz w:val="18"/>
          <w:szCs w:val="18"/>
          <w:lang w:val="en-US"/>
          <w:rPrChange w:id="7425" w:author="Locke Liu" w:date="2021-05-24T14:33:00Z">
            <w:rPr>
              <w:rFonts w:asciiTheme="minorHAnsi" w:hAnsiTheme="minorHAnsi"/>
              <w:sz w:val="18"/>
              <w:szCs w:val="18"/>
              <w:lang w:val="en-US"/>
            </w:rPr>
          </w:rPrChange>
        </w:rPr>
        <w:instrText xml:space="preserve"> SEQ Figure \* ARABIC </w:instrText>
      </w:r>
      <w:r w:rsidRPr="004D620F">
        <w:rPr>
          <w:rFonts w:cs="Arial"/>
          <w:sz w:val="18"/>
          <w:szCs w:val="18"/>
          <w:lang w:val="en-US"/>
          <w:rPrChange w:id="7426" w:author="Locke Liu" w:date="2021-05-24T14:33:00Z">
            <w:rPr>
              <w:rFonts w:asciiTheme="minorHAnsi" w:hAnsiTheme="minorHAnsi"/>
              <w:sz w:val="18"/>
              <w:szCs w:val="18"/>
              <w:lang w:val="en-US"/>
            </w:rPr>
          </w:rPrChange>
        </w:rPr>
        <w:fldChar w:fldCharType="separate"/>
      </w:r>
      <w:ins w:id="7427" w:author="Locke Liu" w:date="2021-05-24T16:23:00Z">
        <w:r w:rsidR="0064187D">
          <w:rPr>
            <w:rFonts w:cs="Arial"/>
            <w:noProof/>
            <w:sz w:val="18"/>
            <w:szCs w:val="18"/>
            <w:lang w:val="en-US"/>
          </w:rPr>
          <w:t>8</w:t>
        </w:r>
      </w:ins>
      <w:del w:id="7428" w:author="Locke Liu" w:date="2021-05-24T16:23:00Z">
        <w:r w:rsidRPr="004D620F" w:rsidDel="0064187D">
          <w:rPr>
            <w:rFonts w:cs="Arial"/>
            <w:noProof/>
            <w:sz w:val="18"/>
            <w:szCs w:val="18"/>
            <w:lang w:val="en-US"/>
            <w:rPrChange w:id="7429" w:author="Locke Liu" w:date="2021-05-24T14:33:00Z">
              <w:rPr>
                <w:rFonts w:asciiTheme="minorHAnsi" w:hAnsiTheme="minorHAnsi"/>
                <w:noProof/>
                <w:sz w:val="18"/>
                <w:szCs w:val="18"/>
                <w:lang w:val="en-US"/>
              </w:rPr>
            </w:rPrChange>
          </w:rPr>
          <w:delText>7</w:delText>
        </w:r>
      </w:del>
      <w:r w:rsidRPr="004D620F">
        <w:rPr>
          <w:rFonts w:cs="Arial"/>
          <w:sz w:val="18"/>
          <w:szCs w:val="18"/>
          <w:lang w:val="en-US"/>
          <w:rPrChange w:id="7430" w:author="Locke Liu" w:date="2021-05-24T14:33:00Z">
            <w:rPr>
              <w:rFonts w:asciiTheme="minorHAnsi" w:hAnsiTheme="minorHAnsi"/>
              <w:sz w:val="18"/>
              <w:szCs w:val="18"/>
              <w:lang w:val="en-US"/>
            </w:rPr>
          </w:rPrChange>
        </w:rPr>
        <w:fldChar w:fldCharType="end"/>
      </w:r>
      <w:r w:rsidRPr="004D620F">
        <w:rPr>
          <w:rFonts w:cs="Arial"/>
          <w:sz w:val="18"/>
          <w:szCs w:val="18"/>
          <w:lang w:val="en-US"/>
          <w:rPrChange w:id="7431" w:author="Locke Liu" w:date="2021-05-24T14:33:00Z">
            <w:rPr>
              <w:rFonts w:asciiTheme="minorHAnsi" w:hAnsiTheme="minorHAnsi"/>
              <w:sz w:val="18"/>
              <w:szCs w:val="18"/>
              <w:lang w:val="en-US"/>
            </w:rPr>
          </w:rPrChange>
        </w:rPr>
        <w:t xml:space="preserve"> – Network flow diagram</w:t>
      </w:r>
    </w:p>
    <w:p w14:paraId="3CAAE246" w14:textId="0E371BA5" w:rsidR="009953C2" w:rsidRPr="004D620F" w:rsidRDefault="009953C2" w:rsidP="00F308E6">
      <w:pPr>
        <w:rPr>
          <w:rFonts w:ascii="Arial" w:hAnsi="Arial" w:cs="Arial"/>
          <w:rPrChange w:id="7432" w:author="Locke Liu" w:date="2021-05-24T14:33:00Z">
            <w:rPr/>
          </w:rPrChange>
        </w:rPr>
      </w:pPr>
    </w:p>
    <w:p w14:paraId="732C43FB" w14:textId="2A089140" w:rsidR="00442B87" w:rsidRPr="004D620F" w:rsidDel="00F445DA" w:rsidRDefault="00442B87">
      <w:pPr>
        <w:jc w:val="both"/>
        <w:rPr>
          <w:del w:id="7433" w:author="Locke Liu" w:date="2021-05-24T16:17:00Z"/>
          <w:rFonts w:ascii="Arial" w:hAnsi="Arial" w:cs="Arial"/>
          <w:color w:val="auto"/>
          <w:sz w:val="16"/>
          <w:szCs w:val="16"/>
          <w:rPrChange w:id="7434" w:author="Locke Liu" w:date="2021-05-24T14:33:00Z">
            <w:rPr>
              <w:del w:id="7435" w:author="Locke Liu" w:date="2021-05-24T16:17:00Z"/>
              <w:rFonts w:ascii="Segoe UI" w:hAnsi="Segoe UI" w:cs="Segoe UI"/>
              <w:color w:val="auto"/>
              <w:sz w:val="16"/>
              <w:szCs w:val="16"/>
            </w:rPr>
          </w:rPrChange>
        </w:rPr>
        <w:pPrChange w:id="7436" w:author="Locke Liu" w:date="2021-05-24T16:17:00Z">
          <w:pPr/>
        </w:pPrChange>
      </w:pPr>
      <w:r w:rsidRPr="004D620F">
        <w:rPr>
          <w:rFonts w:ascii="Arial" w:hAnsi="Arial" w:cs="Arial"/>
          <w:color w:val="auto"/>
          <w:sz w:val="16"/>
          <w:szCs w:val="16"/>
          <w:rPrChange w:id="7437" w:author="Locke Liu" w:date="2021-05-24T14:33:00Z">
            <w:rPr>
              <w:rFonts w:ascii="Segoe UI" w:hAnsi="Segoe UI" w:cs="Segoe UI"/>
              <w:color w:val="auto"/>
              <w:sz w:val="16"/>
              <w:szCs w:val="16"/>
            </w:rPr>
          </w:rPrChange>
        </w:rPr>
        <w:t xml:space="preserve">Based on the different components, </w:t>
      </w:r>
      <w:r w:rsidR="0083553C" w:rsidRPr="004D620F">
        <w:rPr>
          <w:rFonts w:ascii="Arial" w:hAnsi="Arial" w:cs="Arial"/>
          <w:color w:val="auto"/>
          <w:sz w:val="16"/>
          <w:szCs w:val="16"/>
          <w:rPrChange w:id="7438" w:author="Locke Liu" w:date="2021-05-24T14:33:00Z">
            <w:rPr>
              <w:rFonts w:ascii="Segoe UI" w:hAnsi="Segoe UI" w:cs="Segoe UI"/>
              <w:color w:val="auto"/>
              <w:sz w:val="16"/>
              <w:szCs w:val="16"/>
            </w:rPr>
          </w:rPrChange>
        </w:rPr>
        <w:t>we</w:t>
      </w:r>
      <w:r w:rsidRPr="004D620F">
        <w:rPr>
          <w:rFonts w:ascii="Arial" w:hAnsi="Arial" w:cs="Arial"/>
          <w:color w:val="auto"/>
          <w:sz w:val="16"/>
          <w:szCs w:val="16"/>
          <w:rPrChange w:id="7439" w:author="Locke Liu" w:date="2021-05-24T14:33:00Z">
            <w:rPr>
              <w:rFonts w:ascii="Segoe UI" w:hAnsi="Segoe UI" w:cs="Segoe UI"/>
              <w:color w:val="auto"/>
              <w:sz w:val="16"/>
              <w:szCs w:val="16"/>
            </w:rPr>
          </w:rPrChange>
        </w:rPr>
        <w:t xml:space="preserve"> summarized the transition protocol and ports as below. Those need to be allowed on relevant security components, such as NSG</w:t>
      </w:r>
      <w:ins w:id="7440" w:author="Locke Liu" w:date="2021-05-24T16:17:00Z">
        <w:r w:rsidR="00B65314">
          <w:rPr>
            <w:rFonts w:ascii="Arial" w:hAnsi="Arial" w:cs="Arial"/>
            <w:color w:val="auto"/>
            <w:sz w:val="16"/>
            <w:szCs w:val="16"/>
          </w:rPr>
          <w:t xml:space="preserve"> and</w:t>
        </w:r>
      </w:ins>
      <w:del w:id="7441" w:author="Locke Liu" w:date="2021-05-24T16:17:00Z">
        <w:r w:rsidRPr="004D620F" w:rsidDel="00B65314">
          <w:rPr>
            <w:rFonts w:ascii="Arial" w:hAnsi="Arial" w:cs="Arial"/>
            <w:color w:val="auto"/>
            <w:sz w:val="16"/>
            <w:szCs w:val="16"/>
            <w:rPrChange w:id="7442" w:author="Locke Liu" w:date="2021-05-24T14:33:00Z">
              <w:rPr>
                <w:rFonts w:ascii="Segoe UI" w:hAnsi="Segoe UI" w:cs="Segoe UI"/>
                <w:color w:val="auto"/>
                <w:sz w:val="16"/>
                <w:szCs w:val="16"/>
              </w:rPr>
            </w:rPrChange>
          </w:rPr>
          <w:delText>,</w:delText>
        </w:r>
      </w:del>
      <w:r w:rsidRPr="004D620F">
        <w:rPr>
          <w:rFonts w:ascii="Arial" w:hAnsi="Arial" w:cs="Arial"/>
          <w:color w:val="auto"/>
          <w:sz w:val="16"/>
          <w:szCs w:val="16"/>
          <w:rPrChange w:id="7443" w:author="Locke Liu" w:date="2021-05-24T14:33:00Z">
            <w:rPr>
              <w:rFonts w:ascii="Segoe UI" w:hAnsi="Segoe UI" w:cs="Segoe UI"/>
              <w:color w:val="auto"/>
              <w:sz w:val="16"/>
              <w:szCs w:val="16"/>
            </w:rPr>
          </w:rPrChange>
        </w:rPr>
        <w:t xml:space="preserve"> Firewall etc</w:t>
      </w:r>
      <w:ins w:id="7444" w:author="Locke Liu" w:date="2021-05-24T16:17:00Z">
        <w:r w:rsidR="00522A68" w:rsidRPr="00522A68">
          <w:rPr>
            <w:rFonts w:ascii="Arial" w:hAnsi="Arial" w:cs="Arial"/>
            <w:color w:val="auto"/>
            <w:sz w:val="16"/>
            <w:szCs w:val="16"/>
            <w:rPrChange w:id="7445" w:author="Locke Liu" w:date="2021-05-24T16:17:00Z">
              <w:rPr>
                <w:rFonts w:ascii="Arial" w:hAnsi="Arial" w:cs="Arial"/>
                <w:lang w:eastAsia="zh-CN"/>
              </w:rPr>
            </w:rPrChange>
          </w:rPr>
          <w:t>.</w:t>
        </w:r>
      </w:ins>
    </w:p>
    <w:p w14:paraId="5064CE0D" w14:textId="77777777" w:rsidR="009953C2" w:rsidRPr="00522A68" w:rsidRDefault="009953C2">
      <w:pPr>
        <w:jc w:val="both"/>
        <w:rPr>
          <w:rFonts w:ascii="Arial" w:hAnsi="Arial" w:cs="Arial"/>
          <w:color w:val="auto"/>
          <w:sz w:val="16"/>
          <w:szCs w:val="16"/>
          <w:rPrChange w:id="7446" w:author="Locke Liu" w:date="2021-05-24T16:17:00Z">
            <w:rPr/>
          </w:rPrChange>
        </w:rPr>
        <w:pPrChange w:id="7447" w:author="Locke Liu" w:date="2021-05-24T16:17:00Z">
          <w:pPr/>
        </w:pPrChange>
      </w:pPr>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Change w:id="7448" w:author="Locke Liu" w:date="2021-05-24T16:18:00Z">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PrChange>
      </w:tblPr>
      <w:tblGrid>
        <w:gridCol w:w="1422"/>
        <w:gridCol w:w="1297"/>
        <w:gridCol w:w="1510"/>
        <w:gridCol w:w="1462"/>
        <w:gridCol w:w="949"/>
        <w:gridCol w:w="502"/>
        <w:gridCol w:w="3111"/>
        <w:tblGridChange w:id="7449">
          <w:tblGrid>
            <w:gridCol w:w="1423"/>
            <w:gridCol w:w="1297"/>
            <w:gridCol w:w="1510"/>
            <w:gridCol w:w="1462"/>
            <w:gridCol w:w="949"/>
            <w:gridCol w:w="502"/>
            <w:gridCol w:w="3110"/>
          </w:tblGrid>
        </w:tblGridChange>
      </w:tblGrid>
      <w:tr w:rsidR="009C2D84" w:rsidRPr="004D620F" w14:paraId="6BFFD731" w14:textId="77777777" w:rsidTr="00777B6F">
        <w:trPr>
          <w:trHeight w:val="530"/>
          <w:trPrChange w:id="7450" w:author="Locke Liu" w:date="2021-05-24T16:18:00Z">
            <w:trPr>
              <w:trHeight w:val="530"/>
            </w:trPr>
          </w:trPrChange>
        </w:trPr>
        <w:tc>
          <w:tcPr>
            <w:tcW w:w="693" w:type="pct"/>
            <w:shd w:val="clear" w:color="auto" w:fill="D5E3FF"/>
            <w:vAlign w:val="center"/>
            <w:tcPrChange w:id="7451" w:author="Locke Liu" w:date="2021-05-24T16:18:00Z">
              <w:tcPr>
                <w:tcW w:w="711" w:type="pct"/>
                <w:shd w:val="clear" w:color="auto" w:fill="D5E3FF"/>
                <w:vAlign w:val="center"/>
              </w:tcPr>
            </w:tcPrChange>
          </w:tcPr>
          <w:p w14:paraId="237F4D62" w14:textId="1953745C" w:rsidR="001015B7" w:rsidRPr="004D620F" w:rsidRDefault="001015B7" w:rsidP="00277D34">
            <w:pPr>
              <w:jc w:val="center"/>
              <w:rPr>
                <w:rFonts w:ascii="Arial" w:eastAsiaTheme="minorEastAsia" w:hAnsi="Arial" w:cs="Arial"/>
                <w:b/>
                <w:bCs/>
                <w:color w:val="003195"/>
                <w:sz w:val="14"/>
                <w:szCs w:val="14"/>
                <w:rPrChange w:id="7452"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7453" w:author="Locke Liu" w:date="2021-05-24T14:33:00Z">
                  <w:rPr>
                    <w:rFonts w:ascii="Segoe UI" w:eastAsiaTheme="minorEastAsia" w:hAnsi="Segoe UI" w:cs="Segoe UI"/>
                    <w:b/>
                    <w:bCs/>
                    <w:color w:val="003195"/>
                    <w:sz w:val="14"/>
                    <w:szCs w:val="14"/>
                  </w:rPr>
                </w:rPrChange>
              </w:rPr>
              <w:t>Source name</w:t>
            </w:r>
          </w:p>
        </w:tc>
        <w:tc>
          <w:tcPr>
            <w:tcW w:w="632" w:type="pct"/>
            <w:shd w:val="clear" w:color="auto" w:fill="D5E3FF"/>
            <w:vAlign w:val="center"/>
            <w:tcPrChange w:id="7454" w:author="Locke Liu" w:date="2021-05-24T16:18:00Z">
              <w:tcPr>
                <w:tcW w:w="593" w:type="pct"/>
                <w:shd w:val="clear" w:color="auto" w:fill="D5E3FF"/>
                <w:vAlign w:val="center"/>
              </w:tcPr>
            </w:tcPrChange>
          </w:tcPr>
          <w:p w14:paraId="65C85E06" w14:textId="271D05D2" w:rsidR="001015B7" w:rsidRPr="004D620F" w:rsidRDefault="001015B7">
            <w:pPr>
              <w:jc w:val="center"/>
              <w:rPr>
                <w:rFonts w:ascii="Arial" w:eastAsiaTheme="minorEastAsia" w:hAnsi="Arial" w:cs="Arial"/>
                <w:b/>
                <w:bCs/>
                <w:color w:val="003195"/>
                <w:sz w:val="14"/>
                <w:szCs w:val="14"/>
                <w:rPrChange w:id="7455" w:author="Locke Liu" w:date="2021-05-24T14:33:00Z">
                  <w:rPr>
                    <w:rFonts w:ascii="Segoe UI" w:eastAsiaTheme="minorEastAsia" w:hAnsi="Segoe UI" w:cs="Segoe UI"/>
                    <w:b/>
                    <w:bCs/>
                    <w:color w:val="003195"/>
                    <w:sz w:val="14"/>
                    <w:szCs w:val="14"/>
                  </w:rPr>
                </w:rPrChange>
              </w:rPr>
              <w:pPrChange w:id="7456" w:author="Locke Liu" w:date="2021-05-24T16:18: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7457" w:author="Locke Liu" w:date="2021-05-24T14:33:00Z">
                  <w:rPr>
                    <w:rFonts w:ascii="Segoe UI" w:eastAsiaTheme="minorEastAsia" w:hAnsi="Segoe UI" w:cs="Segoe UI"/>
                    <w:b/>
                    <w:bCs/>
                    <w:color w:val="003195"/>
                    <w:sz w:val="14"/>
                    <w:szCs w:val="14"/>
                  </w:rPr>
                </w:rPrChange>
              </w:rPr>
              <w:t>Source IP</w:t>
            </w:r>
          </w:p>
        </w:tc>
        <w:tc>
          <w:tcPr>
            <w:tcW w:w="736" w:type="pct"/>
            <w:shd w:val="clear" w:color="auto" w:fill="D5E3FF"/>
            <w:vAlign w:val="center"/>
            <w:tcPrChange w:id="7458" w:author="Locke Liu" w:date="2021-05-24T16:18:00Z">
              <w:tcPr>
                <w:tcW w:w="691" w:type="pct"/>
                <w:shd w:val="clear" w:color="auto" w:fill="D5E3FF"/>
                <w:vAlign w:val="center"/>
              </w:tcPr>
            </w:tcPrChange>
          </w:tcPr>
          <w:p w14:paraId="52CBF993" w14:textId="2D051531" w:rsidR="001015B7" w:rsidRPr="004D620F" w:rsidRDefault="001015B7">
            <w:pPr>
              <w:jc w:val="center"/>
              <w:rPr>
                <w:rFonts w:ascii="Arial" w:eastAsiaTheme="minorEastAsia" w:hAnsi="Arial" w:cs="Arial"/>
                <w:b/>
                <w:bCs/>
                <w:color w:val="003195"/>
                <w:sz w:val="14"/>
                <w:szCs w:val="14"/>
                <w:rPrChange w:id="7459" w:author="Locke Liu" w:date="2021-05-24T14:33:00Z">
                  <w:rPr>
                    <w:rFonts w:ascii="Segoe UI" w:eastAsiaTheme="minorEastAsia" w:hAnsi="Segoe UI" w:cs="Segoe UI"/>
                    <w:b/>
                    <w:bCs/>
                    <w:color w:val="003195"/>
                    <w:sz w:val="14"/>
                    <w:szCs w:val="14"/>
                  </w:rPr>
                </w:rPrChange>
              </w:rPr>
              <w:pPrChange w:id="7460" w:author="Locke Liu" w:date="2021-05-24T16:18:00Z">
                <w:pPr>
                  <w:framePr w:hSpace="141" w:wrap="around" w:vAnchor="text" w:hAnchor="margin" w:xAlign="center" w:y="265"/>
                </w:pPr>
              </w:pPrChange>
            </w:pPr>
            <w:r w:rsidRPr="004D620F">
              <w:rPr>
                <w:rFonts w:ascii="Arial" w:eastAsiaTheme="minorEastAsia" w:hAnsi="Arial" w:cs="Arial"/>
                <w:b/>
                <w:bCs/>
                <w:color w:val="003195"/>
                <w:sz w:val="14"/>
                <w:szCs w:val="14"/>
                <w:rPrChange w:id="7461" w:author="Locke Liu" w:date="2021-05-24T14:33:00Z">
                  <w:rPr>
                    <w:rFonts w:ascii="Segoe UI" w:eastAsiaTheme="minorEastAsia" w:hAnsi="Segoe UI" w:cs="Segoe UI"/>
                    <w:b/>
                    <w:bCs/>
                    <w:color w:val="003195"/>
                    <w:sz w:val="14"/>
                    <w:szCs w:val="14"/>
                  </w:rPr>
                </w:rPrChange>
              </w:rPr>
              <w:t>Destination name</w:t>
            </w:r>
          </w:p>
        </w:tc>
        <w:tc>
          <w:tcPr>
            <w:tcW w:w="713" w:type="pct"/>
            <w:shd w:val="clear" w:color="auto" w:fill="D5E3FF"/>
            <w:vAlign w:val="center"/>
            <w:tcPrChange w:id="7462" w:author="Locke Liu" w:date="2021-05-24T16:18:00Z">
              <w:tcPr>
                <w:tcW w:w="730" w:type="pct"/>
                <w:shd w:val="clear" w:color="auto" w:fill="D5E3FF"/>
                <w:vAlign w:val="center"/>
              </w:tcPr>
            </w:tcPrChange>
          </w:tcPr>
          <w:p w14:paraId="76325DBB" w14:textId="6D05986E" w:rsidR="001015B7" w:rsidRPr="004D620F" w:rsidRDefault="001015B7" w:rsidP="00277D34">
            <w:pPr>
              <w:jc w:val="center"/>
              <w:rPr>
                <w:rFonts w:ascii="Arial" w:eastAsiaTheme="minorEastAsia" w:hAnsi="Arial" w:cs="Arial"/>
                <w:b/>
                <w:bCs/>
                <w:color w:val="003195"/>
                <w:sz w:val="14"/>
                <w:szCs w:val="14"/>
                <w:rPrChange w:id="7463" w:author="Locke Liu" w:date="2021-05-24T14:33:00Z">
                  <w:rPr>
                    <w:rFonts w:ascii="Segoe UI" w:eastAsiaTheme="minorEastAsia" w:hAnsi="Segoe UI" w:cs="Segoe UI"/>
                    <w:b/>
                    <w:bCs/>
                    <w:color w:val="003195"/>
                    <w:sz w:val="14"/>
                    <w:szCs w:val="14"/>
                  </w:rPr>
                </w:rPrChange>
              </w:rPr>
            </w:pPr>
            <w:r w:rsidRPr="004D620F">
              <w:rPr>
                <w:rFonts w:ascii="Arial" w:eastAsiaTheme="minorEastAsia" w:hAnsi="Arial" w:cs="Arial"/>
                <w:b/>
                <w:bCs/>
                <w:color w:val="003195"/>
                <w:sz w:val="14"/>
                <w:szCs w:val="14"/>
                <w:rPrChange w:id="7464" w:author="Locke Liu" w:date="2021-05-24T14:33:00Z">
                  <w:rPr>
                    <w:rFonts w:ascii="Segoe UI" w:eastAsiaTheme="minorEastAsia" w:hAnsi="Segoe UI" w:cs="Segoe UI"/>
                    <w:b/>
                    <w:bCs/>
                    <w:color w:val="003195"/>
                    <w:sz w:val="14"/>
                    <w:szCs w:val="14"/>
                  </w:rPr>
                </w:rPrChange>
              </w:rPr>
              <w:t>Destination ip</w:t>
            </w:r>
          </w:p>
        </w:tc>
        <w:tc>
          <w:tcPr>
            <w:tcW w:w="463" w:type="pct"/>
            <w:shd w:val="clear" w:color="auto" w:fill="D5E3FF"/>
            <w:vAlign w:val="center"/>
            <w:tcPrChange w:id="7465" w:author="Locke Liu" w:date="2021-05-24T16:18:00Z">
              <w:tcPr>
                <w:tcW w:w="480" w:type="pct"/>
                <w:shd w:val="clear" w:color="auto" w:fill="D5E3FF"/>
                <w:vAlign w:val="center"/>
              </w:tcPr>
            </w:tcPrChange>
          </w:tcPr>
          <w:p w14:paraId="0542CD44" w14:textId="6FA44294" w:rsidR="001015B7" w:rsidRPr="004D620F" w:rsidRDefault="001015B7">
            <w:pPr>
              <w:jc w:val="center"/>
              <w:rPr>
                <w:rFonts w:ascii="Arial" w:eastAsiaTheme="minorEastAsia" w:hAnsi="Arial" w:cs="Arial"/>
                <w:b/>
                <w:bCs/>
                <w:color w:val="003195"/>
                <w:sz w:val="14"/>
                <w:szCs w:val="14"/>
                <w:rPrChange w:id="7466" w:author="Locke Liu" w:date="2021-05-24T14:33:00Z">
                  <w:rPr>
                    <w:rFonts w:ascii="Segoe UI" w:eastAsiaTheme="minorEastAsia" w:hAnsi="Segoe UI" w:cs="Segoe UI"/>
                    <w:b/>
                    <w:bCs/>
                    <w:color w:val="003195"/>
                    <w:sz w:val="14"/>
                    <w:szCs w:val="14"/>
                  </w:rPr>
                </w:rPrChange>
              </w:rPr>
              <w:pPrChange w:id="7467" w:author="Locke Liu" w:date="2021-05-24T16:18: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7468" w:author="Locke Liu" w:date="2021-05-24T14:33:00Z">
                  <w:rPr>
                    <w:rFonts w:ascii="Segoe UI" w:eastAsiaTheme="minorEastAsia" w:hAnsi="Segoe UI" w:cs="Segoe UI"/>
                    <w:b/>
                    <w:bCs/>
                    <w:color w:val="003195"/>
                    <w:sz w:val="14"/>
                    <w:szCs w:val="14"/>
                  </w:rPr>
                </w:rPrChange>
              </w:rPr>
              <w:t>protocol</w:t>
            </w:r>
          </w:p>
        </w:tc>
        <w:tc>
          <w:tcPr>
            <w:tcW w:w="245" w:type="pct"/>
            <w:shd w:val="clear" w:color="auto" w:fill="D5E3FF"/>
            <w:vAlign w:val="center"/>
            <w:tcPrChange w:id="7469" w:author="Locke Liu" w:date="2021-05-24T16:18:00Z">
              <w:tcPr>
                <w:tcW w:w="262" w:type="pct"/>
                <w:shd w:val="clear" w:color="auto" w:fill="D5E3FF"/>
                <w:vAlign w:val="center"/>
              </w:tcPr>
            </w:tcPrChange>
          </w:tcPr>
          <w:p w14:paraId="6EC966C4" w14:textId="738533A7" w:rsidR="001015B7" w:rsidRPr="004D620F" w:rsidRDefault="001015B7">
            <w:pPr>
              <w:jc w:val="center"/>
              <w:rPr>
                <w:rFonts w:ascii="Arial" w:eastAsiaTheme="minorEastAsia" w:hAnsi="Arial" w:cs="Arial"/>
                <w:b/>
                <w:bCs/>
                <w:color w:val="003195"/>
                <w:sz w:val="14"/>
                <w:szCs w:val="14"/>
                <w:rPrChange w:id="7470" w:author="Locke Liu" w:date="2021-05-24T14:33:00Z">
                  <w:rPr>
                    <w:rFonts w:ascii="Segoe UI" w:eastAsiaTheme="minorEastAsia" w:hAnsi="Segoe UI" w:cs="Segoe UI"/>
                    <w:b/>
                    <w:bCs/>
                    <w:color w:val="003195"/>
                    <w:sz w:val="14"/>
                    <w:szCs w:val="14"/>
                  </w:rPr>
                </w:rPrChange>
              </w:rPr>
              <w:pPrChange w:id="7471" w:author="Locke Liu" w:date="2021-05-24T16:18: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7472" w:author="Locke Liu" w:date="2021-05-24T14:33:00Z">
                  <w:rPr>
                    <w:rFonts w:ascii="Segoe UI" w:eastAsiaTheme="minorEastAsia" w:hAnsi="Segoe UI" w:cs="Segoe UI"/>
                    <w:b/>
                    <w:bCs/>
                    <w:color w:val="003195"/>
                    <w:sz w:val="14"/>
                    <w:szCs w:val="14"/>
                  </w:rPr>
                </w:rPrChange>
              </w:rPr>
              <w:t>ports</w:t>
            </w:r>
          </w:p>
        </w:tc>
        <w:tc>
          <w:tcPr>
            <w:tcW w:w="1517" w:type="pct"/>
            <w:shd w:val="clear" w:color="auto" w:fill="D5E3FF"/>
            <w:vAlign w:val="center"/>
            <w:tcPrChange w:id="7473" w:author="Locke Liu" w:date="2021-05-24T16:18:00Z">
              <w:tcPr>
                <w:tcW w:w="1533" w:type="pct"/>
                <w:shd w:val="clear" w:color="auto" w:fill="D5E3FF"/>
                <w:vAlign w:val="center"/>
              </w:tcPr>
            </w:tcPrChange>
          </w:tcPr>
          <w:p w14:paraId="3F786ED4" w14:textId="2C9D3207" w:rsidR="001015B7" w:rsidRPr="004D620F" w:rsidRDefault="001015B7">
            <w:pPr>
              <w:jc w:val="center"/>
              <w:rPr>
                <w:rFonts w:ascii="Arial" w:eastAsiaTheme="minorEastAsia" w:hAnsi="Arial" w:cs="Arial"/>
                <w:b/>
                <w:bCs/>
                <w:color w:val="003195"/>
                <w:sz w:val="14"/>
                <w:szCs w:val="14"/>
                <w:rPrChange w:id="7474" w:author="Locke Liu" w:date="2021-05-24T14:33:00Z">
                  <w:rPr>
                    <w:rFonts w:ascii="Segoe UI" w:eastAsiaTheme="minorEastAsia" w:hAnsi="Segoe UI" w:cs="Segoe UI"/>
                    <w:b/>
                    <w:bCs/>
                    <w:color w:val="003195"/>
                    <w:sz w:val="14"/>
                    <w:szCs w:val="14"/>
                  </w:rPr>
                </w:rPrChange>
              </w:rPr>
              <w:pPrChange w:id="7475" w:author="Locke Liu" w:date="2021-05-24T16:18:00Z">
                <w:pPr>
                  <w:framePr w:hSpace="141" w:wrap="around" w:vAnchor="text" w:hAnchor="margin" w:xAlign="center" w:y="265"/>
                  <w:jc w:val="center"/>
                </w:pPr>
              </w:pPrChange>
            </w:pPr>
            <w:r w:rsidRPr="004D620F">
              <w:rPr>
                <w:rFonts w:ascii="Arial" w:eastAsiaTheme="minorEastAsia" w:hAnsi="Arial" w:cs="Arial"/>
                <w:b/>
                <w:bCs/>
                <w:color w:val="003195"/>
                <w:sz w:val="14"/>
                <w:szCs w:val="14"/>
                <w:rPrChange w:id="7476" w:author="Locke Liu" w:date="2021-05-24T14:33:00Z">
                  <w:rPr>
                    <w:rFonts w:ascii="Segoe UI" w:eastAsiaTheme="minorEastAsia" w:hAnsi="Segoe UI" w:cs="Segoe UI"/>
                    <w:b/>
                    <w:bCs/>
                    <w:color w:val="003195"/>
                    <w:sz w:val="14"/>
                    <w:szCs w:val="14"/>
                  </w:rPr>
                </w:rPrChange>
              </w:rPr>
              <w:t>comments</w:t>
            </w:r>
          </w:p>
        </w:tc>
      </w:tr>
      <w:tr w:rsidR="009C2D84" w:rsidRPr="004D620F" w14:paraId="15631A5A" w14:textId="77777777" w:rsidTr="00777B6F">
        <w:trPr>
          <w:trHeight w:val="349"/>
          <w:trPrChange w:id="7477" w:author="Locke Liu" w:date="2021-05-24T16:18:00Z">
            <w:trPr>
              <w:trHeight w:val="349"/>
            </w:trPr>
          </w:trPrChange>
        </w:trPr>
        <w:tc>
          <w:tcPr>
            <w:tcW w:w="693" w:type="pct"/>
            <w:shd w:val="clear" w:color="auto" w:fill="auto"/>
            <w:vAlign w:val="center"/>
            <w:tcPrChange w:id="7478" w:author="Locke Liu" w:date="2021-05-24T16:18:00Z">
              <w:tcPr>
                <w:tcW w:w="711" w:type="pct"/>
                <w:shd w:val="clear" w:color="auto" w:fill="auto"/>
                <w:vAlign w:val="center"/>
              </w:tcPr>
            </w:tcPrChange>
          </w:tcPr>
          <w:p w14:paraId="50EF6644" w14:textId="73D80727" w:rsidR="001015B7" w:rsidRPr="004D620F" w:rsidRDefault="009C2D84" w:rsidP="00277D34">
            <w:pPr>
              <w:jc w:val="center"/>
              <w:rPr>
                <w:rFonts w:ascii="Arial" w:eastAsiaTheme="minorEastAsia" w:hAnsi="Arial" w:cs="Arial"/>
                <w:bCs/>
                <w:color w:val="121B1F" w:themeColor="background1"/>
                <w:sz w:val="14"/>
                <w:szCs w:val="14"/>
                <w:rPrChange w:id="7479"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480" w:author="Locke Liu" w:date="2021-05-24T14:33:00Z">
                  <w:rPr>
                    <w:rFonts w:ascii="Segoe UI" w:eastAsiaTheme="minorEastAsia" w:hAnsi="Segoe UI" w:cs="Segoe UI"/>
                    <w:bCs/>
                    <w:color w:val="121B1F" w:themeColor="background1"/>
                    <w:sz w:val="14"/>
                    <w:szCs w:val="14"/>
                  </w:rPr>
                </w:rPrChange>
              </w:rPr>
              <w:t>Self-host integration runtime</w:t>
            </w:r>
          </w:p>
        </w:tc>
        <w:tc>
          <w:tcPr>
            <w:tcW w:w="632" w:type="pct"/>
            <w:vAlign w:val="center"/>
            <w:tcPrChange w:id="7481" w:author="Locke Liu" w:date="2021-05-24T16:18:00Z">
              <w:tcPr>
                <w:tcW w:w="593" w:type="pct"/>
                <w:vAlign w:val="center"/>
              </w:tcPr>
            </w:tcPrChange>
          </w:tcPr>
          <w:p w14:paraId="3CE77E10" w14:textId="77777777" w:rsidR="001015B7" w:rsidRPr="004D620F" w:rsidRDefault="003F7DA4">
            <w:pPr>
              <w:jc w:val="center"/>
              <w:rPr>
                <w:rFonts w:ascii="Arial" w:hAnsi="Arial" w:cs="Arial"/>
                <w:bCs/>
                <w:color w:val="121B1F" w:themeColor="background1"/>
                <w:sz w:val="14"/>
                <w:szCs w:val="14"/>
                <w:rPrChange w:id="7482" w:author="Locke Liu" w:date="2021-05-24T14:33:00Z">
                  <w:rPr>
                    <w:rFonts w:ascii="Segoe UI" w:hAnsi="Segoe UI" w:cs="Segoe UI"/>
                    <w:bCs/>
                    <w:color w:val="121B1F" w:themeColor="background1"/>
                    <w:sz w:val="14"/>
                    <w:szCs w:val="14"/>
                  </w:rPr>
                </w:rPrChange>
              </w:rPr>
              <w:pPrChange w:id="7483" w:author="Locke Liu" w:date="2021-05-24T16:18:00Z">
                <w:pPr>
                  <w:framePr w:hSpace="141" w:wrap="around" w:vAnchor="text" w:hAnchor="margin" w:xAlign="center" w:y="265"/>
                </w:pPr>
              </w:pPrChange>
            </w:pPr>
            <w:r w:rsidRPr="004D620F">
              <w:rPr>
                <w:rFonts w:ascii="Arial" w:hAnsi="Arial" w:cs="Arial"/>
                <w:bCs/>
                <w:color w:val="121B1F" w:themeColor="background1"/>
                <w:sz w:val="14"/>
                <w:szCs w:val="14"/>
                <w:rPrChange w:id="7484" w:author="Locke Liu" w:date="2021-05-24T14:33:00Z">
                  <w:rPr>
                    <w:rFonts w:ascii="Segoe UI" w:hAnsi="Segoe UI" w:cs="Segoe UI"/>
                    <w:bCs/>
                    <w:color w:val="121B1F" w:themeColor="background1"/>
                    <w:sz w:val="14"/>
                    <w:szCs w:val="14"/>
                  </w:rPr>
                </w:rPrChange>
              </w:rPr>
              <w:t>win000533,</w:t>
            </w:r>
          </w:p>
          <w:p w14:paraId="10C94C7A" w14:textId="77777777" w:rsidR="003F7DA4" w:rsidRPr="004D620F" w:rsidRDefault="003F7DA4">
            <w:pPr>
              <w:jc w:val="center"/>
              <w:rPr>
                <w:rFonts w:ascii="Arial" w:eastAsiaTheme="minorEastAsia" w:hAnsi="Arial" w:cs="Arial"/>
                <w:bCs/>
                <w:color w:val="121B1F" w:themeColor="background1"/>
                <w:sz w:val="14"/>
                <w:szCs w:val="14"/>
                <w:rPrChange w:id="7485" w:author="Locke Liu" w:date="2021-05-24T14:33:00Z">
                  <w:rPr>
                    <w:rFonts w:ascii="Segoe UI" w:eastAsiaTheme="minorEastAsia" w:hAnsi="Segoe UI" w:cs="Segoe UI"/>
                    <w:bCs/>
                    <w:color w:val="121B1F" w:themeColor="background1"/>
                    <w:sz w:val="14"/>
                    <w:szCs w:val="14"/>
                  </w:rPr>
                </w:rPrChange>
              </w:rPr>
              <w:pPrChange w:id="7486"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487" w:author="Locke Liu" w:date="2021-05-24T14:33:00Z">
                  <w:rPr>
                    <w:rFonts w:ascii="Segoe UI" w:eastAsiaTheme="minorEastAsia" w:hAnsi="Segoe UI" w:cs="Segoe UI"/>
                    <w:bCs/>
                    <w:color w:val="121B1F" w:themeColor="background1"/>
                    <w:sz w:val="14"/>
                    <w:szCs w:val="14"/>
                  </w:rPr>
                </w:rPrChange>
              </w:rPr>
              <w:t>win000534,</w:t>
            </w:r>
          </w:p>
          <w:p w14:paraId="7E80D218" w14:textId="77777777" w:rsidR="003F7DA4" w:rsidRPr="004D620F" w:rsidRDefault="003F7DA4">
            <w:pPr>
              <w:jc w:val="center"/>
              <w:rPr>
                <w:rFonts w:ascii="Arial" w:eastAsiaTheme="minorEastAsia" w:hAnsi="Arial" w:cs="Arial"/>
                <w:bCs/>
                <w:color w:val="121B1F" w:themeColor="background1"/>
                <w:sz w:val="14"/>
                <w:szCs w:val="14"/>
                <w:rPrChange w:id="7488" w:author="Locke Liu" w:date="2021-05-24T14:33:00Z">
                  <w:rPr>
                    <w:rFonts w:ascii="Segoe UI" w:eastAsiaTheme="minorEastAsia" w:hAnsi="Segoe UI" w:cs="Segoe UI"/>
                    <w:bCs/>
                    <w:color w:val="121B1F" w:themeColor="background1"/>
                    <w:sz w:val="14"/>
                    <w:szCs w:val="14"/>
                  </w:rPr>
                </w:rPrChange>
              </w:rPr>
              <w:pPrChange w:id="7489"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490" w:author="Locke Liu" w:date="2021-05-24T14:33:00Z">
                  <w:rPr>
                    <w:rFonts w:ascii="Segoe UI" w:eastAsiaTheme="minorEastAsia" w:hAnsi="Segoe UI" w:cs="Segoe UI"/>
                    <w:bCs/>
                    <w:color w:val="121B1F" w:themeColor="background1"/>
                    <w:sz w:val="14"/>
                    <w:szCs w:val="14"/>
                  </w:rPr>
                </w:rPrChange>
              </w:rPr>
              <w:t>win000535,</w:t>
            </w:r>
          </w:p>
          <w:p w14:paraId="7F8EC890" w14:textId="77777777" w:rsidR="003F7DA4" w:rsidRPr="004D620F" w:rsidRDefault="003F7DA4">
            <w:pPr>
              <w:jc w:val="center"/>
              <w:rPr>
                <w:rFonts w:ascii="Arial" w:eastAsiaTheme="minorEastAsia" w:hAnsi="Arial" w:cs="Arial"/>
                <w:bCs/>
                <w:color w:val="121B1F" w:themeColor="background1"/>
                <w:sz w:val="14"/>
                <w:szCs w:val="14"/>
                <w:rPrChange w:id="7491" w:author="Locke Liu" w:date="2021-05-24T14:33:00Z">
                  <w:rPr>
                    <w:rFonts w:ascii="Segoe UI" w:eastAsiaTheme="minorEastAsia" w:hAnsi="Segoe UI" w:cs="Segoe UI"/>
                    <w:bCs/>
                    <w:color w:val="121B1F" w:themeColor="background1"/>
                    <w:sz w:val="14"/>
                    <w:szCs w:val="14"/>
                  </w:rPr>
                </w:rPrChange>
              </w:rPr>
              <w:pPrChange w:id="7492"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493" w:author="Locke Liu" w:date="2021-05-24T14:33:00Z">
                  <w:rPr>
                    <w:rFonts w:ascii="Segoe UI" w:eastAsiaTheme="minorEastAsia" w:hAnsi="Segoe UI" w:cs="Segoe UI"/>
                    <w:bCs/>
                    <w:color w:val="121B1F" w:themeColor="background1"/>
                    <w:sz w:val="14"/>
                    <w:szCs w:val="14"/>
                  </w:rPr>
                </w:rPrChange>
              </w:rPr>
              <w:t>win000536</w:t>
            </w:r>
          </w:p>
          <w:p w14:paraId="1323A18B" w14:textId="77777777" w:rsidR="003F7DA4" w:rsidRPr="004D620F" w:rsidRDefault="003F7DA4">
            <w:pPr>
              <w:jc w:val="center"/>
              <w:rPr>
                <w:rFonts w:ascii="Arial" w:eastAsiaTheme="minorEastAsia" w:hAnsi="Arial" w:cs="Arial"/>
                <w:bCs/>
                <w:color w:val="121B1F" w:themeColor="background1"/>
                <w:sz w:val="14"/>
                <w:szCs w:val="14"/>
                <w:rPrChange w:id="7494" w:author="Locke Liu" w:date="2021-05-24T14:33:00Z">
                  <w:rPr>
                    <w:rFonts w:ascii="Segoe UI" w:eastAsiaTheme="minorEastAsia" w:hAnsi="Segoe UI" w:cs="Segoe UI"/>
                    <w:bCs/>
                    <w:color w:val="121B1F" w:themeColor="background1"/>
                    <w:sz w:val="14"/>
                    <w:szCs w:val="14"/>
                  </w:rPr>
                </w:rPrChange>
              </w:rPr>
              <w:pPrChange w:id="7495"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496" w:author="Locke Liu" w:date="2021-05-24T14:33:00Z">
                  <w:rPr>
                    <w:rFonts w:ascii="Segoe UI" w:eastAsiaTheme="minorEastAsia" w:hAnsi="Segoe UI" w:cs="Segoe UI"/>
                    <w:bCs/>
                    <w:color w:val="121B1F" w:themeColor="background1"/>
                    <w:sz w:val="14"/>
                    <w:szCs w:val="14"/>
                  </w:rPr>
                </w:rPrChange>
              </w:rPr>
              <w:t>win000537,</w:t>
            </w:r>
          </w:p>
          <w:p w14:paraId="0B331519" w14:textId="6E0FF1E1" w:rsidR="003F7DA4" w:rsidRPr="004D620F" w:rsidRDefault="003F7DA4">
            <w:pPr>
              <w:jc w:val="center"/>
              <w:rPr>
                <w:rFonts w:ascii="Arial" w:hAnsi="Arial" w:cs="Arial"/>
                <w:bCs/>
                <w:color w:val="121B1F" w:themeColor="background1"/>
                <w:sz w:val="14"/>
                <w:szCs w:val="14"/>
                <w:rPrChange w:id="7497" w:author="Locke Liu" w:date="2021-05-24T14:33:00Z">
                  <w:rPr>
                    <w:rFonts w:ascii="Segoe UI" w:hAnsi="Segoe UI" w:cs="Segoe UI"/>
                    <w:bCs/>
                    <w:color w:val="121B1F" w:themeColor="background1"/>
                    <w:sz w:val="14"/>
                    <w:szCs w:val="14"/>
                  </w:rPr>
                </w:rPrChange>
              </w:rPr>
              <w:pPrChange w:id="7498"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499" w:author="Locke Liu" w:date="2021-05-24T14:33:00Z">
                  <w:rPr>
                    <w:rFonts w:ascii="Segoe UI" w:eastAsiaTheme="minorEastAsia" w:hAnsi="Segoe UI" w:cs="Segoe UI"/>
                    <w:bCs/>
                    <w:color w:val="121B1F" w:themeColor="background1"/>
                    <w:sz w:val="14"/>
                    <w:szCs w:val="14"/>
                  </w:rPr>
                </w:rPrChange>
              </w:rPr>
              <w:t>win000538</w:t>
            </w:r>
          </w:p>
        </w:tc>
        <w:tc>
          <w:tcPr>
            <w:tcW w:w="736" w:type="pct"/>
            <w:vAlign w:val="center"/>
            <w:tcPrChange w:id="7500" w:author="Locke Liu" w:date="2021-05-24T16:18:00Z">
              <w:tcPr>
                <w:tcW w:w="691" w:type="pct"/>
                <w:vAlign w:val="center"/>
              </w:tcPr>
            </w:tcPrChange>
          </w:tcPr>
          <w:p w14:paraId="41BD241E" w14:textId="5AE1CA50" w:rsidR="001015B7" w:rsidRPr="004D620F" w:rsidRDefault="009C2D84">
            <w:pPr>
              <w:jc w:val="center"/>
              <w:rPr>
                <w:rFonts w:ascii="Arial" w:hAnsi="Arial" w:cs="Arial"/>
                <w:color w:val="121B1F" w:themeColor="background1"/>
                <w:sz w:val="14"/>
                <w:szCs w:val="14"/>
                <w:rPrChange w:id="7501" w:author="Locke Liu" w:date="2021-05-24T14:33:00Z">
                  <w:rPr>
                    <w:rFonts w:ascii="Segoe UI" w:hAnsi="Segoe UI" w:cs="Segoe UI"/>
                    <w:color w:val="121B1F" w:themeColor="background1"/>
                    <w:sz w:val="14"/>
                    <w:szCs w:val="14"/>
                  </w:rPr>
                </w:rPrChange>
              </w:rPr>
              <w:pPrChange w:id="7502" w:author="Locke Liu" w:date="2021-05-24T16:18:00Z">
                <w:pPr>
                  <w:framePr w:hSpace="141" w:wrap="around" w:vAnchor="text" w:hAnchor="margin" w:xAlign="center" w:y="265"/>
                </w:pPr>
              </w:pPrChange>
            </w:pPr>
            <w:r w:rsidRPr="004D620F">
              <w:rPr>
                <w:rFonts w:ascii="Arial" w:hAnsi="Arial" w:cs="Arial"/>
                <w:color w:val="121B1F" w:themeColor="background1"/>
                <w:sz w:val="14"/>
                <w:szCs w:val="14"/>
                <w:rPrChange w:id="7503" w:author="Locke Liu" w:date="2021-05-24T14:33:00Z">
                  <w:rPr>
                    <w:rFonts w:ascii="Segoe UI" w:hAnsi="Segoe UI" w:cs="Segoe UI"/>
                    <w:color w:val="121B1F" w:themeColor="background1"/>
                    <w:sz w:val="14"/>
                    <w:szCs w:val="14"/>
                  </w:rPr>
                </w:rPrChange>
              </w:rPr>
              <w:t>Internet</w:t>
            </w:r>
          </w:p>
        </w:tc>
        <w:tc>
          <w:tcPr>
            <w:tcW w:w="713" w:type="pct"/>
            <w:shd w:val="clear" w:color="auto" w:fill="auto"/>
            <w:vAlign w:val="center"/>
            <w:tcPrChange w:id="7504" w:author="Locke Liu" w:date="2021-05-24T16:18:00Z">
              <w:tcPr>
                <w:tcW w:w="730" w:type="pct"/>
                <w:shd w:val="clear" w:color="auto" w:fill="auto"/>
                <w:vAlign w:val="center"/>
              </w:tcPr>
            </w:tcPrChange>
          </w:tcPr>
          <w:p w14:paraId="101F6A0B" w14:textId="68513158" w:rsidR="001015B7" w:rsidRPr="004D620F" w:rsidRDefault="009C2D84">
            <w:pPr>
              <w:jc w:val="center"/>
              <w:rPr>
                <w:rFonts w:ascii="Arial" w:eastAsiaTheme="minorEastAsia" w:hAnsi="Arial" w:cs="Arial"/>
                <w:bCs/>
                <w:color w:val="121B1F" w:themeColor="background1"/>
                <w:sz w:val="14"/>
                <w:szCs w:val="14"/>
                <w:rPrChange w:id="7505" w:author="Locke Liu" w:date="2021-05-24T14:33:00Z">
                  <w:rPr>
                    <w:rFonts w:ascii="Segoe UI" w:eastAsiaTheme="minorEastAsia" w:hAnsi="Segoe UI" w:cs="Segoe UI"/>
                    <w:bCs/>
                    <w:color w:val="121B1F" w:themeColor="background1"/>
                    <w:sz w:val="14"/>
                    <w:szCs w:val="14"/>
                  </w:rPr>
                </w:rPrChange>
              </w:rPr>
              <w:pPrChange w:id="7506"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07" w:author="Locke Liu" w:date="2021-05-24T14:33:00Z">
                  <w:rPr>
                    <w:rFonts w:ascii="Segoe UI" w:eastAsiaTheme="minorEastAsia" w:hAnsi="Segoe UI" w:cs="Segoe UI"/>
                    <w:bCs/>
                    <w:color w:val="121B1F" w:themeColor="background1"/>
                    <w:sz w:val="14"/>
                    <w:szCs w:val="14"/>
                  </w:rPr>
                </w:rPrChange>
              </w:rPr>
              <w:t>*</w:t>
            </w:r>
          </w:p>
        </w:tc>
        <w:tc>
          <w:tcPr>
            <w:tcW w:w="463" w:type="pct"/>
            <w:vAlign w:val="center"/>
            <w:tcPrChange w:id="7508" w:author="Locke Liu" w:date="2021-05-24T16:18:00Z">
              <w:tcPr>
                <w:tcW w:w="480" w:type="pct"/>
                <w:vAlign w:val="center"/>
              </w:tcPr>
            </w:tcPrChange>
          </w:tcPr>
          <w:p w14:paraId="2033E4FD" w14:textId="62CB5E3B" w:rsidR="001015B7" w:rsidRPr="004D620F" w:rsidRDefault="009C2D84">
            <w:pPr>
              <w:jc w:val="center"/>
              <w:rPr>
                <w:rFonts w:ascii="Arial" w:hAnsi="Arial" w:cs="Arial"/>
                <w:bCs/>
                <w:color w:val="121B1F" w:themeColor="background1"/>
                <w:sz w:val="14"/>
                <w:szCs w:val="14"/>
                <w:rPrChange w:id="7509" w:author="Locke Liu" w:date="2021-05-24T14:33:00Z">
                  <w:rPr>
                    <w:rFonts w:ascii="Segoe UI" w:hAnsi="Segoe UI" w:cs="Segoe UI"/>
                    <w:bCs/>
                    <w:color w:val="121B1F" w:themeColor="background1"/>
                    <w:sz w:val="14"/>
                    <w:szCs w:val="14"/>
                  </w:rPr>
                </w:rPrChange>
              </w:rPr>
              <w:pPrChange w:id="7510" w:author="Locke Liu" w:date="2021-05-24T16:18:00Z">
                <w:pPr>
                  <w:framePr w:hSpace="141" w:wrap="around" w:vAnchor="text" w:hAnchor="margin" w:xAlign="center" w:y="265"/>
                </w:pPr>
              </w:pPrChange>
            </w:pPr>
            <w:del w:id="7511" w:author="Locke Liu" w:date="2021-05-24T16:19:00Z">
              <w:r w:rsidRPr="004D620F" w:rsidDel="00777B6F">
                <w:rPr>
                  <w:rFonts w:ascii="Arial" w:hAnsi="Arial" w:cs="Arial"/>
                  <w:bCs/>
                  <w:color w:val="121B1F" w:themeColor="background1"/>
                  <w:sz w:val="14"/>
                  <w:szCs w:val="14"/>
                  <w:rPrChange w:id="7512" w:author="Locke Liu" w:date="2021-05-24T14:33:00Z">
                    <w:rPr>
                      <w:rFonts w:ascii="Segoe UI" w:hAnsi="Segoe UI" w:cs="Segoe UI"/>
                      <w:bCs/>
                      <w:color w:val="121B1F" w:themeColor="background1"/>
                      <w:sz w:val="14"/>
                      <w:szCs w:val="14"/>
                    </w:rPr>
                  </w:rPrChange>
                </w:rPr>
                <w:delText>Tcp</w:delText>
              </w:r>
            </w:del>
            <w:ins w:id="7513" w:author="Locke Liu" w:date="2021-05-24T16:19:00Z">
              <w:r w:rsidR="00777B6F">
                <w:rPr>
                  <w:rFonts w:ascii="Arial" w:hAnsi="Arial" w:cs="Arial"/>
                  <w:bCs/>
                  <w:color w:val="121B1F" w:themeColor="background1"/>
                  <w:sz w:val="14"/>
                  <w:szCs w:val="14"/>
                </w:rPr>
                <w:t>TCP</w:t>
              </w:r>
            </w:ins>
          </w:p>
        </w:tc>
        <w:tc>
          <w:tcPr>
            <w:tcW w:w="245" w:type="pct"/>
            <w:vAlign w:val="center"/>
            <w:tcPrChange w:id="7514" w:author="Locke Liu" w:date="2021-05-24T16:18:00Z">
              <w:tcPr>
                <w:tcW w:w="262" w:type="pct"/>
                <w:vAlign w:val="center"/>
              </w:tcPr>
            </w:tcPrChange>
          </w:tcPr>
          <w:p w14:paraId="01E49235" w14:textId="220CA73E" w:rsidR="001015B7" w:rsidRPr="004D620F" w:rsidRDefault="009C2D84">
            <w:pPr>
              <w:jc w:val="center"/>
              <w:rPr>
                <w:rFonts w:ascii="Arial" w:hAnsi="Arial" w:cs="Arial"/>
                <w:bCs/>
                <w:color w:val="121B1F" w:themeColor="background1"/>
                <w:sz w:val="14"/>
                <w:szCs w:val="14"/>
                <w:rPrChange w:id="7515" w:author="Locke Liu" w:date="2021-05-24T14:33:00Z">
                  <w:rPr>
                    <w:rFonts w:ascii="Segoe UI" w:hAnsi="Segoe UI" w:cs="Segoe UI"/>
                    <w:bCs/>
                    <w:color w:val="121B1F" w:themeColor="background1"/>
                    <w:sz w:val="14"/>
                    <w:szCs w:val="14"/>
                  </w:rPr>
                </w:rPrChange>
              </w:rPr>
              <w:pPrChange w:id="7516" w:author="Locke Liu" w:date="2021-05-24T16:18:00Z">
                <w:pPr>
                  <w:framePr w:hSpace="141" w:wrap="around" w:vAnchor="text" w:hAnchor="margin" w:xAlign="center" w:y="265"/>
                </w:pPr>
              </w:pPrChange>
            </w:pPr>
            <w:r w:rsidRPr="004D620F">
              <w:rPr>
                <w:rFonts w:ascii="Arial" w:hAnsi="Arial" w:cs="Arial"/>
                <w:bCs/>
                <w:color w:val="121B1F" w:themeColor="background1"/>
                <w:sz w:val="14"/>
                <w:szCs w:val="14"/>
                <w:rPrChange w:id="7517" w:author="Locke Liu" w:date="2021-05-24T14:33:00Z">
                  <w:rPr>
                    <w:rFonts w:ascii="Segoe UI" w:hAnsi="Segoe UI" w:cs="Segoe UI"/>
                    <w:bCs/>
                    <w:color w:val="121B1F" w:themeColor="background1"/>
                    <w:sz w:val="14"/>
                    <w:szCs w:val="14"/>
                  </w:rPr>
                </w:rPrChange>
              </w:rPr>
              <w:t>443</w:t>
            </w:r>
          </w:p>
        </w:tc>
        <w:tc>
          <w:tcPr>
            <w:tcW w:w="1517" w:type="pct"/>
            <w:shd w:val="clear" w:color="auto" w:fill="auto"/>
            <w:vAlign w:val="center"/>
            <w:tcPrChange w:id="7518" w:author="Locke Liu" w:date="2021-05-24T16:18:00Z">
              <w:tcPr>
                <w:tcW w:w="1533" w:type="pct"/>
                <w:shd w:val="clear" w:color="auto" w:fill="auto"/>
                <w:vAlign w:val="center"/>
              </w:tcPr>
            </w:tcPrChange>
          </w:tcPr>
          <w:p w14:paraId="69C9242E" w14:textId="500FB159" w:rsidR="009C2D84" w:rsidRPr="004D620F" w:rsidRDefault="009C2D84" w:rsidP="00277D34">
            <w:pPr>
              <w:pStyle w:val="ListParagraph"/>
              <w:numPr>
                <w:ilvl w:val="0"/>
                <w:numId w:val="31"/>
              </w:numPr>
              <w:rPr>
                <w:rFonts w:ascii="Arial" w:hAnsi="Arial" w:cs="Arial"/>
                <w:bCs/>
                <w:color w:val="121B1F" w:themeColor="background1"/>
                <w:sz w:val="14"/>
                <w:szCs w:val="14"/>
                <w:rPrChange w:id="7519"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520" w:author="Locke Liu" w:date="2021-05-24T14:33:00Z">
                  <w:rPr>
                    <w:rFonts w:ascii="Segoe UI" w:hAnsi="Segoe UI" w:cs="Segoe UI"/>
                    <w:bCs/>
                    <w:color w:val="121B1F" w:themeColor="background1"/>
                    <w:sz w:val="14"/>
                    <w:szCs w:val="14"/>
                  </w:rPr>
                </w:rPrChange>
              </w:rPr>
              <w:t>Required by the self-hosted integration runtime for interactive authoring.</w:t>
            </w:r>
          </w:p>
          <w:p w14:paraId="6BCDC8A6" w14:textId="77777777" w:rsidR="003F7DA4" w:rsidRPr="004D620F" w:rsidRDefault="003F7DA4">
            <w:pPr>
              <w:pStyle w:val="ListParagraph"/>
              <w:numPr>
                <w:ilvl w:val="0"/>
                <w:numId w:val="31"/>
              </w:numPr>
              <w:rPr>
                <w:rFonts w:ascii="Arial" w:hAnsi="Arial" w:cs="Arial"/>
                <w:bCs/>
                <w:color w:val="121B1F" w:themeColor="background1"/>
                <w:sz w:val="14"/>
                <w:szCs w:val="14"/>
                <w:rPrChange w:id="7521" w:author="Locke Liu" w:date="2021-05-24T14:33:00Z">
                  <w:rPr>
                    <w:rFonts w:ascii="Segoe UI" w:hAnsi="Segoe UI" w:cs="Segoe UI"/>
                    <w:bCs/>
                    <w:color w:val="121B1F" w:themeColor="background1"/>
                    <w:sz w:val="14"/>
                    <w:szCs w:val="14"/>
                  </w:rPr>
                </w:rPrChange>
              </w:rPr>
              <w:pPrChange w:id="7522" w:author="Locke Liu" w:date="2021-05-24T16:18:00Z">
                <w:pPr>
                  <w:pStyle w:val="ListParagraph"/>
                  <w:framePr w:hSpace="141" w:wrap="around" w:vAnchor="text" w:hAnchor="margin" w:xAlign="center" w:y="265"/>
                  <w:numPr>
                    <w:numId w:val="31"/>
                  </w:numPr>
                  <w:ind w:left="360" w:hanging="360"/>
                </w:pPr>
              </w:pPrChange>
            </w:pPr>
            <w:r w:rsidRPr="004D620F">
              <w:rPr>
                <w:rFonts w:ascii="Arial" w:hAnsi="Arial" w:cs="Arial"/>
                <w:bCs/>
                <w:color w:val="121B1F" w:themeColor="background1"/>
                <w:sz w:val="14"/>
                <w:szCs w:val="14"/>
                <w:rPrChange w:id="7523" w:author="Locke Liu" w:date="2021-05-24T14:33:00Z">
                  <w:rPr>
                    <w:rFonts w:ascii="Segoe UI" w:hAnsi="Segoe UI" w:cs="Segoe UI"/>
                    <w:bCs/>
                    <w:color w:val="121B1F" w:themeColor="background1"/>
                    <w:sz w:val="14"/>
                    <w:szCs w:val="14"/>
                  </w:rPr>
                </w:rPrChange>
              </w:rPr>
              <w:t>Required by the self-hosted integration runtime to connect to the Data Factory service.</w:t>
            </w:r>
          </w:p>
          <w:p w14:paraId="6E07CBDC" w14:textId="77777777" w:rsidR="003F7DA4" w:rsidRPr="004D620F" w:rsidRDefault="003F7DA4">
            <w:pPr>
              <w:pStyle w:val="ListParagraph"/>
              <w:numPr>
                <w:ilvl w:val="0"/>
                <w:numId w:val="31"/>
              </w:numPr>
              <w:rPr>
                <w:rFonts w:ascii="Arial" w:hAnsi="Arial" w:cs="Arial"/>
                <w:bCs/>
                <w:color w:val="121B1F" w:themeColor="background1"/>
                <w:sz w:val="14"/>
                <w:szCs w:val="14"/>
                <w:rPrChange w:id="7524" w:author="Locke Liu" w:date="2021-05-24T14:33:00Z">
                  <w:rPr>
                    <w:rFonts w:ascii="Segoe UI" w:hAnsi="Segoe UI" w:cs="Segoe UI"/>
                    <w:bCs/>
                    <w:color w:val="121B1F" w:themeColor="background1"/>
                    <w:sz w:val="14"/>
                    <w:szCs w:val="14"/>
                  </w:rPr>
                </w:rPrChange>
              </w:rPr>
              <w:pPrChange w:id="7525" w:author="Locke Liu" w:date="2021-05-24T16:18:00Z">
                <w:pPr>
                  <w:pStyle w:val="ListParagraph"/>
                  <w:framePr w:hSpace="141" w:wrap="around" w:vAnchor="text" w:hAnchor="margin" w:xAlign="center" w:y="265"/>
                  <w:numPr>
                    <w:numId w:val="31"/>
                  </w:numPr>
                  <w:ind w:left="360" w:hanging="360"/>
                </w:pPr>
              </w:pPrChange>
            </w:pPr>
            <w:r w:rsidRPr="004D620F">
              <w:rPr>
                <w:rFonts w:ascii="Arial" w:hAnsi="Arial" w:cs="Arial"/>
                <w:bCs/>
                <w:color w:val="121B1F" w:themeColor="background1"/>
                <w:sz w:val="14"/>
                <w:szCs w:val="14"/>
                <w:rPrChange w:id="7526" w:author="Locke Liu" w:date="2021-05-24T14:33:00Z">
                  <w:rPr>
                    <w:rFonts w:ascii="Segoe UI" w:hAnsi="Segoe UI" w:cs="Segoe UI"/>
                    <w:bCs/>
                    <w:color w:val="121B1F" w:themeColor="background1"/>
                    <w:sz w:val="14"/>
                    <w:szCs w:val="14"/>
                  </w:rPr>
                </w:rPrChange>
              </w:rPr>
              <w:t>Used by the self-hosted integration runtime to connect to the Azure storage account when you use the staged copy feature.</w:t>
            </w:r>
          </w:p>
          <w:p w14:paraId="38C9BBFE" w14:textId="5F699302" w:rsidR="003F7DA4" w:rsidRPr="004D620F" w:rsidRDefault="003F7DA4">
            <w:pPr>
              <w:pStyle w:val="ListParagraph"/>
              <w:ind w:left="360"/>
              <w:rPr>
                <w:rFonts w:ascii="Arial" w:hAnsi="Arial" w:cs="Arial"/>
                <w:bCs/>
                <w:color w:val="121B1F" w:themeColor="background1"/>
                <w:sz w:val="14"/>
                <w:szCs w:val="14"/>
                <w:rPrChange w:id="7527" w:author="Locke Liu" w:date="2021-05-24T14:33:00Z">
                  <w:rPr>
                    <w:rFonts w:ascii="Segoe UI" w:hAnsi="Segoe UI" w:cs="Segoe UI"/>
                    <w:bCs/>
                    <w:color w:val="121B1F" w:themeColor="background1"/>
                    <w:sz w:val="14"/>
                    <w:szCs w:val="14"/>
                  </w:rPr>
                </w:rPrChange>
              </w:rPr>
              <w:pPrChange w:id="7528" w:author="Locke Liu" w:date="2021-05-24T16:18:00Z">
                <w:pPr>
                  <w:pStyle w:val="ListParagraph"/>
                  <w:framePr w:hSpace="141" w:wrap="around" w:vAnchor="text" w:hAnchor="margin" w:xAlign="center" w:y="265"/>
                  <w:ind w:left="360"/>
                </w:pPr>
              </w:pPrChange>
            </w:pPr>
          </w:p>
        </w:tc>
      </w:tr>
      <w:tr w:rsidR="00777B6F" w:rsidRPr="004D620F" w14:paraId="477AF47C" w14:textId="77777777" w:rsidTr="00777B6F">
        <w:trPr>
          <w:trHeight w:val="358"/>
          <w:trPrChange w:id="7529" w:author="Locke Liu" w:date="2021-05-24T16:19:00Z">
            <w:trPr>
              <w:trHeight w:val="358"/>
            </w:trPr>
          </w:trPrChange>
        </w:trPr>
        <w:tc>
          <w:tcPr>
            <w:tcW w:w="693" w:type="pct"/>
            <w:shd w:val="clear" w:color="auto" w:fill="auto"/>
            <w:vAlign w:val="center"/>
            <w:tcPrChange w:id="7530" w:author="Locke Liu" w:date="2021-05-24T16:19:00Z">
              <w:tcPr>
                <w:tcW w:w="711" w:type="pct"/>
                <w:shd w:val="clear" w:color="auto" w:fill="auto"/>
                <w:vAlign w:val="center"/>
              </w:tcPr>
            </w:tcPrChange>
          </w:tcPr>
          <w:p w14:paraId="15F6A971" w14:textId="7BD09FF7" w:rsidR="00777B6F" w:rsidRPr="004D620F" w:rsidRDefault="00777B6F" w:rsidP="00277D34">
            <w:pPr>
              <w:jc w:val="center"/>
              <w:rPr>
                <w:rFonts w:ascii="Arial" w:eastAsiaTheme="minorEastAsia" w:hAnsi="Arial" w:cs="Arial"/>
                <w:bCs/>
                <w:color w:val="121B1F" w:themeColor="background1"/>
                <w:sz w:val="14"/>
                <w:szCs w:val="14"/>
                <w:rPrChange w:id="7531"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532" w:author="Locke Liu" w:date="2021-05-24T14:33:00Z">
                  <w:rPr>
                    <w:rFonts w:ascii="Segoe UI" w:eastAsiaTheme="minorEastAsia" w:hAnsi="Segoe UI" w:cs="Segoe UI"/>
                    <w:bCs/>
                    <w:color w:val="121B1F" w:themeColor="background1"/>
                    <w:sz w:val="14"/>
                    <w:szCs w:val="14"/>
                  </w:rPr>
                </w:rPrChange>
              </w:rPr>
              <w:t>Self-host integration runtime</w:t>
            </w:r>
          </w:p>
        </w:tc>
        <w:tc>
          <w:tcPr>
            <w:tcW w:w="632" w:type="pct"/>
            <w:vAlign w:val="center"/>
            <w:tcPrChange w:id="7533" w:author="Locke Liu" w:date="2021-05-24T16:19:00Z">
              <w:tcPr>
                <w:tcW w:w="593" w:type="pct"/>
                <w:vAlign w:val="center"/>
              </w:tcPr>
            </w:tcPrChange>
          </w:tcPr>
          <w:p w14:paraId="0D95AFB5" w14:textId="77777777" w:rsidR="00777B6F" w:rsidRPr="004D620F" w:rsidRDefault="00777B6F">
            <w:pPr>
              <w:jc w:val="center"/>
              <w:rPr>
                <w:rFonts w:ascii="Arial" w:hAnsi="Arial" w:cs="Arial"/>
                <w:bCs/>
                <w:color w:val="121B1F" w:themeColor="background1"/>
                <w:sz w:val="14"/>
                <w:szCs w:val="14"/>
                <w:rPrChange w:id="7534" w:author="Locke Liu" w:date="2021-05-24T14:33:00Z">
                  <w:rPr>
                    <w:rFonts w:ascii="Segoe UI" w:hAnsi="Segoe UI" w:cs="Segoe UI"/>
                    <w:bCs/>
                    <w:color w:val="121B1F" w:themeColor="background1"/>
                    <w:sz w:val="14"/>
                    <w:szCs w:val="14"/>
                  </w:rPr>
                </w:rPrChange>
              </w:rPr>
              <w:pPrChange w:id="7535" w:author="Locke Liu" w:date="2021-05-24T16:18:00Z">
                <w:pPr>
                  <w:framePr w:hSpace="141" w:wrap="around" w:vAnchor="text" w:hAnchor="margin" w:xAlign="center" w:y="265"/>
                </w:pPr>
              </w:pPrChange>
            </w:pPr>
            <w:r w:rsidRPr="004D620F">
              <w:rPr>
                <w:rFonts w:ascii="Arial" w:hAnsi="Arial" w:cs="Arial"/>
                <w:bCs/>
                <w:color w:val="121B1F" w:themeColor="background1"/>
                <w:sz w:val="14"/>
                <w:szCs w:val="14"/>
                <w:rPrChange w:id="7536" w:author="Locke Liu" w:date="2021-05-24T14:33:00Z">
                  <w:rPr>
                    <w:rFonts w:ascii="Segoe UI" w:hAnsi="Segoe UI" w:cs="Segoe UI"/>
                    <w:bCs/>
                    <w:color w:val="121B1F" w:themeColor="background1"/>
                    <w:sz w:val="14"/>
                    <w:szCs w:val="14"/>
                  </w:rPr>
                </w:rPrChange>
              </w:rPr>
              <w:t>win000533,</w:t>
            </w:r>
          </w:p>
          <w:p w14:paraId="428278AA" w14:textId="77777777" w:rsidR="00777B6F" w:rsidRPr="004D620F" w:rsidRDefault="00777B6F">
            <w:pPr>
              <w:jc w:val="center"/>
              <w:rPr>
                <w:rFonts w:ascii="Arial" w:eastAsiaTheme="minorEastAsia" w:hAnsi="Arial" w:cs="Arial"/>
                <w:bCs/>
                <w:color w:val="121B1F" w:themeColor="background1"/>
                <w:sz w:val="14"/>
                <w:szCs w:val="14"/>
                <w:rPrChange w:id="7537" w:author="Locke Liu" w:date="2021-05-24T14:33:00Z">
                  <w:rPr>
                    <w:rFonts w:ascii="Segoe UI" w:eastAsiaTheme="minorEastAsia" w:hAnsi="Segoe UI" w:cs="Segoe UI"/>
                    <w:bCs/>
                    <w:color w:val="121B1F" w:themeColor="background1"/>
                    <w:sz w:val="14"/>
                    <w:szCs w:val="14"/>
                  </w:rPr>
                </w:rPrChange>
              </w:rPr>
              <w:pPrChange w:id="7538"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39" w:author="Locke Liu" w:date="2021-05-24T14:33:00Z">
                  <w:rPr>
                    <w:rFonts w:ascii="Segoe UI" w:eastAsiaTheme="minorEastAsia" w:hAnsi="Segoe UI" w:cs="Segoe UI"/>
                    <w:bCs/>
                    <w:color w:val="121B1F" w:themeColor="background1"/>
                    <w:sz w:val="14"/>
                    <w:szCs w:val="14"/>
                  </w:rPr>
                </w:rPrChange>
              </w:rPr>
              <w:t>win000534,</w:t>
            </w:r>
          </w:p>
          <w:p w14:paraId="225BD74B" w14:textId="77777777" w:rsidR="00777B6F" w:rsidRPr="004D620F" w:rsidRDefault="00777B6F">
            <w:pPr>
              <w:jc w:val="center"/>
              <w:rPr>
                <w:rFonts w:ascii="Arial" w:eastAsiaTheme="minorEastAsia" w:hAnsi="Arial" w:cs="Arial"/>
                <w:bCs/>
                <w:color w:val="121B1F" w:themeColor="background1"/>
                <w:sz w:val="14"/>
                <w:szCs w:val="14"/>
                <w:rPrChange w:id="7540" w:author="Locke Liu" w:date="2021-05-24T14:33:00Z">
                  <w:rPr>
                    <w:rFonts w:ascii="Segoe UI" w:eastAsiaTheme="minorEastAsia" w:hAnsi="Segoe UI" w:cs="Segoe UI"/>
                    <w:bCs/>
                    <w:color w:val="121B1F" w:themeColor="background1"/>
                    <w:sz w:val="14"/>
                    <w:szCs w:val="14"/>
                  </w:rPr>
                </w:rPrChange>
              </w:rPr>
              <w:pPrChange w:id="754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42" w:author="Locke Liu" w:date="2021-05-24T14:33:00Z">
                  <w:rPr>
                    <w:rFonts w:ascii="Segoe UI" w:eastAsiaTheme="minorEastAsia" w:hAnsi="Segoe UI" w:cs="Segoe UI"/>
                    <w:bCs/>
                    <w:color w:val="121B1F" w:themeColor="background1"/>
                    <w:sz w:val="14"/>
                    <w:szCs w:val="14"/>
                  </w:rPr>
                </w:rPrChange>
              </w:rPr>
              <w:t>win000535,</w:t>
            </w:r>
          </w:p>
          <w:p w14:paraId="385F214D" w14:textId="77777777" w:rsidR="00777B6F" w:rsidRPr="004D620F" w:rsidRDefault="00777B6F">
            <w:pPr>
              <w:jc w:val="center"/>
              <w:rPr>
                <w:rFonts w:ascii="Arial" w:eastAsiaTheme="minorEastAsia" w:hAnsi="Arial" w:cs="Arial"/>
                <w:bCs/>
                <w:color w:val="121B1F" w:themeColor="background1"/>
                <w:sz w:val="14"/>
                <w:szCs w:val="14"/>
                <w:rPrChange w:id="7543" w:author="Locke Liu" w:date="2021-05-24T14:33:00Z">
                  <w:rPr>
                    <w:rFonts w:ascii="Segoe UI" w:eastAsiaTheme="minorEastAsia" w:hAnsi="Segoe UI" w:cs="Segoe UI"/>
                    <w:bCs/>
                    <w:color w:val="121B1F" w:themeColor="background1"/>
                    <w:sz w:val="14"/>
                    <w:szCs w:val="14"/>
                  </w:rPr>
                </w:rPrChange>
              </w:rPr>
              <w:pPrChange w:id="7544"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45" w:author="Locke Liu" w:date="2021-05-24T14:33:00Z">
                  <w:rPr>
                    <w:rFonts w:ascii="Segoe UI" w:eastAsiaTheme="minorEastAsia" w:hAnsi="Segoe UI" w:cs="Segoe UI"/>
                    <w:bCs/>
                    <w:color w:val="121B1F" w:themeColor="background1"/>
                    <w:sz w:val="14"/>
                    <w:szCs w:val="14"/>
                  </w:rPr>
                </w:rPrChange>
              </w:rPr>
              <w:t>win000536</w:t>
            </w:r>
          </w:p>
          <w:p w14:paraId="348D64A2" w14:textId="77777777" w:rsidR="00777B6F" w:rsidRPr="004D620F" w:rsidRDefault="00777B6F">
            <w:pPr>
              <w:jc w:val="center"/>
              <w:rPr>
                <w:rFonts w:ascii="Arial" w:eastAsiaTheme="minorEastAsia" w:hAnsi="Arial" w:cs="Arial"/>
                <w:bCs/>
                <w:color w:val="121B1F" w:themeColor="background1"/>
                <w:sz w:val="14"/>
                <w:szCs w:val="14"/>
                <w:rPrChange w:id="7546" w:author="Locke Liu" w:date="2021-05-24T14:33:00Z">
                  <w:rPr>
                    <w:rFonts w:ascii="Segoe UI" w:eastAsiaTheme="minorEastAsia" w:hAnsi="Segoe UI" w:cs="Segoe UI"/>
                    <w:bCs/>
                    <w:color w:val="121B1F" w:themeColor="background1"/>
                    <w:sz w:val="14"/>
                    <w:szCs w:val="14"/>
                  </w:rPr>
                </w:rPrChange>
              </w:rPr>
              <w:pPrChange w:id="7547"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48" w:author="Locke Liu" w:date="2021-05-24T14:33:00Z">
                  <w:rPr>
                    <w:rFonts w:ascii="Segoe UI" w:eastAsiaTheme="minorEastAsia" w:hAnsi="Segoe UI" w:cs="Segoe UI"/>
                    <w:bCs/>
                    <w:color w:val="121B1F" w:themeColor="background1"/>
                    <w:sz w:val="14"/>
                    <w:szCs w:val="14"/>
                  </w:rPr>
                </w:rPrChange>
              </w:rPr>
              <w:t>win000537,</w:t>
            </w:r>
          </w:p>
          <w:p w14:paraId="32CF171D" w14:textId="2F5A76A4" w:rsidR="00777B6F" w:rsidRPr="004D620F" w:rsidRDefault="00777B6F">
            <w:pPr>
              <w:jc w:val="center"/>
              <w:rPr>
                <w:rFonts w:ascii="Arial" w:hAnsi="Arial" w:cs="Arial"/>
                <w:bCs/>
                <w:color w:val="121B1F" w:themeColor="background1"/>
                <w:sz w:val="14"/>
                <w:szCs w:val="14"/>
                <w:rPrChange w:id="7549" w:author="Locke Liu" w:date="2021-05-24T14:33:00Z">
                  <w:rPr>
                    <w:rFonts w:ascii="Segoe UI" w:hAnsi="Segoe UI" w:cs="Segoe UI"/>
                    <w:bCs/>
                    <w:color w:val="121B1F" w:themeColor="background1"/>
                    <w:sz w:val="14"/>
                    <w:szCs w:val="14"/>
                  </w:rPr>
                </w:rPrChange>
              </w:rPr>
              <w:pPrChange w:id="7550"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51" w:author="Locke Liu" w:date="2021-05-24T14:33:00Z">
                  <w:rPr>
                    <w:rFonts w:ascii="Segoe UI" w:eastAsiaTheme="minorEastAsia" w:hAnsi="Segoe UI" w:cs="Segoe UI"/>
                    <w:bCs/>
                    <w:color w:val="121B1F" w:themeColor="background1"/>
                    <w:sz w:val="14"/>
                    <w:szCs w:val="14"/>
                  </w:rPr>
                </w:rPrChange>
              </w:rPr>
              <w:t>win000538</w:t>
            </w:r>
          </w:p>
        </w:tc>
        <w:tc>
          <w:tcPr>
            <w:tcW w:w="736" w:type="pct"/>
            <w:vAlign w:val="center"/>
            <w:tcPrChange w:id="7552" w:author="Locke Liu" w:date="2021-05-24T16:19:00Z">
              <w:tcPr>
                <w:tcW w:w="691" w:type="pct"/>
                <w:vAlign w:val="center"/>
              </w:tcPr>
            </w:tcPrChange>
          </w:tcPr>
          <w:p w14:paraId="4DB67CD1" w14:textId="3C86389C" w:rsidR="00777B6F" w:rsidRPr="004D620F" w:rsidRDefault="00777B6F">
            <w:pPr>
              <w:jc w:val="center"/>
              <w:rPr>
                <w:rFonts w:ascii="Arial" w:eastAsiaTheme="minorEastAsia" w:hAnsi="Arial" w:cs="Arial"/>
                <w:bCs/>
                <w:color w:val="121B1F" w:themeColor="background1"/>
                <w:sz w:val="14"/>
                <w:szCs w:val="14"/>
                <w:rPrChange w:id="7553" w:author="Locke Liu" w:date="2021-05-24T14:33:00Z">
                  <w:rPr>
                    <w:rFonts w:ascii="Segoe UI" w:eastAsiaTheme="minorEastAsia" w:hAnsi="Segoe UI" w:cs="Segoe UI"/>
                    <w:bCs/>
                    <w:color w:val="121B1F" w:themeColor="background1"/>
                    <w:sz w:val="14"/>
                    <w:szCs w:val="14"/>
                  </w:rPr>
                </w:rPrChange>
              </w:rPr>
              <w:pPrChange w:id="7554" w:author="Locke Liu" w:date="2021-05-24T16:18:00Z">
                <w:pPr>
                  <w:framePr w:hSpace="141" w:wrap="around" w:vAnchor="text" w:hAnchor="margin" w:xAlign="center" w:y="265"/>
                </w:pPr>
              </w:pPrChange>
            </w:pPr>
            <w:r w:rsidRPr="004D620F">
              <w:rPr>
                <w:rFonts w:ascii="Arial" w:hAnsi="Arial" w:cs="Arial"/>
                <w:color w:val="121B1F" w:themeColor="background1"/>
                <w:sz w:val="14"/>
                <w:szCs w:val="14"/>
                <w:rPrChange w:id="7555" w:author="Locke Liu" w:date="2021-05-24T14:33:00Z">
                  <w:rPr>
                    <w:rFonts w:ascii="Segoe UI" w:hAnsi="Segoe UI" w:cs="Segoe UI"/>
                    <w:color w:val="121B1F" w:themeColor="background1"/>
                    <w:sz w:val="14"/>
                    <w:szCs w:val="14"/>
                  </w:rPr>
                </w:rPrChange>
              </w:rPr>
              <w:t>Internet</w:t>
            </w:r>
          </w:p>
        </w:tc>
        <w:tc>
          <w:tcPr>
            <w:tcW w:w="713" w:type="pct"/>
            <w:shd w:val="clear" w:color="auto" w:fill="auto"/>
            <w:vAlign w:val="center"/>
            <w:tcPrChange w:id="7556" w:author="Locke Liu" w:date="2021-05-24T16:19:00Z">
              <w:tcPr>
                <w:tcW w:w="730" w:type="pct"/>
                <w:shd w:val="clear" w:color="auto" w:fill="auto"/>
                <w:vAlign w:val="center"/>
              </w:tcPr>
            </w:tcPrChange>
          </w:tcPr>
          <w:p w14:paraId="6CDF2A20" w14:textId="04369A02" w:rsidR="00777B6F" w:rsidRPr="004D620F" w:rsidRDefault="00777B6F">
            <w:pPr>
              <w:jc w:val="center"/>
              <w:rPr>
                <w:rFonts w:ascii="Arial" w:eastAsiaTheme="minorEastAsia" w:hAnsi="Arial" w:cs="Arial"/>
                <w:bCs/>
                <w:color w:val="121B1F" w:themeColor="background1"/>
                <w:sz w:val="14"/>
                <w:szCs w:val="14"/>
                <w:rPrChange w:id="7557" w:author="Locke Liu" w:date="2021-05-24T14:33:00Z">
                  <w:rPr>
                    <w:rFonts w:ascii="Segoe UI" w:eastAsiaTheme="minorEastAsia" w:hAnsi="Segoe UI" w:cs="Segoe UI"/>
                    <w:bCs/>
                    <w:color w:val="121B1F" w:themeColor="background1"/>
                    <w:sz w:val="14"/>
                    <w:szCs w:val="14"/>
                  </w:rPr>
                </w:rPrChange>
              </w:rPr>
              <w:pPrChange w:id="7558"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59" w:author="Locke Liu" w:date="2021-05-24T14:33:00Z">
                  <w:rPr>
                    <w:rFonts w:ascii="Segoe UI" w:eastAsiaTheme="minorEastAsia" w:hAnsi="Segoe UI" w:cs="Segoe UI"/>
                    <w:bCs/>
                    <w:color w:val="121B1F" w:themeColor="background1"/>
                    <w:sz w:val="14"/>
                    <w:szCs w:val="14"/>
                  </w:rPr>
                </w:rPrChange>
              </w:rPr>
              <w:t>*</w:t>
            </w:r>
          </w:p>
        </w:tc>
        <w:tc>
          <w:tcPr>
            <w:tcW w:w="463" w:type="pct"/>
            <w:vAlign w:val="center"/>
            <w:tcPrChange w:id="7560" w:author="Locke Liu" w:date="2021-05-24T16:19:00Z">
              <w:tcPr>
                <w:tcW w:w="480" w:type="pct"/>
                <w:vAlign w:val="center"/>
              </w:tcPr>
            </w:tcPrChange>
          </w:tcPr>
          <w:p w14:paraId="48600369" w14:textId="50C1AEBE" w:rsidR="00777B6F" w:rsidRPr="004D620F" w:rsidRDefault="00777B6F">
            <w:pPr>
              <w:jc w:val="center"/>
              <w:rPr>
                <w:rFonts w:ascii="Arial" w:eastAsiaTheme="minorEastAsia" w:hAnsi="Arial" w:cs="Arial"/>
                <w:bCs/>
                <w:color w:val="121B1F" w:themeColor="background1"/>
                <w:sz w:val="14"/>
                <w:szCs w:val="14"/>
                <w:rPrChange w:id="7561" w:author="Locke Liu" w:date="2021-05-24T14:33:00Z">
                  <w:rPr>
                    <w:rFonts w:ascii="Segoe UI" w:eastAsiaTheme="minorEastAsia" w:hAnsi="Segoe UI" w:cs="Segoe UI"/>
                    <w:bCs/>
                    <w:color w:val="121B1F" w:themeColor="background1"/>
                    <w:sz w:val="14"/>
                    <w:szCs w:val="14"/>
                  </w:rPr>
                </w:rPrChange>
              </w:rPr>
              <w:pPrChange w:id="7562" w:author="Locke Liu" w:date="2021-05-24T16:19:00Z">
                <w:pPr>
                  <w:framePr w:hSpace="141" w:wrap="around" w:vAnchor="text" w:hAnchor="margin" w:xAlign="center" w:y="265"/>
                </w:pPr>
              </w:pPrChange>
            </w:pPr>
            <w:ins w:id="7563" w:author="Locke Liu" w:date="2021-05-24T16:19:00Z">
              <w:r w:rsidRPr="00823BC6">
                <w:rPr>
                  <w:rFonts w:ascii="Arial" w:hAnsi="Arial" w:cs="Arial"/>
                  <w:bCs/>
                  <w:color w:val="121B1F" w:themeColor="background1"/>
                  <w:sz w:val="14"/>
                  <w:szCs w:val="14"/>
                </w:rPr>
                <w:t>TCP</w:t>
              </w:r>
            </w:ins>
            <w:del w:id="7564" w:author="Locke Liu" w:date="2021-05-24T16:19:00Z">
              <w:r w:rsidRPr="004D620F" w:rsidDel="005F1403">
                <w:rPr>
                  <w:rFonts w:ascii="Arial" w:hAnsi="Arial" w:cs="Arial"/>
                  <w:bCs/>
                  <w:color w:val="121B1F" w:themeColor="background1"/>
                  <w:sz w:val="14"/>
                  <w:szCs w:val="14"/>
                  <w:rPrChange w:id="7565" w:author="Locke Liu" w:date="2021-05-24T14:33:00Z">
                    <w:rPr>
                      <w:rFonts w:ascii="Segoe UI" w:hAnsi="Segoe UI" w:cs="Segoe UI"/>
                      <w:bCs/>
                      <w:color w:val="121B1F" w:themeColor="background1"/>
                      <w:sz w:val="14"/>
                      <w:szCs w:val="14"/>
                    </w:rPr>
                  </w:rPrChange>
                </w:rPr>
                <w:delText>Tcp</w:delText>
              </w:r>
            </w:del>
          </w:p>
        </w:tc>
        <w:tc>
          <w:tcPr>
            <w:tcW w:w="245" w:type="pct"/>
            <w:vAlign w:val="center"/>
            <w:tcPrChange w:id="7566" w:author="Locke Liu" w:date="2021-05-24T16:19:00Z">
              <w:tcPr>
                <w:tcW w:w="262" w:type="pct"/>
                <w:vAlign w:val="center"/>
              </w:tcPr>
            </w:tcPrChange>
          </w:tcPr>
          <w:p w14:paraId="266FC1AA" w14:textId="72F6C9A0" w:rsidR="00777B6F" w:rsidRPr="004D620F" w:rsidRDefault="00777B6F">
            <w:pPr>
              <w:jc w:val="center"/>
              <w:rPr>
                <w:rFonts w:ascii="Arial" w:eastAsiaTheme="minorEastAsia" w:hAnsi="Arial" w:cs="Arial"/>
                <w:bCs/>
                <w:color w:val="121B1F" w:themeColor="background1"/>
                <w:sz w:val="14"/>
                <w:szCs w:val="14"/>
                <w:rPrChange w:id="7567" w:author="Locke Liu" w:date="2021-05-24T14:33:00Z">
                  <w:rPr>
                    <w:rFonts w:ascii="Segoe UI" w:eastAsiaTheme="minorEastAsia" w:hAnsi="Segoe UI" w:cs="Segoe UI"/>
                    <w:bCs/>
                    <w:color w:val="121B1F" w:themeColor="background1"/>
                    <w:sz w:val="14"/>
                    <w:szCs w:val="14"/>
                  </w:rPr>
                </w:rPrChange>
              </w:rPr>
              <w:pPrChange w:id="7568"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69" w:author="Locke Liu" w:date="2021-05-24T14:33:00Z">
                  <w:rPr>
                    <w:rFonts w:ascii="Segoe UI" w:eastAsiaTheme="minorEastAsia" w:hAnsi="Segoe UI" w:cs="Segoe UI"/>
                    <w:bCs/>
                    <w:color w:val="121B1F" w:themeColor="background1"/>
                    <w:sz w:val="14"/>
                    <w:szCs w:val="14"/>
                  </w:rPr>
                </w:rPrChange>
              </w:rPr>
              <w:t>1443</w:t>
            </w:r>
          </w:p>
        </w:tc>
        <w:tc>
          <w:tcPr>
            <w:tcW w:w="1517" w:type="pct"/>
            <w:shd w:val="clear" w:color="auto" w:fill="auto"/>
            <w:vAlign w:val="center"/>
            <w:tcPrChange w:id="7570" w:author="Locke Liu" w:date="2021-05-24T16:19:00Z">
              <w:tcPr>
                <w:tcW w:w="1533" w:type="pct"/>
                <w:shd w:val="clear" w:color="auto" w:fill="auto"/>
                <w:vAlign w:val="center"/>
              </w:tcPr>
            </w:tcPrChange>
          </w:tcPr>
          <w:p w14:paraId="28656D87" w14:textId="05137EF9" w:rsidR="00777B6F" w:rsidRPr="004D620F" w:rsidRDefault="00777B6F" w:rsidP="00277D34">
            <w:pPr>
              <w:rPr>
                <w:rFonts w:ascii="Arial" w:eastAsiaTheme="minorEastAsia" w:hAnsi="Arial" w:cs="Arial"/>
                <w:bCs/>
                <w:color w:val="121B1F" w:themeColor="background1"/>
                <w:sz w:val="14"/>
                <w:szCs w:val="14"/>
                <w:rPrChange w:id="7571"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7572" w:author="Locke Liu" w:date="2021-05-24T14:33:00Z">
                  <w:rPr>
                    <w:rFonts w:ascii="Segoe UI" w:hAnsi="Segoe UI" w:cs="Segoe UI"/>
                    <w:bCs/>
                    <w:color w:val="121B1F" w:themeColor="background1"/>
                    <w:sz w:val="14"/>
                    <w:szCs w:val="14"/>
                  </w:rPr>
                </w:rPrChange>
              </w:rPr>
              <w:t>Required only when you copy from or to Azure SQL Database</w:t>
            </w:r>
          </w:p>
        </w:tc>
      </w:tr>
      <w:tr w:rsidR="00777B6F" w:rsidRPr="004D620F" w14:paraId="675B9E74" w14:textId="77777777" w:rsidTr="00777B6F">
        <w:trPr>
          <w:trHeight w:val="358"/>
          <w:trPrChange w:id="7573" w:author="Locke Liu" w:date="2021-05-24T16:19:00Z">
            <w:trPr>
              <w:trHeight w:val="358"/>
            </w:trPr>
          </w:trPrChange>
        </w:trPr>
        <w:tc>
          <w:tcPr>
            <w:tcW w:w="693" w:type="pct"/>
            <w:shd w:val="clear" w:color="auto" w:fill="auto"/>
            <w:vAlign w:val="center"/>
            <w:tcPrChange w:id="7574" w:author="Locke Liu" w:date="2021-05-24T16:19:00Z">
              <w:tcPr>
                <w:tcW w:w="711" w:type="pct"/>
                <w:shd w:val="clear" w:color="auto" w:fill="auto"/>
                <w:vAlign w:val="center"/>
              </w:tcPr>
            </w:tcPrChange>
          </w:tcPr>
          <w:p w14:paraId="53021E46" w14:textId="19CE4134" w:rsidR="00777B6F" w:rsidRPr="004D620F" w:rsidRDefault="00777B6F" w:rsidP="00277D34">
            <w:pPr>
              <w:jc w:val="center"/>
              <w:rPr>
                <w:rFonts w:ascii="Arial" w:eastAsiaTheme="minorEastAsia" w:hAnsi="Arial" w:cs="Arial"/>
                <w:bCs/>
                <w:color w:val="121B1F" w:themeColor="background1"/>
                <w:sz w:val="14"/>
                <w:szCs w:val="14"/>
                <w:rPrChange w:id="757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576" w:author="Locke Liu" w:date="2021-05-24T14:33:00Z">
                  <w:rPr>
                    <w:rFonts w:ascii="Segoe UI" w:eastAsiaTheme="minorEastAsia" w:hAnsi="Segoe UI" w:cs="Segoe UI"/>
                    <w:bCs/>
                    <w:color w:val="121B1F" w:themeColor="background1"/>
                    <w:sz w:val="14"/>
                    <w:szCs w:val="14"/>
                  </w:rPr>
                </w:rPrChange>
              </w:rPr>
              <w:t>Self-host integration runtime</w:t>
            </w:r>
          </w:p>
        </w:tc>
        <w:tc>
          <w:tcPr>
            <w:tcW w:w="632" w:type="pct"/>
            <w:vAlign w:val="center"/>
            <w:tcPrChange w:id="7577" w:author="Locke Liu" w:date="2021-05-24T16:19:00Z">
              <w:tcPr>
                <w:tcW w:w="593" w:type="pct"/>
                <w:vAlign w:val="center"/>
              </w:tcPr>
            </w:tcPrChange>
          </w:tcPr>
          <w:p w14:paraId="18A8282F" w14:textId="77777777" w:rsidR="00777B6F" w:rsidRPr="004D620F" w:rsidRDefault="00777B6F">
            <w:pPr>
              <w:jc w:val="center"/>
              <w:rPr>
                <w:rFonts w:ascii="Arial" w:hAnsi="Arial" w:cs="Arial"/>
                <w:bCs/>
                <w:color w:val="121B1F" w:themeColor="background1"/>
                <w:sz w:val="14"/>
                <w:szCs w:val="14"/>
                <w:rPrChange w:id="7578" w:author="Locke Liu" w:date="2021-05-24T14:33:00Z">
                  <w:rPr>
                    <w:rFonts w:ascii="Segoe UI" w:hAnsi="Segoe UI" w:cs="Segoe UI"/>
                    <w:bCs/>
                    <w:color w:val="121B1F" w:themeColor="background1"/>
                    <w:sz w:val="14"/>
                    <w:szCs w:val="14"/>
                  </w:rPr>
                </w:rPrChange>
              </w:rPr>
              <w:pPrChange w:id="7579" w:author="Locke Liu" w:date="2021-05-24T16:18:00Z">
                <w:pPr>
                  <w:framePr w:hSpace="141" w:wrap="around" w:vAnchor="text" w:hAnchor="margin" w:xAlign="center" w:y="265"/>
                </w:pPr>
              </w:pPrChange>
            </w:pPr>
            <w:r w:rsidRPr="004D620F">
              <w:rPr>
                <w:rFonts w:ascii="Arial" w:hAnsi="Arial" w:cs="Arial"/>
                <w:bCs/>
                <w:color w:val="121B1F" w:themeColor="background1"/>
                <w:sz w:val="14"/>
                <w:szCs w:val="14"/>
                <w:rPrChange w:id="7580" w:author="Locke Liu" w:date="2021-05-24T14:33:00Z">
                  <w:rPr>
                    <w:rFonts w:ascii="Segoe UI" w:hAnsi="Segoe UI" w:cs="Segoe UI"/>
                    <w:bCs/>
                    <w:color w:val="121B1F" w:themeColor="background1"/>
                    <w:sz w:val="14"/>
                    <w:szCs w:val="14"/>
                  </w:rPr>
                </w:rPrChange>
              </w:rPr>
              <w:t>win000533,</w:t>
            </w:r>
          </w:p>
          <w:p w14:paraId="061A40B6" w14:textId="77777777" w:rsidR="00777B6F" w:rsidRPr="004D620F" w:rsidRDefault="00777B6F">
            <w:pPr>
              <w:jc w:val="center"/>
              <w:rPr>
                <w:rFonts w:ascii="Arial" w:eastAsiaTheme="minorEastAsia" w:hAnsi="Arial" w:cs="Arial"/>
                <w:bCs/>
                <w:color w:val="121B1F" w:themeColor="background1"/>
                <w:sz w:val="14"/>
                <w:szCs w:val="14"/>
                <w:rPrChange w:id="7581" w:author="Locke Liu" w:date="2021-05-24T14:33:00Z">
                  <w:rPr>
                    <w:rFonts w:ascii="Segoe UI" w:eastAsiaTheme="minorEastAsia" w:hAnsi="Segoe UI" w:cs="Segoe UI"/>
                    <w:bCs/>
                    <w:color w:val="121B1F" w:themeColor="background1"/>
                    <w:sz w:val="14"/>
                    <w:szCs w:val="14"/>
                  </w:rPr>
                </w:rPrChange>
              </w:rPr>
              <w:pPrChange w:id="7582"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83" w:author="Locke Liu" w:date="2021-05-24T14:33:00Z">
                  <w:rPr>
                    <w:rFonts w:ascii="Segoe UI" w:eastAsiaTheme="minorEastAsia" w:hAnsi="Segoe UI" w:cs="Segoe UI"/>
                    <w:bCs/>
                    <w:color w:val="121B1F" w:themeColor="background1"/>
                    <w:sz w:val="14"/>
                    <w:szCs w:val="14"/>
                  </w:rPr>
                </w:rPrChange>
              </w:rPr>
              <w:t>win000534,</w:t>
            </w:r>
          </w:p>
          <w:p w14:paraId="38312AFC" w14:textId="77777777" w:rsidR="00777B6F" w:rsidRPr="004D620F" w:rsidRDefault="00777B6F">
            <w:pPr>
              <w:jc w:val="center"/>
              <w:rPr>
                <w:rFonts w:ascii="Arial" w:eastAsiaTheme="minorEastAsia" w:hAnsi="Arial" w:cs="Arial"/>
                <w:bCs/>
                <w:color w:val="121B1F" w:themeColor="background1"/>
                <w:sz w:val="14"/>
                <w:szCs w:val="14"/>
                <w:rPrChange w:id="7584" w:author="Locke Liu" w:date="2021-05-24T14:33:00Z">
                  <w:rPr>
                    <w:rFonts w:ascii="Segoe UI" w:eastAsiaTheme="minorEastAsia" w:hAnsi="Segoe UI" w:cs="Segoe UI"/>
                    <w:bCs/>
                    <w:color w:val="121B1F" w:themeColor="background1"/>
                    <w:sz w:val="14"/>
                    <w:szCs w:val="14"/>
                  </w:rPr>
                </w:rPrChange>
              </w:rPr>
              <w:pPrChange w:id="7585"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86" w:author="Locke Liu" w:date="2021-05-24T14:33:00Z">
                  <w:rPr>
                    <w:rFonts w:ascii="Segoe UI" w:eastAsiaTheme="minorEastAsia" w:hAnsi="Segoe UI" w:cs="Segoe UI"/>
                    <w:bCs/>
                    <w:color w:val="121B1F" w:themeColor="background1"/>
                    <w:sz w:val="14"/>
                    <w:szCs w:val="14"/>
                  </w:rPr>
                </w:rPrChange>
              </w:rPr>
              <w:t>win000535,</w:t>
            </w:r>
          </w:p>
          <w:p w14:paraId="514AC71C" w14:textId="77777777" w:rsidR="00777B6F" w:rsidRPr="004D620F" w:rsidRDefault="00777B6F">
            <w:pPr>
              <w:jc w:val="center"/>
              <w:rPr>
                <w:rFonts w:ascii="Arial" w:eastAsiaTheme="minorEastAsia" w:hAnsi="Arial" w:cs="Arial"/>
                <w:bCs/>
                <w:color w:val="121B1F" w:themeColor="background1"/>
                <w:sz w:val="14"/>
                <w:szCs w:val="14"/>
                <w:rPrChange w:id="7587" w:author="Locke Liu" w:date="2021-05-24T14:33:00Z">
                  <w:rPr>
                    <w:rFonts w:ascii="Segoe UI" w:eastAsiaTheme="minorEastAsia" w:hAnsi="Segoe UI" w:cs="Segoe UI"/>
                    <w:bCs/>
                    <w:color w:val="121B1F" w:themeColor="background1"/>
                    <w:sz w:val="14"/>
                    <w:szCs w:val="14"/>
                  </w:rPr>
                </w:rPrChange>
              </w:rPr>
              <w:pPrChange w:id="7588"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89" w:author="Locke Liu" w:date="2021-05-24T14:33:00Z">
                  <w:rPr>
                    <w:rFonts w:ascii="Segoe UI" w:eastAsiaTheme="minorEastAsia" w:hAnsi="Segoe UI" w:cs="Segoe UI"/>
                    <w:bCs/>
                    <w:color w:val="121B1F" w:themeColor="background1"/>
                    <w:sz w:val="14"/>
                    <w:szCs w:val="14"/>
                  </w:rPr>
                </w:rPrChange>
              </w:rPr>
              <w:t>win000536</w:t>
            </w:r>
          </w:p>
          <w:p w14:paraId="3CC5548A" w14:textId="77777777" w:rsidR="00777B6F" w:rsidRPr="004D620F" w:rsidRDefault="00777B6F">
            <w:pPr>
              <w:jc w:val="center"/>
              <w:rPr>
                <w:rFonts w:ascii="Arial" w:eastAsiaTheme="minorEastAsia" w:hAnsi="Arial" w:cs="Arial"/>
                <w:bCs/>
                <w:color w:val="121B1F" w:themeColor="background1"/>
                <w:sz w:val="14"/>
                <w:szCs w:val="14"/>
                <w:rPrChange w:id="7590" w:author="Locke Liu" w:date="2021-05-24T14:33:00Z">
                  <w:rPr>
                    <w:rFonts w:ascii="Segoe UI" w:eastAsiaTheme="minorEastAsia" w:hAnsi="Segoe UI" w:cs="Segoe UI"/>
                    <w:bCs/>
                    <w:color w:val="121B1F" w:themeColor="background1"/>
                    <w:sz w:val="14"/>
                    <w:szCs w:val="14"/>
                  </w:rPr>
                </w:rPrChange>
              </w:rPr>
              <w:pPrChange w:id="759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92" w:author="Locke Liu" w:date="2021-05-24T14:33:00Z">
                  <w:rPr>
                    <w:rFonts w:ascii="Segoe UI" w:eastAsiaTheme="minorEastAsia" w:hAnsi="Segoe UI" w:cs="Segoe UI"/>
                    <w:bCs/>
                    <w:color w:val="121B1F" w:themeColor="background1"/>
                    <w:sz w:val="14"/>
                    <w:szCs w:val="14"/>
                  </w:rPr>
                </w:rPrChange>
              </w:rPr>
              <w:t>win000537,</w:t>
            </w:r>
          </w:p>
          <w:p w14:paraId="13504C7B" w14:textId="79490407" w:rsidR="00777B6F" w:rsidRPr="004D620F" w:rsidRDefault="00777B6F">
            <w:pPr>
              <w:jc w:val="center"/>
              <w:rPr>
                <w:rFonts w:ascii="Arial" w:hAnsi="Arial" w:cs="Arial"/>
                <w:bCs/>
                <w:color w:val="121B1F" w:themeColor="background1"/>
                <w:sz w:val="14"/>
                <w:szCs w:val="14"/>
                <w:rPrChange w:id="7593" w:author="Locke Liu" w:date="2021-05-24T14:33:00Z">
                  <w:rPr>
                    <w:rFonts w:ascii="Segoe UI" w:hAnsi="Segoe UI" w:cs="Segoe UI"/>
                    <w:bCs/>
                    <w:color w:val="121B1F" w:themeColor="background1"/>
                    <w:sz w:val="14"/>
                    <w:szCs w:val="14"/>
                  </w:rPr>
                </w:rPrChange>
              </w:rPr>
              <w:pPrChange w:id="7594"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595" w:author="Locke Liu" w:date="2021-05-24T14:33:00Z">
                  <w:rPr>
                    <w:rFonts w:ascii="Segoe UI" w:eastAsiaTheme="minorEastAsia" w:hAnsi="Segoe UI" w:cs="Segoe UI"/>
                    <w:bCs/>
                    <w:color w:val="121B1F" w:themeColor="background1"/>
                    <w:sz w:val="14"/>
                    <w:szCs w:val="14"/>
                  </w:rPr>
                </w:rPrChange>
              </w:rPr>
              <w:t>win000538</w:t>
            </w:r>
          </w:p>
        </w:tc>
        <w:tc>
          <w:tcPr>
            <w:tcW w:w="736" w:type="pct"/>
            <w:vAlign w:val="center"/>
            <w:tcPrChange w:id="7596" w:author="Locke Liu" w:date="2021-05-24T16:19:00Z">
              <w:tcPr>
                <w:tcW w:w="691" w:type="pct"/>
                <w:vAlign w:val="center"/>
              </w:tcPr>
            </w:tcPrChange>
          </w:tcPr>
          <w:p w14:paraId="0A92D77D" w14:textId="012C6ED7" w:rsidR="00777B6F" w:rsidRPr="004D620F" w:rsidRDefault="00777B6F">
            <w:pPr>
              <w:jc w:val="center"/>
              <w:rPr>
                <w:rFonts w:ascii="Arial" w:eastAsiaTheme="minorEastAsia" w:hAnsi="Arial" w:cs="Arial"/>
                <w:bCs/>
                <w:color w:val="121B1F" w:themeColor="background1"/>
                <w:sz w:val="14"/>
                <w:szCs w:val="14"/>
                <w:rPrChange w:id="7597" w:author="Locke Liu" w:date="2021-05-24T14:33:00Z">
                  <w:rPr>
                    <w:rFonts w:ascii="Segoe UI" w:eastAsiaTheme="minorEastAsia" w:hAnsi="Segoe UI" w:cs="Segoe UI"/>
                    <w:bCs/>
                    <w:color w:val="121B1F" w:themeColor="background1"/>
                    <w:sz w:val="14"/>
                    <w:szCs w:val="14"/>
                  </w:rPr>
                </w:rPrChange>
              </w:rPr>
              <w:pPrChange w:id="7598" w:author="Locke Liu" w:date="2021-05-24T16:18:00Z">
                <w:pPr>
                  <w:framePr w:hSpace="141" w:wrap="around" w:vAnchor="text" w:hAnchor="margin" w:xAlign="center" w:y="265"/>
                </w:pPr>
              </w:pPrChange>
            </w:pPr>
            <w:r w:rsidRPr="004D620F">
              <w:rPr>
                <w:rFonts w:ascii="Arial" w:hAnsi="Arial" w:cs="Arial"/>
                <w:color w:val="121B1F" w:themeColor="background1"/>
                <w:sz w:val="14"/>
                <w:szCs w:val="14"/>
                <w:rPrChange w:id="7599" w:author="Locke Liu" w:date="2021-05-24T14:33:00Z">
                  <w:rPr>
                    <w:rFonts w:ascii="Segoe UI" w:hAnsi="Segoe UI" w:cs="Segoe UI"/>
                    <w:color w:val="121B1F" w:themeColor="background1"/>
                    <w:sz w:val="14"/>
                    <w:szCs w:val="14"/>
                  </w:rPr>
                </w:rPrChange>
              </w:rPr>
              <w:t>Internet</w:t>
            </w:r>
          </w:p>
        </w:tc>
        <w:tc>
          <w:tcPr>
            <w:tcW w:w="713" w:type="pct"/>
            <w:shd w:val="clear" w:color="auto" w:fill="auto"/>
            <w:vAlign w:val="center"/>
            <w:tcPrChange w:id="7600" w:author="Locke Liu" w:date="2021-05-24T16:19:00Z">
              <w:tcPr>
                <w:tcW w:w="730" w:type="pct"/>
                <w:shd w:val="clear" w:color="auto" w:fill="auto"/>
                <w:vAlign w:val="center"/>
              </w:tcPr>
            </w:tcPrChange>
          </w:tcPr>
          <w:p w14:paraId="3E6190DB" w14:textId="20A4EFF8" w:rsidR="00777B6F" w:rsidRPr="004D620F" w:rsidRDefault="00777B6F">
            <w:pPr>
              <w:jc w:val="center"/>
              <w:rPr>
                <w:rFonts w:ascii="Arial" w:eastAsiaTheme="minorEastAsia" w:hAnsi="Arial" w:cs="Arial"/>
                <w:bCs/>
                <w:color w:val="121B1F" w:themeColor="background1"/>
                <w:sz w:val="14"/>
                <w:szCs w:val="14"/>
                <w:rPrChange w:id="7601" w:author="Locke Liu" w:date="2021-05-24T14:33:00Z">
                  <w:rPr>
                    <w:rFonts w:ascii="Segoe UI" w:eastAsiaTheme="minorEastAsia" w:hAnsi="Segoe UI" w:cs="Segoe UI"/>
                    <w:bCs/>
                    <w:color w:val="121B1F" w:themeColor="background1"/>
                    <w:sz w:val="14"/>
                    <w:szCs w:val="14"/>
                  </w:rPr>
                </w:rPrChange>
              </w:rPr>
              <w:pPrChange w:id="7602"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03" w:author="Locke Liu" w:date="2021-05-24T14:33:00Z">
                  <w:rPr>
                    <w:rFonts w:ascii="Segoe UI" w:eastAsiaTheme="minorEastAsia" w:hAnsi="Segoe UI" w:cs="Segoe UI"/>
                    <w:bCs/>
                    <w:color w:val="121B1F" w:themeColor="background1"/>
                    <w:sz w:val="14"/>
                    <w:szCs w:val="14"/>
                  </w:rPr>
                </w:rPrChange>
              </w:rPr>
              <w:t>*</w:t>
            </w:r>
          </w:p>
        </w:tc>
        <w:tc>
          <w:tcPr>
            <w:tcW w:w="463" w:type="pct"/>
            <w:vAlign w:val="center"/>
            <w:tcPrChange w:id="7604" w:author="Locke Liu" w:date="2021-05-24T16:19:00Z">
              <w:tcPr>
                <w:tcW w:w="480" w:type="pct"/>
                <w:vAlign w:val="center"/>
              </w:tcPr>
            </w:tcPrChange>
          </w:tcPr>
          <w:p w14:paraId="3FFEEF1C" w14:textId="5237DFB7" w:rsidR="00777B6F" w:rsidRPr="004D620F" w:rsidRDefault="00777B6F">
            <w:pPr>
              <w:jc w:val="center"/>
              <w:rPr>
                <w:rFonts w:ascii="Arial" w:eastAsiaTheme="minorEastAsia" w:hAnsi="Arial" w:cs="Arial"/>
                <w:bCs/>
                <w:color w:val="121B1F" w:themeColor="background1"/>
                <w:sz w:val="14"/>
                <w:szCs w:val="14"/>
                <w:rPrChange w:id="7605" w:author="Locke Liu" w:date="2021-05-24T14:33:00Z">
                  <w:rPr>
                    <w:rFonts w:ascii="Segoe UI" w:eastAsiaTheme="minorEastAsia" w:hAnsi="Segoe UI" w:cs="Segoe UI"/>
                    <w:bCs/>
                    <w:color w:val="121B1F" w:themeColor="background1"/>
                    <w:sz w:val="14"/>
                    <w:szCs w:val="14"/>
                  </w:rPr>
                </w:rPrChange>
              </w:rPr>
              <w:pPrChange w:id="7606" w:author="Locke Liu" w:date="2021-05-24T16:19:00Z">
                <w:pPr>
                  <w:framePr w:hSpace="141" w:wrap="around" w:vAnchor="text" w:hAnchor="margin" w:xAlign="center" w:y="265"/>
                </w:pPr>
              </w:pPrChange>
            </w:pPr>
            <w:ins w:id="7607" w:author="Locke Liu" w:date="2021-05-24T16:19:00Z">
              <w:r w:rsidRPr="00823BC6">
                <w:rPr>
                  <w:rFonts w:ascii="Arial" w:hAnsi="Arial" w:cs="Arial"/>
                  <w:bCs/>
                  <w:color w:val="121B1F" w:themeColor="background1"/>
                  <w:sz w:val="14"/>
                  <w:szCs w:val="14"/>
                </w:rPr>
                <w:t>TCP</w:t>
              </w:r>
            </w:ins>
            <w:del w:id="7608" w:author="Locke Liu" w:date="2021-05-24T16:19:00Z">
              <w:r w:rsidRPr="004D620F" w:rsidDel="005F1403">
                <w:rPr>
                  <w:rFonts w:ascii="Arial" w:hAnsi="Arial" w:cs="Arial"/>
                  <w:bCs/>
                  <w:color w:val="121B1F" w:themeColor="background1"/>
                  <w:sz w:val="14"/>
                  <w:szCs w:val="14"/>
                  <w:rPrChange w:id="7609" w:author="Locke Liu" w:date="2021-05-24T14:33:00Z">
                    <w:rPr>
                      <w:rFonts w:ascii="Segoe UI" w:hAnsi="Segoe UI" w:cs="Segoe UI"/>
                      <w:bCs/>
                      <w:color w:val="121B1F" w:themeColor="background1"/>
                      <w:sz w:val="14"/>
                      <w:szCs w:val="14"/>
                    </w:rPr>
                  </w:rPrChange>
                </w:rPr>
                <w:delText>Tcp</w:delText>
              </w:r>
            </w:del>
          </w:p>
        </w:tc>
        <w:tc>
          <w:tcPr>
            <w:tcW w:w="245" w:type="pct"/>
            <w:vAlign w:val="center"/>
            <w:tcPrChange w:id="7610" w:author="Locke Liu" w:date="2021-05-24T16:19:00Z">
              <w:tcPr>
                <w:tcW w:w="262" w:type="pct"/>
                <w:vAlign w:val="center"/>
              </w:tcPr>
            </w:tcPrChange>
          </w:tcPr>
          <w:p w14:paraId="3227DEF0" w14:textId="7775EEEC" w:rsidR="00777B6F" w:rsidRPr="004D620F" w:rsidRDefault="00777B6F">
            <w:pPr>
              <w:jc w:val="center"/>
              <w:rPr>
                <w:rFonts w:ascii="Arial" w:eastAsiaTheme="minorEastAsia" w:hAnsi="Arial" w:cs="Arial"/>
                <w:bCs/>
                <w:color w:val="121B1F" w:themeColor="background1"/>
                <w:sz w:val="14"/>
                <w:szCs w:val="14"/>
                <w:rPrChange w:id="7611" w:author="Locke Liu" w:date="2021-05-24T14:33:00Z">
                  <w:rPr>
                    <w:rFonts w:ascii="Segoe UI" w:eastAsiaTheme="minorEastAsia" w:hAnsi="Segoe UI" w:cs="Segoe UI"/>
                    <w:bCs/>
                    <w:color w:val="121B1F" w:themeColor="background1"/>
                    <w:sz w:val="14"/>
                    <w:szCs w:val="14"/>
                  </w:rPr>
                </w:rPrChange>
              </w:rPr>
              <w:pPrChange w:id="7612"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13" w:author="Locke Liu" w:date="2021-05-24T14:33:00Z">
                  <w:rPr>
                    <w:rFonts w:ascii="Segoe UI" w:eastAsiaTheme="minorEastAsia" w:hAnsi="Segoe UI" w:cs="Segoe UI"/>
                    <w:bCs/>
                    <w:color w:val="121B1F" w:themeColor="background1"/>
                    <w:sz w:val="14"/>
                    <w:szCs w:val="14"/>
                  </w:rPr>
                </w:rPrChange>
              </w:rPr>
              <w:t>3306</w:t>
            </w:r>
          </w:p>
        </w:tc>
        <w:tc>
          <w:tcPr>
            <w:tcW w:w="1517" w:type="pct"/>
            <w:shd w:val="clear" w:color="auto" w:fill="auto"/>
            <w:vAlign w:val="center"/>
            <w:tcPrChange w:id="7614" w:author="Locke Liu" w:date="2021-05-24T16:19:00Z">
              <w:tcPr>
                <w:tcW w:w="1533" w:type="pct"/>
                <w:shd w:val="clear" w:color="auto" w:fill="auto"/>
                <w:vAlign w:val="center"/>
              </w:tcPr>
            </w:tcPrChange>
          </w:tcPr>
          <w:p w14:paraId="3EA067E4" w14:textId="57FACF8D" w:rsidR="00777B6F" w:rsidRPr="004D620F" w:rsidRDefault="00777B6F" w:rsidP="00277D34">
            <w:pPr>
              <w:rPr>
                <w:rFonts w:ascii="Arial" w:eastAsiaTheme="minorEastAsia" w:hAnsi="Arial" w:cs="Arial"/>
                <w:bCs/>
                <w:color w:val="121B1F" w:themeColor="background1"/>
                <w:sz w:val="14"/>
                <w:szCs w:val="14"/>
                <w:rPrChange w:id="7615" w:author="Locke Liu" w:date="2021-05-24T14:33:00Z">
                  <w:rPr>
                    <w:rFonts w:ascii="Segoe UI" w:eastAsiaTheme="minorEastAsia" w:hAnsi="Segoe UI" w:cs="Segoe UI"/>
                    <w:bCs/>
                    <w:color w:val="121B1F" w:themeColor="background1"/>
                    <w:sz w:val="14"/>
                    <w:szCs w:val="14"/>
                  </w:rPr>
                </w:rPrChange>
              </w:rPr>
            </w:pPr>
            <w:r w:rsidRPr="004D620F">
              <w:rPr>
                <w:rFonts w:ascii="Arial" w:hAnsi="Arial" w:cs="Arial"/>
                <w:bCs/>
                <w:color w:val="121B1F" w:themeColor="background1"/>
                <w:sz w:val="14"/>
                <w:szCs w:val="14"/>
                <w:rPrChange w:id="7616" w:author="Locke Liu" w:date="2021-05-24T14:33:00Z">
                  <w:rPr>
                    <w:rFonts w:ascii="Segoe UI" w:hAnsi="Segoe UI" w:cs="Segoe UI"/>
                    <w:bCs/>
                    <w:color w:val="121B1F" w:themeColor="background1"/>
                    <w:sz w:val="14"/>
                    <w:szCs w:val="14"/>
                  </w:rPr>
                </w:rPrChange>
              </w:rPr>
              <w:t>Required only when you copy from or to Azure Mysql Database</w:t>
            </w:r>
          </w:p>
        </w:tc>
      </w:tr>
      <w:tr w:rsidR="00777B6F" w:rsidRPr="004D620F" w14:paraId="005F2376" w14:textId="77777777" w:rsidTr="00777B6F">
        <w:trPr>
          <w:trHeight w:val="358"/>
          <w:trPrChange w:id="7617" w:author="Locke Liu" w:date="2021-05-24T16:19:00Z">
            <w:trPr>
              <w:trHeight w:val="358"/>
            </w:trPr>
          </w:trPrChange>
        </w:trPr>
        <w:tc>
          <w:tcPr>
            <w:tcW w:w="693" w:type="pct"/>
            <w:shd w:val="clear" w:color="auto" w:fill="auto"/>
            <w:vAlign w:val="center"/>
            <w:tcPrChange w:id="7618" w:author="Locke Liu" w:date="2021-05-24T16:19:00Z">
              <w:tcPr>
                <w:tcW w:w="711" w:type="pct"/>
                <w:shd w:val="clear" w:color="auto" w:fill="auto"/>
                <w:vAlign w:val="center"/>
              </w:tcPr>
            </w:tcPrChange>
          </w:tcPr>
          <w:p w14:paraId="0F5104A2" w14:textId="26842F44" w:rsidR="00777B6F" w:rsidRPr="004D620F" w:rsidRDefault="00777B6F" w:rsidP="00277D34">
            <w:pPr>
              <w:jc w:val="center"/>
              <w:rPr>
                <w:rFonts w:ascii="Arial" w:eastAsiaTheme="minorEastAsia" w:hAnsi="Arial" w:cs="Arial"/>
                <w:bCs/>
                <w:color w:val="121B1F" w:themeColor="background1"/>
                <w:sz w:val="14"/>
                <w:szCs w:val="14"/>
                <w:rPrChange w:id="7619"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620" w:author="Locke Liu" w:date="2021-05-24T14:33:00Z">
                  <w:rPr>
                    <w:rFonts w:ascii="Segoe UI" w:eastAsiaTheme="minorEastAsia" w:hAnsi="Segoe UI" w:cs="Segoe UI"/>
                    <w:bCs/>
                    <w:color w:val="121B1F" w:themeColor="background1"/>
                    <w:sz w:val="14"/>
                    <w:szCs w:val="14"/>
                  </w:rPr>
                </w:rPrChange>
              </w:rPr>
              <w:t>Dest SHIR - PRD</w:t>
            </w:r>
          </w:p>
        </w:tc>
        <w:tc>
          <w:tcPr>
            <w:tcW w:w="632" w:type="pct"/>
            <w:vAlign w:val="center"/>
            <w:tcPrChange w:id="7621" w:author="Locke Liu" w:date="2021-05-24T16:19:00Z">
              <w:tcPr>
                <w:tcW w:w="593" w:type="pct"/>
                <w:vAlign w:val="center"/>
              </w:tcPr>
            </w:tcPrChange>
          </w:tcPr>
          <w:p w14:paraId="322B7885" w14:textId="4F92D8E5" w:rsidR="00777B6F" w:rsidRPr="004D620F" w:rsidRDefault="00777B6F">
            <w:pPr>
              <w:jc w:val="center"/>
              <w:rPr>
                <w:rFonts w:ascii="Arial" w:hAnsi="Arial" w:cs="Arial"/>
                <w:bCs/>
                <w:color w:val="121B1F" w:themeColor="background1"/>
                <w:sz w:val="14"/>
                <w:szCs w:val="14"/>
                <w:rPrChange w:id="7622" w:author="Locke Liu" w:date="2021-05-24T14:33:00Z">
                  <w:rPr>
                    <w:rFonts w:ascii="Segoe UI" w:hAnsi="Segoe UI" w:cs="Segoe UI"/>
                    <w:bCs/>
                    <w:color w:val="121B1F" w:themeColor="background1"/>
                    <w:sz w:val="14"/>
                    <w:szCs w:val="14"/>
                  </w:rPr>
                </w:rPrChange>
              </w:rPr>
              <w:pPrChange w:id="7623"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24" w:author="Locke Liu" w:date="2021-05-24T14:33:00Z">
                  <w:rPr>
                    <w:rFonts w:ascii="Segoe UI" w:eastAsiaTheme="minorEastAsia" w:hAnsi="Segoe UI" w:cs="Segoe UI"/>
                    <w:bCs/>
                    <w:color w:val="121B1F" w:themeColor="background1"/>
                    <w:sz w:val="14"/>
                    <w:szCs w:val="14"/>
                  </w:rPr>
                </w:rPrChange>
              </w:rPr>
              <w:t>win000535</w:t>
            </w:r>
          </w:p>
        </w:tc>
        <w:tc>
          <w:tcPr>
            <w:tcW w:w="736" w:type="pct"/>
            <w:vAlign w:val="center"/>
            <w:tcPrChange w:id="7625" w:author="Locke Liu" w:date="2021-05-24T16:19:00Z">
              <w:tcPr>
                <w:tcW w:w="691" w:type="pct"/>
                <w:vAlign w:val="center"/>
              </w:tcPr>
            </w:tcPrChange>
          </w:tcPr>
          <w:p w14:paraId="48BB4C99" w14:textId="33676C4E" w:rsidR="00777B6F" w:rsidRPr="004D620F" w:rsidRDefault="00777B6F">
            <w:pPr>
              <w:jc w:val="center"/>
              <w:rPr>
                <w:rFonts w:ascii="Arial" w:eastAsiaTheme="minorEastAsia" w:hAnsi="Arial" w:cs="Arial"/>
                <w:bCs/>
                <w:color w:val="121B1F" w:themeColor="background1"/>
                <w:sz w:val="14"/>
                <w:szCs w:val="14"/>
                <w:rPrChange w:id="7626" w:author="Locke Liu" w:date="2021-05-24T14:33:00Z">
                  <w:rPr>
                    <w:rFonts w:ascii="Segoe UI" w:eastAsiaTheme="minorEastAsia" w:hAnsi="Segoe UI" w:cs="Segoe UI"/>
                    <w:bCs/>
                    <w:color w:val="121B1F" w:themeColor="background1"/>
                    <w:sz w:val="14"/>
                    <w:szCs w:val="14"/>
                  </w:rPr>
                </w:rPrChange>
              </w:rPr>
              <w:pPrChange w:id="7627"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28" w:author="Locke Liu" w:date="2021-05-24T14:33:00Z">
                  <w:rPr>
                    <w:rFonts w:ascii="Segoe UI" w:eastAsiaTheme="minorEastAsia" w:hAnsi="Segoe UI" w:cs="Segoe UI"/>
                    <w:bCs/>
                    <w:color w:val="121B1F" w:themeColor="background1"/>
                    <w:sz w:val="14"/>
                    <w:szCs w:val="14"/>
                  </w:rPr>
                </w:rPrChange>
              </w:rPr>
              <w:t>Dest SHIR - PRD</w:t>
            </w:r>
          </w:p>
        </w:tc>
        <w:tc>
          <w:tcPr>
            <w:tcW w:w="713" w:type="pct"/>
            <w:shd w:val="clear" w:color="auto" w:fill="auto"/>
            <w:vAlign w:val="center"/>
            <w:tcPrChange w:id="7629" w:author="Locke Liu" w:date="2021-05-24T16:19:00Z">
              <w:tcPr>
                <w:tcW w:w="730" w:type="pct"/>
                <w:shd w:val="clear" w:color="auto" w:fill="auto"/>
                <w:vAlign w:val="center"/>
              </w:tcPr>
            </w:tcPrChange>
          </w:tcPr>
          <w:p w14:paraId="547671F5" w14:textId="2DFA54C1" w:rsidR="00777B6F" w:rsidRPr="004D620F" w:rsidRDefault="00777B6F">
            <w:pPr>
              <w:jc w:val="center"/>
              <w:rPr>
                <w:rFonts w:ascii="Arial" w:eastAsiaTheme="minorEastAsia" w:hAnsi="Arial" w:cs="Arial"/>
                <w:bCs/>
                <w:color w:val="121B1F" w:themeColor="background1"/>
                <w:sz w:val="14"/>
                <w:szCs w:val="14"/>
                <w:rPrChange w:id="7630" w:author="Locke Liu" w:date="2021-05-24T14:33:00Z">
                  <w:rPr>
                    <w:rFonts w:ascii="Segoe UI" w:eastAsiaTheme="minorEastAsia" w:hAnsi="Segoe UI" w:cs="Segoe UI"/>
                    <w:bCs/>
                    <w:color w:val="121B1F" w:themeColor="background1"/>
                    <w:sz w:val="14"/>
                    <w:szCs w:val="14"/>
                  </w:rPr>
                </w:rPrChange>
              </w:rPr>
              <w:pPrChange w:id="763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32" w:author="Locke Liu" w:date="2021-05-24T14:33:00Z">
                  <w:rPr>
                    <w:rFonts w:ascii="Segoe UI" w:eastAsiaTheme="minorEastAsia" w:hAnsi="Segoe UI" w:cs="Segoe UI"/>
                    <w:bCs/>
                    <w:color w:val="121B1F" w:themeColor="background1"/>
                    <w:sz w:val="14"/>
                    <w:szCs w:val="14"/>
                  </w:rPr>
                </w:rPrChange>
              </w:rPr>
              <w:t>win000536</w:t>
            </w:r>
          </w:p>
        </w:tc>
        <w:tc>
          <w:tcPr>
            <w:tcW w:w="463" w:type="pct"/>
            <w:vAlign w:val="center"/>
            <w:tcPrChange w:id="7633" w:author="Locke Liu" w:date="2021-05-24T16:19:00Z">
              <w:tcPr>
                <w:tcW w:w="480" w:type="pct"/>
                <w:vAlign w:val="center"/>
              </w:tcPr>
            </w:tcPrChange>
          </w:tcPr>
          <w:p w14:paraId="5EFE9ED1" w14:textId="241DC3C1" w:rsidR="00777B6F" w:rsidRPr="004D620F" w:rsidRDefault="00777B6F">
            <w:pPr>
              <w:jc w:val="center"/>
              <w:rPr>
                <w:rFonts w:ascii="Arial" w:eastAsiaTheme="minorEastAsia" w:hAnsi="Arial" w:cs="Arial"/>
                <w:bCs/>
                <w:color w:val="121B1F" w:themeColor="background1"/>
                <w:sz w:val="14"/>
                <w:szCs w:val="14"/>
                <w:rPrChange w:id="7634" w:author="Locke Liu" w:date="2021-05-24T14:33:00Z">
                  <w:rPr>
                    <w:rFonts w:ascii="Segoe UI" w:eastAsiaTheme="minorEastAsia" w:hAnsi="Segoe UI" w:cs="Segoe UI"/>
                    <w:bCs/>
                    <w:color w:val="121B1F" w:themeColor="background1"/>
                    <w:sz w:val="14"/>
                    <w:szCs w:val="14"/>
                  </w:rPr>
                </w:rPrChange>
              </w:rPr>
              <w:pPrChange w:id="7635" w:author="Locke Liu" w:date="2021-05-24T16:19:00Z">
                <w:pPr>
                  <w:framePr w:hSpace="141" w:wrap="around" w:vAnchor="text" w:hAnchor="margin" w:xAlign="center" w:y="265"/>
                </w:pPr>
              </w:pPrChange>
            </w:pPr>
            <w:ins w:id="7636" w:author="Locke Liu" w:date="2021-05-24T16:19:00Z">
              <w:r w:rsidRPr="00823BC6">
                <w:rPr>
                  <w:rFonts w:ascii="Arial" w:hAnsi="Arial" w:cs="Arial"/>
                  <w:bCs/>
                  <w:color w:val="121B1F" w:themeColor="background1"/>
                  <w:sz w:val="14"/>
                  <w:szCs w:val="14"/>
                </w:rPr>
                <w:t>TCP</w:t>
              </w:r>
            </w:ins>
            <w:del w:id="7637" w:author="Locke Liu" w:date="2021-05-24T16:19:00Z">
              <w:r w:rsidRPr="004D620F" w:rsidDel="005F1403">
                <w:rPr>
                  <w:rFonts w:ascii="Arial" w:eastAsiaTheme="minorEastAsia" w:hAnsi="Arial" w:cs="Arial"/>
                  <w:bCs/>
                  <w:color w:val="121B1F" w:themeColor="background1"/>
                  <w:sz w:val="14"/>
                  <w:szCs w:val="14"/>
                  <w:rPrChange w:id="7638" w:author="Locke Liu" w:date="2021-05-24T14:33:00Z">
                    <w:rPr>
                      <w:rFonts w:ascii="Segoe UI" w:eastAsiaTheme="minorEastAsia" w:hAnsi="Segoe UI" w:cs="Segoe UI"/>
                      <w:bCs/>
                      <w:color w:val="121B1F" w:themeColor="background1"/>
                      <w:sz w:val="14"/>
                      <w:szCs w:val="14"/>
                    </w:rPr>
                  </w:rPrChange>
                </w:rPr>
                <w:delText>Tcp</w:delText>
              </w:r>
            </w:del>
          </w:p>
        </w:tc>
        <w:tc>
          <w:tcPr>
            <w:tcW w:w="245" w:type="pct"/>
            <w:vAlign w:val="center"/>
            <w:tcPrChange w:id="7639" w:author="Locke Liu" w:date="2021-05-24T16:19:00Z">
              <w:tcPr>
                <w:tcW w:w="262" w:type="pct"/>
                <w:vAlign w:val="center"/>
              </w:tcPr>
            </w:tcPrChange>
          </w:tcPr>
          <w:p w14:paraId="691F9775" w14:textId="7C5A9107" w:rsidR="00777B6F" w:rsidRPr="004D620F" w:rsidRDefault="00777B6F">
            <w:pPr>
              <w:jc w:val="center"/>
              <w:rPr>
                <w:rFonts w:ascii="Arial" w:eastAsiaTheme="minorEastAsia" w:hAnsi="Arial" w:cs="Arial"/>
                <w:bCs/>
                <w:color w:val="121B1F" w:themeColor="background1"/>
                <w:sz w:val="14"/>
                <w:szCs w:val="14"/>
                <w:rPrChange w:id="7640" w:author="Locke Liu" w:date="2021-05-24T14:33:00Z">
                  <w:rPr>
                    <w:rFonts w:ascii="Segoe UI" w:eastAsiaTheme="minorEastAsia" w:hAnsi="Segoe UI" w:cs="Segoe UI"/>
                    <w:bCs/>
                    <w:color w:val="121B1F" w:themeColor="background1"/>
                    <w:sz w:val="14"/>
                    <w:szCs w:val="14"/>
                  </w:rPr>
                </w:rPrChange>
              </w:rPr>
              <w:pPrChange w:id="764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42" w:author="Locke Liu" w:date="2021-05-24T14:33:00Z">
                  <w:rPr>
                    <w:rFonts w:ascii="Segoe UI" w:eastAsiaTheme="minorEastAsia" w:hAnsi="Segoe UI" w:cs="Segoe UI"/>
                    <w:bCs/>
                    <w:color w:val="121B1F" w:themeColor="background1"/>
                    <w:sz w:val="14"/>
                    <w:szCs w:val="14"/>
                  </w:rPr>
                </w:rPrChange>
              </w:rPr>
              <w:t>8060</w:t>
            </w:r>
          </w:p>
        </w:tc>
        <w:tc>
          <w:tcPr>
            <w:tcW w:w="1517" w:type="pct"/>
            <w:shd w:val="clear" w:color="auto" w:fill="auto"/>
            <w:vAlign w:val="center"/>
            <w:tcPrChange w:id="7643" w:author="Locke Liu" w:date="2021-05-24T16:19:00Z">
              <w:tcPr>
                <w:tcW w:w="1533" w:type="pct"/>
                <w:shd w:val="clear" w:color="auto" w:fill="auto"/>
                <w:vAlign w:val="center"/>
              </w:tcPr>
            </w:tcPrChange>
          </w:tcPr>
          <w:p w14:paraId="7C02540B" w14:textId="25998B58" w:rsidR="00777B6F" w:rsidRPr="004D620F" w:rsidRDefault="00777B6F" w:rsidP="00277D34">
            <w:pPr>
              <w:rPr>
                <w:rFonts w:ascii="Arial" w:hAnsi="Arial" w:cs="Arial"/>
                <w:bCs/>
                <w:color w:val="121B1F" w:themeColor="background1"/>
                <w:sz w:val="14"/>
                <w:szCs w:val="14"/>
                <w:rPrChange w:id="7644"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645" w:author="Locke Liu" w:date="2021-05-24T14:33:00Z">
                  <w:rPr>
                    <w:rFonts w:ascii="Segoe UI" w:hAnsi="Segoe UI" w:cs="Segoe UI"/>
                    <w:bCs/>
                    <w:color w:val="121B1F" w:themeColor="background1"/>
                    <w:sz w:val="14"/>
                    <w:szCs w:val="14"/>
                  </w:rPr>
                </w:rPrChange>
              </w:rPr>
              <w:t>Required by self-host integration node communication between different nodes in the same pool</w:t>
            </w:r>
          </w:p>
        </w:tc>
      </w:tr>
      <w:tr w:rsidR="00777B6F" w:rsidRPr="004D620F" w14:paraId="5B4FCE98" w14:textId="77777777" w:rsidTr="00777B6F">
        <w:trPr>
          <w:trHeight w:val="358"/>
          <w:trPrChange w:id="7646" w:author="Locke Liu" w:date="2021-05-24T16:19:00Z">
            <w:trPr>
              <w:trHeight w:val="358"/>
            </w:trPr>
          </w:trPrChange>
        </w:trPr>
        <w:tc>
          <w:tcPr>
            <w:tcW w:w="693" w:type="pct"/>
            <w:shd w:val="clear" w:color="auto" w:fill="auto"/>
            <w:vAlign w:val="center"/>
            <w:tcPrChange w:id="7647" w:author="Locke Liu" w:date="2021-05-24T16:19:00Z">
              <w:tcPr>
                <w:tcW w:w="711" w:type="pct"/>
                <w:shd w:val="clear" w:color="auto" w:fill="auto"/>
                <w:vAlign w:val="center"/>
              </w:tcPr>
            </w:tcPrChange>
          </w:tcPr>
          <w:p w14:paraId="6BF26AA8" w14:textId="10675125" w:rsidR="00777B6F" w:rsidRPr="004D620F" w:rsidRDefault="00777B6F" w:rsidP="00277D34">
            <w:pPr>
              <w:jc w:val="center"/>
              <w:rPr>
                <w:rFonts w:ascii="Arial" w:eastAsiaTheme="minorEastAsia" w:hAnsi="Arial" w:cs="Arial"/>
                <w:bCs/>
                <w:color w:val="121B1F" w:themeColor="background1"/>
                <w:sz w:val="14"/>
                <w:szCs w:val="14"/>
                <w:rPrChange w:id="7648"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649" w:author="Locke Liu" w:date="2021-05-24T14:33:00Z">
                  <w:rPr>
                    <w:rFonts w:ascii="Segoe UI" w:eastAsiaTheme="minorEastAsia" w:hAnsi="Segoe UI" w:cs="Segoe UI"/>
                    <w:bCs/>
                    <w:color w:val="121B1F" w:themeColor="background1"/>
                    <w:sz w:val="14"/>
                    <w:szCs w:val="14"/>
                  </w:rPr>
                </w:rPrChange>
              </w:rPr>
              <w:lastRenderedPageBreak/>
              <w:t>Dest SHIR - PRD</w:t>
            </w:r>
          </w:p>
        </w:tc>
        <w:tc>
          <w:tcPr>
            <w:tcW w:w="632" w:type="pct"/>
            <w:vAlign w:val="center"/>
            <w:tcPrChange w:id="7650" w:author="Locke Liu" w:date="2021-05-24T16:19:00Z">
              <w:tcPr>
                <w:tcW w:w="593" w:type="pct"/>
                <w:vAlign w:val="center"/>
              </w:tcPr>
            </w:tcPrChange>
          </w:tcPr>
          <w:p w14:paraId="4DF2B23B" w14:textId="4F267721" w:rsidR="00777B6F" w:rsidRPr="004D620F" w:rsidRDefault="00777B6F">
            <w:pPr>
              <w:jc w:val="center"/>
              <w:rPr>
                <w:rFonts w:ascii="Arial" w:eastAsiaTheme="minorEastAsia" w:hAnsi="Arial" w:cs="Arial"/>
                <w:bCs/>
                <w:color w:val="121B1F" w:themeColor="background1"/>
                <w:sz w:val="14"/>
                <w:szCs w:val="14"/>
                <w:rPrChange w:id="7651" w:author="Locke Liu" w:date="2021-05-24T14:33:00Z">
                  <w:rPr>
                    <w:rFonts w:ascii="Segoe UI" w:eastAsiaTheme="minorEastAsia" w:hAnsi="Segoe UI" w:cs="Segoe UI"/>
                    <w:bCs/>
                    <w:color w:val="121B1F" w:themeColor="background1"/>
                    <w:sz w:val="14"/>
                    <w:szCs w:val="14"/>
                  </w:rPr>
                </w:rPrChange>
              </w:rPr>
              <w:pPrChange w:id="7652"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53" w:author="Locke Liu" w:date="2021-05-24T14:33:00Z">
                  <w:rPr>
                    <w:rFonts w:ascii="Segoe UI" w:eastAsiaTheme="minorEastAsia" w:hAnsi="Segoe UI" w:cs="Segoe UI"/>
                    <w:bCs/>
                    <w:color w:val="121B1F" w:themeColor="background1"/>
                    <w:sz w:val="14"/>
                    <w:szCs w:val="14"/>
                  </w:rPr>
                </w:rPrChange>
              </w:rPr>
              <w:t>win000536</w:t>
            </w:r>
          </w:p>
        </w:tc>
        <w:tc>
          <w:tcPr>
            <w:tcW w:w="736" w:type="pct"/>
            <w:vAlign w:val="center"/>
            <w:tcPrChange w:id="7654" w:author="Locke Liu" w:date="2021-05-24T16:19:00Z">
              <w:tcPr>
                <w:tcW w:w="691" w:type="pct"/>
                <w:vAlign w:val="center"/>
              </w:tcPr>
            </w:tcPrChange>
          </w:tcPr>
          <w:p w14:paraId="72AC5D5E" w14:textId="7DF5EC24" w:rsidR="00777B6F" w:rsidRPr="004D620F" w:rsidRDefault="00777B6F">
            <w:pPr>
              <w:jc w:val="center"/>
              <w:rPr>
                <w:rFonts w:ascii="Arial" w:eastAsiaTheme="minorEastAsia" w:hAnsi="Arial" w:cs="Arial"/>
                <w:bCs/>
                <w:color w:val="121B1F" w:themeColor="background1"/>
                <w:sz w:val="14"/>
                <w:szCs w:val="14"/>
                <w:rPrChange w:id="7655" w:author="Locke Liu" w:date="2021-05-24T14:33:00Z">
                  <w:rPr>
                    <w:rFonts w:ascii="Segoe UI" w:eastAsiaTheme="minorEastAsia" w:hAnsi="Segoe UI" w:cs="Segoe UI"/>
                    <w:bCs/>
                    <w:color w:val="121B1F" w:themeColor="background1"/>
                    <w:sz w:val="14"/>
                    <w:szCs w:val="14"/>
                  </w:rPr>
                </w:rPrChange>
              </w:rPr>
              <w:pPrChange w:id="7656"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57" w:author="Locke Liu" w:date="2021-05-24T14:33:00Z">
                  <w:rPr>
                    <w:rFonts w:ascii="Segoe UI" w:eastAsiaTheme="minorEastAsia" w:hAnsi="Segoe UI" w:cs="Segoe UI"/>
                    <w:bCs/>
                    <w:color w:val="121B1F" w:themeColor="background1"/>
                    <w:sz w:val="14"/>
                    <w:szCs w:val="14"/>
                  </w:rPr>
                </w:rPrChange>
              </w:rPr>
              <w:t>Dest SHIR - PRD</w:t>
            </w:r>
          </w:p>
        </w:tc>
        <w:tc>
          <w:tcPr>
            <w:tcW w:w="713" w:type="pct"/>
            <w:shd w:val="clear" w:color="auto" w:fill="auto"/>
            <w:vAlign w:val="center"/>
            <w:tcPrChange w:id="7658" w:author="Locke Liu" w:date="2021-05-24T16:19:00Z">
              <w:tcPr>
                <w:tcW w:w="730" w:type="pct"/>
                <w:shd w:val="clear" w:color="auto" w:fill="auto"/>
                <w:vAlign w:val="center"/>
              </w:tcPr>
            </w:tcPrChange>
          </w:tcPr>
          <w:p w14:paraId="5986DA7B" w14:textId="6A43B422" w:rsidR="00777B6F" w:rsidRPr="004D620F" w:rsidRDefault="00777B6F">
            <w:pPr>
              <w:jc w:val="center"/>
              <w:rPr>
                <w:rFonts w:ascii="Arial" w:eastAsiaTheme="minorEastAsia" w:hAnsi="Arial" w:cs="Arial"/>
                <w:bCs/>
                <w:color w:val="121B1F" w:themeColor="background1"/>
                <w:sz w:val="14"/>
                <w:szCs w:val="14"/>
                <w:rPrChange w:id="7659" w:author="Locke Liu" w:date="2021-05-24T14:33:00Z">
                  <w:rPr>
                    <w:rFonts w:ascii="Segoe UI" w:eastAsiaTheme="minorEastAsia" w:hAnsi="Segoe UI" w:cs="Segoe UI"/>
                    <w:bCs/>
                    <w:color w:val="121B1F" w:themeColor="background1"/>
                    <w:sz w:val="14"/>
                    <w:szCs w:val="14"/>
                  </w:rPr>
                </w:rPrChange>
              </w:rPr>
              <w:pPrChange w:id="7660"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61" w:author="Locke Liu" w:date="2021-05-24T14:33:00Z">
                  <w:rPr>
                    <w:rFonts w:ascii="Segoe UI" w:eastAsiaTheme="minorEastAsia" w:hAnsi="Segoe UI" w:cs="Segoe UI"/>
                    <w:bCs/>
                    <w:color w:val="121B1F" w:themeColor="background1"/>
                    <w:sz w:val="14"/>
                    <w:szCs w:val="14"/>
                  </w:rPr>
                </w:rPrChange>
              </w:rPr>
              <w:t>win000535</w:t>
            </w:r>
          </w:p>
        </w:tc>
        <w:tc>
          <w:tcPr>
            <w:tcW w:w="463" w:type="pct"/>
            <w:vAlign w:val="center"/>
            <w:tcPrChange w:id="7662" w:author="Locke Liu" w:date="2021-05-24T16:19:00Z">
              <w:tcPr>
                <w:tcW w:w="480" w:type="pct"/>
                <w:vAlign w:val="center"/>
              </w:tcPr>
            </w:tcPrChange>
          </w:tcPr>
          <w:p w14:paraId="257879ED" w14:textId="1BD95018" w:rsidR="00777B6F" w:rsidRPr="004D620F" w:rsidRDefault="00777B6F">
            <w:pPr>
              <w:jc w:val="center"/>
              <w:rPr>
                <w:rFonts w:ascii="Arial" w:eastAsiaTheme="minorEastAsia" w:hAnsi="Arial" w:cs="Arial"/>
                <w:bCs/>
                <w:color w:val="121B1F" w:themeColor="background1"/>
                <w:sz w:val="14"/>
                <w:szCs w:val="14"/>
                <w:rPrChange w:id="7663" w:author="Locke Liu" w:date="2021-05-24T14:33:00Z">
                  <w:rPr>
                    <w:rFonts w:ascii="Segoe UI" w:eastAsiaTheme="minorEastAsia" w:hAnsi="Segoe UI" w:cs="Segoe UI"/>
                    <w:bCs/>
                    <w:color w:val="121B1F" w:themeColor="background1"/>
                    <w:sz w:val="14"/>
                    <w:szCs w:val="14"/>
                  </w:rPr>
                </w:rPrChange>
              </w:rPr>
              <w:pPrChange w:id="7664" w:author="Locke Liu" w:date="2021-05-24T16:19:00Z">
                <w:pPr>
                  <w:framePr w:hSpace="141" w:wrap="around" w:vAnchor="text" w:hAnchor="margin" w:xAlign="center" w:y="265"/>
                </w:pPr>
              </w:pPrChange>
            </w:pPr>
            <w:ins w:id="7665" w:author="Locke Liu" w:date="2021-05-24T16:19:00Z">
              <w:r w:rsidRPr="00B84357">
                <w:rPr>
                  <w:rFonts w:ascii="Arial" w:hAnsi="Arial" w:cs="Arial"/>
                  <w:bCs/>
                  <w:color w:val="121B1F" w:themeColor="background1"/>
                  <w:sz w:val="14"/>
                  <w:szCs w:val="14"/>
                </w:rPr>
                <w:t>TCP</w:t>
              </w:r>
            </w:ins>
            <w:del w:id="7666" w:author="Locke Liu" w:date="2021-05-24T16:19:00Z">
              <w:r w:rsidRPr="004D620F" w:rsidDel="00D624CC">
                <w:rPr>
                  <w:rFonts w:ascii="Arial" w:eastAsiaTheme="minorEastAsia" w:hAnsi="Arial" w:cs="Arial"/>
                  <w:bCs/>
                  <w:color w:val="121B1F" w:themeColor="background1"/>
                  <w:sz w:val="14"/>
                  <w:szCs w:val="14"/>
                  <w:rPrChange w:id="7667" w:author="Locke Liu" w:date="2021-05-24T14:33:00Z">
                    <w:rPr>
                      <w:rFonts w:ascii="Segoe UI" w:eastAsiaTheme="minorEastAsia" w:hAnsi="Segoe UI" w:cs="Segoe UI"/>
                      <w:bCs/>
                      <w:color w:val="121B1F" w:themeColor="background1"/>
                      <w:sz w:val="14"/>
                      <w:szCs w:val="14"/>
                    </w:rPr>
                  </w:rPrChange>
                </w:rPr>
                <w:delText>Tcp</w:delText>
              </w:r>
            </w:del>
          </w:p>
        </w:tc>
        <w:tc>
          <w:tcPr>
            <w:tcW w:w="245" w:type="pct"/>
            <w:vAlign w:val="center"/>
            <w:tcPrChange w:id="7668" w:author="Locke Liu" w:date="2021-05-24T16:19:00Z">
              <w:tcPr>
                <w:tcW w:w="262" w:type="pct"/>
                <w:vAlign w:val="center"/>
              </w:tcPr>
            </w:tcPrChange>
          </w:tcPr>
          <w:p w14:paraId="19EA3964" w14:textId="445F9E91" w:rsidR="00777B6F" w:rsidRPr="004D620F" w:rsidRDefault="00777B6F">
            <w:pPr>
              <w:jc w:val="center"/>
              <w:rPr>
                <w:rFonts w:ascii="Arial" w:eastAsiaTheme="minorEastAsia" w:hAnsi="Arial" w:cs="Arial"/>
                <w:bCs/>
                <w:color w:val="121B1F" w:themeColor="background1"/>
                <w:sz w:val="14"/>
                <w:szCs w:val="14"/>
                <w:rPrChange w:id="7669" w:author="Locke Liu" w:date="2021-05-24T14:33:00Z">
                  <w:rPr>
                    <w:rFonts w:ascii="Segoe UI" w:eastAsiaTheme="minorEastAsia" w:hAnsi="Segoe UI" w:cs="Segoe UI"/>
                    <w:bCs/>
                    <w:color w:val="121B1F" w:themeColor="background1"/>
                    <w:sz w:val="14"/>
                    <w:szCs w:val="14"/>
                  </w:rPr>
                </w:rPrChange>
              </w:rPr>
              <w:pPrChange w:id="7670"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71" w:author="Locke Liu" w:date="2021-05-24T14:33:00Z">
                  <w:rPr>
                    <w:rFonts w:ascii="Segoe UI" w:eastAsiaTheme="minorEastAsia" w:hAnsi="Segoe UI" w:cs="Segoe UI"/>
                    <w:bCs/>
                    <w:color w:val="121B1F" w:themeColor="background1"/>
                    <w:sz w:val="14"/>
                    <w:szCs w:val="14"/>
                  </w:rPr>
                </w:rPrChange>
              </w:rPr>
              <w:t>8060</w:t>
            </w:r>
          </w:p>
        </w:tc>
        <w:tc>
          <w:tcPr>
            <w:tcW w:w="1517" w:type="pct"/>
            <w:shd w:val="clear" w:color="auto" w:fill="auto"/>
            <w:vAlign w:val="center"/>
            <w:tcPrChange w:id="7672" w:author="Locke Liu" w:date="2021-05-24T16:19:00Z">
              <w:tcPr>
                <w:tcW w:w="1533" w:type="pct"/>
                <w:shd w:val="clear" w:color="auto" w:fill="auto"/>
                <w:vAlign w:val="center"/>
              </w:tcPr>
            </w:tcPrChange>
          </w:tcPr>
          <w:p w14:paraId="49A85EF6" w14:textId="2353066E" w:rsidR="00777B6F" w:rsidRPr="004D620F" w:rsidRDefault="00777B6F" w:rsidP="00277D34">
            <w:pPr>
              <w:rPr>
                <w:rFonts w:ascii="Arial" w:hAnsi="Arial" w:cs="Arial"/>
                <w:bCs/>
                <w:color w:val="121B1F" w:themeColor="background1"/>
                <w:sz w:val="14"/>
                <w:szCs w:val="14"/>
                <w:rPrChange w:id="767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674" w:author="Locke Liu" w:date="2021-05-24T14:33:00Z">
                  <w:rPr>
                    <w:rFonts w:ascii="Segoe UI" w:hAnsi="Segoe UI" w:cs="Segoe UI"/>
                    <w:bCs/>
                    <w:color w:val="121B1F" w:themeColor="background1"/>
                    <w:sz w:val="14"/>
                    <w:szCs w:val="14"/>
                  </w:rPr>
                </w:rPrChange>
              </w:rPr>
              <w:t>Required by self-host integration node communication between different nodes in the same pool</w:t>
            </w:r>
          </w:p>
        </w:tc>
      </w:tr>
      <w:tr w:rsidR="00777B6F" w:rsidRPr="004D620F" w14:paraId="5D12AA9D" w14:textId="77777777" w:rsidTr="00777B6F">
        <w:trPr>
          <w:trHeight w:val="358"/>
          <w:trPrChange w:id="7675" w:author="Locke Liu" w:date="2021-05-24T16:19:00Z">
            <w:trPr>
              <w:trHeight w:val="358"/>
            </w:trPr>
          </w:trPrChange>
        </w:trPr>
        <w:tc>
          <w:tcPr>
            <w:tcW w:w="693" w:type="pct"/>
            <w:shd w:val="clear" w:color="auto" w:fill="auto"/>
            <w:vAlign w:val="center"/>
            <w:tcPrChange w:id="7676" w:author="Locke Liu" w:date="2021-05-24T16:19:00Z">
              <w:tcPr>
                <w:tcW w:w="711" w:type="pct"/>
                <w:shd w:val="clear" w:color="auto" w:fill="auto"/>
                <w:vAlign w:val="center"/>
              </w:tcPr>
            </w:tcPrChange>
          </w:tcPr>
          <w:p w14:paraId="5B92DE0C" w14:textId="500D4629" w:rsidR="00777B6F" w:rsidRPr="004D620F" w:rsidRDefault="00777B6F" w:rsidP="00277D34">
            <w:pPr>
              <w:jc w:val="center"/>
              <w:rPr>
                <w:rFonts w:ascii="Arial" w:eastAsiaTheme="minorEastAsia" w:hAnsi="Arial" w:cs="Arial"/>
                <w:bCs/>
                <w:color w:val="121B1F" w:themeColor="background1"/>
                <w:sz w:val="14"/>
                <w:szCs w:val="14"/>
                <w:rPrChange w:id="7677"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678" w:author="Locke Liu" w:date="2021-05-24T14:33:00Z">
                  <w:rPr>
                    <w:rFonts w:ascii="Segoe UI" w:eastAsiaTheme="minorEastAsia" w:hAnsi="Segoe UI" w:cs="Segoe UI"/>
                    <w:bCs/>
                    <w:color w:val="121B1F" w:themeColor="background1"/>
                    <w:sz w:val="14"/>
                    <w:szCs w:val="14"/>
                  </w:rPr>
                </w:rPrChange>
              </w:rPr>
              <w:t>Source SHIR - PRD</w:t>
            </w:r>
          </w:p>
        </w:tc>
        <w:tc>
          <w:tcPr>
            <w:tcW w:w="632" w:type="pct"/>
            <w:vAlign w:val="center"/>
            <w:tcPrChange w:id="7679" w:author="Locke Liu" w:date="2021-05-24T16:19:00Z">
              <w:tcPr>
                <w:tcW w:w="593" w:type="pct"/>
                <w:vAlign w:val="center"/>
              </w:tcPr>
            </w:tcPrChange>
          </w:tcPr>
          <w:p w14:paraId="2C5D4CE0" w14:textId="43AFDAA8" w:rsidR="00777B6F" w:rsidRPr="004D620F" w:rsidRDefault="00777B6F">
            <w:pPr>
              <w:jc w:val="center"/>
              <w:rPr>
                <w:rFonts w:ascii="Arial" w:eastAsiaTheme="minorEastAsia" w:hAnsi="Arial" w:cs="Arial"/>
                <w:bCs/>
                <w:color w:val="121B1F" w:themeColor="background1"/>
                <w:sz w:val="14"/>
                <w:szCs w:val="14"/>
                <w:rPrChange w:id="7680" w:author="Locke Liu" w:date="2021-05-24T14:33:00Z">
                  <w:rPr>
                    <w:rFonts w:ascii="Segoe UI" w:eastAsiaTheme="minorEastAsia" w:hAnsi="Segoe UI" w:cs="Segoe UI"/>
                    <w:bCs/>
                    <w:color w:val="121B1F" w:themeColor="background1"/>
                    <w:sz w:val="14"/>
                    <w:szCs w:val="14"/>
                  </w:rPr>
                </w:rPrChange>
              </w:rPr>
              <w:pPrChange w:id="768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82" w:author="Locke Liu" w:date="2021-05-24T14:33:00Z">
                  <w:rPr>
                    <w:rFonts w:ascii="Segoe UI" w:eastAsiaTheme="minorEastAsia" w:hAnsi="Segoe UI" w:cs="Segoe UI"/>
                    <w:bCs/>
                    <w:color w:val="121B1F" w:themeColor="background1"/>
                    <w:sz w:val="14"/>
                    <w:szCs w:val="14"/>
                  </w:rPr>
                </w:rPrChange>
              </w:rPr>
              <w:t>win000537</w:t>
            </w:r>
          </w:p>
        </w:tc>
        <w:tc>
          <w:tcPr>
            <w:tcW w:w="736" w:type="pct"/>
            <w:vAlign w:val="center"/>
            <w:tcPrChange w:id="7683" w:author="Locke Liu" w:date="2021-05-24T16:19:00Z">
              <w:tcPr>
                <w:tcW w:w="691" w:type="pct"/>
                <w:vAlign w:val="center"/>
              </w:tcPr>
            </w:tcPrChange>
          </w:tcPr>
          <w:p w14:paraId="125AF10A" w14:textId="13184436" w:rsidR="00777B6F" w:rsidRPr="004D620F" w:rsidRDefault="00777B6F">
            <w:pPr>
              <w:jc w:val="center"/>
              <w:rPr>
                <w:rFonts w:ascii="Arial" w:eastAsiaTheme="minorEastAsia" w:hAnsi="Arial" w:cs="Arial"/>
                <w:bCs/>
                <w:color w:val="121B1F" w:themeColor="background1"/>
                <w:sz w:val="14"/>
                <w:szCs w:val="14"/>
                <w:rPrChange w:id="7684" w:author="Locke Liu" w:date="2021-05-24T14:33:00Z">
                  <w:rPr>
                    <w:rFonts w:ascii="Segoe UI" w:eastAsiaTheme="minorEastAsia" w:hAnsi="Segoe UI" w:cs="Segoe UI"/>
                    <w:bCs/>
                    <w:color w:val="121B1F" w:themeColor="background1"/>
                    <w:sz w:val="14"/>
                    <w:szCs w:val="14"/>
                  </w:rPr>
                </w:rPrChange>
              </w:rPr>
              <w:pPrChange w:id="7685"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86" w:author="Locke Liu" w:date="2021-05-24T14:33:00Z">
                  <w:rPr>
                    <w:rFonts w:ascii="Segoe UI" w:eastAsiaTheme="minorEastAsia" w:hAnsi="Segoe UI" w:cs="Segoe UI"/>
                    <w:bCs/>
                    <w:color w:val="121B1F" w:themeColor="background1"/>
                    <w:sz w:val="14"/>
                    <w:szCs w:val="14"/>
                  </w:rPr>
                </w:rPrChange>
              </w:rPr>
              <w:t>Source SHIR - PRD</w:t>
            </w:r>
          </w:p>
        </w:tc>
        <w:tc>
          <w:tcPr>
            <w:tcW w:w="713" w:type="pct"/>
            <w:shd w:val="clear" w:color="auto" w:fill="auto"/>
            <w:vAlign w:val="center"/>
            <w:tcPrChange w:id="7687" w:author="Locke Liu" w:date="2021-05-24T16:19:00Z">
              <w:tcPr>
                <w:tcW w:w="730" w:type="pct"/>
                <w:shd w:val="clear" w:color="auto" w:fill="auto"/>
                <w:vAlign w:val="center"/>
              </w:tcPr>
            </w:tcPrChange>
          </w:tcPr>
          <w:p w14:paraId="45DDC0EF" w14:textId="4F55AF02" w:rsidR="00777B6F" w:rsidRPr="004D620F" w:rsidRDefault="00777B6F">
            <w:pPr>
              <w:jc w:val="center"/>
              <w:rPr>
                <w:rFonts w:ascii="Arial" w:eastAsiaTheme="minorEastAsia" w:hAnsi="Arial" w:cs="Arial"/>
                <w:bCs/>
                <w:color w:val="121B1F" w:themeColor="background1"/>
                <w:sz w:val="14"/>
                <w:szCs w:val="14"/>
                <w:rPrChange w:id="7688" w:author="Locke Liu" w:date="2021-05-24T14:33:00Z">
                  <w:rPr>
                    <w:rFonts w:ascii="Segoe UI" w:eastAsiaTheme="minorEastAsia" w:hAnsi="Segoe UI" w:cs="Segoe UI"/>
                    <w:bCs/>
                    <w:color w:val="121B1F" w:themeColor="background1"/>
                    <w:sz w:val="14"/>
                    <w:szCs w:val="14"/>
                  </w:rPr>
                </w:rPrChange>
              </w:rPr>
              <w:pPrChange w:id="7689"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690" w:author="Locke Liu" w:date="2021-05-24T14:33:00Z">
                  <w:rPr>
                    <w:rFonts w:ascii="Segoe UI" w:eastAsiaTheme="minorEastAsia" w:hAnsi="Segoe UI" w:cs="Segoe UI"/>
                    <w:bCs/>
                    <w:color w:val="121B1F" w:themeColor="background1"/>
                    <w:sz w:val="14"/>
                    <w:szCs w:val="14"/>
                  </w:rPr>
                </w:rPrChange>
              </w:rPr>
              <w:t>win000538</w:t>
            </w:r>
          </w:p>
        </w:tc>
        <w:tc>
          <w:tcPr>
            <w:tcW w:w="463" w:type="pct"/>
            <w:vAlign w:val="center"/>
            <w:tcPrChange w:id="7691" w:author="Locke Liu" w:date="2021-05-24T16:19:00Z">
              <w:tcPr>
                <w:tcW w:w="480" w:type="pct"/>
                <w:vAlign w:val="center"/>
              </w:tcPr>
            </w:tcPrChange>
          </w:tcPr>
          <w:p w14:paraId="673F626B" w14:textId="59A713F2" w:rsidR="00777B6F" w:rsidRPr="004D620F" w:rsidRDefault="00777B6F">
            <w:pPr>
              <w:jc w:val="center"/>
              <w:rPr>
                <w:rFonts w:ascii="Arial" w:eastAsiaTheme="minorEastAsia" w:hAnsi="Arial" w:cs="Arial"/>
                <w:bCs/>
                <w:color w:val="121B1F" w:themeColor="background1"/>
                <w:sz w:val="14"/>
                <w:szCs w:val="14"/>
                <w:rPrChange w:id="7692" w:author="Locke Liu" w:date="2021-05-24T14:33:00Z">
                  <w:rPr>
                    <w:rFonts w:ascii="Segoe UI" w:eastAsiaTheme="minorEastAsia" w:hAnsi="Segoe UI" w:cs="Segoe UI"/>
                    <w:bCs/>
                    <w:color w:val="121B1F" w:themeColor="background1"/>
                    <w:sz w:val="14"/>
                    <w:szCs w:val="14"/>
                  </w:rPr>
                </w:rPrChange>
              </w:rPr>
              <w:pPrChange w:id="7693" w:author="Locke Liu" w:date="2021-05-24T16:19:00Z">
                <w:pPr>
                  <w:framePr w:hSpace="141" w:wrap="around" w:vAnchor="text" w:hAnchor="margin" w:xAlign="center" w:y="265"/>
                </w:pPr>
              </w:pPrChange>
            </w:pPr>
            <w:ins w:id="7694" w:author="Locke Liu" w:date="2021-05-24T16:19:00Z">
              <w:r w:rsidRPr="00B84357">
                <w:rPr>
                  <w:rFonts w:ascii="Arial" w:hAnsi="Arial" w:cs="Arial"/>
                  <w:bCs/>
                  <w:color w:val="121B1F" w:themeColor="background1"/>
                  <w:sz w:val="14"/>
                  <w:szCs w:val="14"/>
                </w:rPr>
                <w:t>TCP</w:t>
              </w:r>
            </w:ins>
            <w:del w:id="7695" w:author="Locke Liu" w:date="2021-05-24T16:19:00Z">
              <w:r w:rsidRPr="004D620F" w:rsidDel="00D624CC">
                <w:rPr>
                  <w:rFonts w:ascii="Arial" w:eastAsiaTheme="minorEastAsia" w:hAnsi="Arial" w:cs="Arial"/>
                  <w:bCs/>
                  <w:color w:val="121B1F" w:themeColor="background1"/>
                  <w:sz w:val="14"/>
                  <w:szCs w:val="14"/>
                  <w:rPrChange w:id="7696" w:author="Locke Liu" w:date="2021-05-24T14:33:00Z">
                    <w:rPr>
                      <w:rFonts w:ascii="Segoe UI" w:eastAsiaTheme="minorEastAsia" w:hAnsi="Segoe UI" w:cs="Segoe UI"/>
                      <w:bCs/>
                      <w:color w:val="121B1F" w:themeColor="background1"/>
                      <w:sz w:val="14"/>
                      <w:szCs w:val="14"/>
                    </w:rPr>
                  </w:rPrChange>
                </w:rPr>
                <w:delText>Tcp</w:delText>
              </w:r>
            </w:del>
          </w:p>
        </w:tc>
        <w:tc>
          <w:tcPr>
            <w:tcW w:w="245" w:type="pct"/>
            <w:vAlign w:val="center"/>
            <w:tcPrChange w:id="7697" w:author="Locke Liu" w:date="2021-05-24T16:19:00Z">
              <w:tcPr>
                <w:tcW w:w="262" w:type="pct"/>
                <w:vAlign w:val="center"/>
              </w:tcPr>
            </w:tcPrChange>
          </w:tcPr>
          <w:p w14:paraId="05AF9BA9" w14:textId="34C01CFF" w:rsidR="00777B6F" w:rsidRPr="004D620F" w:rsidRDefault="00777B6F">
            <w:pPr>
              <w:jc w:val="center"/>
              <w:rPr>
                <w:rFonts w:ascii="Arial" w:eastAsiaTheme="minorEastAsia" w:hAnsi="Arial" w:cs="Arial"/>
                <w:bCs/>
                <w:color w:val="121B1F" w:themeColor="background1"/>
                <w:sz w:val="14"/>
                <w:szCs w:val="14"/>
                <w:rPrChange w:id="7698" w:author="Locke Liu" w:date="2021-05-24T14:33:00Z">
                  <w:rPr>
                    <w:rFonts w:ascii="Segoe UI" w:eastAsiaTheme="minorEastAsia" w:hAnsi="Segoe UI" w:cs="Segoe UI"/>
                    <w:bCs/>
                    <w:color w:val="121B1F" w:themeColor="background1"/>
                    <w:sz w:val="14"/>
                    <w:szCs w:val="14"/>
                  </w:rPr>
                </w:rPrChange>
              </w:rPr>
              <w:pPrChange w:id="7699"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700" w:author="Locke Liu" w:date="2021-05-24T14:33:00Z">
                  <w:rPr>
                    <w:rFonts w:ascii="Segoe UI" w:eastAsiaTheme="minorEastAsia" w:hAnsi="Segoe UI" w:cs="Segoe UI"/>
                    <w:bCs/>
                    <w:color w:val="121B1F" w:themeColor="background1"/>
                    <w:sz w:val="14"/>
                    <w:szCs w:val="14"/>
                  </w:rPr>
                </w:rPrChange>
              </w:rPr>
              <w:t>8060</w:t>
            </w:r>
          </w:p>
        </w:tc>
        <w:tc>
          <w:tcPr>
            <w:tcW w:w="1517" w:type="pct"/>
            <w:shd w:val="clear" w:color="auto" w:fill="auto"/>
            <w:vAlign w:val="center"/>
            <w:tcPrChange w:id="7701" w:author="Locke Liu" w:date="2021-05-24T16:19:00Z">
              <w:tcPr>
                <w:tcW w:w="1533" w:type="pct"/>
                <w:shd w:val="clear" w:color="auto" w:fill="auto"/>
                <w:vAlign w:val="center"/>
              </w:tcPr>
            </w:tcPrChange>
          </w:tcPr>
          <w:p w14:paraId="3CF34E61" w14:textId="4925276C" w:rsidR="00777B6F" w:rsidRPr="004D620F" w:rsidRDefault="00777B6F" w:rsidP="00277D34">
            <w:pPr>
              <w:rPr>
                <w:rFonts w:ascii="Arial" w:hAnsi="Arial" w:cs="Arial"/>
                <w:bCs/>
                <w:color w:val="121B1F" w:themeColor="background1"/>
                <w:sz w:val="14"/>
                <w:szCs w:val="14"/>
                <w:rPrChange w:id="7702"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703" w:author="Locke Liu" w:date="2021-05-24T14:33:00Z">
                  <w:rPr>
                    <w:rFonts w:ascii="Segoe UI" w:hAnsi="Segoe UI" w:cs="Segoe UI"/>
                    <w:bCs/>
                    <w:color w:val="121B1F" w:themeColor="background1"/>
                    <w:sz w:val="14"/>
                    <w:szCs w:val="14"/>
                  </w:rPr>
                </w:rPrChange>
              </w:rPr>
              <w:t>Required by self-host integration node communication between different nodes in the same pool</w:t>
            </w:r>
          </w:p>
        </w:tc>
      </w:tr>
      <w:tr w:rsidR="00777B6F" w:rsidRPr="004D620F" w14:paraId="2BFF5723" w14:textId="77777777" w:rsidTr="00777B6F">
        <w:trPr>
          <w:trHeight w:val="358"/>
          <w:trPrChange w:id="7704" w:author="Locke Liu" w:date="2021-05-24T16:19:00Z">
            <w:trPr>
              <w:trHeight w:val="358"/>
            </w:trPr>
          </w:trPrChange>
        </w:trPr>
        <w:tc>
          <w:tcPr>
            <w:tcW w:w="693" w:type="pct"/>
            <w:shd w:val="clear" w:color="auto" w:fill="auto"/>
            <w:vAlign w:val="center"/>
            <w:tcPrChange w:id="7705" w:author="Locke Liu" w:date="2021-05-24T16:19:00Z">
              <w:tcPr>
                <w:tcW w:w="711" w:type="pct"/>
                <w:shd w:val="clear" w:color="auto" w:fill="auto"/>
                <w:vAlign w:val="center"/>
              </w:tcPr>
            </w:tcPrChange>
          </w:tcPr>
          <w:p w14:paraId="28E4CB06" w14:textId="1596711E" w:rsidR="00777B6F" w:rsidRPr="004D620F" w:rsidRDefault="00777B6F" w:rsidP="00277D34">
            <w:pPr>
              <w:jc w:val="center"/>
              <w:rPr>
                <w:rFonts w:ascii="Arial" w:eastAsiaTheme="minorEastAsia" w:hAnsi="Arial" w:cs="Arial"/>
                <w:bCs/>
                <w:color w:val="121B1F" w:themeColor="background1"/>
                <w:sz w:val="14"/>
                <w:szCs w:val="14"/>
                <w:rPrChange w:id="7706"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707" w:author="Locke Liu" w:date="2021-05-24T14:33:00Z">
                  <w:rPr>
                    <w:rFonts w:ascii="Segoe UI" w:eastAsiaTheme="minorEastAsia" w:hAnsi="Segoe UI" w:cs="Segoe UI"/>
                    <w:bCs/>
                    <w:color w:val="121B1F" w:themeColor="background1"/>
                    <w:sz w:val="14"/>
                    <w:szCs w:val="14"/>
                  </w:rPr>
                </w:rPrChange>
              </w:rPr>
              <w:t>Source SHIR - PRD</w:t>
            </w:r>
          </w:p>
        </w:tc>
        <w:tc>
          <w:tcPr>
            <w:tcW w:w="632" w:type="pct"/>
            <w:vAlign w:val="center"/>
            <w:tcPrChange w:id="7708" w:author="Locke Liu" w:date="2021-05-24T16:19:00Z">
              <w:tcPr>
                <w:tcW w:w="593" w:type="pct"/>
                <w:vAlign w:val="center"/>
              </w:tcPr>
            </w:tcPrChange>
          </w:tcPr>
          <w:p w14:paraId="6C4D6BD6" w14:textId="3B317CD5" w:rsidR="00777B6F" w:rsidRPr="004D620F" w:rsidRDefault="00777B6F">
            <w:pPr>
              <w:jc w:val="center"/>
              <w:rPr>
                <w:rFonts w:ascii="Arial" w:eastAsiaTheme="minorEastAsia" w:hAnsi="Arial" w:cs="Arial"/>
                <w:bCs/>
                <w:color w:val="121B1F" w:themeColor="background1"/>
                <w:sz w:val="14"/>
                <w:szCs w:val="14"/>
                <w:rPrChange w:id="7709" w:author="Locke Liu" w:date="2021-05-24T14:33:00Z">
                  <w:rPr>
                    <w:rFonts w:ascii="Segoe UI" w:eastAsiaTheme="minorEastAsia" w:hAnsi="Segoe UI" w:cs="Segoe UI"/>
                    <w:bCs/>
                    <w:color w:val="121B1F" w:themeColor="background1"/>
                    <w:sz w:val="14"/>
                    <w:szCs w:val="14"/>
                  </w:rPr>
                </w:rPrChange>
              </w:rPr>
              <w:pPrChange w:id="7710"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711" w:author="Locke Liu" w:date="2021-05-24T14:33:00Z">
                  <w:rPr>
                    <w:rFonts w:ascii="Segoe UI" w:eastAsiaTheme="minorEastAsia" w:hAnsi="Segoe UI" w:cs="Segoe UI"/>
                    <w:bCs/>
                    <w:color w:val="121B1F" w:themeColor="background1"/>
                    <w:sz w:val="14"/>
                    <w:szCs w:val="14"/>
                  </w:rPr>
                </w:rPrChange>
              </w:rPr>
              <w:t>win000538</w:t>
            </w:r>
          </w:p>
        </w:tc>
        <w:tc>
          <w:tcPr>
            <w:tcW w:w="736" w:type="pct"/>
            <w:vAlign w:val="center"/>
            <w:tcPrChange w:id="7712" w:author="Locke Liu" w:date="2021-05-24T16:19:00Z">
              <w:tcPr>
                <w:tcW w:w="691" w:type="pct"/>
                <w:vAlign w:val="center"/>
              </w:tcPr>
            </w:tcPrChange>
          </w:tcPr>
          <w:p w14:paraId="712ED598" w14:textId="2EA7EEDF" w:rsidR="00777B6F" w:rsidRPr="004D620F" w:rsidRDefault="00777B6F">
            <w:pPr>
              <w:jc w:val="center"/>
              <w:rPr>
                <w:rFonts w:ascii="Arial" w:eastAsiaTheme="minorEastAsia" w:hAnsi="Arial" w:cs="Arial"/>
                <w:bCs/>
                <w:color w:val="121B1F" w:themeColor="background1"/>
                <w:sz w:val="14"/>
                <w:szCs w:val="14"/>
                <w:rPrChange w:id="7713" w:author="Locke Liu" w:date="2021-05-24T14:33:00Z">
                  <w:rPr>
                    <w:rFonts w:ascii="Segoe UI" w:eastAsiaTheme="minorEastAsia" w:hAnsi="Segoe UI" w:cs="Segoe UI"/>
                    <w:bCs/>
                    <w:color w:val="121B1F" w:themeColor="background1"/>
                    <w:sz w:val="14"/>
                    <w:szCs w:val="14"/>
                  </w:rPr>
                </w:rPrChange>
              </w:rPr>
              <w:pPrChange w:id="7714"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715" w:author="Locke Liu" w:date="2021-05-24T14:33:00Z">
                  <w:rPr>
                    <w:rFonts w:ascii="Segoe UI" w:eastAsiaTheme="minorEastAsia" w:hAnsi="Segoe UI" w:cs="Segoe UI"/>
                    <w:bCs/>
                    <w:color w:val="121B1F" w:themeColor="background1"/>
                    <w:sz w:val="14"/>
                    <w:szCs w:val="14"/>
                  </w:rPr>
                </w:rPrChange>
              </w:rPr>
              <w:t>Source SHIR - PRD</w:t>
            </w:r>
          </w:p>
        </w:tc>
        <w:tc>
          <w:tcPr>
            <w:tcW w:w="713" w:type="pct"/>
            <w:shd w:val="clear" w:color="auto" w:fill="auto"/>
            <w:vAlign w:val="center"/>
            <w:tcPrChange w:id="7716" w:author="Locke Liu" w:date="2021-05-24T16:19:00Z">
              <w:tcPr>
                <w:tcW w:w="730" w:type="pct"/>
                <w:shd w:val="clear" w:color="auto" w:fill="auto"/>
                <w:vAlign w:val="center"/>
              </w:tcPr>
            </w:tcPrChange>
          </w:tcPr>
          <w:p w14:paraId="2CC514F1" w14:textId="7E63143A" w:rsidR="00777B6F" w:rsidRPr="004D620F" w:rsidRDefault="00777B6F">
            <w:pPr>
              <w:jc w:val="center"/>
              <w:rPr>
                <w:rFonts w:ascii="Arial" w:eastAsiaTheme="minorEastAsia" w:hAnsi="Arial" w:cs="Arial"/>
                <w:bCs/>
                <w:color w:val="121B1F" w:themeColor="background1"/>
                <w:sz w:val="14"/>
                <w:szCs w:val="14"/>
                <w:rPrChange w:id="7717" w:author="Locke Liu" w:date="2021-05-24T14:33:00Z">
                  <w:rPr>
                    <w:rFonts w:ascii="Segoe UI" w:eastAsiaTheme="minorEastAsia" w:hAnsi="Segoe UI" w:cs="Segoe UI"/>
                    <w:bCs/>
                    <w:color w:val="121B1F" w:themeColor="background1"/>
                    <w:sz w:val="14"/>
                    <w:szCs w:val="14"/>
                  </w:rPr>
                </w:rPrChange>
              </w:rPr>
              <w:pPrChange w:id="7718"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719" w:author="Locke Liu" w:date="2021-05-24T14:33:00Z">
                  <w:rPr>
                    <w:rFonts w:ascii="Segoe UI" w:eastAsiaTheme="minorEastAsia" w:hAnsi="Segoe UI" w:cs="Segoe UI"/>
                    <w:bCs/>
                    <w:color w:val="121B1F" w:themeColor="background1"/>
                    <w:sz w:val="14"/>
                    <w:szCs w:val="14"/>
                  </w:rPr>
                </w:rPrChange>
              </w:rPr>
              <w:t>win000537</w:t>
            </w:r>
          </w:p>
        </w:tc>
        <w:tc>
          <w:tcPr>
            <w:tcW w:w="463" w:type="pct"/>
            <w:vAlign w:val="center"/>
            <w:tcPrChange w:id="7720" w:author="Locke Liu" w:date="2021-05-24T16:19:00Z">
              <w:tcPr>
                <w:tcW w:w="480" w:type="pct"/>
                <w:vAlign w:val="center"/>
              </w:tcPr>
            </w:tcPrChange>
          </w:tcPr>
          <w:p w14:paraId="1FC12A9C" w14:textId="330814D1" w:rsidR="00777B6F" w:rsidRPr="004D620F" w:rsidRDefault="00777B6F">
            <w:pPr>
              <w:jc w:val="center"/>
              <w:rPr>
                <w:rFonts w:ascii="Arial" w:eastAsiaTheme="minorEastAsia" w:hAnsi="Arial" w:cs="Arial"/>
                <w:bCs/>
                <w:color w:val="121B1F" w:themeColor="background1"/>
                <w:sz w:val="14"/>
                <w:szCs w:val="14"/>
                <w:rPrChange w:id="7721" w:author="Locke Liu" w:date="2021-05-24T14:33:00Z">
                  <w:rPr>
                    <w:rFonts w:ascii="Segoe UI" w:eastAsiaTheme="minorEastAsia" w:hAnsi="Segoe UI" w:cs="Segoe UI"/>
                    <w:bCs/>
                    <w:color w:val="121B1F" w:themeColor="background1"/>
                    <w:sz w:val="14"/>
                    <w:szCs w:val="14"/>
                  </w:rPr>
                </w:rPrChange>
              </w:rPr>
              <w:pPrChange w:id="7722" w:author="Locke Liu" w:date="2021-05-24T16:19:00Z">
                <w:pPr>
                  <w:framePr w:hSpace="141" w:wrap="around" w:vAnchor="text" w:hAnchor="margin" w:xAlign="center" w:y="265"/>
                </w:pPr>
              </w:pPrChange>
            </w:pPr>
            <w:ins w:id="7723" w:author="Locke Liu" w:date="2021-05-24T16:19:00Z">
              <w:r w:rsidRPr="00B84357">
                <w:rPr>
                  <w:rFonts w:ascii="Arial" w:hAnsi="Arial" w:cs="Arial"/>
                  <w:bCs/>
                  <w:color w:val="121B1F" w:themeColor="background1"/>
                  <w:sz w:val="14"/>
                  <w:szCs w:val="14"/>
                </w:rPr>
                <w:t>TCP</w:t>
              </w:r>
            </w:ins>
            <w:del w:id="7724" w:author="Locke Liu" w:date="2021-05-24T16:19:00Z">
              <w:r w:rsidRPr="004D620F" w:rsidDel="00D624CC">
                <w:rPr>
                  <w:rFonts w:ascii="Arial" w:eastAsiaTheme="minorEastAsia" w:hAnsi="Arial" w:cs="Arial"/>
                  <w:bCs/>
                  <w:color w:val="121B1F" w:themeColor="background1"/>
                  <w:sz w:val="14"/>
                  <w:szCs w:val="14"/>
                  <w:rPrChange w:id="7725" w:author="Locke Liu" w:date="2021-05-24T14:33:00Z">
                    <w:rPr>
                      <w:rFonts w:ascii="Segoe UI" w:eastAsiaTheme="minorEastAsia" w:hAnsi="Segoe UI" w:cs="Segoe UI"/>
                      <w:bCs/>
                      <w:color w:val="121B1F" w:themeColor="background1"/>
                      <w:sz w:val="14"/>
                      <w:szCs w:val="14"/>
                    </w:rPr>
                  </w:rPrChange>
                </w:rPr>
                <w:delText>Tcp</w:delText>
              </w:r>
            </w:del>
          </w:p>
        </w:tc>
        <w:tc>
          <w:tcPr>
            <w:tcW w:w="245" w:type="pct"/>
            <w:vAlign w:val="center"/>
            <w:tcPrChange w:id="7726" w:author="Locke Liu" w:date="2021-05-24T16:19:00Z">
              <w:tcPr>
                <w:tcW w:w="262" w:type="pct"/>
                <w:vAlign w:val="center"/>
              </w:tcPr>
            </w:tcPrChange>
          </w:tcPr>
          <w:p w14:paraId="508C59F8" w14:textId="1B3424C2" w:rsidR="00777B6F" w:rsidRPr="004D620F" w:rsidRDefault="00777B6F">
            <w:pPr>
              <w:jc w:val="center"/>
              <w:rPr>
                <w:rFonts w:ascii="Arial" w:eastAsiaTheme="minorEastAsia" w:hAnsi="Arial" w:cs="Arial"/>
                <w:bCs/>
                <w:color w:val="121B1F" w:themeColor="background1"/>
                <w:sz w:val="14"/>
                <w:szCs w:val="14"/>
                <w:rPrChange w:id="7727" w:author="Locke Liu" w:date="2021-05-24T14:33:00Z">
                  <w:rPr>
                    <w:rFonts w:ascii="Segoe UI" w:eastAsiaTheme="minorEastAsia" w:hAnsi="Segoe UI" w:cs="Segoe UI"/>
                    <w:bCs/>
                    <w:color w:val="121B1F" w:themeColor="background1"/>
                    <w:sz w:val="14"/>
                    <w:szCs w:val="14"/>
                  </w:rPr>
                </w:rPrChange>
              </w:rPr>
              <w:pPrChange w:id="7728"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729" w:author="Locke Liu" w:date="2021-05-24T14:33:00Z">
                  <w:rPr>
                    <w:rFonts w:ascii="Segoe UI" w:eastAsiaTheme="minorEastAsia" w:hAnsi="Segoe UI" w:cs="Segoe UI"/>
                    <w:bCs/>
                    <w:color w:val="121B1F" w:themeColor="background1"/>
                    <w:sz w:val="14"/>
                    <w:szCs w:val="14"/>
                  </w:rPr>
                </w:rPrChange>
              </w:rPr>
              <w:t>8060</w:t>
            </w:r>
          </w:p>
        </w:tc>
        <w:tc>
          <w:tcPr>
            <w:tcW w:w="1517" w:type="pct"/>
            <w:shd w:val="clear" w:color="auto" w:fill="auto"/>
            <w:vAlign w:val="center"/>
            <w:tcPrChange w:id="7730" w:author="Locke Liu" w:date="2021-05-24T16:19:00Z">
              <w:tcPr>
                <w:tcW w:w="1533" w:type="pct"/>
                <w:shd w:val="clear" w:color="auto" w:fill="auto"/>
                <w:vAlign w:val="center"/>
              </w:tcPr>
            </w:tcPrChange>
          </w:tcPr>
          <w:p w14:paraId="33645AE2" w14:textId="3A72FA06" w:rsidR="00777B6F" w:rsidRPr="004D620F" w:rsidRDefault="00777B6F" w:rsidP="00277D34">
            <w:pPr>
              <w:rPr>
                <w:rFonts w:ascii="Arial" w:hAnsi="Arial" w:cs="Arial"/>
                <w:bCs/>
                <w:color w:val="121B1F" w:themeColor="background1"/>
                <w:sz w:val="14"/>
                <w:szCs w:val="14"/>
                <w:rPrChange w:id="7731"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732" w:author="Locke Liu" w:date="2021-05-24T14:33:00Z">
                  <w:rPr>
                    <w:rFonts w:ascii="Segoe UI" w:hAnsi="Segoe UI" w:cs="Segoe UI"/>
                    <w:bCs/>
                    <w:color w:val="121B1F" w:themeColor="background1"/>
                    <w:sz w:val="14"/>
                    <w:szCs w:val="14"/>
                  </w:rPr>
                </w:rPrChange>
              </w:rPr>
              <w:t>Required by self-host integration node communication between different nodes in the same pool</w:t>
            </w:r>
          </w:p>
        </w:tc>
      </w:tr>
      <w:tr w:rsidR="00777B6F" w:rsidRPr="004D620F" w14:paraId="21DDF07E" w14:textId="77777777" w:rsidTr="00777B6F">
        <w:trPr>
          <w:trHeight w:val="358"/>
          <w:trPrChange w:id="7733" w:author="Locke Liu" w:date="2021-05-24T16:19:00Z">
            <w:trPr>
              <w:trHeight w:val="358"/>
            </w:trPr>
          </w:trPrChange>
        </w:trPr>
        <w:tc>
          <w:tcPr>
            <w:tcW w:w="693" w:type="pct"/>
            <w:shd w:val="clear" w:color="auto" w:fill="auto"/>
            <w:vAlign w:val="center"/>
            <w:tcPrChange w:id="7734" w:author="Locke Liu" w:date="2021-05-24T16:19:00Z">
              <w:tcPr>
                <w:tcW w:w="711" w:type="pct"/>
                <w:shd w:val="clear" w:color="auto" w:fill="auto"/>
                <w:vAlign w:val="center"/>
              </w:tcPr>
            </w:tcPrChange>
          </w:tcPr>
          <w:p w14:paraId="31FC3243" w14:textId="4367CD05" w:rsidR="00777B6F" w:rsidRPr="004D620F" w:rsidRDefault="00777B6F" w:rsidP="00277D34">
            <w:pPr>
              <w:jc w:val="center"/>
              <w:rPr>
                <w:rFonts w:ascii="Arial" w:eastAsiaTheme="minorEastAsia" w:hAnsi="Arial" w:cs="Arial"/>
                <w:bCs/>
                <w:color w:val="121B1F" w:themeColor="background1"/>
                <w:sz w:val="14"/>
                <w:szCs w:val="14"/>
                <w:rPrChange w:id="7735"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736" w:author="Locke Liu" w:date="2021-05-24T14:33:00Z">
                  <w:rPr>
                    <w:rFonts w:ascii="Segoe UI" w:eastAsiaTheme="minorEastAsia" w:hAnsi="Segoe UI" w:cs="Segoe UI"/>
                    <w:bCs/>
                    <w:color w:val="121B1F" w:themeColor="background1"/>
                    <w:sz w:val="14"/>
                    <w:szCs w:val="14"/>
                  </w:rPr>
                </w:rPrChange>
              </w:rPr>
              <w:t>Source SHIR - PRD</w:t>
            </w:r>
          </w:p>
        </w:tc>
        <w:tc>
          <w:tcPr>
            <w:tcW w:w="632" w:type="pct"/>
            <w:vAlign w:val="center"/>
            <w:tcPrChange w:id="7737" w:author="Locke Liu" w:date="2021-05-24T16:19:00Z">
              <w:tcPr>
                <w:tcW w:w="593" w:type="pct"/>
                <w:vAlign w:val="center"/>
              </w:tcPr>
            </w:tcPrChange>
          </w:tcPr>
          <w:p w14:paraId="3320F7DA" w14:textId="38D3B38D" w:rsidR="00777B6F" w:rsidRPr="004D620F" w:rsidRDefault="00777B6F">
            <w:pPr>
              <w:jc w:val="center"/>
              <w:rPr>
                <w:rFonts w:ascii="Arial" w:eastAsiaTheme="minorEastAsia" w:hAnsi="Arial" w:cs="Arial"/>
                <w:bCs/>
                <w:color w:val="121B1F" w:themeColor="background1"/>
                <w:sz w:val="14"/>
                <w:szCs w:val="14"/>
                <w:rPrChange w:id="7738" w:author="Locke Liu" w:date="2021-05-24T14:33:00Z">
                  <w:rPr>
                    <w:rFonts w:ascii="Segoe UI" w:eastAsiaTheme="minorEastAsia" w:hAnsi="Segoe UI" w:cs="Segoe UI"/>
                    <w:bCs/>
                    <w:color w:val="121B1F" w:themeColor="background1"/>
                    <w:sz w:val="14"/>
                    <w:szCs w:val="14"/>
                  </w:rPr>
                </w:rPrChange>
              </w:rPr>
              <w:pPrChange w:id="7739"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740" w:author="Locke Liu" w:date="2021-05-24T14:33:00Z">
                  <w:rPr>
                    <w:rFonts w:ascii="Segoe UI" w:eastAsiaTheme="minorEastAsia" w:hAnsi="Segoe UI" w:cs="Segoe UI"/>
                    <w:bCs/>
                    <w:color w:val="121B1F" w:themeColor="background1"/>
                    <w:sz w:val="14"/>
                    <w:szCs w:val="14"/>
                  </w:rPr>
                </w:rPrChange>
              </w:rPr>
              <w:t>win000537, win000538</w:t>
            </w:r>
          </w:p>
        </w:tc>
        <w:tc>
          <w:tcPr>
            <w:tcW w:w="736" w:type="pct"/>
            <w:vAlign w:val="center"/>
            <w:tcPrChange w:id="7741" w:author="Locke Liu" w:date="2021-05-24T16:19:00Z">
              <w:tcPr>
                <w:tcW w:w="691" w:type="pct"/>
                <w:vAlign w:val="center"/>
              </w:tcPr>
            </w:tcPrChange>
          </w:tcPr>
          <w:p w14:paraId="12D132ED" w14:textId="77752B62" w:rsidR="00777B6F" w:rsidRPr="004D620F" w:rsidRDefault="00777B6F">
            <w:pPr>
              <w:jc w:val="center"/>
              <w:rPr>
                <w:rFonts w:ascii="Arial" w:eastAsiaTheme="minorEastAsia" w:hAnsi="Arial" w:cs="Arial"/>
                <w:bCs/>
                <w:color w:val="121B1F" w:themeColor="background1"/>
                <w:sz w:val="14"/>
                <w:szCs w:val="14"/>
                <w:rPrChange w:id="7742" w:author="Locke Liu" w:date="2021-05-24T14:33:00Z">
                  <w:rPr>
                    <w:rFonts w:ascii="Segoe UI" w:eastAsiaTheme="minorEastAsia" w:hAnsi="Segoe UI" w:cs="Segoe UI"/>
                    <w:bCs/>
                    <w:color w:val="121B1F" w:themeColor="background1"/>
                    <w:sz w:val="14"/>
                    <w:szCs w:val="14"/>
                  </w:rPr>
                </w:rPrChange>
              </w:rPr>
              <w:pPrChange w:id="7743"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744" w:author="Locke Liu" w:date="2021-05-24T14:33:00Z">
                  <w:rPr>
                    <w:rFonts w:ascii="Segoe UI" w:eastAsiaTheme="minorEastAsia" w:hAnsi="Segoe UI" w:cs="Segoe UI"/>
                    <w:bCs/>
                    <w:color w:val="121B1F" w:themeColor="background1"/>
                    <w:sz w:val="14"/>
                    <w:szCs w:val="14"/>
                  </w:rPr>
                </w:rPrChange>
              </w:rPr>
              <w:t>SNX CRM DB - PRD</w:t>
            </w:r>
          </w:p>
        </w:tc>
        <w:tc>
          <w:tcPr>
            <w:tcW w:w="713" w:type="pct"/>
            <w:shd w:val="clear" w:color="auto" w:fill="auto"/>
            <w:vAlign w:val="center"/>
            <w:tcPrChange w:id="7745" w:author="Locke Liu" w:date="2021-05-24T16:19:00Z">
              <w:tcPr>
                <w:tcW w:w="730" w:type="pct"/>
                <w:shd w:val="clear" w:color="auto" w:fill="auto"/>
                <w:vAlign w:val="center"/>
              </w:tcPr>
            </w:tcPrChange>
          </w:tcPr>
          <w:p w14:paraId="7E9B6192" w14:textId="29677838" w:rsidR="00777B6F" w:rsidRPr="004D620F" w:rsidRDefault="00777B6F">
            <w:pPr>
              <w:jc w:val="center"/>
              <w:rPr>
                <w:rFonts w:ascii="Arial" w:eastAsiaTheme="minorEastAsia" w:hAnsi="Arial" w:cs="Arial"/>
                <w:bCs/>
                <w:color w:val="121B1F" w:themeColor="background1"/>
                <w:sz w:val="14"/>
                <w:szCs w:val="14"/>
                <w:rPrChange w:id="7746" w:author="Locke Liu" w:date="2021-05-24T14:33:00Z">
                  <w:rPr>
                    <w:rFonts w:ascii="Segoe UI" w:eastAsiaTheme="minorEastAsia" w:hAnsi="Segoe UI" w:cs="Segoe UI"/>
                    <w:bCs/>
                    <w:color w:val="121B1F" w:themeColor="background1"/>
                    <w:sz w:val="14"/>
                    <w:szCs w:val="14"/>
                  </w:rPr>
                </w:rPrChange>
              </w:rPr>
              <w:pPrChange w:id="7747" w:author="Locke Liu" w:date="2021-05-24T16:18:00Z">
                <w:pPr>
                  <w:framePr w:hSpace="141" w:wrap="around" w:vAnchor="text" w:hAnchor="margin" w:xAlign="center" w:y="265"/>
                </w:pPr>
              </w:pPrChange>
            </w:pPr>
            <w:ins w:id="7748" w:author="Locke Liu" w:date="2021-05-24T16:18:00Z">
              <w:r w:rsidRPr="003A67B7">
                <w:rPr>
                  <w:rFonts w:ascii="Arial" w:eastAsiaTheme="minorEastAsia" w:hAnsi="Arial" w:cs="Arial"/>
                  <w:bCs/>
                  <w:color w:val="121B1F" w:themeColor="background1"/>
                  <w:sz w:val="14"/>
                  <w:szCs w:val="14"/>
                </w:rPr>
                <w:t>win</w:t>
              </w:r>
            </w:ins>
            <w:del w:id="7749" w:author="Locke Liu" w:date="2021-05-24T16:18:00Z">
              <w:r w:rsidRPr="004D620F" w:rsidDel="007903CF">
                <w:rPr>
                  <w:rFonts w:ascii="Arial" w:eastAsiaTheme="minorEastAsia" w:hAnsi="Arial" w:cs="Arial"/>
                  <w:bCs/>
                  <w:color w:val="121B1F" w:themeColor="background1"/>
                  <w:sz w:val="14"/>
                  <w:szCs w:val="14"/>
                  <w:rPrChange w:id="7750" w:author="Locke Liu" w:date="2021-05-24T14:33:00Z">
                    <w:rPr>
                      <w:rFonts w:ascii="Segoe UI" w:eastAsiaTheme="minorEastAsia" w:hAnsi="Segoe UI" w:cs="Segoe UI"/>
                      <w:bCs/>
                      <w:color w:val="121B1F" w:themeColor="background1"/>
                      <w:sz w:val="14"/>
                      <w:szCs w:val="14"/>
                    </w:rPr>
                  </w:rPrChange>
                </w:rPr>
                <w:delText>Win</w:delText>
              </w:r>
            </w:del>
            <w:r w:rsidRPr="004D620F">
              <w:rPr>
                <w:rFonts w:ascii="Arial" w:eastAsiaTheme="minorEastAsia" w:hAnsi="Arial" w:cs="Arial"/>
                <w:bCs/>
                <w:color w:val="121B1F" w:themeColor="background1"/>
                <w:sz w:val="14"/>
                <w:szCs w:val="14"/>
                <w:rPrChange w:id="7751" w:author="Locke Liu" w:date="2021-05-24T14:33:00Z">
                  <w:rPr>
                    <w:rFonts w:ascii="Segoe UI" w:eastAsiaTheme="minorEastAsia" w:hAnsi="Segoe UI" w:cs="Segoe UI"/>
                    <w:bCs/>
                    <w:color w:val="121B1F" w:themeColor="background1"/>
                    <w:sz w:val="14"/>
                    <w:szCs w:val="14"/>
                  </w:rPr>
                </w:rPrChange>
              </w:rPr>
              <w:t>000253</w:t>
            </w:r>
          </w:p>
        </w:tc>
        <w:tc>
          <w:tcPr>
            <w:tcW w:w="463" w:type="pct"/>
            <w:vAlign w:val="center"/>
            <w:tcPrChange w:id="7752" w:author="Locke Liu" w:date="2021-05-24T16:19:00Z">
              <w:tcPr>
                <w:tcW w:w="480" w:type="pct"/>
                <w:vAlign w:val="center"/>
              </w:tcPr>
            </w:tcPrChange>
          </w:tcPr>
          <w:p w14:paraId="29FB1613" w14:textId="7C4C0887" w:rsidR="00777B6F" w:rsidRPr="004D620F" w:rsidRDefault="00777B6F">
            <w:pPr>
              <w:jc w:val="center"/>
              <w:rPr>
                <w:rFonts w:ascii="Arial" w:eastAsiaTheme="minorEastAsia" w:hAnsi="Arial" w:cs="Arial"/>
                <w:bCs/>
                <w:color w:val="121B1F" w:themeColor="background1"/>
                <w:sz w:val="14"/>
                <w:szCs w:val="14"/>
                <w:rPrChange w:id="7753" w:author="Locke Liu" w:date="2021-05-24T14:33:00Z">
                  <w:rPr>
                    <w:rFonts w:ascii="Segoe UI" w:eastAsiaTheme="minorEastAsia" w:hAnsi="Segoe UI" w:cs="Segoe UI"/>
                    <w:bCs/>
                    <w:color w:val="121B1F" w:themeColor="background1"/>
                    <w:sz w:val="14"/>
                    <w:szCs w:val="14"/>
                  </w:rPr>
                </w:rPrChange>
              </w:rPr>
              <w:pPrChange w:id="7754" w:author="Locke Liu" w:date="2021-05-24T16:19:00Z">
                <w:pPr>
                  <w:framePr w:hSpace="141" w:wrap="around" w:vAnchor="text" w:hAnchor="margin" w:xAlign="center" w:y="265"/>
                </w:pPr>
              </w:pPrChange>
            </w:pPr>
            <w:ins w:id="7755" w:author="Locke Liu" w:date="2021-05-24T16:19:00Z">
              <w:r w:rsidRPr="00B84357">
                <w:rPr>
                  <w:rFonts w:ascii="Arial" w:hAnsi="Arial" w:cs="Arial"/>
                  <w:bCs/>
                  <w:color w:val="121B1F" w:themeColor="background1"/>
                  <w:sz w:val="14"/>
                  <w:szCs w:val="14"/>
                </w:rPr>
                <w:t>TCP</w:t>
              </w:r>
            </w:ins>
            <w:del w:id="7756" w:author="Locke Liu" w:date="2021-05-24T16:19:00Z">
              <w:r w:rsidRPr="004D620F" w:rsidDel="00D624CC">
                <w:rPr>
                  <w:rFonts w:ascii="Arial" w:eastAsiaTheme="minorEastAsia" w:hAnsi="Arial" w:cs="Arial"/>
                  <w:bCs/>
                  <w:color w:val="121B1F" w:themeColor="background1"/>
                  <w:sz w:val="14"/>
                  <w:szCs w:val="14"/>
                  <w:rPrChange w:id="7757" w:author="Locke Liu" w:date="2021-05-24T14:33:00Z">
                    <w:rPr>
                      <w:rFonts w:ascii="Segoe UI" w:eastAsiaTheme="minorEastAsia" w:hAnsi="Segoe UI" w:cs="Segoe UI"/>
                      <w:bCs/>
                      <w:color w:val="121B1F" w:themeColor="background1"/>
                      <w:sz w:val="14"/>
                      <w:szCs w:val="14"/>
                    </w:rPr>
                  </w:rPrChange>
                </w:rPr>
                <w:delText>tcp</w:delText>
              </w:r>
            </w:del>
          </w:p>
        </w:tc>
        <w:tc>
          <w:tcPr>
            <w:tcW w:w="245" w:type="pct"/>
            <w:vAlign w:val="center"/>
            <w:tcPrChange w:id="7758" w:author="Locke Liu" w:date="2021-05-24T16:19:00Z">
              <w:tcPr>
                <w:tcW w:w="262" w:type="pct"/>
                <w:vAlign w:val="center"/>
              </w:tcPr>
            </w:tcPrChange>
          </w:tcPr>
          <w:p w14:paraId="208AB072" w14:textId="230F8248" w:rsidR="00777B6F" w:rsidRPr="004D620F" w:rsidRDefault="00777B6F">
            <w:pPr>
              <w:jc w:val="center"/>
              <w:rPr>
                <w:rFonts w:ascii="Arial" w:eastAsiaTheme="minorEastAsia" w:hAnsi="Arial" w:cs="Arial"/>
                <w:bCs/>
                <w:color w:val="121B1F" w:themeColor="background1"/>
                <w:sz w:val="14"/>
                <w:szCs w:val="14"/>
                <w:lang w:eastAsia="zh-CN"/>
                <w:rPrChange w:id="7759" w:author="Locke Liu" w:date="2021-05-24T14:33:00Z">
                  <w:rPr>
                    <w:rFonts w:ascii="Segoe UI" w:eastAsiaTheme="minorEastAsia" w:hAnsi="Segoe UI" w:cs="Segoe UI"/>
                    <w:bCs/>
                    <w:color w:val="121B1F" w:themeColor="background1"/>
                    <w:sz w:val="14"/>
                    <w:szCs w:val="14"/>
                    <w:lang w:eastAsia="zh-CN"/>
                  </w:rPr>
                </w:rPrChange>
              </w:rPr>
              <w:pPrChange w:id="7760"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lang w:eastAsia="zh-CN"/>
                <w:rPrChange w:id="7761" w:author="Locke Liu" w:date="2021-05-24T14:33:00Z">
                  <w:rPr>
                    <w:rFonts w:ascii="Segoe UI" w:eastAsiaTheme="minorEastAsia" w:hAnsi="Segoe UI" w:cs="Segoe UI"/>
                    <w:bCs/>
                    <w:color w:val="121B1F" w:themeColor="background1"/>
                    <w:sz w:val="14"/>
                    <w:szCs w:val="14"/>
                    <w:lang w:eastAsia="zh-CN"/>
                  </w:rPr>
                </w:rPrChange>
              </w:rPr>
              <w:t>1433</w:t>
            </w:r>
          </w:p>
        </w:tc>
        <w:tc>
          <w:tcPr>
            <w:tcW w:w="1517" w:type="pct"/>
            <w:shd w:val="clear" w:color="auto" w:fill="auto"/>
            <w:vAlign w:val="center"/>
            <w:tcPrChange w:id="7762" w:author="Locke Liu" w:date="2021-05-24T16:19:00Z">
              <w:tcPr>
                <w:tcW w:w="1533" w:type="pct"/>
                <w:shd w:val="clear" w:color="auto" w:fill="auto"/>
                <w:vAlign w:val="center"/>
              </w:tcPr>
            </w:tcPrChange>
          </w:tcPr>
          <w:p w14:paraId="039FBB37" w14:textId="4BF93DCC" w:rsidR="00777B6F" w:rsidRPr="004D620F" w:rsidRDefault="00777B6F" w:rsidP="00277D34">
            <w:pPr>
              <w:rPr>
                <w:rFonts w:ascii="Arial" w:hAnsi="Arial" w:cs="Arial"/>
                <w:bCs/>
                <w:color w:val="121B1F" w:themeColor="background1"/>
                <w:sz w:val="14"/>
                <w:szCs w:val="14"/>
                <w:rPrChange w:id="7763"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764" w:author="Locke Liu" w:date="2021-05-24T14:33:00Z">
                  <w:rPr>
                    <w:rFonts w:ascii="Segoe UI" w:hAnsi="Segoe UI" w:cs="Segoe UI"/>
                    <w:bCs/>
                    <w:color w:val="121B1F" w:themeColor="background1"/>
                    <w:sz w:val="14"/>
                    <w:szCs w:val="14"/>
                  </w:rPr>
                </w:rPrChange>
              </w:rPr>
              <w:t>Required only when you copy from or to MS SQL server</w:t>
            </w:r>
          </w:p>
        </w:tc>
      </w:tr>
      <w:tr w:rsidR="00777B6F" w:rsidRPr="004D620F" w14:paraId="51226C6D" w14:textId="77777777" w:rsidTr="00777B6F">
        <w:trPr>
          <w:trHeight w:val="358"/>
          <w:trPrChange w:id="7765" w:author="Locke Liu" w:date="2021-05-24T16:19:00Z">
            <w:trPr>
              <w:trHeight w:val="358"/>
            </w:trPr>
          </w:trPrChange>
        </w:trPr>
        <w:tc>
          <w:tcPr>
            <w:tcW w:w="693" w:type="pct"/>
            <w:shd w:val="clear" w:color="auto" w:fill="auto"/>
            <w:vAlign w:val="center"/>
            <w:tcPrChange w:id="7766" w:author="Locke Liu" w:date="2021-05-24T16:19:00Z">
              <w:tcPr>
                <w:tcW w:w="711" w:type="pct"/>
                <w:shd w:val="clear" w:color="auto" w:fill="auto"/>
                <w:vAlign w:val="center"/>
              </w:tcPr>
            </w:tcPrChange>
          </w:tcPr>
          <w:p w14:paraId="737DEE2B" w14:textId="3F40EA31" w:rsidR="00777B6F" w:rsidRPr="004D620F" w:rsidRDefault="00777B6F" w:rsidP="00277D34">
            <w:pPr>
              <w:jc w:val="center"/>
              <w:rPr>
                <w:rFonts w:ascii="Arial" w:eastAsiaTheme="minorEastAsia" w:hAnsi="Arial" w:cs="Arial"/>
                <w:bCs/>
                <w:color w:val="121B1F" w:themeColor="background1"/>
                <w:sz w:val="14"/>
                <w:szCs w:val="14"/>
                <w:rPrChange w:id="7767"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768" w:author="Locke Liu" w:date="2021-05-24T14:33:00Z">
                  <w:rPr>
                    <w:rFonts w:ascii="Segoe UI" w:eastAsiaTheme="minorEastAsia" w:hAnsi="Segoe UI" w:cs="Segoe UI"/>
                    <w:bCs/>
                    <w:color w:val="121B1F" w:themeColor="background1"/>
                    <w:sz w:val="14"/>
                    <w:szCs w:val="14"/>
                  </w:rPr>
                </w:rPrChange>
              </w:rPr>
              <w:t>Source SHIR - Dev</w:t>
            </w:r>
          </w:p>
        </w:tc>
        <w:tc>
          <w:tcPr>
            <w:tcW w:w="632" w:type="pct"/>
            <w:vAlign w:val="center"/>
            <w:tcPrChange w:id="7769" w:author="Locke Liu" w:date="2021-05-24T16:19:00Z">
              <w:tcPr>
                <w:tcW w:w="593" w:type="pct"/>
                <w:vAlign w:val="center"/>
              </w:tcPr>
            </w:tcPrChange>
          </w:tcPr>
          <w:p w14:paraId="4126EE6B" w14:textId="719891A2" w:rsidR="00777B6F" w:rsidRPr="004D620F" w:rsidRDefault="00777B6F">
            <w:pPr>
              <w:jc w:val="center"/>
              <w:rPr>
                <w:rFonts w:ascii="Arial" w:eastAsiaTheme="minorEastAsia" w:hAnsi="Arial" w:cs="Arial"/>
                <w:bCs/>
                <w:color w:val="121B1F" w:themeColor="background1"/>
                <w:sz w:val="14"/>
                <w:szCs w:val="14"/>
                <w:rPrChange w:id="7770" w:author="Locke Liu" w:date="2021-05-24T14:33:00Z">
                  <w:rPr>
                    <w:rFonts w:ascii="Segoe UI" w:eastAsiaTheme="minorEastAsia" w:hAnsi="Segoe UI" w:cs="Segoe UI"/>
                    <w:bCs/>
                    <w:color w:val="121B1F" w:themeColor="background1"/>
                    <w:sz w:val="14"/>
                    <w:szCs w:val="14"/>
                  </w:rPr>
                </w:rPrChange>
              </w:rPr>
              <w:pPrChange w:id="777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772" w:author="Locke Liu" w:date="2021-05-24T14:33:00Z">
                  <w:rPr>
                    <w:rFonts w:ascii="Segoe UI" w:eastAsiaTheme="minorEastAsia" w:hAnsi="Segoe UI" w:cs="Segoe UI"/>
                    <w:bCs/>
                    <w:color w:val="121B1F" w:themeColor="background1"/>
                    <w:sz w:val="14"/>
                    <w:szCs w:val="14"/>
                  </w:rPr>
                </w:rPrChange>
              </w:rPr>
              <w:t>win000533</w:t>
            </w:r>
          </w:p>
        </w:tc>
        <w:tc>
          <w:tcPr>
            <w:tcW w:w="736" w:type="pct"/>
            <w:vAlign w:val="center"/>
            <w:tcPrChange w:id="7773" w:author="Locke Liu" w:date="2021-05-24T16:19:00Z">
              <w:tcPr>
                <w:tcW w:w="691" w:type="pct"/>
                <w:vAlign w:val="center"/>
              </w:tcPr>
            </w:tcPrChange>
          </w:tcPr>
          <w:p w14:paraId="0D955006" w14:textId="6DB00569" w:rsidR="00777B6F" w:rsidRPr="004D620F" w:rsidRDefault="00777B6F">
            <w:pPr>
              <w:jc w:val="center"/>
              <w:rPr>
                <w:rFonts w:ascii="Arial" w:eastAsiaTheme="minorEastAsia" w:hAnsi="Arial" w:cs="Arial"/>
                <w:bCs/>
                <w:color w:val="121B1F" w:themeColor="background1"/>
                <w:sz w:val="14"/>
                <w:szCs w:val="14"/>
                <w:rPrChange w:id="7774" w:author="Locke Liu" w:date="2021-05-24T14:33:00Z">
                  <w:rPr>
                    <w:rFonts w:ascii="Segoe UI" w:eastAsiaTheme="minorEastAsia" w:hAnsi="Segoe UI" w:cs="Segoe UI"/>
                    <w:bCs/>
                    <w:color w:val="121B1F" w:themeColor="background1"/>
                    <w:sz w:val="14"/>
                    <w:szCs w:val="14"/>
                  </w:rPr>
                </w:rPrChange>
              </w:rPr>
              <w:pPrChange w:id="7775"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776" w:author="Locke Liu" w:date="2021-05-24T14:33:00Z">
                  <w:rPr>
                    <w:rFonts w:ascii="Segoe UI" w:eastAsiaTheme="minorEastAsia" w:hAnsi="Segoe UI" w:cs="Segoe UI"/>
                    <w:bCs/>
                    <w:color w:val="121B1F" w:themeColor="background1"/>
                    <w:sz w:val="14"/>
                    <w:szCs w:val="14"/>
                  </w:rPr>
                </w:rPrChange>
              </w:rPr>
              <w:t>SNX CRM DB - UAT</w:t>
            </w:r>
          </w:p>
        </w:tc>
        <w:tc>
          <w:tcPr>
            <w:tcW w:w="713" w:type="pct"/>
            <w:shd w:val="clear" w:color="auto" w:fill="auto"/>
            <w:vAlign w:val="center"/>
            <w:tcPrChange w:id="7777" w:author="Locke Liu" w:date="2021-05-24T16:19:00Z">
              <w:tcPr>
                <w:tcW w:w="730" w:type="pct"/>
                <w:shd w:val="clear" w:color="auto" w:fill="auto"/>
                <w:vAlign w:val="center"/>
              </w:tcPr>
            </w:tcPrChange>
          </w:tcPr>
          <w:p w14:paraId="342B9ECB" w14:textId="7B6D3678" w:rsidR="00777B6F" w:rsidRPr="004D620F" w:rsidRDefault="00777B6F">
            <w:pPr>
              <w:jc w:val="center"/>
              <w:rPr>
                <w:rFonts w:ascii="Arial" w:eastAsiaTheme="minorEastAsia" w:hAnsi="Arial" w:cs="Arial"/>
                <w:bCs/>
                <w:color w:val="121B1F" w:themeColor="background1"/>
                <w:sz w:val="14"/>
                <w:szCs w:val="14"/>
                <w:rPrChange w:id="7778" w:author="Locke Liu" w:date="2021-05-24T14:33:00Z">
                  <w:rPr>
                    <w:rFonts w:ascii="Segoe UI" w:eastAsiaTheme="minorEastAsia" w:hAnsi="Segoe UI" w:cs="Segoe UI"/>
                    <w:bCs/>
                    <w:color w:val="121B1F" w:themeColor="background1"/>
                    <w:sz w:val="14"/>
                    <w:szCs w:val="14"/>
                  </w:rPr>
                </w:rPrChange>
              </w:rPr>
              <w:pPrChange w:id="7779" w:author="Locke Liu" w:date="2021-05-24T16:18:00Z">
                <w:pPr>
                  <w:framePr w:hSpace="141" w:wrap="around" w:vAnchor="text" w:hAnchor="margin" w:xAlign="center" w:y="265"/>
                </w:pPr>
              </w:pPrChange>
            </w:pPr>
            <w:ins w:id="7780" w:author="Locke Liu" w:date="2021-05-24T16:19:00Z">
              <w:r>
                <w:rPr>
                  <w:rFonts w:ascii="Arial" w:eastAsiaTheme="minorEastAsia" w:hAnsi="Arial" w:cs="Arial"/>
                  <w:bCs/>
                  <w:color w:val="121B1F" w:themeColor="background1"/>
                  <w:sz w:val="14"/>
                  <w:szCs w:val="14"/>
                </w:rPr>
                <w:t>w</w:t>
              </w:r>
            </w:ins>
            <w:del w:id="7781" w:author="Locke Liu" w:date="2021-05-24T16:19:00Z">
              <w:r w:rsidRPr="004D620F" w:rsidDel="007903CF">
                <w:rPr>
                  <w:rFonts w:ascii="Arial" w:eastAsiaTheme="minorEastAsia" w:hAnsi="Arial" w:cs="Arial"/>
                  <w:bCs/>
                  <w:color w:val="121B1F" w:themeColor="background1"/>
                  <w:sz w:val="14"/>
                  <w:szCs w:val="14"/>
                  <w:rPrChange w:id="7782" w:author="Locke Liu" w:date="2021-05-24T14:33:00Z">
                    <w:rPr>
                      <w:rFonts w:ascii="Segoe UI" w:eastAsiaTheme="minorEastAsia" w:hAnsi="Segoe UI" w:cs="Segoe UI"/>
                      <w:bCs/>
                      <w:color w:val="121B1F" w:themeColor="background1"/>
                      <w:sz w:val="14"/>
                      <w:szCs w:val="14"/>
                    </w:rPr>
                  </w:rPrChange>
                </w:rPr>
                <w:delText>W</w:delText>
              </w:r>
            </w:del>
            <w:r w:rsidRPr="004D620F">
              <w:rPr>
                <w:rFonts w:ascii="Arial" w:eastAsiaTheme="minorEastAsia" w:hAnsi="Arial" w:cs="Arial"/>
                <w:bCs/>
                <w:color w:val="121B1F" w:themeColor="background1"/>
                <w:sz w:val="14"/>
                <w:szCs w:val="14"/>
                <w:rPrChange w:id="7783" w:author="Locke Liu" w:date="2021-05-24T14:33:00Z">
                  <w:rPr>
                    <w:rFonts w:ascii="Segoe UI" w:eastAsiaTheme="minorEastAsia" w:hAnsi="Segoe UI" w:cs="Segoe UI"/>
                    <w:bCs/>
                    <w:color w:val="121B1F" w:themeColor="background1"/>
                    <w:sz w:val="14"/>
                    <w:szCs w:val="14"/>
                  </w:rPr>
                </w:rPrChange>
              </w:rPr>
              <w:t>in000254</w:t>
            </w:r>
          </w:p>
        </w:tc>
        <w:tc>
          <w:tcPr>
            <w:tcW w:w="463" w:type="pct"/>
            <w:vAlign w:val="center"/>
            <w:tcPrChange w:id="7784" w:author="Locke Liu" w:date="2021-05-24T16:19:00Z">
              <w:tcPr>
                <w:tcW w:w="480" w:type="pct"/>
                <w:vAlign w:val="center"/>
              </w:tcPr>
            </w:tcPrChange>
          </w:tcPr>
          <w:p w14:paraId="08779676" w14:textId="15B04335" w:rsidR="00777B6F" w:rsidRPr="004D620F" w:rsidRDefault="00777B6F">
            <w:pPr>
              <w:jc w:val="center"/>
              <w:rPr>
                <w:rFonts w:ascii="Arial" w:eastAsiaTheme="minorEastAsia" w:hAnsi="Arial" w:cs="Arial"/>
                <w:bCs/>
                <w:color w:val="121B1F" w:themeColor="background1"/>
                <w:sz w:val="14"/>
                <w:szCs w:val="14"/>
                <w:rPrChange w:id="7785" w:author="Locke Liu" w:date="2021-05-24T14:33:00Z">
                  <w:rPr>
                    <w:rFonts w:ascii="Segoe UI" w:eastAsiaTheme="minorEastAsia" w:hAnsi="Segoe UI" w:cs="Segoe UI"/>
                    <w:bCs/>
                    <w:color w:val="121B1F" w:themeColor="background1"/>
                    <w:sz w:val="14"/>
                    <w:szCs w:val="14"/>
                  </w:rPr>
                </w:rPrChange>
              </w:rPr>
              <w:pPrChange w:id="7786" w:author="Locke Liu" w:date="2021-05-24T16:19:00Z">
                <w:pPr>
                  <w:framePr w:hSpace="141" w:wrap="around" w:vAnchor="text" w:hAnchor="margin" w:xAlign="center" w:y="265"/>
                </w:pPr>
              </w:pPrChange>
            </w:pPr>
            <w:ins w:id="7787" w:author="Locke Liu" w:date="2021-05-24T16:19:00Z">
              <w:r w:rsidRPr="00B84357">
                <w:rPr>
                  <w:rFonts w:ascii="Arial" w:hAnsi="Arial" w:cs="Arial"/>
                  <w:bCs/>
                  <w:color w:val="121B1F" w:themeColor="background1"/>
                  <w:sz w:val="14"/>
                  <w:szCs w:val="14"/>
                </w:rPr>
                <w:t>TCP</w:t>
              </w:r>
            </w:ins>
            <w:del w:id="7788" w:author="Locke Liu" w:date="2021-05-24T16:19:00Z">
              <w:r w:rsidRPr="004D620F" w:rsidDel="00D624CC">
                <w:rPr>
                  <w:rFonts w:ascii="Arial" w:eastAsiaTheme="minorEastAsia" w:hAnsi="Arial" w:cs="Arial"/>
                  <w:bCs/>
                  <w:color w:val="121B1F" w:themeColor="background1"/>
                  <w:sz w:val="14"/>
                  <w:szCs w:val="14"/>
                  <w:rPrChange w:id="7789" w:author="Locke Liu" w:date="2021-05-24T14:33:00Z">
                    <w:rPr>
                      <w:rFonts w:ascii="Segoe UI" w:eastAsiaTheme="minorEastAsia" w:hAnsi="Segoe UI" w:cs="Segoe UI"/>
                      <w:bCs/>
                      <w:color w:val="121B1F" w:themeColor="background1"/>
                      <w:sz w:val="14"/>
                      <w:szCs w:val="14"/>
                    </w:rPr>
                  </w:rPrChange>
                </w:rPr>
                <w:delText>tcp</w:delText>
              </w:r>
            </w:del>
          </w:p>
        </w:tc>
        <w:tc>
          <w:tcPr>
            <w:tcW w:w="245" w:type="pct"/>
            <w:vAlign w:val="center"/>
            <w:tcPrChange w:id="7790" w:author="Locke Liu" w:date="2021-05-24T16:19:00Z">
              <w:tcPr>
                <w:tcW w:w="262" w:type="pct"/>
                <w:vAlign w:val="center"/>
              </w:tcPr>
            </w:tcPrChange>
          </w:tcPr>
          <w:p w14:paraId="6ED3CFA2" w14:textId="53929516" w:rsidR="00777B6F" w:rsidRPr="004D620F" w:rsidRDefault="00777B6F">
            <w:pPr>
              <w:jc w:val="center"/>
              <w:rPr>
                <w:rFonts w:ascii="Arial" w:eastAsiaTheme="minorEastAsia" w:hAnsi="Arial" w:cs="Arial"/>
                <w:bCs/>
                <w:color w:val="121B1F" w:themeColor="background1"/>
                <w:sz w:val="14"/>
                <w:szCs w:val="14"/>
                <w:rPrChange w:id="7791" w:author="Locke Liu" w:date="2021-05-24T14:33:00Z">
                  <w:rPr>
                    <w:rFonts w:ascii="Segoe UI" w:eastAsiaTheme="minorEastAsia" w:hAnsi="Segoe UI" w:cs="Segoe UI"/>
                    <w:bCs/>
                    <w:color w:val="121B1F" w:themeColor="background1"/>
                    <w:sz w:val="14"/>
                    <w:szCs w:val="14"/>
                  </w:rPr>
                </w:rPrChange>
              </w:rPr>
              <w:pPrChange w:id="7792"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lang w:eastAsia="zh-CN"/>
                <w:rPrChange w:id="7793" w:author="Locke Liu" w:date="2021-05-24T14:33:00Z">
                  <w:rPr>
                    <w:rFonts w:ascii="Segoe UI" w:eastAsiaTheme="minorEastAsia" w:hAnsi="Segoe UI" w:cs="Segoe UI"/>
                    <w:bCs/>
                    <w:color w:val="121B1F" w:themeColor="background1"/>
                    <w:sz w:val="14"/>
                    <w:szCs w:val="14"/>
                    <w:lang w:eastAsia="zh-CN"/>
                  </w:rPr>
                </w:rPrChange>
              </w:rPr>
              <w:t>1433</w:t>
            </w:r>
          </w:p>
        </w:tc>
        <w:tc>
          <w:tcPr>
            <w:tcW w:w="1517" w:type="pct"/>
            <w:shd w:val="clear" w:color="auto" w:fill="auto"/>
            <w:vAlign w:val="center"/>
            <w:tcPrChange w:id="7794" w:author="Locke Liu" w:date="2021-05-24T16:19:00Z">
              <w:tcPr>
                <w:tcW w:w="1533" w:type="pct"/>
                <w:shd w:val="clear" w:color="auto" w:fill="auto"/>
                <w:vAlign w:val="center"/>
              </w:tcPr>
            </w:tcPrChange>
          </w:tcPr>
          <w:p w14:paraId="4ED15E7B" w14:textId="5535FB58" w:rsidR="00777B6F" w:rsidRPr="004D620F" w:rsidRDefault="00777B6F" w:rsidP="00277D34">
            <w:pPr>
              <w:rPr>
                <w:rFonts w:ascii="Arial" w:hAnsi="Arial" w:cs="Arial"/>
                <w:bCs/>
                <w:color w:val="121B1F" w:themeColor="background1"/>
                <w:sz w:val="14"/>
                <w:szCs w:val="14"/>
                <w:rPrChange w:id="7795"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796" w:author="Locke Liu" w:date="2021-05-24T14:33:00Z">
                  <w:rPr>
                    <w:rFonts w:ascii="Segoe UI" w:hAnsi="Segoe UI" w:cs="Segoe UI"/>
                    <w:bCs/>
                    <w:color w:val="121B1F" w:themeColor="background1"/>
                    <w:sz w:val="14"/>
                    <w:szCs w:val="14"/>
                  </w:rPr>
                </w:rPrChange>
              </w:rPr>
              <w:t>Required only when you copy from or to MS SQL server</w:t>
            </w:r>
          </w:p>
        </w:tc>
      </w:tr>
      <w:tr w:rsidR="00777B6F" w:rsidRPr="004D620F" w14:paraId="18C4A57B" w14:textId="77777777" w:rsidTr="00777B6F">
        <w:trPr>
          <w:trHeight w:val="358"/>
          <w:trPrChange w:id="7797" w:author="Locke Liu" w:date="2021-05-24T16:19:00Z">
            <w:trPr>
              <w:trHeight w:val="358"/>
            </w:trPr>
          </w:trPrChange>
        </w:trPr>
        <w:tc>
          <w:tcPr>
            <w:tcW w:w="693" w:type="pct"/>
            <w:shd w:val="clear" w:color="auto" w:fill="auto"/>
            <w:vAlign w:val="center"/>
            <w:tcPrChange w:id="7798" w:author="Locke Liu" w:date="2021-05-24T16:19:00Z">
              <w:tcPr>
                <w:tcW w:w="711" w:type="pct"/>
                <w:shd w:val="clear" w:color="auto" w:fill="auto"/>
                <w:vAlign w:val="center"/>
              </w:tcPr>
            </w:tcPrChange>
          </w:tcPr>
          <w:p w14:paraId="0738C726" w14:textId="12DD663E" w:rsidR="00777B6F" w:rsidRPr="004D620F" w:rsidRDefault="00777B6F" w:rsidP="00277D34">
            <w:pPr>
              <w:jc w:val="center"/>
              <w:rPr>
                <w:rFonts w:ascii="Arial" w:eastAsiaTheme="minorEastAsia" w:hAnsi="Arial" w:cs="Arial"/>
                <w:bCs/>
                <w:color w:val="121B1F" w:themeColor="background1"/>
                <w:sz w:val="14"/>
                <w:szCs w:val="14"/>
                <w:rPrChange w:id="7799"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800" w:author="Locke Liu" w:date="2021-05-24T14:33:00Z">
                  <w:rPr>
                    <w:rFonts w:ascii="Segoe UI" w:eastAsiaTheme="minorEastAsia" w:hAnsi="Segoe UI" w:cs="Segoe UI"/>
                    <w:bCs/>
                    <w:color w:val="121B1F" w:themeColor="background1"/>
                    <w:sz w:val="14"/>
                    <w:szCs w:val="14"/>
                  </w:rPr>
                </w:rPrChange>
              </w:rPr>
              <w:t>Source SHIR - PRD</w:t>
            </w:r>
          </w:p>
        </w:tc>
        <w:tc>
          <w:tcPr>
            <w:tcW w:w="632" w:type="pct"/>
            <w:vAlign w:val="center"/>
            <w:tcPrChange w:id="7801" w:author="Locke Liu" w:date="2021-05-24T16:19:00Z">
              <w:tcPr>
                <w:tcW w:w="593" w:type="pct"/>
                <w:vAlign w:val="center"/>
              </w:tcPr>
            </w:tcPrChange>
          </w:tcPr>
          <w:p w14:paraId="283CA3B2" w14:textId="52A82600" w:rsidR="00777B6F" w:rsidRPr="004D620F" w:rsidRDefault="00777B6F">
            <w:pPr>
              <w:jc w:val="center"/>
              <w:rPr>
                <w:rFonts w:ascii="Arial" w:eastAsiaTheme="minorEastAsia" w:hAnsi="Arial" w:cs="Arial"/>
                <w:bCs/>
                <w:color w:val="121B1F" w:themeColor="background1"/>
                <w:sz w:val="14"/>
                <w:szCs w:val="14"/>
                <w:rPrChange w:id="7802" w:author="Locke Liu" w:date="2021-05-24T14:33:00Z">
                  <w:rPr>
                    <w:rFonts w:ascii="Segoe UI" w:eastAsiaTheme="minorEastAsia" w:hAnsi="Segoe UI" w:cs="Segoe UI"/>
                    <w:bCs/>
                    <w:color w:val="121B1F" w:themeColor="background1"/>
                    <w:sz w:val="14"/>
                    <w:szCs w:val="14"/>
                  </w:rPr>
                </w:rPrChange>
              </w:rPr>
              <w:pPrChange w:id="7803"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04" w:author="Locke Liu" w:date="2021-05-24T14:33:00Z">
                  <w:rPr>
                    <w:rFonts w:ascii="Segoe UI" w:eastAsiaTheme="minorEastAsia" w:hAnsi="Segoe UI" w:cs="Segoe UI"/>
                    <w:bCs/>
                    <w:color w:val="121B1F" w:themeColor="background1"/>
                    <w:sz w:val="14"/>
                    <w:szCs w:val="14"/>
                  </w:rPr>
                </w:rPrChange>
              </w:rPr>
              <w:t>win000537, win000538</w:t>
            </w:r>
          </w:p>
        </w:tc>
        <w:tc>
          <w:tcPr>
            <w:tcW w:w="736" w:type="pct"/>
            <w:vAlign w:val="center"/>
            <w:tcPrChange w:id="7805" w:author="Locke Liu" w:date="2021-05-24T16:19:00Z">
              <w:tcPr>
                <w:tcW w:w="691" w:type="pct"/>
                <w:vAlign w:val="center"/>
              </w:tcPr>
            </w:tcPrChange>
          </w:tcPr>
          <w:p w14:paraId="3960A18E" w14:textId="65C5CC45" w:rsidR="00777B6F" w:rsidRPr="004D620F" w:rsidRDefault="00777B6F">
            <w:pPr>
              <w:jc w:val="center"/>
              <w:rPr>
                <w:rFonts w:ascii="Arial" w:eastAsiaTheme="minorEastAsia" w:hAnsi="Arial" w:cs="Arial"/>
                <w:bCs/>
                <w:color w:val="121B1F" w:themeColor="background1"/>
                <w:sz w:val="14"/>
                <w:szCs w:val="14"/>
                <w:rPrChange w:id="7806" w:author="Locke Liu" w:date="2021-05-24T14:33:00Z">
                  <w:rPr>
                    <w:rFonts w:ascii="Segoe UI" w:eastAsiaTheme="minorEastAsia" w:hAnsi="Segoe UI" w:cs="Segoe UI"/>
                    <w:bCs/>
                    <w:color w:val="121B1F" w:themeColor="background1"/>
                    <w:sz w:val="14"/>
                    <w:szCs w:val="14"/>
                  </w:rPr>
                </w:rPrChange>
              </w:rPr>
              <w:pPrChange w:id="7807"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08" w:author="Locke Liu" w:date="2021-05-24T14:33:00Z">
                  <w:rPr>
                    <w:rFonts w:ascii="Segoe UI" w:eastAsiaTheme="minorEastAsia" w:hAnsi="Segoe UI" w:cs="Segoe UI"/>
                    <w:bCs/>
                    <w:color w:val="121B1F" w:themeColor="background1"/>
                    <w:sz w:val="14"/>
                    <w:szCs w:val="14"/>
                  </w:rPr>
                </w:rPrChange>
              </w:rPr>
              <w:t>CRMDP DB - PRD</w:t>
            </w:r>
          </w:p>
        </w:tc>
        <w:tc>
          <w:tcPr>
            <w:tcW w:w="713" w:type="pct"/>
            <w:shd w:val="clear" w:color="auto" w:fill="auto"/>
            <w:vAlign w:val="center"/>
            <w:tcPrChange w:id="7809" w:author="Locke Liu" w:date="2021-05-24T16:19:00Z">
              <w:tcPr>
                <w:tcW w:w="730" w:type="pct"/>
                <w:shd w:val="clear" w:color="auto" w:fill="auto"/>
                <w:vAlign w:val="center"/>
              </w:tcPr>
            </w:tcPrChange>
          </w:tcPr>
          <w:p w14:paraId="4B229FC6" w14:textId="3071BC67" w:rsidR="00777B6F" w:rsidRPr="004D620F" w:rsidRDefault="00777B6F">
            <w:pPr>
              <w:jc w:val="center"/>
              <w:rPr>
                <w:rFonts w:ascii="Arial" w:eastAsiaTheme="minorEastAsia" w:hAnsi="Arial" w:cs="Arial"/>
                <w:bCs/>
                <w:color w:val="121B1F" w:themeColor="background1"/>
                <w:sz w:val="14"/>
                <w:szCs w:val="14"/>
                <w:rPrChange w:id="7810" w:author="Locke Liu" w:date="2021-05-24T14:33:00Z">
                  <w:rPr>
                    <w:rFonts w:ascii="Segoe UI" w:eastAsiaTheme="minorEastAsia" w:hAnsi="Segoe UI" w:cs="Segoe UI"/>
                    <w:bCs/>
                    <w:color w:val="121B1F" w:themeColor="background1"/>
                    <w:sz w:val="14"/>
                    <w:szCs w:val="14"/>
                  </w:rPr>
                </w:rPrChange>
              </w:rPr>
              <w:pPrChange w:id="781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12" w:author="Locke Liu" w:date="2021-05-24T14:33:00Z">
                  <w:rPr>
                    <w:rFonts w:ascii="Segoe UI" w:eastAsiaTheme="minorEastAsia" w:hAnsi="Segoe UI" w:cs="Segoe UI"/>
                    <w:bCs/>
                    <w:color w:val="121B1F" w:themeColor="background1"/>
                    <w:sz w:val="14"/>
                    <w:szCs w:val="14"/>
                  </w:rPr>
                </w:rPrChange>
              </w:rPr>
              <w:t>lnx000329</w:t>
            </w:r>
          </w:p>
        </w:tc>
        <w:tc>
          <w:tcPr>
            <w:tcW w:w="463" w:type="pct"/>
            <w:vAlign w:val="center"/>
            <w:tcPrChange w:id="7813" w:author="Locke Liu" w:date="2021-05-24T16:19:00Z">
              <w:tcPr>
                <w:tcW w:w="480" w:type="pct"/>
                <w:vAlign w:val="center"/>
              </w:tcPr>
            </w:tcPrChange>
          </w:tcPr>
          <w:p w14:paraId="0A584AF2" w14:textId="288B5EB8" w:rsidR="00777B6F" w:rsidRPr="004D620F" w:rsidRDefault="00777B6F">
            <w:pPr>
              <w:jc w:val="center"/>
              <w:rPr>
                <w:rFonts w:ascii="Arial" w:eastAsiaTheme="minorEastAsia" w:hAnsi="Arial" w:cs="Arial"/>
                <w:bCs/>
                <w:color w:val="121B1F" w:themeColor="background1"/>
                <w:sz w:val="14"/>
                <w:szCs w:val="14"/>
                <w:rPrChange w:id="7814" w:author="Locke Liu" w:date="2021-05-24T14:33:00Z">
                  <w:rPr>
                    <w:rFonts w:ascii="Segoe UI" w:eastAsiaTheme="minorEastAsia" w:hAnsi="Segoe UI" w:cs="Segoe UI"/>
                    <w:bCs/>
                    <w:color w:val="121B1F" w:themeColor="background1"/>
                    <w:sz w:val="14"/>
                    <w:szCs w:val="14"/>
                  </w:rPr>
                </w:rPrChange>
              </w:rPr>
              <w:pPrChange w:id="7815" w:author="Locke Liu" w:date="2021-05-24T16:19:00Z">
                <w:pPr>
                  <w:framePr w:hSpace="141" w:wrap="around" w:vAnchor="text" w:hAnchor="margin" w:xAlign="center" w:y="265"/>
                </w:pPr>
              </w:pPrChange>
            </w:pPr>
            <w:ins w:id="7816" w:author="Locke Liu" w:date="2021-05-24T16:19:00Z">
              <w:r w:rsidRPr="00B84357">
                <w:rPr>
                  <w:rFonts w:ascii="Arial" w:hAnsi="Arial" w:cs="Arial"/>
                  <w:bCs/>
                  <w:color w:val="121B1F" w:themeColor="background1"/>
                  <w:sz w:val="14"/>
                  <w:szCs w:val="14"/>
                </w:rPr>
                <w:t>TCP</w:t>
              </w:r>
            </w:ins>
            <w:del w:id="7817" w:author="Locke Liu" w:date="2021-05-24T16:19:00Z">
              <w:r w:rsidRPr="004D620F" w:rsidDel="00D624CC">
                <w:rPr>
                  <w:rFonts w:ascii="Arial" w:hAnsi="Arial" w:cs="Arial"/>
                  <w:bCs/>
                  <w:color w:val="121B1F" w:themeColor="background1"/>
                  <w:sz w:val="14"/>
                  <w:szCs w:val="14"/>
                  <w:rPrChange w:id="7818" w:author="Locke Liu" w:date="2021-05-24T14:33:00Z">
                    <w:rPr>
                      <w:rFonts w:ascii="Segoe UI" w:hAnsi="Segoe UI" w:cs="Segoe UI"/>
                      <w:bCs/>
                      <w:color w:val="121B1F" w:themeColor="background1"/>
                      <w:sz w:val="14"/>
                      <w:szCs w:val="14"/>
                    </w:rPr>
                  </w:rPrChange>
                </w:rPr>
                <w:delText>Tcp</w:delText>
              </w:r>
            </w:del>
          </w:p>
        </w:tc>
        <w:tc>
          <w:tcPr>
            <w:tcW w:w="245" w:type="pct"/>
            <w:vAlign w:val="center"/>
            <w:tcPrChange w:id="7819" w:author="Locke Liu" w:date="2021-05-24T16:19:00Z">
              <w:tcPr>
                <w:tcW w:w="262" w:type="pct"/>
                <w:vAlign w:val="center"/>
              </w:tcPr>
            </w:tcPrChange>
          </w:tcPr>
          <w:p w14:paraId="783FDB7C" w14:textId="1B20F730" w:rsidR="00777B6F" w:rsidRPr="004D620F" w:rsidRDefault="00777B6F">
            <w:pPr>
              <w:jc w:val="center"/>
              <w:rPr>
                <w:rFonts w:ascii="Arial" w:eastAsiaTheme="minorEastAsia" w:hAnsi="Arial" w:cs="Arial"/>
                <w:bCs/>
                <w:color w:val="121B1F" w:themeColor="background1"/>
                <w:sz w:val="14"/>
                <w:szCs w:val="14"/>
                <w:rPrChange w:id="7820" w:author="Locke Liu" w:date="2021-05-24T14:33:00Z">
                  <w:rPr>
                    <w:rFonts w:ascii="Segoe UI" w:eastAsiaTheme="minorEastAsia" w:hAnsi="Segoe UI" w:cs="Segoe UI"/>
                    <w:bCs/>
                    <w:color w:val="121B1F" w:themeColor="background1"/>
                    <w:sz w:val="14"/>
                    <w:szCs w:val="14"/>
                  </w:rPr>
                </w:rPrChange>
              </w:rPr>
              <w:pPrChange w:id="782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22" w:author="Locke Liu" w:date="2021-05-24T14:33:00Z">
                  <w:rPr>
                    <w:rFonts w:ascii="Segoe UI" w:eastAsiaTheme="minorEastAsia" w:hAnsi="Segoe UI" w:cs="Segoe UI"/>
                    <w:bCs/>
                    <w:color w:val="121B1F" w:themeColor="background1"/>
                    <w:sz w:val="14"/>
                    <w:szCs w:val="14"/>
                  </w:rPr>
                </w:rPrChange>
              </w:rPr>
              <w:t>3306</w:t>
            </w:r>
          </w:p>
        </w:tc>
        <w:tc>
          <w:tcPr>
            <w:tcW w:w="1517" w:type="pct"/>
            <w:shd w:val="clear" w:color="auto" w:fill="auto"/>
            <w:vAlign w:val="center"/>
            <w:tcPrChange w:id="7823" w:author="Locke Liu" w:date="2021-05-24T16:19:00Z">
              <w:tcPr>
                <w:tcW w:w="1533" w:type="pct"/>
                <w:shd w:val="clear" w:color="auto" w:fill="auto"/>
                <w:vAlign w:val="center"/>
              </w:tcPr>
            </w:tcPrChange>
          </w:tcPr>
          <w:p w14:paraId="44D41F61" w14:textId="1BE905FD" w:rsidR="00777B6F" w:rsidRPr="004D620F" w:rsidRDefault="00777B6F" w:rsidP="00277D34">
            <w:pPr>
              <w:rPr>
                <w:rFonts w:ascii="Arial" w:hAnsi="Arial" w:cs="Arial"/>
                <w:bCs/>
                <w:color w:val="121B1F" w:themeColor="background1"/>
                <w:sz w:val="14"/>
                <w:szCs w:val="14"/>
                <w:rPrChange w:id="7824"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825" w:author="Locke Liu" w:date="2021-05-24T14:33:00Z">
                  <w:rPr>
                    <w:rFonts w:ascii="Segoe UI" w:hAnsi="Segoe UI" w:cs="Segoe UI"/>
                    <w:bCs/>
                    <w:color w:val="121B1F" w:themeColor="background1"/>
                    <w:sz w:val="14"/>
                    <w:szCs w:val="14"/>
                  </w:rPr>
                </w:rPrChange>
              </w:rPr>
              <w:t>Required only when you copy from or to Mysql Database</w:t>
            </w:r>
          </w:p>
        </w:tc>
      </w:tr>
      <w:tr w:rsidR="00777B6F" w:rsidRPr="004D620F" w14:paraId="1DFCE8A4" w14:textId="77777777" w:rsidTr="00777B6F">
        <w:trPr>
          <w:trHeight w:val="358"/>
          <w:trPrChange w:id="7826" w:author="Locke Liu" w:date="2021-05-24T16:19:00Z">
            <w:trPr>
              <w:trHeight w:val="358"/>
            </w:trPr>
          </w:trPrChange>
        </w:trPr>
        <w:tc>
          <w:tcPr>
            <w:tcW w:w="693" w:type="pct"/>
            <w:shd w:val="clear" w:color="auto" w:fill="auto"/>
            <w:vAlign w:val="center"/>
            <w:tcPrChange w:id="7827" w:author="Locke Liu" w:date="2021-05-24T16:19:00Z">
              <w:tcPr>
                <w:tcW w:w="711" w:type="pct"/>
                <w:shd w:val="clear" w:color="auto" w:fill="auto"/>
                <w:vAlign w:val="center"/>
              </w:tcPr>
            </w:tcPrChange>
          </w:tcPr>
          <w:p w14:paraId="00DCE95E" w14:textId="58BD82B2" w:rsidR="00777B6F" w:rsidRPr="004D620F" w:rsidRDefault="00777B6F" w:rsidP="00277D34">
            <w:pPr>
              <w:jc w:val="center"/>
              <w:rPr>
                <w:rFonts w:ascii="Arial" w:eastAsiaTheme="minorEastAsia" w:hAnsi="Arial" w:cs="Arial"/>
                <w:bCs/>
                <w:color w:val="121B1F" w:themeColor="background1"/>
                <w:sz w:val="14"/>
                <w:szCs w:val="14"/>
                <w:rPrChange w:id="7828"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829" w:author="Locke Liu" w:date="2021-05-24T14:33:00Z">
                  <w:rPr>
                    <w:rFonts w:ascii="Segoe UI" w:eastAsiaTheme="minorEastAsia" w:hAnsi="Segoe UI" w:cs="Segoe UI"/>
                    <w:bCs/>
                    <w:color w:val="121B1F" w:themeColor="background1"/>
                    <w:sz w:val="14"/>
                    <w:szCs w:val="14"/>
                  </w:rPr>
                </w:rPrChange>
              </w:rPr>
              <w:t>Source SHIR - PRD</w:t>
            </w:r>
          </w:p>
        </w:tc>
        <w:tc>
          <w:tcPr>
            <w:tcW w:w="632" w:type="pct"/>
            <w:vAlign w:val="center"/>
            <w:tcPrChange w:id="7830" w:author="Locke Liu" w:date="2021-05-24T16:19:00Z">
              <w:tcPr>
                <w:tcW w:w="593" w:type="pct"/>
                <w:vAlign w:val="center"/>
              </w:tcPr>
            </w:tcPrChange>
          </w:tcPr>
          <w:p w14:paraId="35F17BF6" w14:textId="794BDB66" w:rsidR="00777B6F" w:rsidRPr="004D620F" w:rsidRDefault="00777B6F">
            <w:pPr>
              <w:jc w:val="center"/>
              <w:rPr>
                <w:rFonts w:ascii="Arial" w:eastAsiaTheme="minorEastAsia" w:hAnsi="Arial" w:cs="Arial"/>
                <w:bCs/>
                <w:color w:val="121B1F" w:themeColor="background1"/>
                <w:sz w:val="14"/>
                <w:szCs w:val="14"/>
                <w:rPrChange w:id="7831" w:author="Locke Liu" w:date="2021-05-24T14:33:00Z">
                  <w:rPr>
                    <w:rFonts w:ascii="Segoe UI" w:eastAsiaTheme="minorEastAsia" w:hAnsi="Segoe UI" w:cs="Segoe UI"/>
                    <w:bCs/>
                    <w:color w:val="121B1F" w:themeColor="background1"/>
                    <w:sz w:val="14"/>
                    <w:szCs w:val="14"/>
                  </w:rPr>
                </w:rPrChange>
              </w:rPr>
              <w:pPrChange w:id="7832"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33" w:author="Locke Liu" w:date="2021-05-24T14:33:00Z">
                  <w:rPr>
                    <w:rFonts w:ascii="Segoe UI" w:eastAsiaTheme="minorEastAsia" w:hAnsi="Segoe UI" w:cs="Segoe UI"/>
                    <w:bCs/>
                    <w:color w:val="121B1F" w:themeColor="background1"/>
                    <w:sz w:val="14"/>
                    <w:szCs w:val="14"/>
                  </w:rPr>
                </w:rPrChange>
              </w:rPr>
              <w:t>win000537, win000538</w:t>
            </w:r>
          </w:p>
        </w:tc>
        <w:tc>
          <w:tcPr>
            <w:tcW w:w="736" w:type="pct"/>
            <w:vAlign w:val="center"/>
            <w:tcPrChange w:id="7834" w:author="Locke Liu" w:date="2021-05-24T16:19:00Z">
              <w:tcPr>
                <w:tcW w:w="691" w:type="pct"/>
                <w:vAlign w:val="center"/>
              </w:tcPr>
            </w:tcPrChange>
          </w:tcPr>
          <w:p w14:paraId="0C2D6AC8" w14:textId="03AD43DE" w:rsidR="00777B6F" w:rsidRPr="004D620F" w:rsidRDefault="00777B6F">
            <w:pPr>
              <w:jc w:val="center"/>
              <w:rPr>
                <w:rFonts w:ascii="Arial" w:eastAsiaTheme="minorEastAsia" w:hAnsi="Arial" w:cs="Arial"/>
                <w:bCs/>
                <w:color w:val="121B1F" w:themeColor="background1"/>
                <w:sz w:val="14"/>
                <w:szCs w:val="14"/>
                <w:rPrChange w:id="7835" w:author="Locke Liu" w:date="2021-05-24T14:33:00Z">
                  <w:rPr>
                    <w:rFonts w:ascii="Segoe UI" w:eastAsiaTheme="minorEastAsia" w:hAnsi="Segoe UI" w:cs="Segoe UI"/>
                    <w:bCs/>
                    <w:color w:val="121B1F" w:themeColor="background1"/>
                    <w:sz w:val="14"/>
                    <w:szCs w:val="14"/>
                  </w:rPr>
                </w:rPrChange>
              </w:rPr>
              <w:pPrChange w:id="7836"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37" w:author="Locke Liu" w:date="2021-05-24T14:33:00Z">
                  <w:rPr>
                    <w:rFonts w:ascii="Segoe UI" w:eastAsiaTheme="minorEastAsia" w:hAnsi="Segoe UI" w:cs="Segoe UI"/>
                    <w:bCs/>
                    <w:color w:val="121B1F" w:themeColor="background1"/>
                    <w:sz w:val="14"/>
                    <w:szCs w:val="14"/>
                  </w:rPr>
                </w:rPrChange>
              </w:rPr>
              <w:t>OMS DB - PRD</w:t>
            </w:r>
          </w:p>
        </w:tc>
        <w:tc>
          <w:tcPr>
            <w:tcW w:w="713" w:type="pct"/>
            <w:shd w:val="clear" w:color="auto" w:fill="auto"/>
            <w:vAlign w:val="center"/>
            <w:tcPrChange w:id="7838" w:author="Locke Liu" w:date="2021-05-24T16:19:00Z">
              <w:tcPr>
                <w:tcW w:w="730" w:type="pct"/>
                <w:shd w:val="clear" w:color="auto" w:fill="auto"/>
                <w:vAlign w:val="center"/>
              </w:tcPr>
            </w:tcPrChange>
          </w:tcPr>
          <w:p w14:paraId="45663480" w14:textId="48429E84" w:rsidR="00777B6F" w:rsidRPr="004D620F" w:rsidRDefault="00777B6F">
            <w:pPr>
              <w:jc w:val="center"/>
              <w:rPr>
                <w:rFonts w:ascii="Arial" w:eastAsiaTheme="minorEastAsia" w:hAnsi="Arial" w:cs="Arial"/>
                <w:bCs/>
                <w:color w:val="121B1F" w:themeColor="background1"/>
                <w:sz w:val="14"/>
                <w:szCs w:val="14"/>
                <w:rPrChange w:id="7839" w:author="Locke Liu" w:date="2021-05-24T14:33:00Z">
                  <w:rPr>
                    <w:rFonts w:ascii="Segoe UI" w:eastAsiaTheme="minorEastAsia" w:hAnsi="Segoe UI" w:cs="Segoe UI"/>
                    <w:bCs/>
                    <w:color w:val="121B1F" w:themeColor="background1"/>
                    <w:sz w:val="14"/>
                    <w:szCs w:val="14"/>
                  </w:rPr>
                </w:rPrChange>
              </w:rPr>
              <w:pPrChange w:id="7840" w:author="Locke Liu" w:date="2021-05-24T16:18:00Z">
                <w:pPr>
                  <w:framePr w:hSpace="141" w:wrap="around" w:vAnchor="text" w:hAnchor="margin" w:xAlign="center" w:y="265"/>
                </w:pPr>
              </w:pPrChange>
            </w:pPr>
            <w:ins w:id="7841" w:author="Locke Liu" w:date="2021-05-24T16:18:00Z">
              <w:r w:rsidRPr="003A67B7">
                <w:rPr>
                  <w:rFonts w:ascii="Arial" w:eastAsiaTheme="minorEastAsia" w:hAnsi="Arial" w:cs="Arial"/>
                  <w:bCs/>
                  <w:color w:val="121B1F" w:themeColor="background1"/>
                  <w:sz w:val="14"/>
                  <w:szCs w:val="14"/>
                </w:rPr>
                <w:t>win</w:t>
              </w:r>
            </w:ins>
            <w:del w:id="7842" w:author="Locke Liu" w:date="2021-05-24T16:18:00Z">
              <w:r w:rsidRPr="004D620F" w:rsidDel="007903CF">
                <w:rPr>
                  <w:rFonts w:ascii="Arial" w:eastAsiaTheme="minorEastAsia" w:hAnsi="Arial" w:cs="Arial"/>
                  <w:bCs/>
                  <w:color w:val="121B1F" w:themeColor="background1"/>
                  <w:sz w:val="14"/>
                  <w:szCs w:val="14"/>
                  <w:rPrChange w:id="7843" w:author="Locke Liu" w:date="2021-05-24T14:33:00Z">
                    <w:rPr>
                      <w:rFonts w:ascii="Segoe UI" w:eastAsiaTheme="minorEastAsia" w:hAnsi="Segoe UI" w:cs="Segoe UI"/>
                      <w:bCs/>
                      <w:color w:val="121B1F" w:themeColor="background1"/>
                      <w:sz w:val="14"/>
                      <w:szCs w:val="14"/>
                    </w:rPr>
                  </w:rPrChange>
                </w:rPr>
                <w:delText>WIN</w:delText>
              </w:r>
            </w:del>
            <w:r w:rsidRPr="004D620F">
              <w:rPr>
                <w:rFonts w:ascii="Arial" w:eastAsiaTheme="minorEastAsia" w:hAnsi="Arial" w:cs="Arial"/>
                <w:bCs/>
                <w:color w:val="121B1F" w:themeColor="background1"/>
                <w:sz w:val="14"/>
                <w:szCs w:val="14"/>
                <w:rPrChange w:id="7844" w:author="Locke Liu" w:date="2021-05-24T14:33:00Z">
                  <w:rPr>
                    <w:rFonts w:ascii="Segoe UI" w:eastAsiaTheme="minorEastAsia" w:hAnsi="Segoe UI" w:cs="Segoe UI"/>
                    <w:bCs/>
                    <w:color w:val="121B1F" w:themeColor="background1"/>
                    <w:sz w:val="14"/>
                    <w:szCs w:val="14"/>
                  </w:rPr>
                </w:rPrChange>
              </w:rPr>
              <w:t>000376</w:t>
            </w:r>
          </w:p>
        </w:tc>
        <w:tc>
          <w:tcPr>
            <w:tcW w:w="463" w:type="pct"/>
            <w:vAlign w:val="center"/>
            <w:tcPrChange w:id="7845" w:author="Locke Liu" w:date="2021-05-24T16:19:00Z">
              <w:tcPr>
                <w:tcW w:w="480" w:type="pct"/>
                <w:vAlign w:val="center"/>
              </w:tcPr>
            </w:tcPrChange>
          </w:tcPr>
          <w:p w14:paraId="7CF8F507" w14:textId="51725A9F" w:rsidR="00777B6F" w:rsidRPr="004D620F" w:rsidRDefault="00777B6F">
            <w:pPr>
              <w:jc w:val="center"/>
              <w:rPr>
                <w:rFonts w:ascii="Arial" w:hAnsi="Arial" w:cs="Arial"/>
                <w:bCs/>
                <w:color w:val="121B1F" w:themeColor="background1"/>
                <w:sz w:val="14"/>
                <w:szCs w:val="14"/>
                <w:rPrChange w:id="7846" w:author="Locke Liu" w:date="2021-05-24T14:33:00Z">
                  <w:rPr>
                    <w:rFonts w:ascii="Segoe UI" w:hAnsi="Segoe UI" w:cs="Segoe UI"/>
                    <w:bCs/>
                    <w:color w:val="121B1F" w:themeColor="background1"/>
                    <w:sz w:val="14"/>
                    <w:szCs w:val="14"/>
                  </w:rPr>
                </w:rPrChange>
              </w:rPr>
              <w:pPrChange w:id="7847" w:author="Locke Liu" w:date="2021-05-24T16:19:00Z">
                <w:pPr>
                  <w:framePr w:hSpace="141" w:wrap="around" w:vAnchor="text" w:hAnchor="margin" w:xAlign="center" w:y="265"/>
                </w:pPr>
              </w:pPrChange>
            </w:pPr>
            <w:ins w:id="7848" w:author="Locke Liu" w:date="2021-05-24T16:19:00Z">
              <w:r w:rsidRPr="00B84357">
                <w:rPr>
                  <w:rFonts w:ascii="Arial" w:hAnsi="Arial" w:cs="Arial"/>
                  <w:bCs/>
                  <w:color w:val="121B1F" w:themeColor="background1"/>
                  <w:sz w:val="14"/>
                  <w:szCs w:val="14"/>
                </w:rPr>
                <w:t>TCP</w:t>
              </w:r>
            </w:ins>
            <w:del w:id="7849" w:author="Locke Liu" w:date="2021-05-24T16:19:00Z">
              <w:r w:rsidRPr="004D620F" w:rsidDel="00D624CC">
                <w:rPr>
                  <w:rFonts w:ascii="Arial" w:eastAsiaTheme="minorEastAsia" w:hAnsi="Arial" w:cs="Arial"/>
                  <w:bCs/>
                  <w:color w:val="121B1F" w:themeColor="background1"/>
                  <w:sz w:val="14"/>
                  <w:szCs w:val="14"/>
                  <w:rPrChange w:id="7850" w:author="Locke Liu" w:date="2021-05-24T14:33:00Z">
                    <w:rPr>
                      <w:rFonts w:ascii="Segoe UI" w:eastAsiaTheme="minorEastAsia" w:hAnsi="Segoe UI" w:cs="Segoe UI"/>
                      <w:bCs/>
                      <w:color w:val="121B1F" w:themeColor="background1"/>
                      <w:sz w:val="14"/>
                      <w:szCs w:val="14"/>
                    </w:rPr>
                  </w:rPrChange>
                </w:rPr>
                <w:delText>tcp</w:delText>
              </w:r>
            </w:del>
          </w:p>
        </w:tc>
        <w:tc>
          <w:tcPr>
            <w:tcW w:w="245" w:type="pct"/>
            <w:vAlign w:val="center"/>
            <w:tcPrChange w:id="7851" w:author="Locke Liu" w:date="2021-05-24T16:19:00Z">
              <w:tcPr>
                <w:tcW w:w="262" w:type="pct"/>
                <w:vAlign w:val="center"/>
              </w:tcPr>
            </w:tcPrChange>
          </w:tcPr>
          <w:p w14:paraId="75DD0846" w14:textId="3534F518" w:rsidR="00777B6F" w:rsidRPr="004D620F" w:rsidRDefault="00777B6F">
            <w:pPr>
              <w:jc w:val="center"/>
              <w:rPr>
                <w:rFonts w:ascii="Arial" w:eastAsiaTheme="minorEastAsia" w:hAnsi="Arial" w:cs="Arial"/>
                <w:bCs/>
                <w:color w:val="121B1F" w:themeColor="background1"/>
                <w:sz w:val="14"/>
                <w:szCs w:val="14"/>
                <w:rPrChange w:id="7852" w:author="Locke Liu" w:date="2021-05-24T14:33:00Z">
                  <w:rPr>
                    <w:rFonts w:ascii="Segoe UI" w:eastAsiaTheme="minorEastAsia" w:hAnsi="Segoe UI" w:cs="Segoe UI"/>
                    <w:bCs/>
                    <w:color w:val="121B1F" w:themeColor="background1"/>
                    <w:sz w:val="14"/>
                    <w:szCs w:val="14"/>
                  </w:rPr>
                </w:rPrChange>
              </w:rPr>
              <w:pPrChange w:id="7853"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lang w:eastAsia="zh-CN"/>
                <w:rPrChange w:id="7854" w:author="Locke Liu" w:date="2021-05-24T14:33:00Z">
                  <w:rPr>
                    <w:rFonts w:ascii="Segoe UI" w:eastAsiaTheme="minorEastAsia" w:hAnsi="Segoe UI" w:cs="Segoe UI"/>
                    <w:bCs/>
                    <w:color w:val="121B1F" w:themeColor="background1"/>
                    <w:sz w:val="14"/>
                    <w:szCs w:val="14"/>
                    <w:lang w:eastAsia="zh-CN"/>
                  </w:rPr>
                </w:rPrChange>
              </w:rPr>
              <w:t>1433</w:t>
            </w:r>
          </w:p>
        </w:tc>
        <w:tc>
          <w:tcPr>
            <w:tcW w:w="1517" w:type="pct"/>
            <w:shd w:val="clear" w:color="auto" w:fill="auto"/>
            <w:vAlign w:val="center"/>
            <w:tcPrChange w:id="7855" w:author="Locke Liu" w:date="2021-05-24T16:19:00Z">
              <w:tcPr>
                <w:tcW w:w="1533" w:type="pct"/>
                <w:shd w:val="clear" w:color="auto" w:fill="auto"/>
                <w:vAlign w:val="center"/>
              </w:tcPr>
            </w:tcPrChange>
          </w:tcPr>
          <w:p w14:paraId="3B9353A6" w14:textId="0B6BC767" w:rsidR="00777B6F" w:rsidRPr="004D620F" w:rsidRDefault="00777B6F" w:rsidP="00277D34">
            <w:pPr>
              <w:rPr>
                <w:rFonts w:ascii="Arial" w:hAnsi="Arial" w:cs="Arial"/>
                <w:bCs/>
                <w:color w:val="121B1F" w:themeColor="background1"/>
                <w:sz w:val="14"/>
                <w:szCs w:val="14"/>
                <w:rPrChange w:id="7856"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857" w:author="Locke Liu" w:date="2021-05-24T14:33:00Z">
                  <w:rPr>
                    <w:rFonts w:ascii="Segoe UI" w:hAnsi="Segoe UI" w:cs="Segoe UI"/>
                    <w:bCs/>
                    <w:color w:val="121B1F" w:themeColor="background1"/>
                    <w:sz w:val="14"/>
                    <w:szCs w:val="14"/>
                  </w:rPr>
                </w:rPrChange>
              </w:rPr>
              <w:t>Required only when you copy from or to MS SQL server</w:t>
            </w:r>
          </w:p>
        </w:tc>
      </w:tr>
      <w:tr w:rsidR="00777B6F" w:rsidRPr="004D620F" w14:paraId="4E38AE61" w14:textId="77777777" w:rsidTr="00777B6F">
        <w:trPr>
          <w:trHeight w:val="358"/>
          <w:trPrChange w:id="7858" w:author="Locke Liu" w:date="2021-05-24T16:19:00Z">
            <w:trPr>
              <w:trHeight w:val="358"/>
            </w:trPr>
          </w:trPrChange>
        </w:trPr>
        <w:tc>
          <w:tcPr>
            <w:tcW w:w="693" w:type="pct"/>
            <w:shd w:val="clear" w:color="auto" w:fill="auto"/>
            <w:vAlign w:val="center"/>
            <w:tcPrChange w:id="7859" w:author="Locke Liu" w:date="2021-05-24T16:19:00Z">
              <w:tcPr>
                <w:tcW w:w="711" w:type="pct"/>
                <w:shd w:val="clear" w:color="auto" w:fill="auto"/>
                <w:vAlign w:val="center"/>
              </w:tcPr>
            </w:tcPrChange>
          </w:tcPr>
          <w:p w14:paraId="6D325879" w14:textId="3C2FE642" w:rsidR="00777B6F" w:rsidRPr="004D620F" w:rsidRDefault="00777B6F" w:rsidP="00277D34">
            <w:pPr>
              <w:jc w:val="center"/>
              <w:rPr>
                <w:rFonts w:ascii="Arial" w:eastAsiaTheme="minorEastAsia" w:hAnsi="Arial" w:cs="Arial"/>
                <w:bCs/>
                <w:color w:val="121B1F" w:themeColor="background1"/>
                <w:sz w:val="14"/>
                <w:szCs w:val="14"/>
                <w:rPrChange w:id="7860"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861" w:author="Locke Liu" w:date="2021-05-24T14:33:00Z">
                  <w:rPr>
                    <w:rFonts w:ascii="Segoe UI" w:eastAsiaTheme="minorEastAsia" w:hAnsi="Segoe UI" w:cs="Segoe UI"/>
                    <w:bCs/>
                    <w:color w:val="121B1F" w:themeColor="background1"/>
                    <w:sz w:val="14"/>
                    <w:szCs w:val="14"/>
                  </w:rPr>
                </w:rPrChange>
              </w:rPr>
              <w:t>Dev Azure Databricks workspace subnets</w:t>
            </w:r>
          </w:p>
        </w:tc>
        <w:tc>
          <w:tcPr>
            <w:tcW w:w="632" w:type="pct"/>
            <w:vAlign w:val="center"/>
            <w:tcPrChange w:id="7862" w:author="Locke Liu" w:date="2021-05-24T16:19:00Z">
              <w:tcPr>
                <w:tcW w:w="593" w:type="pct"/>
                <w:vAlign w:val="center"/>
              </w:tcPr>
            </w:tcPrChange>
          </w:tcPr>
          <w:p w14:paraId="60CABD95" w14:textId="77777777" w:rsidR="00777B6F" w:rsidRPr="004D620F" w:rsidRDefault="00777B6F">
            <w:pPr>
              <w:jc w:val="center"/>
              <w:rPr>
                <w:rFonts w:ascii="Arial" w:eastAsiaTheme="minorEastAsia" w:hAnsi="Arial" w:cs="Arial"/>
                <w:bCs/>
                <w:color w:val="121B1F" w:themeColor="background1"/>
                <w:sz w:val="14"/>
                <w:szCs w:val="14"/>
                <w:rPrChange w:id="7863" w:author="Locke Liu" w:date="2021-05-24T14:33:00Z">
                  <w:rPr>
                    <w:rFonts w:ascii="Segoe UI" w:eastAsiaTheme="minorEastAsia" w:hAnsi="Segoe UI" w:cs="Segoe UI"/>
                    <w:bCs/>
                    <w:color w:val="121B1F" w:themeColor="background1"/>
                    <w:sz w:val="14"/>
                    <w:szCs w:val="14"/>
                  </w:rPr>
                </w:rPrChange>
              </w:rPr>
              <w:pPrChange w:id="7864"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65" w:author="Locke Liu" w:date="2021-05-24T14:33:00Z">
                  <w:rPr>
                    <w:rFonts w:ascii="Segoe UI" w:eastAsiaTheme="minorEastAsia" w:hAnsi="Segoe UI" w:cs="Segoe UI"/>
                    <w:bCs/>
                    <w:color w:val="121B1F" w:themeColor="background1"/>
                    <w:sz w:val="14"/>
                    <w:szCs w:val="14"/>
                  </w:rPr>
                </w:rPrChange>
              </w:rPr>
              <w:t>10.71.255.0/26;</w:t>
            </w:r>
          </w:p>
          <w:p w14:paraId="3F791B49" w14:textId="17302FFC" w:rsidR="00777B6F" w:rsidRPr="004D620F" w:rsidRDefault="00777B6F">
            <w:pPr>
              <w:jc w:val="center"/>
              <w:rPr>
                <w:rFonts w:ascii="Arial" w:eastAsiaTheme="minorEastAsia" w:hAnsi="Arial" w:cs="Arial"/>
                <w:bCs/>
                <w:color w:val="121B1F" w:themeColor="background1"/>
                <w:sz w:val="14"/>
                <w:szCs w:val="14"/>
                <w:rPrChange w:id="7866" w:author="Locke Liu" w:date="2021-05-24T14:33:00Z">
                  <w:rPr>
                    <w:rFonts w:ascii="Segoe UI" w:eastAsiaTheme="minorEastAsia" w:hAnsi="Segoe UI" w:cs="Segoe UI"/>
                    <w:bCs/>
                    <w:color w:val="121B1F" w:themeColor="background1"/>
                    <w:sz w:val="14"/>
                    <w:szCs w:val="14"/>
                  </w:rPr>
                </w:rPrChange>
              </w:rPr>
              <w:pPrChange w:id="7867" w:author="Locke Liu" w:date="2021-05-24T16:18:00Z">
                <w:pPr>
                  <w:framePr w:hSpace="141" w:wrap="around" w:vAnchor="text" w:hAnchor="margin" w:xAlign="center" w:y="265"/>
                </w:pPr>
              </w:pPrChange>
            </w:pPr>
            <w:r w:rsidRPr="0009280E">
              <w:rPr>
                <w:rFonts w:ascii="Arial" w:eastAsiaTheme="minorEastAsia" w:hAnsi="Arial" w:cs="Arial"/>
                <w:bCs/>
                <w:color w:val="121B1F" w:themeColor="background1"/>
                <w:sz w:val="14"/>
                <w:szCs w:val="14"/>
                <w:rPrChange w:id="7868" w:author="Locke Liu" w:date="2021-05-24T16:51:00Z">
                  <w:rPr>
                    <w:rFonts w:cs="Calibri"/>
                    <w:bCs/>
                    <w:color w:val="121B1F" w:themeColor="background1"/>
                    <w:sz w:val="16"/>
                    <w:szCs w:val="16"/>
                  </w:rPr>
                </w:rPrChange>
              </w:rPr>
              <w:t>10.71.255.64/26</w:t>
            </w:r>
          </w:p>
        </w:tc>
        <w:tc>
          <w:tcPr>
            <w:tcW w:w="736" w:type="pct"/>
            <w:vAlign w:val="center"/>
            <w:tcPrChange w:id="7869" w:author="Locke Liu" w:date="2021-05-24T16:19:00Z">
              <w:tcPr>
                <w:tcW w:w="691" w:type="pct"/>
                <w:vAlign w:val="center"/>
              </w:tcPr>
            </w:tcPrChange>
          </w:tcPr>
          <w:p w14:paraId="241886C7" w14:textId="33C49254" w:rsidR="00777B6F" w:rsidRPr="004D620F" w:rsidRDefault="00777B6F">
            <w:pPr>
              <w:jc w:val="center"/>
              <w:rPr>
                <w:rFonts w:ascii="Arial" w:eastAsiaTheme="minorEastAsia" w:hAnsi="Arial" w:cs="Arial"/>
                <w:bCs/>
                <w:color w:val="121B1F" w:themeColor="background1"/>
                <w:sz w:val="14"/>
                <w:szCs w:val="14"/>
                <w:rPrChange w:id="7870" w:author="Locke Liu" w:date="2021-05-24T14:33:00Z">
                  <w:rPr>
                    <w:rFonts w:ascii="Segoe UI" w:eastAsiaTheme="minorEastAsia" w:hAnsi="Segoe UI" w:cs="Segoe UI"/>
                    <w:bCs/>
                    <w:color w:val="121B1F" w:themeColor="background1"/>
                    <w:sz w:val="14"/>
                    <w:szCs w:val="14"/>
                  </w:rPr>
                </w:rPrChange>
              </w:rPr>
              <w:pPrChange w:id="787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72" w:author="Locke Liu" w:date="2021-05-24T14:33:00Z">
                  <w:rPr>
                    <w:rFonts w:ascii="Segoe UI" w:eastAsiaTheme="minorEastAsia" w:hAnsi="Segoe UI" w:cs="Segoe UI"/>
                    <w:bCs/>
                    <w:color w:val="121B1F" w:themeColor="background1"/>
                    <w:sz w:val="14"/>
                    <w:szCs w:val="14"/>
                  </w:rPr>
                </w:rPrChange>
              </w:rPr>
              <w:t>Internet</w:t>
            </w:r>
          </w:p>
        </w:tc>
        <w:tc>
          <w:tcPr>
            <w:tcW w:w="713" w:type="pct"/>
            <w:shd w:val="clear" w:color="auto" w:fill="auto"/>
            <w:vAlign w:val="center"/>
            <w:tcPrChange w:id="7873" w:author="Locke Liu" w:date="2021-05-24T16:19:00Z">
              <w:tcPr>
                <w:tcW w:w="730" w:type="pct"/>
                <w:shd w:val="clear" w:color="auto" w:fill="auto"/>
                <w:vAlign w:val="center"/>
              </w:tcPr>
            </w:tcPrChange>
          </w:tcPr>
          <w:p w14:paraId="5BF7502A" w14:textId="3223BC08" w:rsidR="00777B6F" w:rsidRPr="004D620F" w:rsidRDefault="00777B6F">
            <w:pPr>
              <w:jc w:val="center"/>
              <w:rPr>
                <w:rFonts w:ascii="Arial" w:eastAsiaTheme="minorEastAsia" w:hAnsi="Arial" w:cs="Arial"/>
                <w:bCs/>
                <w:color w:val="121B1F" w:themeColor="background1"/>
                <w:sz w:val="14"/>
                <w:szCs w:val="14"/>
                <w:rPrChange w:id="7874" w:author="Locke Liu" w:date="2021-05-24T14:33:00Z">
                  <w:rPr>
                    <w:rFonts w:ascii="Segoe UI" w:eastAsiaTheme="minorEastAsia" w:hAnsi="Segoe UI" w:cs="Segoe UI"/>
                    <w:bCs/>
                    <w:color w:val="121B1F" w:themeColor="background1"/>
                    <w:sz w:val="14"/>
                    <w:szCs w:val="14"/>
                  </w:rPr>
                </w:rPrChange>
              </w:rPr>
              <w:pPrChange w:id="7875"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76" w:author="Locke Liu" w:date="2021-05-24T14:33:00Z">
                  <w:rPr>
                    <w:rFonts w:ascii="Segoe UI" w:eastAsiaTheme="minorEastAsia" w:hAnsi="Segoe UI" w:cs="Segoe UI"/>
                    <w:bCs/>
                    <w:color w:val="121B1F" w:themeColor="background1"/>
                    <w:sz w:val="14"/>
                    <w:szCs w:val="14"/>
                  </w:rPr>
                </w:rPrChange>
              </w:rPr>
              <w:t>*</w:t>
            </w:r>
          </w:p>
        </w:tc>
        <w:tc>
          <w:tcPr>
            <w:tcW w:w="463" w:type="pct"/>
            <w:vAlign w:val="center"/>
            <w:tcPrChange w:id="7877" w:author="Locke Liu" w:date="2021-05-24T16:19:00Z">
              <w:tcPr>
                <w:tcW w:w="480" w:type="pct"/>
                <w:vAlign w:val="center"/>
              </w:tcPr>
            </w:tcPrChange>
          </w:tcPr>
          <w:p w14:paraId="39CB4D39" w14:textId="6E90466B" w:rsidR="00777B6F" w:rsidRPr="004D620F" w:rsidRDefault="00777B6F">
            <w:pPr>
              <w:jc w:val="center"/>
              <w:rPr>
                <w:rFonts w:ascii="Arial" w:hAnsi="Arial" w:cs="Arial"/>
                <w:bCs/>
                <w:color w:val="121B1F" w:themeColor="background1"/>
                <w:sz w:val="14"/>
                <w:szCs w:val="14"/>
                <w:rPrChange w:id="7878" w:author="Locke Liu" w:date="2021-05-24T14:33:00Z">
                  <w:rPr>
                    <w:rFonts w:ascii="Segoe UI" w:hAnsi="Segoe UI" w:cs="Segoe UI"/>
                    <w:bCs/>
                    <w:color w:val="121B1F" w:themeColor="background1"/>
                    <w:sz w:val="14"/>
                    <w:szCs w:val="14"/>
                  </w:rPr>
                </w:rPrChange>
              </w:rPr>
              <w:pPrChange w:id="7879" w:author="Locke Liu" w:date="2021-05-24T16:19:00Z">
                <w:pPr>
                  <w:framePr w:hSpace="141" w:wrap="around" w:vAnchor="text" w:hAnchor="margin" w:xAlign="center" w:y="265"/>
                </w:pPr>
              </w:pPrChange>
            </w:pPr>
            <w:ins w:id="7880" w:author="Locke Liu" w:date="2021-05-24T16:19:00Z">
              <w:r w:rsidRPr="00B84357">
                <w:rPr>
                  <w:rFonts w:ascii="Arial" w:hAnsi="Arial" w:cs="Arial"/>
                  <w:bCs/>
                  <w:color w:val="121B1F" w:themeColor="background1"/>
                  <w:sz w:val="14"/>
                  <w:szCs w:val="14"/>
                </w:rPr>
                <w:t>TCP</w:t>
              </w:r>
            </w:ins>
            <w:del w:id="7881" w:author="Locke Liu" w:date="2021-05-24T16:19:00Z">
              <w:r w:rsidRPr="004D620F" w:rsidDel="00D624CC">
                <w:rPr>
                  <w:rFonts w:ascii="Arial" w:hAnsi="Arial" w:cs="Arial"/>
                  <w:bCs/>
                  <w:color w:val="121B1F" w:themeColor="background1"/>
                  <w:sz w:val="14"/>
                  <w:szCs w:val="14"/>
                  <w:rPrChange w:id="7882" w:author="Locke Liu" w:date="2021-05-24T14:33:00Z">
                    <w:rPr>
                      <w:rFonts w:ascii="Segoe UI" w:hAnsi="Segoe UI" w:cs="Segoe UI"/>
                      <w:bCs/>
                      <w:color w:val="121B1F" w:themeColor="background1"/>
                      <w:sz w:val="14"/>
                      <w:szCs w:val="14"/>
                    </w:rPr>
                  </w:rPrChange>
                </w:rPr>
                <w:delText>Tcp</w:delText>
              </w:r>
            </w:del>
          </w:p>
        </w:tc>
        <w:tc>
          <w:tcPr>
            <w:tcW w:w="245" w:type="pct"/>
            <w:vAlign w:val="center"/>
            <w:tcPrChange w:id="7883" w:author="Locke Liu" w:date="2021-05-24T16:19:00Z">
              <w:tcPr>
                <w:tcW w:w="262" w:type="pct"/>
                <w:vAlign w:val="center"/>
              </w:tcPr>
            </w:tcPrChange>
          </w:tcPr>
          <w:p w14:paraId="706419E5" w14:textId="77777777" w:rsidR="00777B6F" w:rsidRPr="004D620F" w:rsidRDefault="00777B6F">
            <w:pPr>
              <w:jc w:val="center"/>
              <w:rPr>
                <w:rFonts w:ascii="Arial" w:eastAsiaTheme="minorEastAsia" w:hAnsi="Arial" w:cs="Arial"/>
                <w:bCs/>
                <w:color w:val="121B1F" w:themeColor="background1"/>
                <w:sz w:val="14"/>
                <w:szCs w:val="14"/>
                <w:rPrChange w:id="7884" w:author="Locke Liu" w:date="2021-05-24T14:33:00Z">
                  <w:rPr>
                    <w:rFonts w:ascii="Segoe UI" w:eastAsiaTheme="minorEastAsia" w:hAnsi="Segoe UI" w:cs="Segoe UI"/>
                    <w:bCs/>
                    <w:color w:val="121B1F" w:themeColor="background1"/>
                    <w:sz w:val="14"/>
                    <w:szCs w:val="14"/>
                  </w:rPr>
                </w:rPrChange>
              </w:rPr>
              <w:pPrChange w:id="7885"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86" w:author="Locke Liu" w:date="2021-05-24T14:33:00Z">
                  <w:rPr>
                    <w:rFonts w:ascii="Segoe UI" w:eastAsiaTheme="minorEastAsia" w:hAnsi="Segoe UI" w:cs="Segoe UI"/>
                    <w:bCs/>
                    <w:color w:val="121B1F" w:themeColor="background1"/>
                    <w:sz w:val="14"/>
                    <w:szCs w:val="14"/>
                  </w:rPr>
                </w:rPrChange>
              </w:rPr>
              <w:t>443;</w:t>
            </w:r>
          </w:p>
          <w:p w14:paraId="2EF86717" w14:textId="77777777" w:rsidR="00777B6F" w:rsidRPr="004D620F" w:rsidRDefault="00777B6F">
            <w:pPr>
              <w:jc w:val="center"/>
              <w:rPr>
                <w:rFonts w:ascii="Arial" w:eastAsiaTheme="minorEastAsia" w:hAnsi="Arial" w:cs="Arial"/>
                <w:bCs/>
                <w:color w:val="121B1F" w:themeColor="background1"/>
                <w:sz w:val="14"/>
                <w:szCs w:val="14"/>
                <w:rPrChange w:id="7887" w:author="Locke Liu" w:date="2021-05-24T14:33:00Z">
                  <w:rPr>
                    <w:rFonts w:ascii="Segoe UI" w:eastAsiaTheme="minorEastAsia" w:hAnsi="Segoe UI" w:cs="Segoe UI"/>
                    <w:bCs/>
                    <w:color w:val="121B1F" w:themeColor="background1"/>
                    <w:sz w:val="14"/>
                    <w:szCs w:val="14"/>
                  </w:rPr>
                </w:rPrChange>
              </w:rPr>
              <w:pPrChange w:id="7888"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89" w:author="Locke Liu" w:date="2021-05-24T14:33:00Z">
                  <w:rPr>
                    <w:rFonts w:ascii="Segoe UI" w:eastAsiaTheme="minorEastAsia" w:hAnsi="Segoe UI" w:cs="Segoe UI"/>
                    <w:bCs/>
                    <w:color w:val="121B1F" w:themeColor="background1"/>
                    <w:sz w:val="14"/>
                    <w:szCs w:val="14"/>
                  </w:rPr>
                </w:rPrChange>
              </w:rPr>
              <w:t>9093;</w:t>
            </w:r>
          </w:p>
          <w:p w14:paraId="475E681C" w14:textId="12665769" w:rsidR="00777B6F" w:rsidRPr="004D620F" w:rsidRDefault="00777B6F">
            <w:pPr>
              <w:jc w:val="center"/>
              <w:rPr>
                <w:rFonts w:ascii="Arial" w:eastAsiaTheme="minorEastAsia" w:hAnsi="Arial" w:cs="Arial"/>
                <w:bCs/>
                <w:color w:val="121B1F" w:themeColor="background1"/>
                <w:sz w:val="14"/>
                <w:szCs w:val="14"/>
                <w:rPrChange w:id="7890" w:author="Locke Liu" w:date="2021-05-24T14:33:00Z">
                  <w:rPr>
                    <w:rFonts w:ascii="Segoe UI" w:eastAsiaTheme="minorEastAsia" w:hAnsi="Segoe UI" w:cs="Segoe UI"/>
                    <w:bCs/>
                    <w:color w:val="121B1F" w:themeColor="background1"/>
                    <w:sz w:val="14"/>
                    <w:szCs w:val="14"/>
                  </w:rPr>
                </w:rPrChange>
              </w:rPr>
              <w:pPrChange w:id="789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892" w:author="Locke Liu" w:date="2021-05-24T14:33:00Z">
                  <w:rPr>
                    <w:rFonts w:ascii="Segoe UI" w:eastAsiaTheme="minorEastAsia" w:hAnsi="Segoe UI" w:cs="Segoe UI"/>
                    <w:bCs/>
                    <w:color w:val="121B1F" w:themeColor="background1"/>
                    <w:sz w:val="14"/>
                    <w:szCs w:val="14"/>
                  </w:rPr>
                </w:rPrChange>
              </w:rPr>
              <w:t>3306</w:t>
            </w:r>
          </w:p>
        </w:tc>
        <w:tc>
          <w:tcPr>
            <w:tcW w:w="1517" w:type="pct"/>
            <w:shd w:val="clear" w:color="auto" w:fill="auto"/>
            <w:vAlign w:val="center"/>
            <w:tcPrChange w:id="7893" w:author="Locke Liu" w:date="2021-05-24T16:19:00Z">
              <w:tcPr>
                <w:tcW w:w="1533" w:type="pct"/>
                <w:shd w:val="clear" w:color="auto" w:fill="auto"/>
                <w:vAlign w:val="center"/>
              </w:tcPr>
            </w:tcPrChange>
          </w:tcPr>
          <w:p w14:paraId="1E099234" w14:textId="65035508" w:rsidR="00777B6F" w:rsidRPr="004D620F" w:rsidRDefault="00777B6F" w:rsidP="00277D34">
            <w:pPr>
              <w:pStyle w:val="ListParagraph"/>
              <w:numPr>
                <w:ilvl w:val="0"/>
                <w:numId w:val="32"/>
              </w:numPr>
              <w:rPr>
                <w:rFonts w:ascii="Arial" w:hAnsi="Arial" w:cs="Arial"/>
                <w:bCs/>
                <w:color w:val="121B1F" w:themeColor="background1"/>
                <w:sz w:val="14"/>
                <w:szCs w:val="14"/>
                <w:rPrChange w:id="7894"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895" w:author="Locke Liu" w:date="2021-05-24T14:33:00Z">
                  <w:rPr>
                    <w:rFonts w:ascii="Segoe UI" w:hAnsi="Segoe UI" w:cs="Segoe UI"/>
                    <w:bCs/>
                    <w:color w:val="121B1F" w:themeColor="background1"/>
                    <w:sz w:val="14"/>
                    <w:szCs w:val="14"/>
                  </w:rPr>
                </w:rPrChange>
              </w:rPr>
              <w:t>Access to databricks-webapp</w:t>
            </w:r>
          </w:p>
          <w:p w14:paraId="1023AE64" w14:textId="77777777" w:rsidR="00777B6F" w:rsidRPr="004D620F" w:rsidRDefault="00777B6F">
            <w:pPr>
              <w:pStyle w:val="ListParagraph"/>
              <w:numPr>
                <w:ilvl w:val="0"/>
                <w:numId w:val="32"/>
              </w:numPr>
              <w:rPr>
                <w:rFonts w:ascii="Arial" w:hAnsi="Arial" w:cs="Arial"/>
                <w:bCs/>
                <w:color w:val="121B1F" w:themeColor="background1"/>
                <w:sz w:val="14"/>
                <w:szCs w:val="14"/>
                <w:rPrChange w:id="7896" w:author="Locke Liu" w:date="2021-05-24T14:33:00Z">
                  <w:rPr>
                    <w:rFonts w:ascii="Segoe UI" w:hAnsi="Segoe UI" w:cs="Segoe UI"/>
                    <w:bCs/>
                    <w:color w:val="121B1F" w:themeColor="background1"/>
                    <w:sz w:val="14"/>
                    <w:szCs w:val="14"/>
                  </w:rPr>
                </w:rPrChange>
              </w:rPr>
              <w:pPrChange w:id="7897" w:author="Locke Liu" w:date="2021-05-24T16:18:00Z">
                <w:pPr>
                  <w:pStyle w:val="ListParagraph"/>
                  <w:framePr w:hSpace="141" w:wrap="around" w:vAnchor="text" w:hAnchor="margin" w:xAlign="center" w:y="265"/>
                  <w:numPr>
                    <w:numId w:val="32"/>
                  </w:numPr>
                  <w:ind w:left="360" w:hanging="360"/>
                </w:pPr>
              </w:pPrChange>
            </w:pPr>
            <w:r w:rsidRPr="004D620F">
              <w:rPr>
                <w:rFonts w:ascii="Arial" w:hAnsi="Arial" w:cs="Arial"/>
                <w:bCs/>
                <w:color w:val="121B1F" w:themeColor="background1"/>
                <w:sz w:val="14"/>
                <w:szCs w:val="14"/>
                <w:rPrChange w:id="7898" w:author="Locke Liu" w:date="2021-05-24T14:33:00Z">
                  <w:rPr>
                    <w:rFonts w:ascii="Segoe UI" w:hAnsi="Segoe UI" w:cs="Segoe UI"/>
                    <w:bCs/>
                    <w:color w:val="121B1F" w:themeColor="background1"/>
                    <w:sz w:val="14"/>
                    <w:szCs w:val="14"/>
                  </w:rPr>
                </w:rPrChange>
              </w:rPr>
              <w:t>Access to databricks-observability-eventhub</w:t>
            </w:r>
          </w:p>
          <w:p w14:paraId="0BCCE34D" w14:textId="590F119E" w:rsidR="00777B6F" w:rsidRPr="004D620F" w:rsidRDefault="00777B6F">
            <w:pPr>
              <w:pStyle w:val="ListParagraph"/>
              <w:numPr>
                <w:ilvl w:val="0"/>
                <w:numId w:val="32"/>
              </w:numPr>
              <w:rPr>
                <w:rFonts w:ascii="Arial" w:hAnsi="Arial" w:cs="Arial"/>
                <w:bCs/>
                <w:color w:val="121B1F" w:themeColor="background1"/>
                <w:sz w:val="14"/>
                <w:szCs w:val="14"/>
                <w:rPrChange w:id="7899" w:author="Locke Liu" w:date="2021-05-24T14:33:00Z">
                  <w:rPr>
                    <w:rFonts w:ascii="Segoe UI" w:hAnsi="Segoe UI" w:cs="Segoe UI"/>
                    <w:bCs/>
                    <w:color w:val="121B1F" w:themeColor="background1"/>
                    <w:sz w:val="14"/>
                    <w:szCs w:val="14"/>
                  </w:rPr>
                </w:rPrChange>
              </w:rPr>
              <w:pPrChange w:id="7900" w:author="Locke Liu" w:date="2021-05-24T16:18:00Z">
                <w:pPr>
                  <w:pStyle w:val="ListParagraph"/>
                  <w:framePr w:hSpace="141" w:wrap="around" w:vAnchor="text" w:hAnchor="margin" w:xAlign="center" w:y="265"/>
                  <w:numPr>
                    <w:numId w:val="32"/>
                  </w:numPr>
                  <w:ind w:left="360" w:hanging="360"/>
                </w:pPr>
              </w:pPrChange>
            </w:pPr>
            <w:r w:rsidRPr="004D620F">
              <w:rPr>
                <w:rFonts w:ascii="Arial" w:hAnsi="Arial" w:cs="Arial"/>
                <w:bCs/>
                <w:color w:val="121B1F" w:themeColor="background1"/>
                <w:sz w:val="14"/>
                <w:szCs w:val="14"/>
                <w:rPrChange w:id="7901" w:author="Locke Liu" w:date="2021-05-24T14:33:00Z">
                  <w:rPr>
                    <w:rFonts w:ascii="Segoe UI" w:hAnsi="Segoe UI" w:cs="Segoe UI"/>
                    <w:bCs/>
                    <w:color w:val="121B1F" w:themeColor="background1"/>
                    <w:sz w:val="14"/>
                    <w:szCs w:val="14"/>
                  </w:rPr>
                </w:rPrChange>
              </w:rPr>
              <w:t>Access tp databricks-sql-metastore</w:t>
            </w:r>
          </w:p>
        </w:tc>
      </w:tr>
      <w:tr w:rsidR="00777B6F" w:rsidRPr="004D620F" w14:paraId="5AB73D8D" w14:textId="77777777" w:rsidTr="00777B6F">
        <w:trPr>
          <w:trHeight w:val="358"/>
          <w:trPrChange w:id="7902" w:author="Locke Liu" w:date="2021-05-24T16:19:00Z">
            <w:trPr>
              <w:trHeight w:val="358"/>
            </w:trPr>
          </w:trPrChange>
        </w:trPr>
        <w:tc>
          <w:tcPr>
            <w:tcW w:w="693" w:type="pct"/>
            <w:shd w:val="clear" w:color="auto" w:fill="auto"/>
            <w:vAlign w:val="center"/>
            <w:tcPrChange w:id="7903" w:author="Locke Liu" w:date="2021-05-24T16:19:00Z">
              <w:tcPr>
                <w:tcW w:w="711" w:type="pct"/>
                <w:shd w:val="clear" w:color="auto" w:fill="auto"/>
                <w:vAlign w:val="center"/>
              </w:tcPr>
            </w:tcPrChange>
          </w:tcPr>
          <w:p w14:paraId="7A17ABDA" w14:textId="5E7B23DF" w:rsidR="00777B6F" w:rsidRPr="004D620F" w:rsidRDefault="00777B6F" w:rsidP="00277D34">
            <w:pPr>
              <w:jc w:val="center"/>
              <w:rPr>
                <w:rFonts w:ascii="Arial" w:eastAsiaTheme="minorEastAsia" w:hAnsi="Arial" w:cs="Arial"/>
                <w:bCs/>
                <w:color w:val="121B1F" w:themeColor="background1"/>
                <w:sz w:val="14"/>
                <w:szCs w:val="14"/>
                <w:rPrChange w:id="7904"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905" w:author="Locke Liu" w:date="2021-05-24T14:33:00Z">
                  <w:rPr>
                    <w:rFonts w:ascii="Segoe UI" w:eastAsiaTheme="minorEastAsia" w:hAnsi="Segoe UI" w:cs="Segoe UI"/>
                    <w:bCs/>
                    <w:color w:val="121B1F" w:themeColor="background1"/>
                    <w:sz w:val="14"/>
                    <w:szCs w:val="14"/>
                  </w:rPr>
                </w:rPrChange>
              </w:rPr>
              <w:t>PRD Azure Databricks workspace subnets</w:t>
            </w:r>
          </w:p>
        </w:tc>
        <w:tc>
          <w:tcPr>
            <w:tcW w:w="632" w:type="pct"/>
            <w:vAlign w:val="center"/>
            <w:tcPrChange w:id="7906" w:author="Locke Liu" w:date="2021-05-24T16:19:00Z">
              <w:tcPr>
                <w:tcW w:w="593" w:type="pct"/>
                <w:vAlign w:val="center"/>
              </w:tcPr>
            </w:tcPrChange>
          </w:tcPr>
          <w:p w14:paraId="7840DD04" w14:textId="20E4957D" w:rsidR="00777B6F" w:rsidRPr="004D620F" w:rsidRDefault="00777B6F">
            <w:pPr>
              <w:jc w:val="center"/>
              <w:rPr>
                <w:rFonts w:ascii="Arial" w:eastAsiaTheme="minorEastAsia" w:hAnsi="Arial" w:cs="Arial"/>
                <w:bCs/>
                <w:color w:val="121B1F" w:themeColor="background1"/>
                <w:sz w:val="14"/>
                <w:szCs w:val="14"/>
                <w:rPrChange w:id="7907" w:author="Locke Liu" w:date="2021-05-24T14:33:00Z">
                  <w:rPr>
                    <w:rFonts w:ascii="Segoe UI" w:eastAsiaTheme="minorEastAsia" w:hAnsi="Segoe UI" w:cs="Segoe UI"/>
                    <w:bCs/>
                    <w:color w:val="121B1F" w:themeColor="background1"/>
                    <w:sz w:val="14"/>
                    <w:szCs w:val="14"/>
                  </w:rPr>
                </w:rPrChange>
              </w:rPr>
              <w:pPrChange w:id="7908"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09" w:author="Locke Liu" w:date="2021-05-24T14:33:00Z">
                  <w:rPr>
                    <w:rFonts w:ascii="Segoe UI" w:eastAsiaTheme="minorEastAsia" w:hAnsi="Segoe UI" w:cs="Segoe UI"/>
                    <w:bCs/>
                    <w:color w:val="121B1F" w:themeColor="background1"/>
                    <w:sz w:val="14"/>
                    <w:szCs w:val="14"/>
                  </w:rPr>
                </w:rPrChange>
              </w:rPr>
              <w:t>10.71.252.0/26;</w:t>
            </w:r>
          </w:p>
          <w:p w14:paraId="7928C779" w14:textId="63E0012C" w:rsidR="00777B6F" w:rsidRPr="004D620F" w:rsidRDefault="00777B6F">
            <w:pPr>
              <w:jc w:val="center"/>
              <w:rPr>
                <w:rFonts w:ascii="Arial" w:eastAsiaTheme="minorEastAsia" w:hAnsi="Arial" w:cs="Arial"/>
                <w:bCs/>
                <w:color w:val="121B1F" w:themeColor="background1"/>
                <w:sz w:val="14"/>
                <w:szCs w:val="14"/>
                <w:rPrChange w:id="7910" w:author="Locke Liu" w:date="2021-05-24T14:33:00Z">
                  <w:rPr>
                    <w:rFonts w:ascii="Segoe UI" w:eastAsiaTheme="minorEastAsia" w:hAnsi="Segoe UI" w:cs="Segoe UI"/>
                    <w:bCs/>
                    <w:color w:val="121B1F" w:themeColor="background1"/>
                    <w:sz w:val="14"/>
                    <w:szCs w:val="14"/>
                  </w:rPr>
                </w:rPrChange>
              </w:rPr>
              <w:pPrChange w:id="7911" w:author="Locke Liu" w:date="2021-05-24T16:18:00Z">
                <w:pPr>
                  <w:framePr w:hSpace="141" w:wrap="around" w:vAnchor="text" w:hAnchor="margin" w:xAlign="center" w:y="265"/>
                </w:pPr>
              </w:pPrChange>
            </w:pPr>
            <w:r w:rsidRPr="0009280E">
              <w:rPr>
                <w:rFonts w:ascii="Arial" w:eastAsiaTheme="minorEastAsia" w:hAnsi="Arial" w:cs="Arial"/>
                <w:bCs/>
                <w:color w:val="121B1F" w:themeColor="background1"/>
                <w:sz w:val="14"/>
                <w:szCs w:val="14"/>
                <w:rPrChange w:id="7912" w:author="Locke Liu" w:date="2021-05-24T16:51:00Z">
                  <w:rPr>
                    <w:rFonts w:cs="Calibri"/>
                    <w:bCs/>
                    <w:color w:val="121B1F" w:themeColor="background1"/>
                    <w:sz w:val="16"/>
                    <w:szCs w:val="16"/>
                  </w:rPr>
                </w:rPrChange>
              </w:rPr>
              <w:t>10.71.252.64/26</w:t>
            </w:r>
          </w:p>
        </w:tc>
        <w:tc>
          <w:tcPr>
            <w:tcW w:w="736" w:type="pct"/>
            <w:vAlign w:val="center"/>
            <w:tcPrChange w:id="7913" w:author="Locke Liu" w:date="2021-05-24T16:19:00Z">
              <w:tcPr>
                <w:tcW w:w="691" w:type="pct"/>
                <w:vAlign w:val="center"/>
              </w:tcPr>
            </w:tcPrChange>
          </w:tcPr>
          <w:p w14:paraId="2C7961C6" w14:textId="172E647A" w:rsidR="00777B6F" w:rsidRPr="004D620F" w:rsidRDefault="00777B6F">
            <w:pPr>
              <w:jc w:val="center"/>
              <w:rPr>
                <w:rFonts w:ascii="Arial" w:eastAsiaTheme="minorEastAsia" w:hAnsi="Arial" w:cs="Arial"/>
                <w:bCs/>
                <w:color w:val="121B1F" w:themeColor="background1"/>
                <w:sz w:val="14"/>
                <w:szCs w:val="14"/>
                <w:rPrChange w:id="7914" w:author="Locke Liu" w:date="2021-05-24T14:33:00Z">
                  <w:rPr>
                    <w:rFonts w:ascii="Segoe UI" w:eastAsiaTheme="minorEastAsia" w:hAnsi="Segoe UI" w:cs="Segoe UI"/>
                    <w:bCs/>
                    <w:color w:val="121B1F" w:themeColor="background1"/>
                    <w:sz w:val="14"/>
                    <w:szCs w:val="14"/>
                  </w:rPr>
                </w:rPrChange>
              </w:rPr>
              <w:pPrChange w:id="7915"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16" w:author="Locke Liu" w:date="2021-05-24T14:33:00Z">
                  <w:rPr>
                    <w:rFonts w:ascii="Segoe UI" w:eastAsiaTheme="minorEastAsia" w:hAnsi="Segoe UI" w:cs="Segoe UI"/>
                    <w:bCs/>
                    <w:color w:val="121B1F" w:themeColor="background1"/>
                    <w:sz w:val="14"/>
                    <w:szCs w:val="14"/>
                  </w:rPr>
                </w:rPrChange>
              </w:rPr>
              <w:t>Internet</w:t>
            </w:r>
          </w:p>
        </w:tc>
        <w:tc>
          <w:tcPr>
            <w:tcW w:w="713" w:type="pct"/>
            <w:shd w:val="clear" w:color="auto" w:fill="auto"/>
            <w:vAlign w:val="center"/>
            <w:tcPrChange w:id="7917" w:author="Locke Liu" w:date="2021-05-24T16:19:00Z">
              <w:tcPr>
                <w:tcW w:w="730" w:type="pct"/>
                <w:shd w:val="clear" w:color="auto" w:fill="auto"/>
                <w:vAlign w:val="center"/>
              </w:tcPr>
            </w:tcPrChange>
          </w:tcPr>
          <w:p w14:paraId="47A8A34C" w14:textId="08F885D6" w:rsidR="00777B6F" w:rsidRPr="004D620F" w:rsidRDefault="00777B6F">
            <w:pPr>
              <w:jc w:val="center"/>
              <w:rPr>
                <w:rFonts w:ascii="Arial" w:eastAsiaTheme="minorEastAsia" w:hAnsi="Arial" w:cs="Arial"/>
                <w:bCs/>
                <w:color w:val="121B1F" w:themeColor="background1"/>
                <w:sz w:val="14"/>
                <w:szCs w:val="14"/>
                <w:rPrChange w:id="7918" w:author="Locke Liu" w:date="2021-05-24T14:33:00Z">
                  <w:rPr>
                    <w:rFonts w:ascii="Segoe UI" w:eastAsiaTheme="minorEastAsia" w:hAnsi="Segoe UI" w:cs="Segoe UI"/>
                    <w:bCs/>
                    <w:color w:val="121B1F" w:themeColor="background1"/>
                    <w:sz w:val="14"/>
                    <w:szCs w:val="14"/>
                  </w:rPr>
                </w:rPrChange>
              </w:rPr>
              <w:pPrChange w:id="7919"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20" w:author="Locke Liu" w:date="2021-05-24T14:33:00Z">
                  <w:rPr>
                    <w:rFonts w:ascii="Segoe UI" w:eastAsiaTheme="minorEastAsia" w:hAnsi="Segoe UI" w:cs="Segoe UI"/>
                    <w:bCs/>
                    <w:color w:val="121B1F" w:themeColor="background1"/>
                    <w:sz w:val="14"/>
                    <w:szCs w:val="14"/>
                  </w:rPr>
                </w:rPrChange>
              </w:rPr>
              <w:t>*</w:t>
            </w:r>
          </w:p>
        </w:tc>
        <w:tc>
          <w:tcPr>
            <w:tcW w:w="463" w:type="pct"/>
            <w:vAlign w:val="center"/>
            <w:tcPrChange w:id="7921" w:author="Locke Liu" w:date="2021-05-24T16:19:00Z">
              <w:tcPr>
                <w:tcW w:w="480" w:type="pct"/>
                <w:vAlign w:val="center"/>
              </w:tcPr>
            </w:tcPrChange>
          </w:tcPr>
          <w:p w14:paraId="2B8D878F" w14:textId="4C15BD34" w:rsidR="00777B6F" w:rsidRPr="004D620F" w:rsidRDefault="00777B6F">
            <w:pPr>
              <w:jc w:val="center"/>
              <w:rPr>
                <w:rFonts w:ascii="Arial" w:hAnsi="Arial" w:cs="Arial"/>
                <w:bCs/>
                <w:color w:val="121B1F" w:themeColor="background1"/>
                <w:sz w:val="14"/>
                <w:szCs w:val="14"/>
                <w:rPrChange w:id="7922" w:author="Locke Liu" w:date="2021-05-24T14:33:00Z">
                  <w:rPr>
                    <w:rFonts w:ascii="Segoe UI" w:hAnsi="Segoe UI" w:cs="Segoe UI"/>
                    <w:bCs/>
                    <w:color w:val="121B1F" w:themeColor="background1"/>
                    <w:sz w:val="14"/>
                    <w:szCs w:val="14"/>
                  </w:rPr>
                </w:rPrChange>
              </w:rPr>
              <w:pPrChange w:id="7923" w:author="Locke Liu" w:date="2021-05-24T16:19:00Z">
                <w:pPr>
                  <w:framePr w:hSpace="141" w:wrap="around" w:vAnchor="text" w:hAnchor="margin" w:xAlign="center" w:y="265"/>
                </w:pPr>
              </w:pPrChange>
            </w:pPr>
            <w:ins w:id="7924" w:author="Locke Liu" w:date="2021-05-24T16:19:00Z">
              <w:r w:rsidRPr="00B84357">
                <w:rPr>
                  <w:rFonts w:ascii="Arial" w:hAnsi="Arial" w:cs="Arial"/>
                  <w:bCs/>
                  <w:color w:val="121B1F" w:themeColor="background1"/>
                  <w:sz w:val="14"/>
                  <w:szCs w:val="14"/>
                </w:rPr>
                <w:t>TCP</w:t>
              </w:r>
            </w:ins>
            <w:del w:id="7925" w:author="Locke Liu" w:date="2021-05-24T16:19:00Z">
              <w:r w:rsidRPr="004D620F" w:rsidDel="00D624CC">
                <w:rPr>
                  <w:rFonts w:ascii="Arial" w:eastAsiaTheme="minorEastAsia" w:hAnsi="Arial" w:cs="Arial"/>
                  <w:bCs/>
                  <w:color w:val="121B1F" w:themeColor="background1"/>
                  <w:sz w:val="14"/>
                  <w:szCs w:val="14"/>
                  <w:rPrChange w:id="7926" w:author="Locke Liu" w:date="2021-05-24T14:33:00Z">
                    <w:rPr>
                      <w:rFonts w:ascii="Segoe UI" w:eastAsiaTheme="minorEastAsia" w:hAnsi="Segoe UI" w:cs="Segoe UI"/>
                      <w:bCs/>
                      <w:color w:val="121B1F" w:themeColor="background1"/>
                      <w:sz w:val="14"/>
                      <w:szCs w:val="14"/>
                    </w:rPr>
                  </w:rPrChange>
                </w:rPr>
                <w:delText>tcp</w:delText>
              </w:r>
            </w:del>
          </w:p>
        </w:tc>
        <w:tc>
          <w:tcPr>
            <w:tcW w:w="245" w:type="pct"/>
            <w:vAlign w:val="center"/>
            <w:tcPrChange w:id="7927" w:author="Locke Liu" w:date="2021-05-24T16:19:00Z">
              <w:tcPr>
                <w:tcW w:w="262" w:type="pct"/>
                <w:vAlign w:val="center"/>
              </w:tcPr>
            </w:tcPrChange>
          </w:tcPr>
          <w:p w14:paraId="413313D2" w14:textId="77777777" w:rsidR="00777B6F" w:rsidRPr="004D620F" w:rsidRDefault="00777B6F">
            <w:pPr>
              <w:jc w:val="center"/>
              <w:rPr>
                <w:rFonts w:ascii="Arial" w:eastAsiaTheme="minorEastAsia" w:hAnsi="Arial" w:cs="Arial"/>
                <w:bCs/>
                <w:color w:val="121B1F" w:themeColor="background1"/>
                <w:sz w:val="14"/>
                <w:szCs w:val="14"/>
                <w:rPrChange w:id="7928" w:author="Locke Liu" w:date="2021-05-24T14:33:00Z">
                  <w:rPr>
                    <w:rFonts w:ascii="Segoe UI" w:eastAsiaTheme="minorEastAsia" w:hAnsi="Segoe UI" w:cs="Segoe UI"/>
                    <w:bCs/>
                    <w:color w:val="121B1F" w:themeColor="background1"/>
                    <w:sz w:val="14"/>
                    <w:szCs w:val="14"/>
                  </w:rPr>
                </w:rPrChange>
              </w:rPr>
              <w:pPrChange w:id="7929"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30" w:author="Locke Liu" w:date="2021-05-24T14:33:00Z">
                  <w:rPr>
                    <w:rFonts w:ascii="Segoe UI" w:eastAsiaTheme="minorEastAsia" w:hAnsi="Segoe UI" w:cs="Segoe UI"/>
                    <w:bCs/>
                    <w:color w:val="121B1F" w:themeColor="background1"/>
                    <w:sz w:val="14"/>
                    <w:szCs w:val="14"/>
                  </w:rPr>
                </w:rPrChange>
              </w:rPr>
              <w:t>443;</w:t>
            </w:r>
          </w:p>
          <w:p w14:paraId="5F8C3827" w14:textId="77777777" w:rsidR="00777B6F" w:rsidRPr="004D620F" w:rsidRDefault="00777B6F">
            <w:pPr>
              <w:jc w:val="center"/>
              <w:rPr>
                <w:rFonts w:ascii="Arial" w:eastAsiaTheme="minorEastAsia" w:hAnsi="Arial" w:cs="Arial"/>
                <w:bCs/>
                <w:color w:val="121B1F" w:themeColor="background1"/>
                <w:sz w:val="14"/>
                <w:szCs w:val="14"/>
                <w:rPrChange w:id="7931" w:author="Locke Liu" w:date="2021-05-24T14:33:00Z">
                  <w:rPr>
                    <w:rFonts w:ascii="Segoe UI" w:eastAsiaTheme="minorEastAsia" w:hAnsi="Segoe UI" w:cs="Segoe UI"/>
                    <w:bCs/>
                    <w:color w:val="121B1F" w:themeColor="background1"/>
                    <w:sz w:val="14"/>
                    <w:szCs w:val="14"/>
                  </w:rPr>
                </w:rPrChange>
              </w:rPr>
              <w:pPrChange w:id="7932"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33" w:author="Locke Liu" w:date="2021-05-24T14:33:00Z">
                  <w:rPr>
                    <w:rFonts w:ascii="Segoe UI" w:eastAsiaTheme="minorEastAsia" w:hAnsi="Segoe UI" w:cs="Segoe UI"/>
                    <w:bCs/>
                    <w:color w:val="121B1F" w:themeColor="background1"/>
                    <w:sz w:val="14"/>
                    <w:szCs w:val="14"/>
                  </w:rPr>
                </w:rPrChange>
              </w:rPr>
              <w:t>9093;</w:t>
            </w:r>
          </w:p>
          <w:p w14:paraId="6F963078" w14:textId="21531A58" w:rsidR="00777B6F" w:rsidRPr="004D620F" w:rsidRDefault="00777B6F">
            <w:pPr>
              <w:jc w:val="center"/>
              <w:rPr>
                <w:rFonts w:ascii="Arial" w:eastAsiaTheme="minorEastAsia" w:hAnsi="Arial" w:cs="Arial"/>
                <w:bCs/>
                <w:color w:val="121B1F" w:themeColor="background1"/>
                <w:sz w:val="14"/>
                <w:szCs w:val="14"/>
                <w:rPrChange w:id="7934" w:author="Locke Liu" w:date="2021-05-24T14:33:00Z">
                  <w:rPr>
                    <w:rFonts w:ascii="Segoe UI" w:eastAsiaTheme="minorEastAsia" w:hAnsi="Segoe UI" w:cs="Segoe UI"/>
                    <w:bCs/>
                    <w:color w:val="121B1F" w:themeColor="background1"/>
                    <w:sz w:val="14"/>
                    <w:szCs w:val="14"/>
                  </w:rPr>
                </w:rPrChange>
              </w:rPr>
              <w:pPrChange w:id="7935"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36" w:author="Locke Liu" w:date="2021-05-24T14:33:00Z">
                  <w:rPr>
                    <w:rFonts w:ascii="Segoe UI" w:eastAsiaTheme="minorEastAsia" w:hAnsi="Segoe UI" w:cs="Segoe UI"/>
                    <w:bCs/>
                    <w:color w:val="121B1F" w:themeColor="background1"/>
                    <w:sz w:val="14"/>
                    <w:szCs w:val="14"/>
                  </w:rPr>
                </w:rPrChange>
              </w:rPr>
              <w:t>3306</w:t>
            </w:r>
          </w:p>
        </w:tc>
        <w:tc>
          <w:tcPr>
            <w:tcW w:w="1517" w:type="pct"/>
            <w:shd w:val="clear" w:color="auto" w:fill="auto"/>
            <w:vAlign w:val="center"/>
            <w:tcPrChange w:id="7937" w:author="Locke Liu" w:date="2021-05-24T16:19:00Z">
              <w:tcPr>
                <w:tcW w:w="1533" w:type="pct"/>
                <w:shd w:val="clear" w:color="auto" w:fill="auto"/>
                <w:vAlign w:val="center"/>
              </w:tcPr>
            </w:tcPrChange>
          </w:tcPr>
          <w:p w14:paraId="0C266435" w14:textId="77777777" w:rsidR="00777B6F" w:rsidRPr="004D620F" w:rsidRDefault="00777B6F" w:rsidP="00277D34">
            <w:pPr>
              <w:pStyle w:val="ListParagraph"/>
              <w:numPr>
                <w:ilvl w:val="0"/>
                <w:numId w:val="32"/>
              </w:numPr>
              <w:rPr>
                <w:rFonts w:ascii="Arial" w:hAnsi="Arial" w:cs="Arial"/>
                <w:bCs/>
                <w:color w:val="121B1F" w:themeColor="background1"/>
                <w:sz w:val="14"/>
                <w:szCs w:val="14"/>
                <w:rPrChange w:id="7938"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939" w:author="Locke Liu" w:date="2021-05-24T14:33:00Z">
                  <w:rPr>
                    <w:rFonts w:ascii="Segoe UI" w:hAnsi="Segoe UI" w:cs="Segoe UI"/>
                    <w:bCs/>
                    <w:color w:val="121B1F" w:themeColor="background1"/>
                    <w:sz w:val="14"/>
                    <w:szCs w:val="14"/>
                  </w:rPr>
                </w:rPrChange>
              </w:rPr>
              <w:t>Access to databricks-webapp</w:t>
            </w:r>
          </w:p>
          <w:p w14:paraId="37DF0E9C" w14:textId="77777777" w:rsidR="00777B6F" w:rsidRPr="004D620F" w:rsidRDefault="00777B6F">
            <w:pPr>
              <w:pStyle w:val="ListParagraph"/>
              <w:numPr>
                <w:ilvl w:val="0"/>
                <w:numId w:val="32"/>
              </w:numPr>
              <w:rPr>
                <w:rFonts w:ascii="Arial" w:hAnsi="Arial" w:cs="Arial"/>
                <w:bCs/>
                <w:color w:val="121B1F" w:themeColor="background1"/>
                <w:sz w:val="14"/>
                <w:szCs w:val="14"/>
                <w:rPrChange w:id="7940" w:author="Locke Liu" w:date="2021-05-24T14:33:00Z">
                  <w:rPr>
                    <w:rFonts w:ascii="Segoe UI" w:hAnsi="Segoe UI" w:cs="Segoe UI"/>
                    <w:bCs/>
                    <w:color w:val="121B1F" w:themeColor="background1"/>
                    <w:sz w:val="14"/>
                    <w:szCs w:val="14"/>
                  </w:rPr>
                </w:rPrChange>
              </w:rPr>
              <w:pPrChange w:id="7941" w:author="Locke Liu" w:date="2021-05-24T16:18:00Z">
                <w:pPr>
                  <w:pStyle w:val="ListParagraph"/>
                  <w:framePr w:hSpace="141" w:wrap="around" w:vAnchor="text" w:hAnchor="margin" w:xAlign="center" w:y="265"/>
                  <w:numPr>
                    <w:numId w:val="32"/>
                  </w:numPr>
                  <w:ind w:left="360" w:hanging="360"/>
                </w:pPr>
              </w:pPrChange>
            </w:pPr>
            <w:r w:rsidRPr="004D620F">
              <w:rPr>
                <w:rFonts w:ascii="Arial" w:hAnsi="Arial" w:cs="Arial"/>
                <w:bCs/>
                <w:color w:val="121B1F" w:themeColor="background1"/>
                <w:sz w:val="14"/>
                <w:szCs w:val="14"/>
                <w:rPrChange w:id="7942" w:author="Locke Liu" w:date="2021-05-24T14:33:00Z">
                  <w:rPr>
                    <w:rFonts w:ascii="Segoe UI" w:hAnsi="Segoe UI" w:cs="Segoe UI"/>
                    <w:bCs/>
                    <w:color w:val="121B1F" w:themeColor="background1"/>
                    <w:sz w:val="14"/>
                    <w:szCs w:val="14"/>
                  </w:rPr>
                </w:rPrChange>
              </w:rPr>
              <w:t>Access to databricks-observability-eventhub</w:t>
            </w:r>
          </w:p>
          <w:p w14:paraId="6FCE5C49" w14:textId="034049D9" w:rsidR="00777B6F" w:rsidRPr="004D620F" w:rsidRDefault="00777B6F">
            <w:pPr>
              <w:pStyle w:val="ListParagraph"/>
              <w:numPr>
                <w:ilvl w:val="0"/>
                <w:numId w:val="32"/>
              </w:numPr>
              <w:rPr>
                <w:rFonts w:ascii="Arial" w:hAnsi="Arial" w:cs="Arial"/>
                <w:bCs/>
                <w:color w:val="121B1F" w:themeColor="background1"/>
                <w:sz w:val="14"/>
                <w:szCs w:val="14"/>
                <w:rPrChange w:id="7943" w:author="Locke Liu" w:date="2021-05-24T14:33:00Z">
                  <w:rPr>
                    <w:rFonts w:ascii="Segoe UI" w:hAnsi="Segoe UI" w:cs="Segoe UI"/>
                    <w:bCs/>
                    <w:color w:val="121B1F" w:themeColor="background1"/>
                    <w:sz w:val="14"/>
                    <w:szCs w:val="14"/>
                  </w:rPr>
                </w:rPrChange>
              </w:rPr>
              <w:pPrChange w:id="7944" w:author="Locke Liu" w:date="2021-05-24T16:18:00Z">
                <w:pPr>
                  <w:pStyle w:val="ListParagraph"/>
                  <w:framePr w:hSpace="141" w:wrap="around" w:vAnchor="text" w:hAnchor="margin" w:xAlign="center" w:y="265"/>
                  <w:numPr>
                    <w:numId w:val="32"/>
                  </w:numPr>
                  <w:ind w:left="360" w:hanging="360"/>
                </w:pPr>
              </w:pPrChange>
            </w:pPr>
            <w:r w:rsidRPr="004D620F">
              <w:rPr>
                <w:rFonts w:ascii="Arial" w:hAnsi="Arial" w:cs="Arial"/>
                <w:bCs/>
                <w:color w:val="121B1F" w:themeColor="background1"/>
                <w:sz w:val="14"/>
                <w:szCs w:val="14"/>
                <w:rPrChange w:id="7945" w:author="Locke Liu" w:date="2021-05-24T14:33:00Z">
                  <w:rPr>
                    <w:rFonts w:ascii="Segoe UI" w:hAnsi="Segoe UI" w:cs="Segoe UI"/>
                    <w:bCs/>
                    <w:color w:val="121B1F" w:themeColor="background1"/>
                    <w:sz w:val="14"/>
                    <w:szCs w:val="14"/>
                  </w:rPr>
                </w:rPrChange>
              </w:rPr>
              <w:t>Access tp databricks-sql-metastore</w:t>
            </w:r>
          </w:p>
        </w:tc>
      </w:tr>
      <w:tr w:rsidR="00777B6F" w:rsidRPr="004D620F" w14:paraId="21DEB288" w14:textId="77777777" w:rsidTr="00777B6F">
        <w:trPr>
          <w:trHeight w:val="358"/>
          <w:trPrChange w:id="7946" w:author="Locke Liu" w:date="2021-05-24T16:19:00Z">
            <w:trPr>
              <w:trHeight w:val="358"/>
            </w:trPr>
          </w:trPrChange>
        </w:trPr>
        <w:tc>
          <w:tcPr>
            <w:tcW w:w="693" w:type="pct"/>
            <w:shd w:val="clear" w:color="auto" w:fill="auto"/>
            <w:vAlign w:val="center"/>
            <w:tcPrChange w:id="7947" w:author="Locke Liu" w:date="2021-05-24T16:19:00Z">
              <w:tcPr>
                <w:tcW w:w="711" w:type="pct"/>
                <w:shd w:val="clear" w:color="auto" w:fill="auto"/>
                <w:vAlign w:val="center"/>
              </w:tcPr>
            </w:tcPrChange>
          </w:tcPr>
          <w:p w14:paraId="7969547F" w14:textId="2954995E" w:rsidR="00777B6F" w:rsidRPr="004D620F" w:rsidRDefault="00777B6F" w:rsidP="00277D34">
            <w:pPr>
              <w:jc w:val="center"/>
              <w:rPr>
                <w:rFonts w:ascii="Arial" w:eastAsiaTheme="minorEastAsia" w:hAnsi="Arial" w:cs="Arial"/>
                <w:bCs/>
                <w:color w:val="121B1F" w:themeColor="background1"/>
                <w:sz w:val="14"/>
                <w:szCs w:val="14"/>
                <w:rPrChange w:id="7948"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949" w:author="Locke Liu" w:date="2021-05-24T14:33:00Z">
                  <w:rPr>
                    <w:rFonts w:ascii="Segoe UI" w:eastAsiaTheme="minorEastAsia" w:hAnsi="Segoe UI" w:cs="Segoe UI"/>
                    <w:bCs/>
                    <w:color w:val="121B1F" w:themeColor="background1"/>
                    <w:sz w:val="14"/>
                    <w:szCs w:val="14"/>
                  </w:rPr>
                </w:rPrChange>
              </w:rPr>
              <w:t>Dev Azure Databricks workspace subnets</w:t>
            </w:r>
          </w:p>
        </w:tc>
        <w:tc>
          <w:tcPr>
            <w:tcW w:w="632" w:type="pct"/>
            <w:vAlign w:val="center"/>
            <w:tcPrChange w:id="7950" w:author="Locke Liu" w:date="2021-05-24T16:19:00Z">
              <w:tcPr>
                <w:tcW w:w="593" w:type="pct"/>
                <w:vAlign w:val="center"/>
              </w:tcPr>
            </w:tcPrChange>
          </w:tcPr>
          <w:p w14:paraId="2D8C70FC" w14:textId="77777777" w:rsidR="00777B6F" w:rsidRPr="004D620F" w:rsidRDefault="00777B6F">
            <w:pPr>
              <w:jc w:val="center"/>
              <w:rPr>
                <w:rFonts w:ascii="Arial" w:eastAsiaTheme="minorEastAsia" w:hAnsi="Arial" w:cs="Arial"/>
                <w:bCs/>
                <w:color w:val="121B1F" w:themeColor="background1"/>
                <w:sz w:val="14"/>
                <w:szCs w:val="14"/>
                <w:rPrChange w:id="7951" w:author="Locke Liu" w:date="2021-05-24T14:33:00Z">
                  <w:rPr>
                    <w:rFonts w:ascii="Segoe UI" w:eastAsiaTheme="minorEastAsia" w:hAnsi="Segoe UI" w:cs="Segoe UI"/>
                    <w:bCs/>
                    <w:color w:val="121B1F" w:themeColor="background1"/>
                    <w:sz w:val="14"/>
                    <w:szCs w:val="14"/>
                  </w:rPr>
                </w:rPrChange>
              </w:rPr>
              <w:pPrChange w:id="7952"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53" w:author="Locke Liu" w:date="2021-05-24T14:33:00Z">
                  <w:rPr>
                    <w:rFonts w:ascii="Segoe UI" w:eastAsiaTheme="minorEastAsia" w:hAnsi="Segoe UI" w:cs="Segoe UI"/>
                    <w:bCs/>
                    <w:color w:val="121B1F" w:themeColor="background1"/>
                    <w:sz w:val="14"/>
                    <w:szCs w:val="14"/>
                  </w:rPr>
                </w:rPrChange>
              </w:rPr>
              <w:t>10.71.255.0/26;</w:t>
            </w:r>
          </w:p>
          <w:p w14:paraId="58DB88BE" w14:textId="7FD7491D" w:rsidR="00777B6F" w:rsidRPr="004D620F" w:rsidRDefault="00777B6F">
            <w:pPr>
              <w:jc w:val="center"/>
              <w:rPr>
                <w:rFonts w:ascii="Arial" w:eastAsiaTheme="minorEastAsia" w:hAnsi="Arial" w:cs="Arial"/>
                <w:bCs/>
                <w:color w:val="121B1F" w:themeColor="background1"/>
                <w:sz w:val="14"/>
                <w:szCs w:val="14"/>
                <w:rPrChange w:id="7954" w:author="Locke Liu" w:date="2021-05-24T14:33:00Z">
                  <w:rPr>
                    <w:rFonts w:ascii="Segoe UI" w:eastAsiaTheme="minorEastAsia" w:hAnsi="Segoe UI" w:cs="Segoe UI"/>
                    <w:bCs/>
                    <w:color w:val="121B1F" w:themeColor="background1"/>
                    <w:sz w:val="14"/>
                    <w:szCs w:val="14"/>
                  </w:rPr>
                </w:rPrChange>
              </w:rPr>
              <w:pPrChange w:id="7955" w:author="Locke Liu" w:date="2021-05-24T16:18:00Z">
                <w:pPr>
                  <w:framePr w:hSpace="141" w:wrap="around" w:vAnchor="text" w:hAnchor="margin" w:xAlign="center" w:y="265"/>
                </w:pPr>
              </w:pPrChange>
            </w:pPr>
            <w:r w:rsidRPr="0009280E">
              <w:rPr>
                <w:rFonts w:ascii="Arial" w:eastAsiaTheme="minorEastAsia" w:hAnsi="Arial" w:cs="Arial"/>
                <w:bCs/>
                <w:color w:val="121B1F" w:themeColor="background1"/>
                <w:sz w:val="14"/>
                <w:szCs w:val="14"/>
                <w:rPrChange w:id="7956" w:author="Locke Liu" w:date="2021-05-24T16:51:00Z">
                  <w:rPr>
                    <w:rFonts w:cs="Calibri"/>
                    <w:bCs/>
                    <w:color w:val="121B1F" w:themeColor="background1"/>
                    <w:sz w:val="16"/>
                    <w:szCs w:val="16"/>
                  </w:rPr>
                </w:rPrChange>
              </w:rPr>
              <w:t>10.71.255.64/26</w:t>
            </w:r>
          </w:p>
        </w:tc>
        <w:tc>
          <w:tcPr>
            <w:tcW w:w="736" w:type="pct"/>
            <w:vAlign w:val="center"/>
            <w:tcPrChange w:id="7957" w:author="Locke Liu" w:date="2021-05-24T16:19:00Z">
              <w:tcPr>
                <w:tcW w:w="691" w:type="pct"/>
                <w:vAlign w:val="center"/>
              </w:tcPr>
            </w:tcPrChange>
          </w:tcPr>
          <w:p w14:paraId="7919BD8F" w14:textId="3EE1D941" w:rsidR="00777B6F" w:rsidRPr="004D620F" w:rsidRDefault="00777B6F">
            <w:pPr>
              <w:jc w:val="center"/>
              <w:rPr>
                <w:rFonts w:ascii="Arial" w:eastAsiaTheme="minorEastAsia" w:hAnsi="Arial" w:cs="Arial"/>
                <w:bCs/>
                <w:color w:val="121B1F" w:themeColor="background1"/>
                <w:sz w:val="14"/>
                <w:szCs w:val="14"/>
                <w:rPrChange w:id="7958" w:author="Locke Liu" w:date="2021-05-24T14:33:00Z">
                  <w:rPr>
                    <w:rFonts w:ascii="Segoe UI" w:eastAsiaTheme="minorEastAsia" w:hAnsi="Segoe UI" w:cs="Segoe UI"/>
                    <w:bCs/>
                    <w:color w:val="121B1F" w:themeColor="background1"/>
                    <w:sz w:val="14"/>
                    <w:szCs w:val="14"/>
                  </w:rPr>
                </w:rPrChange>
              </w:rPr>
              <w:pPrChange w:id="7959"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60" w:author="Locke Liu" w:date="2021-05-24T14:33:00Z">
                  <w:rPr>
                    <w:rFonts w:ascii="Segoe UI" w:eastAsiaTheme="minorEastAsia" w:hAnsi="Segoe UI" w:cs="Segoe UI"/>
                    <w:bCs/>
                    <w:color w:val="121B1F" w:themeColor="background1"/>
                    <w:sz w:val="14"/>
                    <w:szCs w:val="14"/>
                  </w:rPr>
                </w:rPrChange>
              </w:rPr>
              <w:t>AZRCNE2CDPSBPE-SHARED0001</w:t>
            </w:r>
          </w:p>
        </w:tc>
        <w:tc>
          <w:tcPr>
            <w:tcW w:w="713" w:type="pct"/>
            <w:shd w:val="clear" w:color="auto" w:fill="auto"/>
            <w:vAlign w:val="center"/>
            <w:tcPrChange w:id="7961" w:author="Locke Liu" w:date="2021-05-24T16:19:00Z">
              <w:tcPr>
                <w:tcW w:w="730" w:type="pct"/>
                <w:shd w:val="clear" w:color="auto" w:fill="auto"/>
                <w:vAlign w:val="center"/>
              </w:tcPr>
            </w:tcPrChange>
          </w:tcPr>
          <w:p w14:paraId="6B89FD4D" w14:textId="1BF1EC96" w:rsidR="00777B6F" w:rsidRPr="004D620F" w:rsidRDefault="00777B6F">
            <w:pPr>
              <w:jc w:val="center"/>
              <w:rPr>
                <w:rFonts w:ascii="Arial" w:eastAsiaTheme="minorEastAsia" w:hAnsi="Arial" w:cs="Arial"/>
                <w:bCs/>
                <w:color w:val="121B1F" w:themeColor="background1"/>
                <w:sz w:val="14"/>
                <w:szCs w:val="14"/>
                <w:rPrChange w:id="7962" w:author="Locke Liu" w:date="2021-05-24T14:33:00Z">
                  <w:rPr>
                    <w:rFonts w:ascii="Segoe UI" w:eastAsiaTheme="minorEastAsia" w:hAnsi="Segoe UI" w:cs="Segoe UI"/>
                    <w:bCs/>
                    <w:color w:val="121B1F" w:themeColor="background1"/>
                    <w:sz w:val="14"/>
                    <w:szCs w:val="14"/>
                  </w:rPr>
                </w:rPrChange>
              </w:rPr>
              <w:pPrChange w:id="7963"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64" w:author="Locke Liu" w:date="2021-05-24T14:33:00Z">
                  <w:rPr>
                    <w:rFonts w:ascii="Segoe UI" w:eastAsiaTheme="minorEastAsia" w:hAnsi="Segoe UI" w:cs="Segoe UI"/>
                    <w:bCs/>
                    <w:color w:val="121B1F" w:themeColor="background1"/>
                    <w:sz w:val="14"/>
                    <w:szCs w:val="14"/>
                  </w:rPr>
                </w:rPrChange>
              </w:rPr>
              <w:t>10.71.255.128/27</w:t>
            </w:r>
          </w:p>
        </w:tc>
        <w:tc>
          <w:tcPr>
            <w:tcW w:w="463" w:type="pct"/>
            <w:vAlign w:val="center"/>
            <w:tcPrChange w:id="7965" w:author="Locke Liu" w:date="2021-05-24T16:19:00Z">
              <w:tcPr>
                <w:tcW w:w="480" w:type="pct"/>
                <w:vAlign w:val="center"/>
              </w:tcPr>
            </w:tcPrChange>
          </w:tcPr>
          <w:p w14:paraId="27C7519C" w14:textId="511BD3C4" w:rsidR="00777B6F" w:rsidRPr="004D620F" w:rsidRDefault="00777B6F">
            <w:pPr>
              <w:jc w:val="center"/>
              <w:rPr>
                <w:rFonts w:ascii="Arial" w:eastAsiaTheme="minorEastAsia" w:hAnsi="Arial" w:cs="Arial"/>
                <w:bCs/>
                <w:color w:val="121B1F" w:themeColor="background1"/>
                <w:sz w:val="14"/>
                <w:szCs w:val="14"/>
                <w:rPrChange w:id="7966" w:author="Locke Liu" w:date="2021-05-24T14:33:00Z">
                  <w:rPr>
                    <w:rFonts w:ascii="Segoe UI" w:eastAsiaTheme="minorEastAsia" w:hAnsi="Segoe UI" w:cs="Segoe UI"/>
                    <w:bCs/>
                    <w:color w:val="121B1F" w:themeColor="background1"/>
                    <w:sz w:val="14"/>
                    <w:szCs w:val="14"/>
                  </w:rPr>
                </w:rPrChange>
              </w:rPr>
              <w:pPrChange w:id="7967" w:author="Locke Liu" w:date="2021-05-24T16:19:00Z">
                <w:pPr>
                  <w:framePr w:hSpace="141" w:wrap="around" w:vAnchor="text" w:hAnchor="margin" w:xAlign="center" w:y="265"/>
                </w:pPr>
              </w:pPrChange>
            </w:pPr>
            <w:ins w:id="7968" w:author="Locke Liu" w:date="2021-05-24T16:19:00Z">
              <w:r w:rsidRPr="00B84357">
                <w:rPr>
                  <w:rFonts w:ascii="Arial" w:hAnsi="Arial" w:cs="Arial"/>
                  <w:bCs/>
                  <w:color w:val="121B1F" w:themeColor="background1"/>
                  <w:sz w:val="14"/>
                  <w:szCs w:val="14"/>
                </w:rPr>
                <w:t>TCP</w:t>
              </w:r>
            </w:ins>
            <w:del w:id="7969" w:author="Locke Liu" w:date="2021-05-24T16:19:00Z">
              <w:r w:rsidRPr="004D620F" w:rsidDel="00D624CC">
                <w:rPr>
                  <w:rFonts w:ascii="Arial" w:hAnsi="Arial" w:cs="Arial"/>
                  <w:bCs/>
                  <w:color w:val="121B1F" w:themeColor="background1"/>
                  <w:sz w:val="14"/>
                  <w:szCs w:val="14"/>
                  <w:rPrChange w:id="7970" w:author="Locke Liu" w:date="2021-05-24T14:33:00Z">
                    <w:rPr>
                      <w:rFonts w:ascii="Segoe UI" w:hAnsi="Segoe UI" w:cs="Segoe UI"/>
                      <w:bCs/>
                      <w:color w:val="121B1F" w:themeColor="background1"/>
                      <w:sz w:val="14"/>
                      <w:szCs w:val="14"/>
                    </w:rPr>
                  </w:rPrChange>
                </w:rPr>
                <w:delText>Tcp</w:delText>
              </w:r>
            </w:del>
          </w:p>
        </w:tc>
        <w:tc>
          <w:tcPr>
            <w:tcW w:w="245" w:type="pct"/>
            <w:vAlign w:val="center"/>
            <w:tcPrChange w:id="7971" w:author="Locke Liu" w:date="2021-05-24T16:19:00Z">
              <w:tcPr>
                <w:tcW w:w="262" w:type="pct"/>
                <w:vAlign w:val="center"/>
              </w:tcPr>
            </w:tcPrChange>
          </w:tcPr>
          <w:p w14:paraId="24929109" w14:textId="3FA51ACD" w:rsidR="00777B6F" w:rsidRPr="004D620F" w:rsidRDefault="00777B6F">
            <w:pPr>
              <w:jc w:val="center"/>
              <w:rPr>
                <w:rFonts w:ascii="Arial" w:eastAsiaTheme="minorEastAsia" w:hAnsi="Arial" w:cs="Arial"/>
                <w:bCs/>
                <w:color w:val="121B1F" w:themeColor="background1"/>
                <w:sz w:val="14"/>
                <w:szCs w:val="14"/>
                <w:rPrChange w:id="7972" w:author="Locke Liu" w:date="2021-05-24T14:33:00Z">
                  <w:rPr>
                    <w:rFonts w:ascii="Segoe UI" w:eastAsiaTheme="minorEastAsia" w:hAnsi="Segoe UI" w:cs="Segoe UI"/>
                    <w:bCs/>
                    <w:color w:val="121B1F" w:themeColor="background1"/>
                    <w:sz w:val="14"/>
                    <w:szCs w:val="14"/>
                  </w:rPr>
                </w:rPrChange>
              </w:rPr>
              <w:pPrChange w:id="7973"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74" w:author="Locke Liu" w:date="2021-05-24T14:33:00Z">
                  <w:rPr>
                    <w:rFonts w:ascii="Segoe UI" w:eastAsiaTheme="minorEastAsia" w:hAnsi="Segoe UI" w:cs="Segoe UI"/>
                    <w:bCs/>
                    <w:color w:val="121B1F" w:themeColor="background1"/>
                    <w:sz w:val="14"/>
                    <w:szCs w:val="14"/>
                  </w:rPr>
                </w:rPrChange>
              </w:rPr>
              <w:t>443</w:t>
            </w:r>
          </w:p>
        </w:tc>
        <w:tc>
          <w:tcPr>
            <w:tcW w:w="1517" w:type="pct"/>
            <w:shd w:val="clear" w:color="auto" w:fill="auto"/>
            <w:vAlign w:val="center"/>
            <w:tcPrChange w:id="7975" w:author="Locke Liu" w:date="2021-05-24T16:19:00Z">
              <w:tcPr>
                <w:tcW w:w="1533" w:type="pct"/>
                <w:shd w:val="clear" w:color="auto" w:fill="auto"/>
                <w:vAlign w:val="center"/>
              </w:tcPr>
            </w:tcPrChange>
          </w:tcPr>
          <w:p w14:paraId="25D2C510" w14:textId="3B09AB7E" w:rsidR="00777B6F" w:rsidRPr="004D620F" w:rsidRDefault="00777B6F" w:rsidP="00277D34">
            <w:pPr>
              <w:rPr>
                <w:rFonts w:ascii="Arial" w:hAnsi="Arial" w:cs="Arial"/>
                <w:bCs/>
                <w:color w:val="121B1F" w:themeColor="background1"/>
                <w:sz w:val="14"/>
                <w:szCs w:val="14"/>
                <w:rPrChange w:id="7976"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7977" w:author="Locke Liu" w:date="2021-05-24T14:33:00Z">
                  <w:rPr>
                    <w:rFonts w:ascii="Segoe UI" w:hAnsi="Segoe UI" w:cs="Segoe UI"/>
                    <w:bCs/>
                    <w:color w:val="121B1F" w:themeColor="background1"/>
                    <w:sz w:val="14"/>
                    <w:szCs w:val="14"/>
                  </w:rPr>
                </w:rPrChange>
              </w:rPr>
              <w:t>Access to datalake storage</w:t>
            </w:r>
          </w:p>
        </w:tc>
      </w:tr>
      <w:tr w:rsidR="00777B6F" w:rsidRPr="004D620F" w14:paraId="4F73EB80" w14:textId="77777777" w:rsidTr="00777B6F">
        <w:trPr>
          <w:trHeight w:val="358"/>
          <w:trPrChange w:id="7978" w:author="Locke Liu" w:date="2021-05-24T16:19:00Z">
            <w:trPr>
              <w:trHeight w:val="358"/>
            </w:trPr>
          </w:trPrChange>
        </w:trPr>
        <w:tc>
          <w:tcPr>
            <w:tcW w:w="693" w:type="pct"/>
            <w:shd w:val="clear" w:color="auto" w:fill="auto"/>
            <w:vAlign w:val="center"/>
            <w:tcPrChange w:id="7979" w:author="Locke Liu" w:date="2021-05-24T16:19:00Z">
              <w:tcPr>
                <w:tcW w:w="711" w:type="pct"/>
                <w:shd w:val="clear" w:color="auto" w:fill="auto"/>
                <w:vAlign w:val="center"/>
              </w:tcPr>
            </w:tcPrChange>
          </w:tcPr>
          <w:p w14:paraId="0AE010E2" w14:textId="5A3CD35D" w:rsidR="00777B6F" w:rsidRPr="004D620F" w:rsidRDefault="00777B6F" w:rsidP="00277D34">
            <w:pPr>
              <w:jc w:val="center"/>
              <w:rPr>
                <w:rFonts w:ascii="Arial" w:eastAsiaTheme="minorEastAsia" w:hAnsi="Arial" w:cs="Arial"/>
                <w:bCs/>
                <w:color w:val="121B1F" w:themeColor="background1"/>
                <w:sz w:val="14"/>
                <w:szCs w:val="14"/>
                <w:rPrChange w:id="7980" w:author="Locke Liu" w:date="2021-05-24T14:33:00Z">
                  <w:rPr>
                    <w:rFonts w:ascii="Segoe UI" w:eastAsiaTheme="minorEastAsia" w:hAnsi="Segoe UI" w:cs="Segoe UI"/>
                    <w:bCs/>
                    <w:color w:val="121B1F" w:themeColor="background1"/>
                    <w:sz w:val="14"/>
                    <w:szCs w:val="14"/>
                  </w:rPr>
                </w:rPrChange>
              </w:rPr>
            </w:pPr>
            <w:r w:rsidRPr="004D620F">
              <w:rPr>
                <w:rFonts w:ascii="Arial" w:eastAsiaTheme="minorEastAsia" w:hAnsi="Arial" w:cs="Arial"/>
                <w:bCs/>
                <w:color w:val="121B1F" w:themeColor="background1"/>
                <w:sz w:val="14"/>
                <w:szCs w:val="14"/>
                <w:rPrChange w:id="7981" w:author="Locke Liu" w:date="2021-05-24T14:33:00Z">
                  <w:rPr>
                    <w:rFonts w:ascii="Segoe UI" w:eastAsiaTheme="minorEastAsia" w:hAnsi="Segoe UI" w:cs="Segoe UI"/>
                    <w:bCs/>
                    <w:color w:val="121B1F" w:themeColor="background1"/>
                    <w:sz w:val="14"/>
                    <w:szCs w:val="14"/>
                  </w:rPr>
                </w:rPrChange>
              </w:rPr>
              <w:t>PRD Azure Databricks workspace subnets</w:t>
            </w:r>
          </w:p>
        </w:tc>
        <w:tc>
          <w:tcPr>
            <w:tcW w:w="632" w:type="pct"/>
            <w:vAlign w:val="center"/>
            <w:tcPrChange w:id="7982" w:author="Locke Liu" w:date="2021-05-24T16:19:00Z">
              <w:tcPr>
                <w:tcW w:w="593" w:type="pct"/>
                <w:vAlign w:val="center"/>
              </w:tcPr>
            </w:tcPrChange>
          </w:tcPr>
          <w:p w14:paraId="6A857D23" w14:textId="77777777" w:rsidR="00777B6F" w:rsidRPr="004D620F" w:rsidRDefault="00777B6F">
            <w:pPr>
              <w:jc w:val="center"/>
              <w:rPr>
                <w:rFonts w:ascii="Arial" w:eastAsiaTheme="minorEastAsia" w:hAnsi="Arial" w:cs="Arial"/>
                <w:bCs/>
                <w:color w:val="121B1F" w:themeColor="background1"/>
                <w:sz w:val="14"/>
                <w:szCs w:val="14"/>
                <w:rPrChange w:id="7983" w:author="Locke Liu" w:date="2021-05-24T14:33:00Z">
                  <w:rPr>
                    <w:rFonts w:ascii="Segoe UI" w:eastAsiaTheme="minorEastAsia" w:hAnsi="Segoe UI" w:cs="Segoe UI"/>
                    <w:bCs/>
                    <w:color w:val="121B1F" w:themeColor="background1"/>
                    <w:sz w:val="14"/>
                    <w:szCs w:val="14"/>
                  </w:rPr>
                </w:rPrChange>
              </w:rPr>
              <w:pPrChange w:id="7984"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85" w:author="Locke Liu" w:date="2021-05-24T14:33:00Z">
                  <w:rPr>
                    <w:rFonts w:ascii="Segoe UI" w:eastAsiaTheme="minorEastAsia" w:hAnsi="Segoe UI" w:cs="Segoe UI"/>
                    <w:bCs/>
                    <w:color w:val="121B1F" w:themeColor="background1"/>
                    <w:sz w:val="14"/>
                    <w:szCs w:val="14"/>
                  </w:rPr>
                </w:rPrChange>
              </w:rPr>
              <w:t>10.71.252.0/26;</w:t>
            </w:r>
          </w:p>
          <w:p w14:paraId="50F46F10" w14:textId="1E1E8634" w:rsidR="00777B6F" w:rsidRPr="004D620F" w:rsidRDefault="00777B6F">
            <w:pPr>
              <w:jc w:val="center"/>
              <w:rPr>
                <w:rFonts w:ascii="Arial" w:eastAsiaTheme="minorEastAsia" w:hAnsi="Arial" w:cs="Arial"/>
                <w:bCs/>
                <w:color w:val="121B1F" w:themeColor="background1"/>
                <w:sz w:val="14"/>
                <w:szCs w:val="14"/>
                <w:rPrChange w:id="7986" w:author="Locke Liu" w:date="2021-05-24T14:33:00Z">
                  <w:rPr>
                    <w:rFonts w:ascii="Segoe UI" w:eastAsiaTheme="minorEastAsia" w:hAnsi="Segoe UI" w:cs="Segoe UI"/>
                    <w:bCs/>
                    <w:color w:val="121B1F" w:themeColor="background1"/>
                    <w:sz w:val="14"/>
                    <w:szCs w:val="14"/>
                  </w:rPr>
                </w:rPrChange>
              </w:rPr>
              <w:pPrChange w:id="7987" w:author="Locke Liu" w:date="2021-05-24T16:18:00Z">
                <w:pPr>
                  <w:framePr w:hSpace="141" w:wrap="around" w:vAnchor="text" w:hAnchor="margin" w:xAlign="center" w:y="265"/>
                </w:pPr>
              </w:pPrChange>
            </w:pPr>
            <w:r w:rsidRPr="0009280E">
              <w:rPr>
                <w:rFonts w:ascii="Arial" w:eastAsiaTheme="minorEastAsia" w:hAnsi="Arial" w:cs="Arial"/>
                <w:bCs/>
                <w:color w:val="121B1F" w:themeColor="background1"/>
                <w:sz w:val="14"/>
                <w:szCs w:val="14"/>
                <w:rPrChange w:id="7988" w:author="Locke Liu" w:date="2021-05-24T16:51:00Z">
                  <w:rPr>
                    <w:rFonts w:cs="Calibri"/>
                    <w:bCs/>
                    <w:color w:val="121B1F" w:themeColor="background1"/>
                    <w:sz w:val="16"/>
                    <w:szCs w:val="16"/>
                  </w:rPr>
                </w:rPrChange>
              </w:rPr>
              <w:t>10.71.252.64/26</w:t>
            </w:r>
          </w:p>
        </w:tc>
        <w:tc>
          <w:tcPr>
            <w:tcW w:w="736" w:type="pct"/>
            <w:vAlign w:val="center"/>
            <w:tcPrChange w:id="7989" w:author="Locke Liu" w:date="2021-05-24T16:19:00Z">
              <w:tcPr>
                <w:tcW w:w="691" w:type="pct"/>
                <w:vAlign w:val="center"/>
              </w:tcPr>
            </w:tcPrChange>
          </w:tcPr>
          <w:p w14:paraId="4C55A529" w14:textId="69D16C7E" w:rsidR="00777B6F" w:rsidRPr="004D620F" w:rsidRDefault="00777B6F">
            <w:pPr>
              <w:jc w:val="center"/>
              <w:rPr>
                <w:rFonts w:ascii="Arial" w:eastAsiaTheme="minorEastAsia" w:hAnsi="Arial" w:cs="Arial"/>
                <w:bCs/>
                <w:color w:val="121B1F" w:themeColor="background1"/>
                <w:sz w:val="14"/>
                <w:szCs w:val="14"/>
                <w:rPrChange w:id="7990" w:author="Locke Liu" w:date="2021-05-24T14:33:00Z">
                  <w:rPr>
                    <w:rFonts w:ascii="Segoe UI" w:eastAsiaTheme="minorEastAsia" w:hAnsi="Segoe UI" w:cs="Segoe UI"/>
                    <w:bCs/>
                    <w:color w:val="121B1F" w:themeColor="background1"/>
                    <w:sz w:val="14"/>
                    <w:szCs w:val="14"/>
                  </w:rPr>
                </w:rPrChange>
              </w:rPr>
              <w:pPrChange w:id="7991"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92" w:author="Locke Liu" w:date="2021-05-24T14:33:00Z">
                  <w:rPr>
                    <w:rFonts w:ascii="Segoe UI" w:eastAsiaTheme="minorEastAsia" w:hAnsi="Segoe UI" w:cs="Segoe UI"/>
                    <w:bCs/>
                    <w:color w:val="121B1F" w:themeColor="background1"/>
                    <w:sz w:val="14"/>
                    <w:szCs w:val="14"/>
                  </w:rPr>
                </w:rPrChange>
              </w:rPr>
              <w:t>AZRCNE2CDPSBPE-SHARED0001</w:t>
            </w:r>
          </w:p>
        </w:tc>
        <w:tc>
          <w:tcPr>
            <w:tcW w:w="713" w:type="pct"/>
            <w:shd w:val="clear" w:color="auto" w:fill="auto"/>
            <w:vAlign w:val="center"/>
            <w:tcPrChange w:id="7993" w:author="Locke Liu" w:date="2021-05-24T16:19:00Z">
              <w:tcPr>
                <w:tcW w:w="730" w:type="pct"/>
                <w:shd w:val="clear" w:color="auto" w:fill="auto"/>
                <w:vAlign w:val="center"/>
              </w:tcPr>
            </w:tcPrChange>
          </w:tcPr>
          <w:p w14:paraId="0CADE266" w14:textId="24A218D6" w:rsidR="00777B6F" w:rsidRPr="004D620F" w:rsidRDefault="00777B6F">
            <w:pPr>
              <w:jc w:val="center"/>
              <w:rPr>
                <w:rFonts w:ascii="Arial" w:eastAsiaTheme="minorEastAsia" w:hAnsi="Arial" w:cs="Arial"/>
                <w:bCs/>
                <w:color w:val="121B1F" w:themeColor="background1"/>
                <w:sz w:val="14"/>
                <w:szCs w:val="14"/>
                <w:rPrChange w:id="7994" w:author="Locke Liu" w:date="2021-05-24T14:33:00Z">
                  <w:rPr>
                    <w:rFonts w:ascii="Segoe UI" w:eastAsiaTheme="minorEastAsia" w:hAnsi="Segoe UI" w:cs="Segoe UI"/>
                    <w:bCs/>
                    <w:color w:val="121B1F" w:themeColor="background1"/>
                    <w:sz w:val="14"/>
                    <w:szCs w:val="14"/>
                  </w:rPr>
                </w:rPrChange>
              </w:rPr>
              <w:pPrChange w:id="7995"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7996" w:author="Locke Liu" w:date="2021-05-24T14:33:00Z">
                  <w:rPr>
                    <w:rFonts w:ascii="Segoe UI" w:eastAsiaTheme="minorEastAsia" w:hAnsi="Segoe UI" w:cs="Segoe UI"/>
                    <w:bCs/>
                    <w:color w:val="121B1F" w:themeColor="background1"/>
                    <w:sz w:val="14"/>
                    <w:szCs w:val="14"/>
                  </w:rPr>
                </w:rPrChange>
              </w:rPr>
              <w:t>10.71.253.0/26</w:t>
            </w:r>
          </w:p>
        </w:tc>
        <w:tc>
          <w:tcPr>
            <w:tcW w:w="463" w:type="pct"/>
            <w:vAlign w:val="center"/>
            <w:tcPrChange w:id="7997" w:author="Locke Liu" w:date="2021-05-24T16:19:00Z">
              <w:tcPr>
                <w:tcW w:w="480" w:type="pct"/>
                <w:vAlign w:val="center"/>
              </w:tcPr>
            </w:tcPrChange>
          </w:tcPr>
          <w:p w14:paraId="05D327FE" w14:textId="64AE9557" w:rsidR="00777B6F" w:rsidRPr="004D620F" w:rsidRDefault="00777B6F">
            <w:pPr>
              <w:jc w:val="center"/>
              <w:rPr>
                <w:rFonts w:ascii="Arial" w:hAnsi="Arial" w:cs="Arial"/>
                <w:bCs/>
                <w:color w:val="121B1F" w:themeColor="background1"/>
                <w:sz w:val="14"/>
                <w:szCs w:val="14"/>
                <w:rPrChange w:id="7998" w:author="Locke Liu" w:date="2021-05-24T14:33:00Z">
                  <w:rPr>
                    <w:rFonts w:ascii="Segoe UI" w:hAnsi="Segoe UI" w:cs="Segoe UI"/>
                    <w:bCs/>
                    <w:color w:val="121B1F" w:themeColor="background1"/>
                    <w:sz w:val="14"/>
                    <w:szCs w:val="14"/>
                  </w:rPr>
                </w:rPrChange>
              </w:rPr>
              <w:pPrChange w:id="7999" w:author="Locke Liu" w:date="2021-05-24T16:19:00Z">
                <w:pPr>
                  <w:framePr w:hSpace="141" w:wrap="around" w:vAnchor="text" w:hAnchor="margin" w:xAlign="center" w:y="265"/>
                </w:pPr>
              </w:pPrChange>
            </w:pPr>
            <w:ins w:id="8000" w:author="Locke Liu" w:date="2021-05-24T16:19:00Z">
              <w:r w:rsidRPr="00B84357">
                <w:rPr>
                  <w:rFonts w:ascii="Arial" w:hAnsi="Arial" w:cs="Arial"/>
                  <w:bCs/>
                  <w:color w:val="121B1F" w:themeColor="background1"/>
                  <w:sz w:val="14"/>
                  <w:szCs w:val="14"/>
                </w:rPr>
                <w:t>TCP</w:t>
              </w:r>
            </w:ins>
            <w:del w:id="8001" w:author="Locke Liu" w:date="2021-05-24T16:19:00Z">
              <w:r w:rsidRPr="004D620F" w:rsidDel="00D624CC">
                <w:rPr>
                  <w:rFonts w:ascii="Arial" w:eastAsiaTheme="minorEastAsia" w:hAnsi="Arial" w:cs="Arial"/>
                  <w:bCs/>
                  <w:color w:val="121B1F" w:themeColor="background1"/>
                  <w:sz w:val="14"/>
                  <w:szCs w:val="14"/>
                  <w:rPrChange w:id="8002" w:author="Locke Liu" w:date="2021-05-24T14:33:00Z">
                    <w:rPr>
                      <w:rFonts w:ascii="Segoe UI" w:eastAsiaTheme="minorEastAsia" w:hAnsi="Segoe UI" w:cs="Segoe UI"/>
                      <w:bCs/>
                      <w:color w:val="121B1F" w:themeColor="background1"/>
                      <w:sz w:val="14"/>
                      <w:szCs w:val="14"/>
                    </w:rPr>
                  </w:rPrChange>
                </w:rPr>
                <w:delText>tcp</w:delText>
              </w:r>
            </w:del>
          </w:p>
        </w:tc>
        <w:tc>
          <w:tcPr>
            <w:tcW w:w="245" w:type="pct"/>
            <w:vAlign w:val="center"/>
            <w:tcPrChange w:id="8003" w:author="Locke Liu" w:date="2021-05-24T16:19:00Z">
              <w:tcPr>
                <w:tcW w:w="262" w:type="pct"/>
                <w:vAlign w:val="center"/>
              </w:tcPr>
            </w:tcPrChange>
          </w:tcPr>
          <w:p w14:paraId="10B1F2F3" w14:textId="16AF4439" w:rsidR="00777B6F" w:rsidRPr="004D620F" w:rsidRDefault="00777B6F">
            <w:pPr>
              <w:jc w:val="center"/>
              <w:rPr>
                <w:rFonts w:ascii="Arial" w:eastAsiaTheme="minorEastAsia" w:hAnsi="Arial" w:cs="Arial"/>
                <w:bCs/>
                <w:color w:val="121B1F" w:themeColor="background1"/>
                <w:sz w:val="14"/>
                <w:szCs w:val="14"/>
                <w:rPrChange w:id="8004" w:author="Locke Liu" w:date="2021-05-24T14:33:00Z">
                  <w:rPr>
                    <w:rFonts w:ascii="Segoe UI" w:eastAsiaTheme="minorEastAsia" w:hAnsi="Segoe UI" w:cs="Segoe UI"/>
                    <w:bCs/>
                    <w:color w:val="121B1F" w:themeColor="background1"/>
                    <w:sz w:val="14"/>
                    <w:szCs w:val="14"/>
                  </w:rPr>
                </w:rPrChange>
              </w:rPr>
              <w:pPrChange w:id="8005" w:author="Locke Liu" w:date="2021-05-24T16:18: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8006" w:author="Locke Liu" w:date="2021-05-24T14:33:00Z">
                  <w:rPr>
                    <w:rFonts w:ascii="Segoe UI" w:eastAsiaTheme="minorEastAsia" w:hAnsi="Segoe UI" w:cs="Segoe UI"/>
                    <w:bCs/>
                    <w:color w:val="121B1F" w:themeColor="background1"/>
                    <w:sz w:val="14"/>
                    <w:szCs w:val="14"/>
                  </w:rPr>
                </w:rPrChange>
              </w:rPr>
              <w:t>443</w:t>
            </w:r>
          </w:p>
        </w:tc>
        <w:tc>
          <w:tcPr>
            <w:tcW w:w="1517" w:type="pct"/>
            <w:shd w:val="clear" w:color="auto" w:fill="auto"/>
            <w:vAlign w:val="center"/>
            <w:tcPrChange w:id="8007" w:author="Locke Liu" w:date="2021-05-24T16:19:00Z">
              <w:tcPr>
                <w:tcW w:w="1533" w:type="pct"/>
                <w:shd w:val="clear" w:color="auto" w:fill="auto"/>
                <w:vAlign w:val="center"/>
              </w:tcPr>
            </w:tcPrChange>
          </w:tcPr>
          <w:p w14:paraId="15C2062F" w14:textId="32E21371" w:rsidR="00777B6F" w:rsidRPr="004D620F" w:rsidRDefault="00777B6F" w:rsidP="00277D34">
            <w:pPr>
              <w:rPr>
                <w:rFonts w:ascii="Arial" w:hAnsi="Arial" w:cs="Arial"/>
                <w:bCs/>
                <w:color w:val="121B1F" w:themeColor="background1"/>
                <w:sz w:val="14"/>
                <w:szCs w:val="14"/>
                <w:rPrChange w:id="8008" w:author="Locke Liu" w:date="2021-05-24T14:33:00Z">
                  <w:rPr>
                    <w:rFonts w:ascii="Segoe UI" w:hAnsi="Segoe UI" w:cs="Segoe UI"/>
                    <w:bCs/>
                    <w:color w:val="121B1F" w:themeColor="background1"/>
                    <w:sz w:val="14"/>
                    <w:szCs w:val="14"/>
                  </w:rPr>
                </w:rPrChange>
              </w:rPr>
            </w:pPr>
            <w:r w:rsidRPr="004D620F">
              <w:rPr>
                <w:rFonts w:ascii="Arial" w:hAnsi="Arial" w:cs="Arial"/>
                <w:bCs/>
                <w:color w:val="121B1F" w:themeColor="background1"/>
                <w:sz w:val="14"/>
                <w:szCs w:val="14"/>
                <w:rPrChange w:id="8009" w:author="Locke Liu" w:date="2021-05-24T14:33:00Z">
                  <w:rPr>
                    <w:rFonts w:ascii="Segoe UI" w:hAnsi="Segoe UI" w:cs="Segoe UI"/>
                    <w:bCs/>
                    <w:color w:val="121B1F" w:themeColor="background1"/>
                    <w:sz w:val="14"/>
                    <w:szCs w:val="14"/>
                  </w:rPr>
                </w:rPrChange>
              </w:rPr>
              <w:t>Access to datalake storage</w:t>
            </w:r>
          </w:p>
        </w:tc>
      </w:tr>
    </w:tbl>
    <w:p w14:paraId="038F28F9" w14:textId="798A4EC7" w:rsidR="009953C2" w:rsidRPr="006A6BD1" w:rsidDel="006A6BD1" w:rsidRDefault="009953C2">
      <w:pPr>
        <w:pStyle w:val="Caption"/>
        <w:rPr>
          <w:del w:id="8010" w:author="Locke Liu" w:date="2021-05-24T16:20:00Z"/>
          <w:rFonts w:cs="Arial"/>
          <w:sz w:val="16"/>
          <w:szCs w:val="16"/>
          <w:rPrChange w:id="8011" w:author="Locke Liu" w:date="2021-05-24T16:20:00Z">
            <w:rPr>
              <w:del w:id="8012" w:author="Locke Liu" w:date="2021-05-24T16:20:00Z"/>
            </w:rPr>
          </w:rPrChange>
        </w:rPr>
        <w:pPrChange w:id="8013" w:author="Locke Liu" w:date="2021-05-24T16:23:00Z">
          <w:pPr/>
        </w:pPrChange>
      </w:pPr>
    </w:p>
    <w:p w14:paraId="12133201" w14:textId="0E19E554" w:rsidR="00442B87" w:rsidRPr="006A6BD1" w:rsidRDefault="00442B87" w:rsidP="00F308E6">
      <w:pPr>
        <w:rPr>
          <w:rFonts w:ascii="Arial" w:hAnsi="Arial" w:cs="Arial"/>
          <w:sz w:val="16"/>
          <w:szCs w:val="16"/>
          <w:rPrChange w:id="8014" w:author="Locke Liu" w:date="2021-05-24T16:20:00Z">
            <w:rPr/>
          </w:rPrChange>
        </w:rPr>
      </w:pPr>
    </w:p>
    <w:p w14:paraId="127F9226" w14:textId="16121033" w:rsidR="006F14DD" w:rsidRPr="006A6BD1" w:rsidRDefault="006F14DD">
      <w:pPr>
        <w:jc w:val="both"/>
        <w:rPr>
          <w:rFonts w:ascii="Arial" w:hAnsi="Arial" w:cs="Arial"/>
          <w:color w:val="auto"/>
          <w:sz w:val="16"/>
          <w:szCs w:val="16"/>
          <w:rPrChange w:id="8015" w:author="Locke Liu" w:date="2021-05-24T16:20:00Z">
            <w:rPr>
              <w:color w:val="auto"/>
            </w:rPr>
          </w:rPrChange>
        </w:rPr>
        <w:pPrChange w:id="8016" w:author="Locke Liu" w:date="2021-05-24T16:20:00Z">
          <w:pPr/>
        </w:pPrChange>
      </w:pPr>
      <w:r w:rsidRPr="006A6BD1">
        <w:rPr>
          <w:rFonts w:ascii="Arial" w:hAnsi="Arial" w:cs="Arial"/>
          <w:color w:val="auto"/>
          <w:sz w:val="16"/>
          <w:szCs w:val="16"/>
          <w:rPrChange w:id="8017" w:author="Locke Liu" w:date="2021-05-24T16:20:00Z">
            <w:rPr>
              <w:color w:val="auto"/>
            </w:rPr>
          </w:rPrChange>
        </w:rPr>
        <w:t>Databricks got self-built default NSG has been built.</w:t>
      </w:r>
      <w:r w:rsidR="00EA4EBB" w:rsidRPr="006A6BD1">
        <w:rPr>
          <w:rFonts w:ascii="Arial" w:hAnsi="Arial" w:cs="Arial"/>
          <w:color w:val="auto"/>
          <w:sz w:val="16"/>
          <w:szCs w:val="16"/>
          <w:rPrChange w:id="8018" w:author="Locke Liu" w:date="2021-05-24T16:20:00Z">
            <w:rPr>
              <w:color w:val="auto"/>
            </w:rPr>
          </w:rPrChange>
        </w:rPr>
        <w:t xml:space="preserve"> we will not force databricks go through firewall before it reaches azure databricks management plane.  But for any internal traffic</w:t>
      </w:r>
      <w:ins w:id="8019" w:author="Locke Liu" w:date="2021-05-24T16:20:00Z">
        <w:r w:rsidR="009F6452">
          <w:rPr>
            <w:rFonts w:ascii="Arial" w:hAnsi="Arial" w:cs="Arial"/>
            <w:color w:val="auto"/>
            <w:sz w:val="16"/>
            <w:szCs w:val="16"/>
          </w:rPr>
          <w:t xml:space="preserve">, </w:t>
        </w:r>
      </w:ins>
      <w:del w:id="8020" w:author="Locke Liu" w:date="2021-05-24T16:20:00Z">
        <w:r w:rsidR="00EA4EBB" w:rsidRPr="006A6BD1" w:rsidDel="009F6452">
          <w:rPr>
            <w:rFonts w:ascii="Arial" w:hAnsi="Arial" w:cs="Arial"/>
            <w:color w:val="auto"/>
            <w:sz w:val="16"/>
            <w:szCs w:val="16"/>
            <w:rPrChange w:id="8021" w:author="Locke Liu" w:date="2021-05-24T16:20:00Z">
              <w:rPr>
                <w:color w:val="auto"/>
              </w:rPr>
            </w:rPrChange>
          </w:rPr>
          <w:delText xml:space="preserve">. </w:delText>
        </w:r>
        <w:r w:rsidR="00FC1E7F" w:rsidRPr="006A6BD1" w:rsidDel="009F6452">
          <w:rPr>
            <w:rFonts w:ascii="Arial" w:hAnsi="Arial" w:cs="Arial"/>
            <w:color w:val="auto"/>
            <w:sz w:val="16"/>
            <w:szCs w:val="16"/>
            <w:rPrChange w:id="8022" w:author="Locke Liu" w:date="2021-05-24T16:20:00Z">
              <w:rPr>
                <w:color w:val="auto"/>
              </w:rPr>
            </w:rPrChange>
          </w:rPr>
          <w:delText>I</w:delText>
        </w:r>
      </w:del>
      <w:ins w:id="8023" w:author="Locke Liu" w:date="2021-05-24T16:20:00Z">
        <w:r w:rsidR="009F6452">
          <w:rPr>
            <w:rFonts w:ascii="Arial" w:hAnsi="Arial" w:cs="Arial"/>
            <w:color w:val="auto"/>
            <w:sz w:val="16"/>
            <w:szCs w:val="16"/>
          </w:rPr>
          <w:t>i</w:t>
        </w:r>
      </w:ins>
      <w:r w:rsidR="00FC1E7F" w:rsidRPr="006A6BD1">
        <w:rPr>
          <w:rFonts w:ascii="Arial" w:hAnsi="Arial" w:cs="Arial"/>
          <w:color w:val="auto"/>
          <w:sz w:val="16"/>
          <w:szCs w:val="16"/>
          <w:rPrChange w:id="8024" w:author="Locke Liu" w:date="2021-05-24T16:20:00Z">
            <w:rPr>
              <w:color w:val="auto"/>
            </w:rPr>
          </w:rPrChange>
        </w:rPr>
        <w:t>t need</w:t>
      </w:r>
      <w:ins w:id="8025" w:author="Locke Liu" w:date="2021-05-24T16:20:00Z">
        <w:r w:rsidR="009F6452">
          <w:rPr>
            <w:rFonts w:ascii="Arial" w:hAnsi="Arial" w:cs="Arial"/>
            <w:color w:val="auto"/>
            <w:sz w:val="16"/>
            <w:szCs w:val="16"/>
          </w:rPr>
          <w:t>s</w:t>
        </w:r>
      </w:ins>
      <w:r w:rsidR="00FC1E7F" w:rsidRPr="006A6BD1">
        <w:rPr>
          <w:rFonts w:ascii="Arial" w:hAnsi="Arial" w:cs="Arial"/>
          <w:color w:val="auto"/>
          <w:sz w:val="16"/>
          <w:szCs w:val="16"/>
          <w:rPrChange w:id="8026" w:author="Locke Liu" w:date="2021-05-24T16:20:00Z">
            <w:rPr>
              <w:color w:val="auto"/>
            </w:rPr>
          </w:rPrChange>
        </w:rPr>
        <w:t xml:space="preserve"> go through firewall.</w:t>
      </w:r>
    </w:p>
    <w:p w14:paraId="61B3FF54" w14:textId="1E4986F6" w:rsidR="00442B87" w:rsidRPr="004D620F" w:rsidDel="006A6BD1" w:rsidRDefault="00442B87" w:rsidP="00F308E6">
      <w:pPr>
        <w:rPr>
          <w:del w:id="8027" w:author="Locke Liu" w:date="2021-05-24T16:20:00Z"/>
          <w:rFonts w:ascii="Arial" w:hAnsi="Arial" w:cs="Arial"/>
          <w:rPrChange w:id="8028" w:author="Locke Liu" w:date="2021-05-24T14:33:00Z">
            <w:rPr>
              <w:del w:id="8029" w:author="Locke Liu" w:date="2021-05-24T16:20:00Z"/>
            </w:rPr>
          </w:rPrChange>
        </w:rPr>
      </w:pPr>
    </w:p>
    <w:p w14:paraId="2D58C749" w14:textId="05CB47FD" w:rsidR="00F308E6" w:rsidRPr="004D620F" w:rsidDel="006A6BD1" w:rsidRDefault="00F308E6" w:rsidP="00F308E6">
      <w:pPr>
        <w:rPr>
          <w:del w:id="8030" w:author="Locke Liu" w:date="2021-05-24T16:20:00Z"/>
          <w:rFonts w:ascii="Arial" w:hAnsi="Arial" w:cs="Arial"/>
          <w:rPrChange w:id="8031" w:author="Locke Liu" w:date="2021-05-24T14:33:00Z">
            <w:rPr>
              <w:del w:id="8032" w:author="Locke Liu" w:date="2021-05-24T16:20:00Z"/>
            </w:rPr>
          </w:rPrChange>
        </w:rPr>
      </w:pPr>
    </w:p>
    <w:p w14:paraId="3D9A0894" w14:textId="58C5FDB1" w:rsidR="00F308E6" w:rsidRPr="004D620F" w:rsidRDefault="00F308E6" w:rsidP="00F308E6">
      <w:pPr>
        <w:pStyle w:val="Heading4"/>
        <w:rPr>
          <w:rFonts w:ascii="Arial" w:hAnsi="Arial" w:cs="Arial"/>
          <w:rPrChange w:id="8033" w:author="Locke Liu" w:date="2021-05-24T14:33:00Z">
            <w:rPr/>
          </w:rPrChange>
        </w:rPr>
      </w:pPr>
      <w:r w:rsidRPr="004D620F">
        <w:rPr>
          <w:rFonts w:ascii="Arial" w:hAnsi="Arial" w:cs="Arial"/>
          <w:rPrChange w:id="8034" w:author="Locke Liu" w:date="2021-05-24T14:33:00Z">
            <w:rPr/>
          </w:rPrChange>
        </w:rPr>
        <w:t xml:space="preserve">Security patch </w:t>
      </w:r>
    </w:p>
    <w:p w14:paraId="6F265A4D" w14:textId="4E0425E8" w:rsidR="00F308E6" w:rsidRPr="004D620F" w:rsidRDefault="00E94B56">
      <w:pPr>
        <w:jc w:val="both"/>
        <w:rPr>
          <w:rFonts w:ascii="Arial" w:hAnsi="Arial" w:cs="Arial"/>
          <w:color w:val="121B1F" w:themeColor="background1"/>
          <w:sz w:val="16"/>
          <w:szCs w:val="16"/>
          <w:rPrChange w:id="8035" w:author="Locke Liu" w:date="2021-05-24T14:33:00Z">
            <w:rPr>
              <w:rFonts w:ascii="Segoe UI" w:hAnsi="Segoe UI" w:cs="Segoe UI"/>
              <w:color w:val="121B1F" w:themeColor="background1"/>
              <w:sz w:val="16"/>
              <w:szCs w:val="16"/>
            </w:rPr>
          </w:rPrChange>
        </w:rPr>
        <w:pPrChange w:id="8036" w:author="Locke Liu" w:date="2021-05-24T16:20:00Z">
          <w:pPr>
            <w:ind w:left="425"/>
          </w:pPr>
        </w:pPrChange>
      </w:pPr>
      <w:r w:rsidRPr="004D620F">
        <w:rPr>
          <w:rFonts w:ascii="Arial" w:hAnsi="Arial" w:cs="Arial"/>
          <w:color w:val="121B1F" w:themeColor="background1"/>
          <w:sz w:val="16"/>
          <w:szCs w:val="16"/>
          <w:rPrChange w:id="8037" w:author="Locke Liu" w:date="2021-05-24T14:33:00Z">
            <w:rPr>
              <w:rFonts w:ascii="Segoe UI" w:hAnsi="Segoe UI" w:cs="Segoe UI"/>
              <w:color w:val="121B1F" w:themeColor="background1"/>
              <w:sz w:val="16"/>
              <w:szCs w:val="16"/>
            </w:rPr>
          </w:rPrChange>
        </w:rPr>
        <w:t>All PaaS components will be managed by Azure. The IaaS VM will be managed by CMS vendor. Patches will be deployed mont</w:t>
      </w:r>
      <w:r w:rsidR="003E3756" w:rsidRPr="004D620F">
        <w:rPr>
          <w:rFonts w:ascii="Arial" w:hAnsi="Arial" w:cs="Arial"/>
          <w:color w:val="121B1F" w:themeColor="background1"/>
          <w:sz w:val="16"/>
          <w:szCs w:val="16"/>
          <w:rPrChange w:id="8038" w:author="Locke Liu" w:date="2021-05-24T14:33:00Z">
            <w:rPr>
              <w:rFonts w:ascii="Segoe UI" w:hAnsi="Segoe UI" w:cs="Segoe UI"/>
              <w:color w:val="121B1F" w:themeColor="background1"/>
              <w:sz w:val="16"/>
              <w:szCs w:val="16"/>
            </w:rPr>
          </w:rPrChange>
        </w:rPr>
        <w:t>h</w:t>
      </w:r>
      <w:r w:rsidRPr="004D620F">
        <w:rPr>
          <w:rFonts w:ascii="Arial" w:hAnsi="Arial" w:cs="Arial"/>
          <w:color w:val="121B1F" w:themeColor="background1"/>
          <w:sz w:val="16"/>
          <w:szCs w:val="16"/>
          <w:rPrChange w:id="8039" w:author="Locke Liu" w:date="2021-05-24T14:33:00Z">
            <w:rPr>
              <w:rFonts w:ascii="Segoe UI" w:hAnsi="Segoe UI" w:cs="Segoe UI"/>
              <w:color w:val="121B1F" w:themeColor="background1"/>
              <w:sz w:val="16"/>
              <w:szCs w:val="16"/>
            </w:rPr>
          </w:rPrChange>
        </w:rPr>
        <w:t>ly</w:t>
      </w:r>
      <w:ins w:id="8040" w:author="Locke Liu" w:date="2021-05-24T16:20:00Z">
        <w:r w:rsidR="009F6452">
          <w:rPr>
            <w:rFonts w:ascii="Arial" w:hAnsi="Arial" w:cs="Arial"/>
            <w:color w:val="121B1F" w:themeColor="background1"/>
            <w:sz w:val="16"/>
            <w:szCs w:val="16"/>
          </w:rPr>
          <w:t>.</w:t>
        </w:r>
      </w:ins>
    </w:p>
    <w:p w14:paraId="10E1F333" w14:textId="1DD1D6E5" w:rsidR="00533CD4" w:rsidRPr="004D620F" w:rsidRDefault="00F308E6" w:rsidP="00533CD4">
      <w:pPr>
        <w:pStyle w:val="Heading4"/>
        <w:rPr>
          <w:rFonts w:ascii="Arial" w:hAnsi="Arial" w:cs="Arial"/>
          <w:rPrChange w:id="8041" w:author="Locke Liu" w:date="2021-05-24T14:33:00Z">
            <w:rPr/>
          </w:rPrChange>
        </w:rPr>
      </w:pPr>
      <w:r w:rsidRPr="004D620F">
        <w:rPr>
          <w:rFonts w:ascii="Arial" w:hAnsi="Arial" w:cs="Arial"/>
          <w:rPrChange w:id="8042" w:author="Locke Liu" w:date="2021-05-24T14:33:00Z">
            <w:rPr/>
          </w:rPrChange>
        </w:rPr>
        <w:t>Compliance</w:t>
      </w:r>
    </w:p>
    <w:p w14:paraId="248C32D8" w14:textId="139A7A4B" w:rsidR="00533CD4" w:rsidRPr="004D620F" w:rsidRDefault="00533CD4" w:rsidP="00533CD4">
      <w:pPr>
        <w:pStyle w:val="Heading5"/>
        <w:rPr>
          <w:rFonts w:ascii="Arial" w:hAnsi="Arial"/>
          <w:rPrChange w:id="8043" w:author="Locke Liu" w:date="2021-05-24T14:33:00Z">
            <w:rPr/>
          </w:rPrChange>
        </w:rPr>
      </w:pPr>
      <w:r w:rsidRPr="004D620F">
        <w:rPr>
          <w:rFonts w:ascii="Arial" w:hAnsi="Arial"/>
          <w:rPrChange w:id="8044" w:author="Locke Liu" w:date="2021-05-24T14:33:00Z">
            <w:rPr/>
          </w:rPrChange>
        </w:rPr>
        <w:t>Data protection</w:t>
      </w:r>
    </w:p>
    <w:p w14:paraId="520FE397" w14:textId="71638C12" w:rsidR="00533730" w:rsidRPr="004D620F" w:rsidRDefault="00640A23">
      <w:pPr>
        <w:jc w:val="both"/>
        <w:rPr>
          <w:rFonts w:ascii="Arial" w:hAnsi="Arial" w:cs="Arial"/>
          <w:color w:val="121B1F" w:themeColor="background1"/>
          <w:sz w:val="16"/>
          <w:szCs w:val="16"/>
          <w:rPrChange w:id="8045" w:author="Locke Liu" w:date="2021-05-24T14:33:00Z">
            <w:rPr>
              <w:rFonts w:ascii="Segoe UI" w:hAnsi="Segoe UI" w:cs="Segoe UI"/>
              <w:color w:val="121B1F" w:themeColor="background1"/>
              <w:sz w:val="16"/>
              <w:szCs w:val="16"/>
            </w:rPr>
          </w:rPrChange>
        </w:rPr>
        <w:pPrChange w:id="8046" w:author="Locke Liu" w:date="2021-05-24T16:20:00Z">
          <w:pPr>
            <w:ind w:left="425"/>
          </w:pPr>
        </w:pPrChange>
      </w:pPr>
      <w:r w:rsidRPr="004D620F">
        <w:rPr>
          <w:rFonts w:ascii="Arial" w:hAnsi="Arial" w:cs="Arial"/>
          <w:color w:val="121B1F" w:themeColor="background1"/>
          <w:sz w:val="16"/>
          <w:szCs w:val="16"/>
          <w:rPrChange w:id="8047" w:author="Locke Liu" w:date="2021-05-24T14:33:00Z">
            <w:rPr>
              <w:rFonts w:ascii="Segoe UI" w:hAnsi="Segoe UI" w:cs="Segoe UI"/>
              <w:color w:val="121B1F" w:themeColor="background1"/>
              <w:sz w:val="16"/>
              <w:szCs w:val="16"/>
            </w:rPr>
          </w:rPrChange>
        </w:rPr>
        <w:t xml:space="preserve">Protecting PII (personally identifiable information) is very important as the number of data breaches and records with sensitive information in consumer datalake. </w:t>
      </w:r>
      <w:r w:rsidR="00BF20E6" w:rsidRPr="004D620F">
        <w:rPr>
          <w:rFonts w:ascii="Arial" w:hAnsi="Arial" w:cs="Arial"/>
          <w:color w:val="121B1F" w:themeColor="background1"/>
          <w:sz w:val="16"/>
          <w:szCs w:val="16"/>
          <w:rPrChange w:id="8048" w:author="Locke Liu" w:date="2021-05-24T14:33:00Z">
            <w:rPr>
              <w:rFonts w:ascii="Segoe UI" w:hAnsi="Segoe UI" w:cs="Segoe UI"/>
              <w:color w:val="121B1F" w:themeColor="background1"/>
              <w:sz w:val="16"/>
              <w:szCs w:val="16"/>
            </w:rPr>
          </w:rPrChange>
        </w:rPr>
        <w:t xml:space="preserve"> </w:t>
      </w:r>
      <w:r w:rsidRPr="004D620F">
        <w:rPr>
          <w:rFonts w:ascii="Arial" w:hAnsi="Arial" w:cs="Arial"/>
          <w:color w:val="121B1F" w:themeColor="background1"/>
          <w:sz w:val="16"/>
          <w:szCs w:val="16"/>
          <w:rPrChange w:id="8049" w:author="Locke Liu" w:date="2021-05-24T14:33:00Z">
            <w:rPr>
              <w:rFonts w:ascii="Segoe UI" w:hAnsi="Segoe UI" w:cs="Segoe UI"/>
              <w:color w:val="121B1F" w:themeColor="background1"/>
              <w:sz w:val="16"/>
              <w:szCs w:val="16"/>
            </w:rPr>
          </w:rPrChange>
        </w:rPr>
        <w:t>we need to incorporate multiple layers of data and information security.</w:t>
      </w:r>
      <w:r w:rsidR="00BF20E6" w:rsidRPr="004D620F">
        <w:rPr>
          <w:rFonts w:ascii="Arial" w:hAnsi="Arial" w:cs="Arial"/>
          <w:color w:val="121B1F" w:themeColor="background1"/>
          <w:sz w:val="16"/>
          <w:szCs w:val="16"/>
          <w:rPrChange w:id="8050" w:author="Locke Liu" w:date="2021-05-24T14:33:00Z">
            <w:rPr>
              <w:rFonts w:ascii="Segoe UI" w:hAnsi="Segoe UI" w:cs="Segoe UI"/>
              <w:color w:val="121B1F" w:themeColor="background1"/>
              <w:sz w:val="16"/>
              <w:szCs w:val="16"/>
            </w:rPr>
          </w:rPrChange>
        </w:rPr>
        <w:t xml:space="preserve"> </w:t>
      </w:r>
      <w:r w:rsidRPr="004D620F">
        <w:rPr>
          <w:rFonts w:ascii="Arial" w:hAnsi="Arial" w:cs="Arial"/>
          <w:color w:val="121B1F" w:themeColor="background1"/>
          <w:sz w:val="16"/>
          <w:szCs w:val="16"/>
          <w:rPrChange w:id="8051" w:author="Locke Liu" w:date="2021-05-24T14:33:00Z">
            <w:rPr>
              <w:rFonts w:ascii="Segoe UI" w:hAnsi="Segoe UI" w:cs="Segoe UI"/>
              <w:color w:val="121B1F" w:themeColor="background1"/>
              <w:sz w:val="16"/>
              <w:szCs w:val="16"/>
            </w:rPr>
          </w:rPrChange>
        </w:rPr>
        <w:t xml:space="preserve">To make sure </w:t>
      </w:r>
      <w:del w:id="8052" w:author="Locke Liu" w:date="2021-05-24T16:21:00Z">
        <w:r w:rsidRPr="004D620F" w:rsidDel="00B348C9">
          <w:rPr>
            <w:rFonts w:ascii="Arial" w:hAnsi="Arial" w:cs="Arial"/>
            <w:color w:val="121B1F" w:themeColor="background1"/>
            <w:sz w:val="16"/>
            <w:szCs w:val="16"/>
            <w:rPrChange w:id="8053" w:author="Locke Liu" w:date="2021-05-24T14:33:00Z">
              <w:rPr>
                <w:rFonts w:ascii="Segoe UI" w:hAnsi="Segoe UI" w:cs="Segoe UI"/>
                <w:color w:val="121B1F" w:themeColor="background1"/>
                <w:sz w:val="16"/>
                <w:szCs w:val="16"/>
              </w:rPr>
            </w:rPrChange>
          </w:rPr>
          <w:delText>we are</w:delText>
        </w:r>
      </w:del>
      <w:ins w:id="8054" w:author="Locke Liu" w:date="2021-05-24T16:21:00Z">
        <w:r w:rsidR="00B348C9">
          <w:rPr>
            <w:rFonts w:ascii="Arial" w:hAnsi="Arial" w:cs="Arial"/>
            <w:color w:val="121B1F" w:themeColor="background1"/>
            <w:sz w:val="16"/>
            <w:szCs w:val="16"/>
          </w:rPr>
          <w:t>it’s</w:t>
        </w:r>
      </w:ins>
      <w:r w:rsidRPr="004D620F">
        <w:rPr>
          <w:rFonts w:ascii="Arial" w:hAnsi="Arial" w:cs="Arial"/>
          <w:color w:val="121B1F" w:themeColor="background1"/>
          <w:sz w:val="16"/>
          <w:szCs w:val="16"/>
          <w:rPrChange w:id="8055" w:author="Locke Liu" w:date="2021-05-24T14:33:00Z">
            <w:rPr>
              <w:rFonts w:ascii="Segoe UI" w:hAnsi="Segoe UI" w:cs="Segoe UI"/>
              <w:color w:val="121B1F" w:themeColor="background1"/>
              <w:sz w:val="16"/>
              <w:szCs w:val="16"/>
            </w:rPr>
          </w:rPrChange>
        </w:rPr>
        <w:t xml:space="preserve"> only allow</w:t>
      </w:r>
      <w:ins w:id="8056" w:author="Locke Liu" w:date="2021-05-24T16:21:00Z">
        <w:r w:rsidR="00B348C9">
          <w:rPr>
            <w:rFonts w:ascii="Arial" w:hAnsi="Arial" w:cs="Arial"/>
            <w:color w:val="121B1F" w:themeColor="background1"/>
            <w:sz w:val="16"/>
            <w:szCs w:val="16"/>
          </w:rPr>
          <w:t>ed</w:t>
        </w:r>
      </w:ins>
      <w:del w:id="8057" w:author="Locke Liu" w:date="2021-05-24T16:21:00Z">
        <w:r w:rsidRPr="004D620F" w:rsidDel="00B348C9">
          <w:rPr>
            <w:rFonts w:ascii="Arial" w:hAnsi="Arial" w:cs="Arial"/>
            <w:color w:val="121B1F" w:themeColor="background1"/>
            <w:sz w:val="16"/>
            <w:szCs w:val="16"/>
            <w:rPrChange w:id="8058" w:author="Locke Liu" w:date="2021-05-24T14:33:00Z">
              <w:rPr>
                <w:rFonts w:ascii="Segoe UI" w:hAnsi="Segoe UI" w:cs="Segoe UI"/>
                <w:color w:val="121B1F" w:themeColor="background1"/>
                <w:sz w:val="16"/>
                <w:szCs w:val="16"/>
              </w:rPr>
            </w:rPrChange>
          </w:rPr>
          <w:delText xml:space="preserve">ing </w:delText>
        </w:r>
      </w:del>
      <w:ins w:id="8059" w:author="Locke Liu" w:date="2021-05-24T16:21:00Z">
        <w:r w:rsidR="00B348C9">
          <w:rPr>
            <w:rFonts w:ascii="Arial" w:hAnsi="Arial" w:cs="Arial"/>
            <w:color w:val="121B1F" w:themeColor="background1"/>
            <w:sz w:val="16"/>
            <w:szCs w:val="16"/>
          </w:rPr>
          <w:t xml:space="preserve"> </w:t>
        </w:r>
      </w:ins>
      <w:r w:rsidRPr="004D620F">
        <w:rPr>
          <w:rFonts w:ascii="Arial" w:hAnsi="Arial" w:cs="Arial"/>
          <w:color w:val="121B1F" w:themeColor="background1"/>
          <w:sz w:val="16"/>
          <w:szCs w:val="16"/>
          <w:rPrChange w:id="8060" w:author="Locke Liu" w:date="2021-05-24T14:33:00Z">
            <w:rPr>
              <w:rFonts w:ascii="Segoe UI" w:hAnsi="Segoe UI" w:cs="Segoe UI"/>
              <w:color w:val="121B1F" w:themeColor="background1"/>
              <w:sz w:val="16"/>
              <w:szCs w:val="16"/>
            </w:rPr>
          </w:rPrChange>
        </w:rPr>
        <w:t>the right people access to sensitive information</w:t>
      </w:r>
      <w:ins w:id="8061" w:author="Locke Liu" w:date="2021-05-24T16:21:00Z">
        <w:r w:rsidR="00B348C9">
          <w:rPr>
            <w:rFonts w:ascii="Arial" w:hAnsi="Arial" w:cs="Arial"/>
            <w:color w:val="121B1F" w:themeColor="background1"/>
            <w:sz w:val="16"/>
            <w:szCs w:val="16"/>
          </w:rPr>
          <w:t>,</w:t>
        </w:r>
      </w:ins>
      <w:del w:id="8062" w:author="Locke Liu" w:date="2021-05-24T16:21:00Z">
        <w:r w:rsidRPr="004D620F" w:rsidDel="00B348C9">
          <w:rPr>
            <w:rFonts w:ascii="Arial" w:hAnsi="Arial" w:cs="Arial"/>
            <w:color w:val="121B1F" w:themeColor="background1"/>
            <w:sz w:val="16"/>
            <w:szCs w:val="16"/>
            <w:rPrChange w:id="8063" w:author="Locke Liu" w:date="2021-05-24T14:33:00Z">
              <w:rPr>
                <w:rFonts w:ascii="Segoe UI" w:hAnsi="Segoe UI" w:cs="Segoe UI"/>
                <w:color w:val="121B1F" w:themeColor="background1"/>
                <w:sz w:val="16"/>
                <w:szCs w:val="16"/>
              </w:rPr>
            </w:rPrChange>
          </w:rPr>
          <w:delText>.</w:delText>
        </w:r>
      </w:del>
      <w:r w:rsidRPr="004D620F">
        <w:rPr>
          <w:rFonts w:ascii="Arial" w:hAnsi="Arial" w:cs="Arial"/>
          <w:color w:val="121B1F" w:themeColor="background1"/>
          <w:sz w:val="16"/>
          <w:szCs w:val="16"/>
          <w:rPrChange w:id="8064" w:author="Locke Liu" w:date="2021-05-24T14:33:00Z">
            <w:rPr>
              <w:rFonts w:ascii="Segoe UI" w:hAnsi="Segoe UI" w:cs="Segoe UI"/>
              <w:color w:val="121B1F" w:themeColor="background1"/>
              <w:sz w:val="16"/>
              <w:szCs w:val="16"/>
            </w:rPr>
          </w:rPrChange>
        </w:rPr>
        <w:t xml:space="preserve"> </w:t>
      </w:r>
      <w:del w:id="8065" w:author="Locke Liu" w:date="2021-05-24T16:21:00Z">
        <w:r w:rsidRPr="004D620F" w:rsidDel="00B348C9">
          <w:rPr>
            <w:rFonts w:ascii="Arial" w:hAnsi="Arial" w:cs="Arial"/>
            <w:color w:val="121B1F" w:themeColor="background1"/>
            <w:sz w:val="16"/>
            <w:szCs w:val="16"/>
            <w:rPrChange w:id="8066" w:author="Locke Liu" w:date="2021-05-24T14:33:00Z">
              <w:rPr>
                <w:rFonts w:ascii="Segoe UI" w:hAnsi="Segoe UI" w:cs="Segoe UI"/>
                <w:color w:val="121B1F" w:themeColor="background1"/>
                <w:sz w:val="16"/>
                <w:szCs w:val="16"/>
              </w:rPr>
            </w:rPrChange>
          </w:rPr>
          <w:delText>U</w:delText>
        </w:r>
      </w:del>
      <w:ins w:id="8067" w:author="Locke Liu" w:date="2021-05-24T16:21:00Z">
        <w:r w:rsidR="00B348C9">
          <w:rPr>
            <w:rFonts w:ascii="Arial" w:hAnsi="Arial" w:cs="Arial"/>
            <w:color w:val="121B1F" w:themeColor="background1"/>
            <w:sz w:val="16"/>
            <w:szCs w:val="16"/>
          </w:rPr>
          <w:t>u</w:t>
        </w:r>
      </w:ins>
      <w:r w:rsidRPr="004D620F">
        <w:rPr>
          <w:rFonts w:ascii="Arial" w:hAnsi="Arial" w:cs="Arial"/>
          <w:color w:val="121B1F" w:themeColor="background1"/>
          <w:sz w:val="16"/>
          <w:szCs w:val="16"/>
          <w:rPrChange w:id="8068" w:author="Locke Liu" w:date="2021-05-24T14:33:00Z">
            <w:rPr>
              <w:rFonts w:ascii="Segoe UI" w:hAnsi="Segoe UI" w:cs="Segoe UI"/>
              <w:color w:val="121B1F" w:themeColor="background1"/>
              <w:sz w:val="16"/>
              <w:szCs w:val="16"/>
            </w:rPr>
          </w:rPrChange>
        </w:rPr>
        <w:t xml:space="preserve">sing a combination of Fernet encryption libraries, user-defined functions (UDFs), and Databricks secrets to restricts a normal user with file or table access from retrieving sensitive information from azure databricks. We will build process to enforce column-level encryption. </w:t>
      </w:r>
      <w:del w:id="8069" w:author="Locke Liu" w:date="2021-05-24T16:21:00Z">
        <w:r w:rsidRPr="004D620F" w:rsidDel="004A41B6">
          <w:rPr>
            <w:rFonts w:ascii="Arial" w:hAnsi="Arial" w:cs="Arial"/>
            <w:color w:val="121B1F" w:themeColor="background1"/>
            <w:sz w:val="16"/>
            <w:szCs w:val="16"/>
            <w:rPrChange w:id="8070" w:author="Locke Liu" w:date="2021-05-24T14:33:00Z">
              <w:rPr>
                <w:rFonts w:ascii="Segoe UI" w:hAnsi="Segoe UI" w:cs="Segoe UI"/>
                <w:color w:val="121B1F" w:themeColor="background1"/>
                <w:sz w:val="16"/>
                <w:szCs w:val="16"/>
              </w:rPr>
            </w:rPrChange>
          </w:rPr>
          <w:delText xml:space="preserve"> </w:delText>
        </w:r>
      </w:del>
      <w:ins w:id="8071" w:author="Locke Liu" w:date="2021-05-24T16:21:00Z">
        <w:r w:rsidR="004A41B6">
          <w:rPr>
            <w:rFonts w:ascii="Arial" w:hAnsi="Arial" w:cs="Arial"/>
            <w:color w:val="121B1F" w:themeColor="background1"/>
            <w:sz w:val="16"/>
            <w:szCs w:val="16"/>
          </w:rPr>
          <w:t>W</w:t>
        </w:r>
      </w:ins>
      <w:del w:id="8072" w:author="Locke Liu" w:date="2021-05-24T16:21:00Z">
        <w:r w:rsidRPr="004D620F" w:rsidDel="004A41B6">
          <w:rPr>
            <w:rFonts w:ascii="Arial" w:hAnsi="Arial" w:cs="Arial"/>
            <w:color w:val="121B1F" w:themeColor="background1"/>
            <w:sz w:val="16"/>
            <w:szCs w:val="16"/>
            <w:rPrChange w:id="8073" w:author="Locke Liu" w:date="2021-05-24T14:33:00Z">
              <w:rPr>
                <w:rFonts w:ascii="Segoe UI" w:hAnsi="Segoe UI" w:cs="Segoe UI"/>
                <w:color w:val="121B1F" w:themeColor="background1"/>
                <w:sz w:val="16"/>
                <w:szCs w:val="16"/>
              </w:rPr>
            </w:rPrChange>
          </w:rPr>
          <w:delText>w</w:delText>
        </w:r>
      </w:del>
      <w:r w:rsidRPr="004D620F">
        <w:rPr>
          <w:rFonts w:ascii="Arial" w:hAnsi="Arial" w:cs="Arial"/>
          <w:color w:val="121B1F" w:themeColor="background1"/>
          <w:sz w:val="16"/>
          <w:szCs w:val="16"/>
          <w:rPrChange w:id="8074" w:author="Locke Liu" w:date="2021-05-24T14:33:00Z">
            <w:rPr>
              <w:rFonts w:ascii="Segoe UI" w:hAnsi="Segoe UI" w:cs="Segoe UI"/>
              <w:color w:val="121B1F" w:themeColor="background1"/>
              <w:sz w:val="16"/>
              <w:szCs w:val="16"/>
            </w:rPr>
          </w:rPrChange>
        </w:rPr>
        <w:t>e’ll create a configurable table listing the entities</w:t>
      </w:r>
      <w:ins w:id="8075" w:author="Locke Liu" w:date="2021-05-24T16:21:00Z">
        <w:r w:rsidR="00116A4A">
          <w:rPr>
            <w:rFonts w:ascii="Arial" w:hAnsi="Arial" w:cs="Arial"/>
            <w:color w:val="121B1F" w:themeColor="background1"/>
            <w:sz w:val="16"/>
            <w:szCs w:val="16"/>
          </w:rPr>
          <w:t xml:space="preserve"> and </w:t>
        </w:r>
      </w:ins>
      <w:del w:id="8076" w:author="Locke Liu" w:date="2021-05-24T16:21:00Z">
        <w:r w:rsidRPr="004D620F" w:rsidDel="00116A4A">
          <w:rPr>
            <w:rFonts w:ascii="Arial" w:hAnsi="Arial" w:cs="Arial"/>
            <w:color w:val="121B1F" w:themeColor="background1"/>
            <w:sz w:val="16"/>
            <w:szCs w:val="16"/>
            <w:rPrChange w:id="8077" w:author="Locke Liu" w:date="2021-05-24T14:33:00Z">
              <w:rPr>
                <w:rFonts w:ascii="Segoe UI" w:hAnsi="Segoe UI" w:cs="Segoe UI"/>
                <w:color w:val="121B1F" w:themeColor="background1"/>
                <w:sz w:val="16"/>
                <w:szCs w:val="16"/>
              </w:rPr>
            </w:rPrChange>
          </w:rPr>
          <w:delText xml:space="preserve">, </w:delText>
        </w:r>
      </w:del>
      <w:r w:rsidRPr="004D620F">
        <w:rPr>
          <w:rFonts w:ascii="Arial" w:hAnsi="Arial" w:cs="Arial"/>
          <w:color w:val="121B1F" w:themeColor="background1"/>
          <w:sz w:val="16"/>
          <w:szCs w:val="16"/>
          <w:rPrChange w:id="8078" w:author="Locke Liu" w:date="2021-05-24T14:33:00Z">
            <w:rPr>
              <w:rFonts w:ascii="Segoe UI" w:hAnsi="Segoe UI" w:cs="Segoe UI"/>
              <w:color w:val="121B1F" w:themeColor="background1"/>
              <w:sz w:val="16"/>
              <w:szCs w:val="16"/>
            </w:rPr>
          </w:rPrChange>
        </w:rPr>
        <w:t>their attributes which we want to be masked with appropriate masking rules based on the attribute types. Pass</w:t>
      </w:r>
      <w:ins w:id="8079" w:author="Locke Liu" w:date="2021-05-24T16:21:00Z">
        <w:r w:rsidR="00116A4A">
          <w:rPr>
            <w:rFonts w:ascii="Arial" w:hAnsi="Arial" w:cs="Arial"/>
            <w:color w:val="121B1F" w:themeColor="background1"/>
            <w:sz w:val="16"/>
            <w:szCs w:val="16"/>
          </w:rPr>
          <w:t>ing</w:t>
        </w:r>
      </w:ins>
      <w:r w:rsidRPr="004D620F">
        <w:rPr>
          <w:rFonts w:ascii="Arial" w:hAnsi="Arial" w:cs="Arial"/>
          <w:color w:val="121B1F" w:themeColor="background1"/>
          <w:sz w:val="16"/>
          <w:szCs w:val="16"/>
          <w:rPrChange w:id="8080" w:author="Locke Liu" w:date="2021-05-24T14:33:00Z">
            <w:rPr>
              <w:rFonts w:ascii="Segoe UI" w:hAnsi="Segoe UI" w:cs="Segoe UI"/>
              <w:color w:val="121B1F" w:themeColor="background1"/>
              <w:sz w:val="16"/>
              <w:szCs w:val="16"/>
            </w:rPr>
          </w:rPrChange>
        </w:rPr>
        <w:t xml:space="preserve"> the the source plain text data along with the masking rules into the utility method. Based on relevant masking rules, the masking utility method will produce a DataFrame after masking the sensitive attributes only.</w:t>
      </w:r>
    </w:p>
    <w:p w14:paraId="50279304" w14:textId="13018CA5" w:rsidR="00FD75D6" w:rsidRPr="004D620F" w:rsidDel="00116A4A" w:rsidRDefault="00FD75D6" w:rsidP="00533730">
      <w:pPr>
        <w:rPr>
          <w:del w:id="8081" w:author="Locke Liu" w:date="2021-05-24T16:22:00Z"/>
          <w:rFonts w:ascii="Arial" w:hAnsi="Arial" w:cs="Arial"/>
          <w:rPrChange w:id="8082" w:author="Locke Liu" w:date="2021-05-24T14:33:00Z">
            <w:rPr>
              <w:del w:id="8083" w:author="Locke Liu" w:date="2021-05-24T16:22:00Z"/>
            </w:rPr>
          </w:rPrChange>
        </w:rPr>
      </w:pPr>
    </w:p>
    <w:p w14:paraId="44209831" w14:textId="333F023F" w:rsidR="00640A23" w:rsidRPr="004D620F" w:rsidRDefault="00BF20E6" w:rsidP="00533730">
      <w:pPr>
        <w:rPr>
          <w:rFonts w:ascii="Arial" w:hAnsi="Arial" w:cs="Arial"/>
          <w:color w:val="121B1F" w:themeColor="background1"/>
          <w:sz w:val="16"/>
          <w:szCs w:val="16"/>
          <w:rPrChange w:id="8084" w:author="Locke Liu" w:date="2021-05-24T14:33:00Z">
            <w:rPr>
              <w:rFonts w:ascii="Segoe UI" w:hAnsi="Segoe UI" w:cs="Segoe UI"/>
              <w:color w:val="121B1F" w:themeColor="background1"/>
              <w:sz w:val="16"/>
              <w:szCs w:val="16"/>
            </w:rPr>
          </w:rPrChange>
        </w:rPr>
      </w:pPr>
      <w:del w:id="8085" w:author="Locke Liu" w:date="2021-05-24T16:22:00Z">
        <w:r w:rsidRPr="004D620F" w:rsidDel="00116A4A">
          <w:rPr>
            <w:rFonts w:ascii="Arial" w:hAnsi="Arial" w:cs="Arial"/>
            <w:color w:val="121B1F" w:themeColor="background1"/>
            <w:sz w:val="16"/>
            <w:szCs w:val="16"/>
            <w:rPrChange w:id="8086" w:author="Locke Liu" w:date="2021-05-24T14:33:00Z">
              <w:rPr>
                <w:rFonts w:ascii="Segoe UI" w:hAnsi="Segoe UI" w:cs="Segoe UI"/>
                <w:color w:val="121B1F" w:themeColor="background1"/>
                <w:sz w:val="16"/>
                <w:szCs w:val="16"/>
              </w:rPr>
            </w:rPrChange>
          </w:rPr>
          <w:delText xml:space="preserve">          </w:delText>
        </w:r>
        <w:r w:rsidR="00640A23" w:rsidRPr="004D620F" w:rsidDel="00116A4A">
          <w:rPr>
            <w:rFonts w:ascii="Arial" w:hAnsi="Arial" w:cs="Arial"/>
            <w:color w:val="121B1F" w:themeColor="background1"/>
            <w:sz w:val="16"/>
            <w:szCs w:val="16"/>
            <w:rPrChange w:id="8087" w:author="Locke Liu" w:date="2021-05-24T14:33:00Z">
              <w:rPr>
                <w:rFonts w:ascii="Segoe UI" w:hAnsi="Segoe UI" w:cs="Segoe UI"/>
                <w:color w:val="121B1F" w:themeColor="background1"/>
                <w:sz w:val="16"/>
                <w:szCs w:val="16"/>
              </w:rPr>
            </w:rPrChange>
          </w:rPr>
          <w:delText>T</w:delText>
        </w:r>
      </w:del>
      <w:ins w:id="8088" w:author="Locke Liu" w:date="2021-05-24T16:22:00Z">
        <w:r w:rsidR="00116A4A">
          <w:rPr>
            <w:rFonts w:ascii="Arial" w:hAnsi="Arial" w:cs="Arial"/>
            <w:color w:val="121B1F" w:themeColor="background1"/>
            <w:sz w:val="16"/>
            <w:szCs w:val="16"/>
          </w:rPr>
          <w:t>T</w:t>
        </w:r>
      </w:ins>
      <w:r w:rsidR="00640A23" w:rsidRPr="004D620F">
        <w:rPr>
          <w:rFonts w:ascii="Arial" w:hAnsi="Arial" w:cs="Arial"/>
          <w:color w:val="121B1F" w:themeColor="background1"/>
          <w:sz w:val="16"/>
          <w:szCs w:val="16"/>
          <w:rPrChange w:id="8089" w:author="Locke Liu" w:date="2021-05-24T14:33:00Z">
            <w:rPr>
              <w:rFonts w:ascii="Segoe UI" w:hAnsi="Segoe UI" w:cs="Segoe UI"/>
              <w:color w:val="121B1F" w:themeColor="background1"/>
              <w:sz w:val="16"/>
              <w:szCs w:val="16"/>
            </w:rPr>
          </w:rPrChange>
        </w:rPr>
        <w:t>he below diagram provide</w:t>
      </w:r>
      <w:ins w:id="8090" w:author="Locke Liu" w:date="2021-05-24T16:22:00Z">
        <w:r w:rsidR="00116A4A">
          <w:rPr>
            <w:rFonts w:ascii="Arial" w:hAnsi="Arial" w:cs="Arial"/>
            <w:color w:val="121B1F" w:themeColor="background1"/>
            <w:sz w:val="16"/>
            <w:szCs w:val="16"/>
          </w:rPr>
          <w:t>s</w:t>
        </w:r>
      </w:ins>
      <w:r w:rsidR="00640A23" w:rsidRPr="004D620F">
        <w:rPr>
          <w:rFonts w:ascii="Arial" w:hAnsi="Arial" w:cs="Arial"/>
          <w:color w:val="121B1F" w:themeColor="background1"/>
          <w:sz w:val="16"/>
          <w:szCs w:val="16"/>
          <w:rPrChange w:id="8091" w:author="Locke Liu" w:date="2021-05-24T14:33:00Z">
            <w:rPr>
              <w:rFonts w:ascii="Segoe UI" w:hAnsi="Segoe UI" w:cs="Segoe UI"/>
              <w:color w:val="121B1F" w:themeColor="background1"/>
              <w:sz w:val="16"/>
              <w:szCs w:val="16"/>
            </w:rPr>
          </w:rPrChange>
        </w:rPr>
        <w:t xml:space="preserve"> a high-level overview of components </w:t>
      </w:r>
      <w:ins w:id="8092" w:author="Locke Liu" w:date="2021-05-24T16:22:00Z">
        <w:r w:rsidR="003B5800">
          <w:rPr>
            <w:rFonts w:ascii="Arial" w:hAnsi="Arial" w:cs="Arial"/>
            <w:color w:val="121B1F" w:themeColor="background1"/>
            <w:sz w:val="16"/>
            <w:szCs w:val="16"/>
          </w:rPr>
          <w:t xml:space="preserve">that are </w:t>
        </w:r>
      </w:ins>
      <w:r w:rsidR="00640A23" w:rsidRPr="004D620F">
        <w:rPr>
          <w:rFonts w:ascii="Arial" w:hAnsi="Arial" w:cs="Arial"/>
          <w:color w:val="121B1F" w:themeColor="background1"/>
          <w:sz w:val="16"/>
          <w:szCs w:val="16"/>
          <w:rPrChange w:id="8093" w:author="Locke Liu" w:date="2021-05-24T14:33:00Z">
            <w:rPr>
              <w:rFonts w:ascii="Segoe UI" w:hAnsi="Segoe UI" w:cs="Segoe UI"/>
              <w:color w:val="121B1F" w:themeColor="background1"/>
              <w:sz w:val="16"/>
              <w:szCs w:val="16"/>
            </w:rPr>
          </w:rPrChange>
        </w:rPr>
        <w:t>required for this process.</w:t>
      </w:r>
      <w:r w:rsidR="00323B7B" w:rsidRPr="004D620F">
        <w:rPr>
          <w:rFonts w:ascii="Arial" w:hAnsi="Arial" w:cs="Arial"/>
          <w:color w:val="121B1F" w:themeColor="background1"/>
          <w:sz w:val="16"/>
          <w:szCs w:val="16"/>
          <w:rPrChange w:id="8094" w:author="Locke Liu" w:date="2021-05-24T14:33:00Z">
            <w:rPr>
              <w:rFonts w:ascii="Segoe UI" w:hAnsi="Segoe UI" w:cs="Segoe UI"/>
              <w:color w:val="121B1F" w:themeColor="background1"/>
              <w:sz w:val="16"/>
              <w:szCs w:val="16"/>
            </w:rPr>
          </w:rPrChange>
        </w:rPr>
        <w:t xml:space="preserve"> </w:t>
      </w:r>
    </w:p>
    <w:p w14:paraId="5259B414" w14:textId="12DAEE7E" w:rsidR="00640A23" w:rsidRPr="004D620F" w:rsidRDefault="0041115A" w:rsidP="00E0519E">
      <w:pPr>
        <w:rPr>
          <w:rFonts w:ascii="Arial" w:hAnsi="Arial" w:cs="Arial"/>
          <w:rPrChange w:id="8095" w:author="Locke Liu" w:date="2021-05-24T14:33:00Z">
            <w:rPr/>
          </w:rPrChange>
        </w:rPr>
      </w:pPr>
      <w:r w:rsidRPr="004D620F">
        <w:rPr>
          <w:rFonts w:ascii="Arial" w:hAnsi="Arial" w:cs="Arial"/>
          <w:noProof/>
          <w:rPrChange w:id="8096" w:author="Locke Liu" w:date="2021-05-24T14:33:00Z">
            <w:rPr>
              <w:noProof/>
            </w:rPr>
          </w:rPrChange>
        </w:rPr>
        <w:lastRenderedPageBreak/>
        <w:drawing>
          <wp:inline distT="0" distB="0" distL="0" distR="0" wp14:anchorId="73FC052D" wp14:editId="13A968B1">
            <wp:extent cx="6142892" cy="3257296"/>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63639" cy="3268297"/>
                    </a:xfrm>
                    <a:prstGeom prst="rect">
                      <a:avLst/>
                    </a:prstGeom>
                  </pic:spPr>
                </pic:pic>
              </a:graphicData>
            </a:graphic>
          </wp:inline>
        </w:drawing>
      </w:r>
    </w:p>
    <w:p w14:paraId="48584299" w14:textId="70C70A33" w:rsidR="00640A23" w:rsidRPr="0064187D" w:rsidRDefault="0064187D">
      <w:pPr>
        <w:pStyle w:val="Caption"/>
        <w:jc w:val="center"/>
        <w:rPr>
          <w:rFonts w:cs="Arial"/>
          <w:sz w:val="18"/>
          <w:szCs w:val="18"/>
          <w:rPrChange w:id="8097" w:author="Locke Liu" w:date="2021-05-24T16:24:00Z">
            <w:rPr/>
          </w:rPrChange>
        </w:rPr>
        <w:pPrChange w:id="8098" w:author="Locke Liu" w:date="2021-05-24T16:24:00Z">
          <w:pPr/>
        </w:pPrChange>
      </w:pPr>
      <w:ins w:id="8099" w:author="Locke Liu" w:date="2021-05-24T16:23:00Z">
        <w:r w:rsidRPr="0064187D">
          <w:rPr>
            <w:rFonts w:cs="Arial"/>
            <w:sz w:val="18"/>
            <w:szCs w:val="18"/>
            <w:lang w:val="en-US"/>
            <w:rPrChange w:id="8100" w:author="Locke Liu" w:date="2021-05-24T16:24:00Z">
              <w:rPr/>
            </w:rPrChange>
          </w:rPr>
          <w:t xml:space="preserve">Figure </w:t>
        </w:r>
        <w:r w:rsidRPr="0064187D">
          <w:rPr>
            <w:rFonts w:cs="Arial"/>
            <w:sz w:val="18"/>
            <w:szCs w:val="18"/>
            <w:lang w:val="en-US"/>
            <w:rPrChange w:id="8101" w:author="Locke Liu" w:date="2021-05-24T16:24:00Z">
              <w:rPr/>
            </w:rPrChange>
          </w:rPr>
          <w:fldChar w:fldCharType="begin"/>
        </w:r>
        <w:r w:rsidRPr="0064187D">
          <w:rPr>
            <w:rFonts w:cs="Arial"/>
            <w:sz w:val="18"/>
            <w:szCs w:val="18"/>
            <w:lang w:val="en-US"/>
            <w:rPrChange w:id="8102" w:author="Locke Liu" w:date="2021-05-24T16:24:00Z">
              <w:rPr/>
            </w:rPrChange>
          </w:rPr>
          <w:instrText xml:space="preserve"> SEQ Figure \* ARABIC </w:instrText>
        </w:r>
      </w:ins>
      <w:r w:rsidRPr="0064187D">
        <w:rPr>
          <w:rFonts w:cs="Arial"/>
          <w:sz w:val="18"/>
          <w:szCs w:val="18"/>
          <w:lang w:val="en-US"/>
          <w:rPrChange w:id="8103" w:author="Locke Liu" w:date="2021-05-24T16:24:00Z">
            <w:rPr/>
          </w:rPrChange>
        </w:rPr>
        <w:fldChar w:fldCharType="separate"/>
      </w:r>
      <w:ins w:id="8104" w:author="Locke Liu" w:date="2021-05-24T16:23:00Z">
        <w:r w:rsidRPr="0064187D">
          <w:rPr>
            <w:rFonts w:cs="Arial"/>
            <w:sz w:val="18"/>
            <w:szCs w:val="18"/>
            <w:lang w:val="en-US"/>
            <w:rPrChange w:id="8105" w:author="Locke Liu" w:date="2021-05-24T16:24:00Z">
              <w:rPr>
                <w:noProof/>
              </w:rPr>
            </w:rPrChange>
          </w:rPr>
          <w:t>9</w:t>
        </w:r>
        <w:r w:rsidRPr="0064187D">
          <w:rPr>
            <w:rFonts w:cs="Arial"/>
            <w:sz w:val="18"/>
            <w:szCs w:val="18"/>
            <w:lang w:val="en-US"/>
            <w:rPrChange w:id="8106" w:author="Locke Liu" w:date="2021-05-24T16:24:00Z">
              <w:rPr/>
            </w:rPrChange>
          </w:rPr>
          <w:fldChar w:fldCharType="end"/>
        </w:r>
      </w:ins>
      <w:ins w:id="8107" w:author="Locke Liu" w:date="2021-05-24T16:24:00Z">
        <w:r>
          <w:rPr>
            <w:rFonts w:cs="Arial"/>
            <w:sz w:val="18"/>
            <w:szCs w:val="18"/>
            <w:lang w:val="en-US"/>
          </w:rPr>
          <w:t xml:space="preserve"> – </w:t>
        </w:r>
      </w:ins>
      <w:ins w:id="8108" w:author="Locke Liu" w:date="2021-05-24T16:51:00Z">
        <w:r w:rsidR="002A543B">
          <w:rPr>
            <w:rFonts w:cs="Arial"/>
            <w:sz w:val="18"/>
            <w:szCs w:val="18"/>
            <w:lang w:val="en-US"/>
          </w:rPr>
          <w:t>database t</w:t>
        </w:r>
      </w:ins>
      <w:ins w:id="8109" w:author="Locke Liu" w:date="2021-05-24T16:24:00Z">
        <w:r>
          <w:rPr>
            <w:rFonts w:cs="Arial"/>
            <w:sz w:val="18"/>
            <w:szCs w:val="18"/>
            <w:lang w:val="en-US"/>
          </w:rPr>
          <w:t>able design</w:t>
        </w:r>
      </w:ins>
    </w:p>
    <w:p w14:paraId="6064053C" w14:textId="77777777" w:rsidR="00BF20E6" w:rsidRPr="004D620F" w:rsidRDefault="00640A23">
      <w:pPr>
        <w:spacing w:before="120"/>
        <w:jc w:val="both"/>
        <w:rPr>
          <w:rFonts w:ascii="Arial" w:hAnsi="Arial" w:cs="Arial"/>
          <w:color w:val="121B1F" w:themeColor="background1"/>
          <w:sz w:val="16"/>
          <w:szCs w:val="16"/>
          <w:rPrChange w:id="8110" w:author="Locke Liu" w:date="2021-05-24T14:33:00Z">
            <w:rPr>
              <w:rFonts w:ascii="Segoe UI" w:hAnsi="Segoe UI" w:cs="Segoe UI"/>
              <w:color w:val="121B1F" w:themeColor="background1"/>
              <w:sz w:val="16"/>
              <w:szCs w:val="16"/>
            </w:rPr>
          </w:rPrChange>
        </w:rPr>
        <w:pPrChange w:id="8111" w:author="Locke Liu" w:date="2021-05-24T16:22:00Z">
          <w:pPr/>
        </w:pPrChange>
      </w:pPr>
      <w:r w:rsidRPr="004D620F">
        <w:rPr>
          <w:rFonts w:ascii="Arial" w:hAnsi="Arial" w:cs="Arial"/>
          <w:color w:val="121B1F" w:themeColor="background1"/>
          <w:sz w:val="16"/>
          <w:szCs w:val="16"/>
          <w:rPrChange w:id="8112" w:author="Locke Liu" w:date="2021-05-24T14:33:00Z">
            <w:rPr>
              <w:rFonts w:ascii="Segoe UI" w:hAnsi="Segoe UI" w:cs="Segoe UI"/>
              <w:color w:val="121B1F" w:themeColor="background1"/>
              <w:sz w:val="16"/>
              <w:szCs w:val="16"/>
            </w:rPr>
          </w:rPrChange>
        </w:rPr>
        <w:t>To encrypt PII data, use Fernet Python library is one of option. Fernet uses symmetric encryption, which is built with several standard cryptographic primitives. This library is used within an encryption UDF that will enable us to encrypt any given column in a dataframe. To store the encryption key, we use Databricks Secrets with access controls in place to only allow our data ingestion process to access it. Once the data is written to our Delta Lake tables, PII columns holding values such as social security number, phone number, credit card number, and other identifiers will be impossible for an unauthorized user to read.</w:t>
      </w:r>
    </w:p>
    <w:p w14:paraId="6E42E8D7" w14:textId="076FB3DC" w:rsidR="00640A23" w:rsidRPr="004D620F" w:rsidRDefault="00640A23">
      <w:pPr>
        <w:spacing w:before="120"/>
        <w:jc w:val="both"/>
        <w:rPr>
          <w:rFonts w:ascii="Arial" w:hAnsi="Arial" w:cs="Arial"/>
          <w:color w:val="121B1F" w:themeColor="background1"/>
          <w:sz w:val="16"/>
          <w:szCs w:val="16"/>
          <w:rPrChange w:id="8113" w:author="Locke Liu" w:date="2021-05-24T14:33:00Z">
            <w:rPr>
              <w:rFonts w:ascii="Segoe UI" w:hAnsi="Segoe UI" w:cs="Segoe UI"/>
              <w:color w:val="121B1F" w:themeColor="background1"/>
              <w:sz w:val="16"/>
              <w:szCs w:val="16"/>
            </w:rPr>
          </w:rPrChange>
        </w:rPr>
        <w:pPrChange w:id="8114" w:author="Locke Liu" w:date="2021-05-24T16:22:00Z">
          <w:pPr/>
        </w:pPrChange>
      </w:pPr>
      <w:r w:rsidRPr="004D620F">
        <w:rPr>
          <w:rFonts w:ascii="Arial" w:hAnsi="Arial" w:cs="Arial"/>
          <w:color w:val="121B1F" w:themeColor="background1"/>
          <w:sz w:val="16"/>
          <w:szCs w:val="16"/>
          <w:rPrChange w:id="8115" w:author="Locke Liu" w:date="2021-05-24T14:33:00Z">
            <w:rPr>
              <w:rFonts w:ascii="Segoe UI" w:hAnsi="Segoe UI" w:cs="Segoe UI"/>
              <w:color w:val="121B1F" w:themeColor="background1"/>
              <w:sz w:val="16"/>
              <w:szCs w:val="16"/>
            </w:rPr>
          </w:rPrChange>
        </w:rPr>
        <w:t xml:space="preserve">To read sensitive data, </w:t>
      </w:r>
      <w:ins w:id="8116" w:author="Locke Liu" w:date="2021-05-24T16:24:00Z">
        <w:r w:rsidR="00A95BD5">
          <w:rPr>
            <w:rFonts w:ascii="Arial" w:hAnsi="Arial" w:cs="Arial"/>
            <w:color w:val="121B1F" w:themeColor="background1"/>
            <w:sz w:val="16"/>
            <w:szCs w:val="16"/>
          </w:rPr>
          <w:t xml:space="preserve">we </w:t>
        </w:r>
      </w:ins>
      <w:r w:rsidRPr="004D620F">
        <w:rPr>
          <w:rFonts w:ascii="Arial" w:hAnsi="Arial" w:cs="Arial"/>
          <w:color w:val="121B1F" w:themeColor="background1"/>
          <w:sz w:val="16"/>
          <w:szCs w:val="16"/>
          <w:rPrChange w:id="8117" w:author="Locke Liu" w:date="2021-05-24T14:33:00Z">
            <w:rPr>
              <w:rFonts w:ascii="Segoe UI" w:hAnsi="Segoe UI" w:cs="Segoe UI"/>
              <w:color w:val="121B1F" w:themeColor="background1"/>
              <w:sz w:val="16"/>
              <w:szCs w:val="16"/>
            </w:rPr>
          </w:rPrChange>
        </w:rPr>
        <w:t>will create a permanent UDF for decryption</w:t>
      </w:r>
      <w:ins w:id="8118" w:author="Locke Liu" w:date="2021-05-24T16:24:00Z">
        <w:r w:rsidR="00A95BD5">
          <w:rPr>
            <w:rFonts w:ascii="Arial" w:hAnsi="Arial" w:cs="Arial"/>
            <w:color w:val="121B1F" w:themeColor="background1"/>
            <w:sz w:val="16"/>
            <w:szCs w:val="16"/>
          </w:rPr>
          <w:t xml:space="preserve"> and</w:t>
        </w:r>
      </w:ins>
      <w:del w:id="8119" w:author="Locke Liu" w:date="2021-05-24T16:24:00Z">
        <w:r w:rsidRPr="004D620F" w:rsidDel="00A95BD5">
          <w:rPr>
            <w:rFonts w:ascii="Arial" w:hAnsi="Arial" w:cs="Arial"/>
            <w:color w:val="121B1F" w:themeColor="background1"/>
            <w:sz w:val="16"/>
            <w:szCs w:val="16"/>
            <w:rPrChange w:id="8120" w:author="Locke Liu" w:date="2021-05-24T14:33:00Z">
              <w:rPr>
                <w:rFonts w:ascii="Segoe UI" w:hAnsi="Segoe UI" w:cs="Segoe UI"/>
                <w:color w:val="121B1F" w:themeColor="background1"/>
                <w:sz w:val="16"/>
                <w:szCs w:val="16"/>
              </w:rPr>
            </w:rPrChange>
          </w:rPr>
          <w:delText>.  And</w:delText>
        </w:r>
      </w:del>
      <w:r w:rsidRPr="004D620F">
        <w:rPr>
          <w:rFonts w:ascii="Arial" w:hAnsi="Arial" w:cs="Arial"/>
          <w:color w:val="121B1F" w:themeColor="background1"/>
          <w:sz w:val="16"/>
          <w:szCs w:val="16"/>
          <w:rPrChange w:id="8121" w:author="Locke Liu" w:date="2021-05-24T14:33:00Z">
            <w:rPr>
              <w:rFonts w:ascii="Segoe UI" w:hAnsi="Segoe UI" w:cs="Segoe UI"/>
              <w:color w:val="121B1F" w:themeColor="background1"/>
              <w:sz w:val="16"/>
              <w:szCs w:val="16"/>
            </w:rPr>
          </w:rPrChange>
        </w:rPr>
        <w:t xml:space="preserve"> use it within our view definitions for privileged users to see the decrypted data.</w:t>
      </w:r>
    </w:p>
    <w:p w14:paraId="386C0EAC" w14:textId="17EB748C" w:rsidR="00640A23" w:rsidRPr="004D620F" w:rsidRDefault="00640A23">
      <w:pPr>
        <w:spacing w:before="120"/>
        <w:jc w:val="both"/>
        <w:rPr>
          <w:rFonts w:ascii="Arial" w:hAnsi="Arial" w:cs="Arial"/>
          <w:color w:val="121B1F" w:themeColor="background1"/>
          <w:sz w:val="16"/>
          <w:szCs w:val="16"/>
          <w:rPrChange w:id="8122" w:author="Locke Liu" w:date="2021-05-24T14:33:00Z">
            <w:rPr>
              <w:rFonts w:ascii="Segoe UI" w:hAnsi="Segoe UI" w:cs="Segoe UI"/>
              <w:color w:val="121B1F" w:themeColor="background1"/>
              <w:sz w:val="16"/>
              <w:szCs w:val="16"/>
            </w:rPr>
          </w:rPrChange>
        </w:rPr>
        <w:pPrChange w:id="8123" w:author="Locke Liu" w:date="2021-05-24T16:22:00Z">
          <w:pPr/>
        </w:pPrChange>
      </w:pPr>
      <w:r w:rsidRPr="004D620F">
        <w:rPr>
          <w:rFonts w:ascii="Arial" w:hAnsi="Arial" w:cs="Arial"/>
          <w:color w:val="121B1F" w:themeColor="background1"/>
          <w:sz w:val="16"/>
          <w:szCs w:val="16"/>
          <w:rPrChange w:id="8124" w:author="Locke Liu" w:date="2021-05-24T14:33:00Z">
            <w:rPr>
              <w:rFonts w:ascii="Segoe UI" w:hAnsi="Segoe UI" w:cs="Segoe UI"/>
              <w:color w:val="121B1F" w:themeColor="background1"/>
              <w:sz w:val="16"/>
              <w:szCs w:val="16"/>
            </w:rPr>
          </w:rPrChange>
        </w:rPr>
        <w:t>We may have two view objects for a single dataset.  one each for privileged and non-privileged users. The view for non-privileged users does not have the UDF, so they will see PII values as encrypted values. The other view for privileged users does have the UDF, so they can see the decrypted values in plain text for their business needs. Access to these views is also controlled by the table access controls provided by Databricks.</w:t>
      </w:r>
    </w:p>
    <w:p w14:paraId="3809E6DB" w14:textId="338FA7E3" w:rsidR="00F308E6" w:rsidRPr="004D620F" w:rsidDel="00CE6E82" w:rsidRDefault="00F308E6" w:rsidP="00F308E6">
      <w:pPr>
        <w:rPr>
          <w:del w:id="8125" w:author="Locke Liu" w:date="2021-05-24T16:24:00Z"/>
          <w:rFonts w:ascii="Arial" w:hAnsi="Arial" w:cs="Arial"/>
          <w:rPrChange w:id="8126" w:author="Locke Liu" w:date="2021-05-24T14:33:00Z">
            <w:rPr>
              <w:del w:id="8127" w:author="Locke Liu" w:date="2021-05-24T16:24:00Z"/>
            </w:rPr>
          </w:rPrChange>
        </w:rPr>
      </w:pPr>
    </w:p>
    <w:p w14:paraId="3721CBC7" w14:textId="62F82683" w:rsidR="00533CD4" w:rsidRPr="004D620F" w:rsidRDefault="00533CD4" w:rsidP="00C54921">
      <w:pPr>
        <w:pStyle w:val="Heading5"/>
        <w:numPr>
          <w:ilvl w:val="4"/>
          <w:numId w:val="30"/>
        </w:numPr>
        <w:rPr>
          <w:rFonts w:ascii="Arial" w:hAnsi="Arial"/>
          <w:rPrChange w:id="8128" w:author="Locke Liu" w:date="2021-05-24T14:33:00Z">
            <w:rPr/>
          </w:rPrChange>
        </w:rPr>
      </w:pPr>
      <w:r w:rsidRPr="004D620F">
        <w:rPr>
          <w:rFonts w:ascii="Arial" w:hAnsi="Arial"/>
          <w:rPrChange w:id="8129" w:author="Locke Liu" w:date="2021-05-24T14:33:00Z">
            <w:rPr/>
          </w:rPrChange>
        </w:rPr>
        <w:t>Data movement in Azure datafactory</w:t>
      </w:r>
    </w:p>
    <w:p w14:paraId="258D0B40" w14:textId="3FEC78D2" w:rsidR="00533CD4" w:rsidRPr="004D620F" w:rsidDel="0000054B" w:rsidRDefault="00533CD4">
      <w:pPr>
        <w:spacing w:after="120"/>
        <w:jc w:val="both"/>
        <w:rPr>
          <w:del w:id="8130" w:author="Locke Liu" w:date="2021-05-24T16:24:00Z"/>
          <w:rFonts w:ascii="Arial" w:hAnsi="Arial" w:cs="Arial"/>
          <w:rPrChange w:id="8131" w:author="Locke Liu" w:date="2021-05-24T14:33:00Z">
            <w:rPr>
              <w:del w:id="8132" w:author="Locke Liu" w:date="2021-05-24T16:24:00Z"/>
            </w:rPr>
          </w:rPrChange>
        </w:rPr>
        <w:pPrChange w:id="8133" w:author="Locke Liu" w:date="2021-05-24T16:24:00Z">
          <w:pPr/>
        </w:pPrChange>
      </w:pPr>
    </w:p>
    <w:p w14:paraId="27CA21FD" w14:textId="77777777" w:rsidR="00533CD4" w:rsidRPr="004D620F" w:rsidRDefault="00533CD4">
      <w:pPr>
        <w:spacing w:after="120"/>
        <w:jc w:val="both"/>
        <w:rPr>
          <w:rFonts w:ascii="Arial" w:hAnsi="Arial" w:cs="Arial"/>
          <w:color w:val="121B1F" w:themeColor="background1"/>
          <w:sz w:val="16"/>
          <w:szCs w:val="16"/>
          <w:rPrChange w:id="8134" w:author="Locke Liu" w:date="2021-05-24T14:33:00Z">
            <w:rPr>
              <w:rFonts w:ascii="Segoe UI" w:hAnsi="Segoe UI" w:cs="Segoe UI"/>
              <w:color w:val="121B1F" w:themeColor="background1"/>
              <w:sz w:val="16"/>
              <w:szCs w:val="16"/>
            </w:rPr>
          </w:rPrChange>
        </w:rPr>
        <w:pPrChange w:id="8135" w:author="Locke Liu" w:date="2021-05-24T16:24:00Z">
          <w:pPr/>
        </w:pPrChange>
      </w:pPr>
      <w:r w:rsidRPr="004D620F">
        <w:rPr>
          <w:rFonts w:ascii="Arial" w:hAnsi="Arial" w:cs="Arial"/>
          <w:color w:val="121B1F" w:themeColor="background1"/>
          <w:sz w:val="16"/>
          <w:szCs w:val="16"/>
          <w:rPrChange w:id="8136" w:author="Locke Liu" w:date="2021-05-24T14:33:00Z">
            <w:rPr>
              <w:rFonts w:ascii="Segoe UI" w:hAnsi="Segoe UI" w:cs="Segoe UI"/>
              <w:color w:val="121B1F" w:themeColor="background1"/>
              <w:sz w:val="16"/>
              <w:szCs w:val="16"/>
            </w:rPr>
          </w:rPrChange>
        </w:rPr>
        <w:t>In a Data Factory solution, you create one or more data pipelines. A pipeline is a logical grouping of activities that together perform a task. These pipelines reside in the region where the data factory was created.</w:t>
      </w:r>
    </w:p>
    <w:p w14:paraId="10869D16" w14:textId="6DE3F55D" w:rsidR="00533CD4" w:rsidRPr="004D620F" w:rsidDel="0000054B" w:rsidRDefault="00533CD4">
      <w:pPr>
        <w:spacing w:after="120"/>
        <w:jc w:val="both"/>
        <w:rPr>
          <w:del w:id="8137" w:author="Locke Liu" w:date="2021-05-24T16:24:00Z"/>
          <w:rFonts w:ascii="Arial" w:hAnsi="Arial" w:cs="Arial"/>
          <w:color w:val="121B1F" w:themeColor="background1"/>
          <w:sz w:val="16"/>
          <w:szCs w:val="16"/>
          <w:rPrChange w:id="8138" w:author="Locke Liu" w:date="2021-05-24T14:33:00Z">
            <w:rPr>
              <w:del w:id="8139" w:author="Locke Liu" w:date="2021-05-24T16:24:00Z"/>
              <w:rFonts w:ascii="Segoe UI" w:hAnsi="Segoe UI" w:cs="Segoe UI"/>
              <w:color w:val="121B1F" w:themeColor="background1"/>
              <w:sz w:val="16"/>
              <w:szCs w:val="16"/>
            </w:rPr>
          </w:rPrChange>
        </w:rPr>
        <w:pPrChange w:id="8140" w:author="Locke Liu" w:date="2021-05-24T16:24:00Z">
          <w:pPr/>
        </w:pPrChange>
      </w:pPr>
    </w:p>
    <w:p w14:paraId="174514FC" w14:textId="7218BF52" w:rsidR="00533CD4" w:rsidRPr="004D620F" w:rsidRDefault="00533CD4">
      <w:pPr>
        <w:spacing w:after="120"/>
        <w:jc w:val="both"/>
        <w:rPr>
          <w:rFonts w:ascii="Arial" w:hAnsi="Arial" w:cs="Arial"/>
          <w:color w:val="121B1F" w:themeColor="background1"/>
          <w:sz w:val="16"/>
          <w:szCs w:val="16"/>
          <w:rPrChange w:id="8141" w:author="Locke Liu" w:date="2021-05-24T14:33:00Z">
            <w:rPr>
              <w:rFonts w:ascii="Segoe UI" w:hAnsi="Segoe UI" w:cs="Segoe UI"/>
              <w:color w:val="121B1F" w:themeColor="background1"/>
              <w:sz w:val="16"/>
              <w:szCs w:val="16"/>
            </w:rPr>
          </w:rPrChange>
        </w:rPr>
        <w:pPrChange w:id="8142" w:author="Locke Liu" w:date="2021-05-24T16:24:00Z">
          <w:pPr/>
        </w:pPrChange>
      </w:pPr>
      <w:r w:rsidRPr="004D620F">
        <w:rPr>
          <w:rFonts w:ascii="Arial" w:hAnsi="Arial" w:cs="Arial"/>
          <w:color w:val="121B1F" w:themeColor="background1"/>
          <w:sz w:val="16"/>
          <w:szCs w:val="16"/>
          <w:rPrChange w:id="8143" w:author="Locke Liu" w:date="2021-05-24T14:33:00Z">
            <w:rPr>
              <w:rFonts w:ascii="Segoe UI" w:hAnsi="Segoe UI" w:cs="Segoe UI"/>
              <w:color w:val="121B1F" w:themeColor="background1"/>
              <w:sz w:val="16"/>
              <w:szCs w:val="16"/>
            </w:rPr>
          </w:rPrChange>
        </w:rPr>
        <w:t xml:space="preserve">Even though </w:t>
      </w:r>
      <w:ins w:id="8144" w:author="Locke Liu" w:date="2021-05-24T16:25:00Z">
        <w:r w:rsidR="00DF61B6">
          <w:rPr>
            <w:rFonts w:ascii="Arial" w:hAnsi="Arial" w:cs="Arial"/>
            <w:color w:val="121B1F" w:themeColor="background1"/>
            <w:sz w:val="16"/>
            <w:szCs w:val="16"/>
          </w:rPr>
          <w:t>A</w:t>
        </w:r>
      </w:ins>
      <w:ins w:id="8145" w:author="Locke Liu" w:date="2021-05-24T16:24:00Z">
        <w:r w:rsidR="00DF61B6">
          <w:rPr>
            <w:rFonts w:ascii="Arial" w:hAnsi="Arial" w:cs="Arial"/>
            <w:color w:val="121B1F" w:themeColor="background1"/>
            <w:sz w:val="16"/>
            <w:szCs w:val="16"/>
          </w:rPr>
          <w:t xml:space="preserve">zure </w:t>
        </w:r>
      </w:ins>
      <w:r w:rsidRPr="004D620F">
        <w:rPr>
          <w:rFonts w:ascii="Arial" w:hAnsi="Arial" w:cs="Arial"/>
          <w:color w:val="121B1F" w:themeColor="background1"/>
          <w:sz w:val="16"/>
          <w:szCs w:val="16"/>
          <w:rPrChange w:id="8146" w:author="Locke Liu" w:date="2021-05-24T14:33:00Z">
            <w:rPr>
              <w:rFonts w:ascii="Segoe UI" w:hAnsi="Segoe UI" w:cs="Segoe UI"/>
              <w:color w:val="121B1F" w:themeColor="background1"/>
              <w:sz w:val="16"/>
              <w:szCs w:val="16"/>
            </w:rPr>
          </w:rPrChange>
        </w:rPr>
        <w:t>Data Factory is only available in few regions, the data movement service is available globally to ensure data compliance, efficiency, and reduced network egress costs.</w:t>
      </w:r>
    </w:p>
    <w:p w14:paraId="5042BFAB" w14:textId="5D48F243" w:rsidR="00533CD4" w:rsidRPr="004D620F" w:rsidDel="0000054B" w:rsidRDefault="00533CD4">
      <w:pPr>
        <w:spacing w:after="120"/>
        <w:jc w:val="both"/>
        <w:rPr>
          <w:del w:id="8147" w:author="Locke Liu" w:date="2021-05-24T16:24:00Z"/>
          <w:rFonts w:ascii="Arial" w:hAnsi="Arial" w:cs="Arial"/>
          <w:color w:val="121B1F" w:themeColor="background1"/>
          <w:sz w:val="16"/>
          <w:szCs w:val="16"/>
          <w:rPrChange w:id="8148" w:author="Locke Liu" w:date="2021-05-24T14:33:00Z">
            <w:rPr>
              <w:del w:id="8149" w:author="Locke Liu" w:date="2021-05-24T16:24:00Z"/>
              <w:rFonts w:ascii="Segoe UI" w:hAnsi="Segoe UI" w:cs="Segoe UI"/>
              <w:color w:val="121B1F" w:themeColor="background1"/>
              <w:sz w:val="16"/>
              <w:szCs w:val="16"/>
            </w:rPr>
          </w:rPrChange>
        </w:rPr>
        <w:pPrChange w:id="8150" w:author="Locke Liu" w:date="2021-05-24T16:24:00Z">
          <w:pPr/>
        </w:pPrChange>
      </w:pPr>
    </w:p>
    <w:p w14:paraId="13FD4C07" w14:textId="5785BCA0" w:rsidR="00533CD4" w:rsidRPr="004D620F" w:rsidRDefault="00533CD4">
      <w:pPr>
        <w:spacing w:after="120"/>
        <w:jc w:val="both"/>
        <w:rPr>
          <w:rFonts w:ascii="Arial" w:hAnsi="Arial" w:cs="Arial"/>
          <w:color w:val="121B1F" w:themeColor="background1"/>
          <w:sz w:val="16"/>
          <w:szCs w:val="16"/>
          <w:rPrChange w:id="8151" w:author="Locke Liu" w:date="2021-05-24T14:33:00Z">
            <w:rPr>
              <w:rFonts w:ascii="Segoe UI" w:hAnsi="Segoe UI" w:cs="Segoe UI"/>
              <w:color w:val="121B1F" w:themeColor="background1"/>
              <w:sz w:val="16"/>
              <w:szCs w:val="16"/>
            </w:rPr>
          </w:rPrChange>
        </w:rPr>
        <w:pPrChange w:id="8152" w:author="Locke Liu" w:date="2021-05-24T16:24:00Z">
          <w:pPr/>
        </w:pPrChange>
      </w:pPr>
      <w:r w:rsidRPr="004D620F">
        <w:rPr>
          <w:rFonts w:ascii="Arial" w:hAnsi="Arial" w:cs="Arial"/>
          <w:color w:val="121B1F" w:themeColor="background1"/>
          <w:sz w:val="16"/>
          <w:szCs w:val="16"/>
          <w:rPrChange w:id="8153" w:author="Locke Liu" w:date="2021-05-24T14:33:00Z">
            <w:rPr>
              <w:rFonts w:ascii="Segoe UI" w:hAnsi="Segoe UI" w:cs="Segoe UI"/>
              <w:color w:val="121B1F" w:themeColor="background1"/>
              <w:sz w:val="16"/>
              <w:szCs w:val="16"/>
            </w:rPr>
          </w:rPrChange>
        </w:rPr>
        <w:t>Azure Data Factory including Azure Integration Runtime and Self-hosted Integration Runtime does not store any temporary data, cache data or logs except for linked service credentials for cloud data stores, which are encrypted by using certificates. With Data Factory, you create data-driven workflows to orchestrate movement of data between supported data stores, and processing of data by using compute services in other regions or in an on-premises environment. You can also monitor and manage workflows by using SDKs and Azure Monitor.</w:t>
      </w:r>
    </w:p>
    <w:p w14:paraId="6F509788" w14:textId="77777777" w:rsidR="00533CD4" w:rsidRPr="004D620F" w:rsidRDefault="00533CD4">
      <w:pPr>
        <w:spacing w:after="120"/>
        <w:jc w:val="both"/>
        <w:rPr>
          <w:rFonts w:ascii="Arial" w:hAnsi="Arial" w:cs="Arial"/>
          <w:color w:val="121B1F" w:themeColor="background1"/>
          <w:sz w:val="16"/>
          <w:szCs w:val="16"/>
          <w:rPrChange w:id="8154" w:author="Locke Liu" w:date="2021-05-24T14:33:00Z">
            <w:rPr>
              <w:rFonts w:ascii="Segoe UI" w:hAnsi="Segoe UI" w:cs="Segoe UI"/>
              <w:color w:val="121B1F" w:themeColor="background1"/>
              <w:sz w:val="16"/>
              <w:szCs w:val="16"/>
            </w:rPr>
          </w:rPrChange>
        </w:rPr>
        <w:pPrChange w:id="8155" w:author="Locke Liu" w:date="2021-05-24T16:24:00Z">
          <w:pPr/>
        </w:pPrChange>
      </w:pPr>
      <w:r w:rsidRPr="004D620F">
        <w:rPr>
          <w:rFonts w:ascii="Arial" w:hAnsi="Arial" w:cs="Arial"/>
          <w:color w:val="121B1F" w:themeColor="background1"/>
          <w:sz w:val="16"/>
          <w:szCs w:val="16"/>
          <w:rPrChange w:id="8156" w:author="Locke Liu" w:date="2021-05-24T14:33:00Z">
            <w:rPr>
              <w:rFonts w:ascii="Segoe UI" w:hAnsi="Segoe UI" w:cs="Segoe UI"/>
              <w:color w:val="121B1F" w:themeColor="background1"/>
              <w:sz w:val="16"/>
              <w:szCs w:val="16"/>
            </w:rPr>
          </w:rPrChange>
        </w:rPr>
        <w:t>Data Factory has been certified for:</w:t>
      </w:r>
    </w:p>
    <w:p w14:paraId="01D2338C" w14:textId="0EE1D9A7" w:rsidR="00533CD4" w:rsidRPr="004D620F" w:rsidDel="00633309" w:rsidRDefault="00533CD4" w:rsidP="00533CD4">
      <w:pPr>
        <w:rPr>
          <w:del w:id="8157" w:author="Locke Liu" w:date="2021-05-24T16:25:00Z"/>
          <w:rFonts w:ascii="Arial" w:hAnsi="Arial" w:cs="Arial"/>
          <w:color w:val="121B1F" w:themeColor="background1"/>
          <w:sz w:val="16"/>
          <w:szCs w:val="16"/>
          <w:rPrChange w:id="8158" w:author="Locke Liu" w:date="2021-05-24T14:33:00Z">
            <w:rPr>
              <w:del w:id="8159" w:author="Locke Liu" w:date="2021-05-24T16:25:00Z"/>
              <w:rFonts w:ascii="Segoe UI" w:hAnsi="Segoe UI" w:cs="Segoe UI"/>
              <w:color w:val="121B1F" w:themeColor="background1"/>
              <w:sz w:val="16"/>
              <w:szCs w:val="16"/>
            </w:rPr>
          </w:rPrChange>
        </w:rPr>
      </w:pPr>
    </w:p>
    <w:p w14:paraId="1FC70255" w14:textId="77777777" w:rsidR="00533CD4" w:rsidRPr="00633309" w:rsidRDefault="00533CD4" w:rsidP="00533CD4">
      <w:pPr>
        <w:rPr>
          <w:rFonts w:ascii="Arial" w:hAnsi="Arial" w:cs="Arial"/>
          <w:color w:val="121B1F" w:themeColor="background1"/>
          <w:sz w:val="16"/>
          <w:szCs w:val="16"/>
          <w:highlight w:val="lightGray"/>
          <w:rPrChange w:id="8160" w:author="Locke Liu" w:date="2021-05-24T16:25:00Z">
            <w:rPr>
              <w:rFonts w:ascii="Segoe UI" w:hAnsi="Segoe UI" w:cs="Segoe UI"/>
              <w:color w:val="121B1F" w:themeColor="background1"/>
              <w:sz w:val="16"/>
              <w:szCs w:val="16"/>
            </w:rPr>
          </w:rPrChange>
        </w:rPr>
      </w:pPr>
      <w:r w:rsidRPr="00633309">
        <w:rPr>
          <w:rFonts w:ascii="Arial" w:hAnsi="Arial" w:cs="Arial"/>
          <w:color w:val="121B1F" w:themeColor="background1"/>
          <w:sz w:val="16"/>
          <w:szCs w:val="16"/>
          <w:highlight w:val="lightGray"/>
          <w:rPrChange w:id="8161" w:author="Locke Liu" w:date="2021-05-24T16:25:00Z">
            <w:rPr>
              <w:rFonts w:ascii="Segoe UI" w:hAnsi="Segoe UI" w:cs="Segoe UI"/>
              <w:color w:val="121B1F" w:themeColor="background1"/>
              <w:sz w:val="16"/>
              <w:szCs w:val="16"/>
            </w:rPr>
          </w:rPrChange>
        </w:rPr>
        <w:t>CSA STAR Certification</w:t>
      </w:r>
    </w:p>
    <w:p w14:paraId="30B14CF9" w14:textId="77777777" w:rsidR="00533CD4" w:rsidRPr="00633309" w:rsidRDefault="00533CD4" w:rsidP="00533CD4">
      <w:pPr>
        <w:rPr>
          <w:rFonts w:ascii="Arial" w:hAnsi="Arial" w:cs="Arial"/>
          <w:color w:val="121B1F" w:themeColor="background1"/>
          <w:sz w:val="16"/>
          <w:szCs w:val="16"/>
          <w:highlight w:val="lightGray"/>
          <w:rPrChange w:id="8162" w:author="Locke Liu" w:date="2021-05-24T16:25:00Z">
            <w:rPr>
              <w:rFonts w:ascii="Segoe UI" w:hAnsi="Segoe UI" w:cs="Segoe UI"/>
              <w:color w:val="121B1F" w:themeColor="background1"/>
              <w:sz w:val="16"/>
              <w:szCs w:val="16"/>
            </w:rPr>
          </w:rPrChange>
        </w:rPr>
      </w:pPr>
      <w:r w:rsidRPr="00633309">
        <w:rPr>
          <w:rFonts w:ascii="Arial" w:hAnsi="Arial" w:cs="Arial"/>
          <w:color w:val="121B1F" w:themeColor="background1"/>
          <w:sz w:val="16"/>
          <w:szCs w:val="16"/>
          <w:highlight w:val="lightGray"/>
          <w:rPrChange w:id="8163" w:author="Locke Liu" w:date="2021-05-24T16:25:00Z">
            <w:rPr>
              <w:rFonts w:ascii="Segoe UI" w:hAnsi="Segoe UI" w:cs="Segoe UI"/>
              <w:color w:val="121B1F" w:themeColor="background1"/>
              <w:sz w:val="16"/>
              <w:szCs w:val="16"/>
            </w:rPr>
          </w:rPrChange>
        </w:rPr>
        <w:t>ISO 20000-1:2011</w:t>
      </w:r>
    </w:p>
    <w:p w14:paraId="1CE2BAFC" w14:textId="77777777" w:rsidR="00533CD4" w:rsidRPr="00633309" w:rsidRDefault="00533CD4" w:rsidP="00533CD4">
      <w:pPr>
        <w:rPr>
          <w:rFonts w:ascii="Arial" w:hAnsi="Arial" w:cs="Arial"/>
          <w:color w:val="121B1F" w:themeColor="background1"/>
          <w:sz w:val="16"/>
          <w:szCs w:val="16"/>
          <w:highlight w:val="lightGray"/>
          <w:rPrChange w:id="8164" w:author="Locke Liu" w:date="2021-05-24T16:25:00Z">
            <w:rPr>
              <w:rFonts w:ascii="Segoe UI" w:hAnsi="Segoe UI" w:cs="Segoe UI"/>
              <w:color w:val="121B1F" w:themeColor="background1"/>
              <w:sz w:val="16"/>
              <w:szCs w:val="16"/>
            </w:rPr>
          </w:rPrChange>
        </w:rPr>
      </w:pPr>
      <w:r w:rsidRPr="00633309">
        <w:rPr>
          <w:rFonts w:ascii="Arial" w:hAnsi="Arial" w:cs="Arial"/>
          <w:color w:val="121B1F" w:themeColor="background1"/>
          <w:sz w:val="16"/>
          <w:szCs w:val="16"/>
          <w:highlight w:val="lightGray"/>
          <w:rPrChange w:id="8165" w:author="Locke Liu" w:date="2021-05-24T16:25:00Z">
            <w:rPr>
              <w:rFonts w:ascii="Segoe UI" w:hAnsi="Segoe UI" w:cs="Segoe UI"/>
              <w:color w:val="121B1F" w:themeColor="background1"/>
              <w:sz w:val="16"/>
              <w:szCs w:val="16"/>
            </w:rPr>
          </w:rPrChange>
        </w:rPr>
        <w:t>ISO 22301:2012</w:t>
      </w:r>
    </w:p>
    <w:p w14:paraId="412C16CF" w14:textId="77777777" w:rsidR="00533CD4" w:rsidRPr="00633309" w:rsidRDefault="00533CD4" w:rsidP="00533CD4">
      <w:pPr>
        <w:rPr>
          <w:rFonts w:ascii="Arial" w:hAnsi="Arial" w:cs="Arial"/>
          <w:color w:val="121B1F" w:themeColor="background1"/>
          <w:sz w:val="16"/>
          <w:szCs w:val="16"/>
          <w:highlight w:val="lightGray"/>
          <w:rPrChange w:id="8166" w:author="Locke Liu" w:date="2021-05-24T16:25:00Z">
            <w:rPr>
              <w:rFonts w:ascii="Segoe UI" w:hAnsi="Segoe UI" w:cs="Segoe UI"/>
              <w:color w:val="121B1F" w:themeColor="background1"/>
              <w:sz w:val="16"/>
              <w:szCs w:val="16"/>
            </w:rPr>
          </w:rPrChange>
        </w:rPr>
      </w:pPr>
      <w:r w:rsidRPr="00633309">
        <w:rPr>
          <w:rFonts w:ascii="Arial" w:hAnsi="Arial" w:cs="Arial"/>
          <w:color w:val="121B1F" w:themeColor="background1"/>
          <w:sz w:val="16"/>
          <w:szCs w:val="16"/>
          <w:highlight w:val="lightGray"/>
          <w:rPrChange w:id="8167" w:author="Locke Liu" w:date="2021-05-24T16:25:00Z">
            <w:rPr>
              <w:rFonts w:ascii="Segoe UI" w:hAnsi="Segoe UI" w:cs="Segoe UI"/>
              <w:color w:val="121B1F" w:themeColor="background1"/>
              <w:sz w:val="16"/>
              <w:szCs w:val="16"/>
            </w:rPr>
          </w:rPrChange>
        </w:rPr>
        <w:t>ISO 27001:2013</w:t>
      </w:r>
    </w:p>
    <w:p w14:paraId="5373E50E" w14:textId="77777777" w:rsidR="00533CD4" w:rsidRPr="00633309" w:rsidRDefault="00533CD4" w:rsidP="00533CD4">
      <w:pPr>
        <w:rPr>
          <w:rFonts w:ascii="Arial" w:hAnsi="Arial" w:cs="Arial"/>
          <w:color w:val="121B1F" w:themeColor="background1"/>
          <w:sz w:val="16"/>
          <w:szCs w:val="16"/>
          <w:highlight w:val="lightGray"/>
          <w:rPrChange w:id="8168" w:author="Locke Liu" w:date="2021-05-24T16:25:00Z">
            <w:rPr>
              <w:rFonts w:ascii="Segoe UI" w:hAnsi="Segoe UI" w:cs="Segoe UI"/>
              <w:color w:val="121B1F" w:themeColor="background1"/>
              <w:sz w:val="16"/>
              <w:szCs w:val="16"/>
            </w:rPr>
          </w:rPrChange>
        </w:rPr>
      </w:pPr>
      <w:r w:rsidRPr="00633309">
        <w:rPr>
          <w:rFonts w:ascii="Arial" w:hAnsi="Arial" w:cs="Arial"/>
          <w:color w:val="121B1F" w:themeColor="background1"/>
          <w:sz w:val="16"/>
          <w:szCs w:val="16"/>
          <w:highlight w:val="lightGray"/>
          <w:rPrChange w:id="8169" w:author="Locke Liu" w:date="2021-05-24T16:25:00Z">
            <w:rPr>
              <w:rFonts w:ascii="Segoe UI" w:hAnsi="Segoe UI" w:cs="Segoe UI"/>
              <w:color w:val="121B1F" w:themeColor="background1"/>
              <w:sz w:val="16"/>
              <w:szCs w:val="16"/>
            </w:rPr>
          </w:rPrChange>
        </w:rPr>
        <w:t>ISO 27017:2015</w:t>
      </w:r>
    </w:p>
    <w:p w14:paraId="20272C78" w14:textId="77777777" w:rsidR="00533CD4" w:rsidRPr="00633309" w:rsidRDefault="00533CD4" w:rsidP="00533CD4">
      <w:pPr>
        <w:rPr>
          <w:rFonts w:ascii="Arial" w:hAnsi="Arial" w:cs="Arial"/>
          <w:color w:val="121B1F" w:themeColor="background1"/>
          <w:sz w:val="16"/>
          <w:szCs w:val="16"/>
          <w:highlight w:val="lightGray"/>
          <w:rPrChange w:id="8170" w:author="Locke Liu" w:date="2021-05-24T16:25:00Z">
            <w:rPr>
              <w:rFonts w:ascii="Segoe UI" w:hAnsi="Segoe UI" w:cs="Segoe UI"/>
              <w:color w:val="121B1F" w:themeColor="background1"/>
              <w:sz w:val="16"/>
              <w:szCs w:val="16"/>
            </w:rPr>
          </w:rPrChange>
        </w:rPr>
      </w:pPr>
      <w:r w:rsidRPr="00633309">
        <w:rPr>
          <w:rFonts w:ascii="Arial" w:hAnsi="Arial" w:cs="Arial"/>
          <w:color w:val="121B1F" w:themeColor="background1"/>
          <w:sz w:val="16"/>
          <w:szCs w:val="16"/>
          <w:highlight w:val="lightGray"/>
          <w:rPrChange w:id="8171" w:author="Locke Liu" w:date="2021-05-24T16:25:00Z">
            <w:rPr>
              <w:rFonts w:ascii="Segoe UI" w:hAnsi="Segoe UI" w:cs="Segoe UI"/>
              <w:color w:val="121B1F" w:themeColor="background1"/>
              <w:sz w:val="16"/>
              <w:szCs w:val="16"/>
            </w:rPr>
          </w:rPrChange>
        </w:rPr>
        <w:t>ISO 27018:2014</w:t>
      </w:r>
    </w:p>
    <w:p w14:paraId="19E1BE07" w14:textId="77777777" w:rsidR="00533CD4" w:rsidRPr="00633309" w:rsidRDefault="00533CD4" w:rsidP="00533CD4">
      <w:pPr>
        <w:rPr>
          <w:rFonts w:ascii="Arial" w:hAnsi="Arial" w:cs="Arial"/>
          <w:color w:val="121B1F" w:themeColor="background1"/>
          <w:sz w:val="16"/>
          <w:szCs w:val="16"/>
          <w:highlight w:val="lightGray"/>
          <w:rPrChange w:id="8172" w:author="Locke Liu" w:date="2021-05-24T16:25:00Z">
            <w:rPr>
              <w:rFonts w:ascii="Segoe UI" w:hAnsi="Segoe UI" w:cs="Segoe UI"/>
              <w:color w:val="121B1F" w:themeColor="background1"/>
              <w:sz w:val="16"/>
              <w:szCs w:val="16"/>
            </w:rPr>
          </w:rPrChange>
        </w:rPr>
      </w:pPr>
      <w:r w:rsidRPr="00633309">
        <w:rPr>
          <w:rFonts w:ascii="Arial" w:hAnsi="Arial" w:cs="Arial"/>
          <w:color w:val="121B1F" w:themeColor="background1"/>
          <w:sz w:val="16"/>
          <w:szCs w:val="16"/>
          <w:highlight w:val="lightGray"/>
          <w:rPrChange w:id="8173" w:author="Locke Liu" w:date="2021-05-24T16:25:00Z">
            <w:rPr>
              <w:rFonts w:ascii="Segoe UI" w:hAnsi="Segoe UI" w:cs="Segoe UI"/>
              <w:color w:val="121B1F" w:themeColor="background1"/>
              <w:sz w:val="16"/>
              <w:szCs w:val="16"/>
            </w:rPr>
          </w:rPrChange>
        </w:rPr>
        <w:t>ISO 9001:2015</w:t>
      </w:r>
    </w:p>
    <w:p w14:paraId="0443E27F" w14:textId="77777777" w:rsidR="00533CD4" w:rsidRPr="00633309" w:rsidRDefault="00533CD4" w:rsidP="00533CD4">
      <w:pPr>
        <w:rPr>
          <w:rFonts w:ascii="Arial" w:hAnsi="Arial" w:cs="Arial"/>
          <w:color w:val="121B1F" w:themeColor="background1"/>
          <w:sz w:val="16"/>
          <w:szCs w:val="16"/>
          <w:highlight w:val="lightGray"/>
          <w:rPrChange w:id="8174" w:author="Locke Liu" w:date="2021-05-24T16:25:00Z">
            <w:rPr>
              <w:rFonts w:ascii="Segoe UI" w:hAnsi="Segoe UI" w:cs="Segoe UI"/>
              <w:color w:val="121B1F" w:themeColor="background1"/>
              <w:sz w:val="16"/>
              <w:szCs w:val="16"/>
            </w:rPr>
          </w:rPrChange>
        </w:rPr>
      </w:pPr>
      <w:r w:rsidRPr="00633309">
        <w:rPr>
          <w:rFonts w:ascii="Arial" w:hAnsi="Arial" w:cs="Arial"/>
          <w:color w:val="121B1F" w:themeColor="background1"/>
          <w:sz w:val="16"/>
          <w:szCs w:val="16"/>
          <w:highlight w:val="lightGray"/>
          <w:rPrChange w:id="8175" w:author="Locke Liu" w:date="2021-05-24T16:25:00Z">
            <w:rPr>
              <w:rFonts w:ascii="Segoe UI" w:hAnsi="Segoe UI" w:cs="Segoe UI"/>
              <w:color w:val="121B1F" w:themeColor="background1"/>
              <w:sz w:val="16"/>
              <w:szCs w:val="16"/>
            </w:rPr>
          </w:rPrChange>
        </w:rPr>
        <w:t>SOC 1, 2, 3</w:t>
      </w:r>
    </w:p>
    <w:p w14:paraId="3B54CE58" w14:textId="77777777" w:rsidR="00533CD4" w:rsidRPr="00633309" w:rsidRDefault="00533CD4" w:rsidP="00533CD4">
      <w:pPr>
        <w:rPr>
          <w:rFonts w:ascii="Arial" w:hAnsi="Arial" w:cs="Arial"/>
          <w:color w:val="121B1F" w:themeColor="background1"/>
          <w:sz w:val="16"/>
          <w:szCs w:val="16"/>
          <w:highlight w:val="lightGray"/>
          <w:rPrChange w:id="8176" w:author="Locke Liu" w:date="2021-05-24T16:25:00Z">
            <w:rPr>
              <w:rFonts w:ascii="Segoe UI" w:hAnsi="Segoe UI" w:cs="Segoe UI"/>
              <w:color w:val="121B1F" w:themeColor="background1"/>
              <w:sz w:val="16"/>
              <w:szCs w:val="16"/>
            </w:rPr>
          </w:rPrChange>
        </w:rPr>
      </w:pPr>
      <w:r w:rsidRPr="00633309">
        <w:rPr>
          <w:rFonts w:ascii="Arial" w:hAnsi="Arial" w:cs="Arial"/>
          <w:color w:val="121B1F" w:themeColor="background1"/>
          <w:sz w:val="16"/>
          <w:szCs w:val="16"/>
          <w:highlight w:val="lightGray"/>
          <w:rPrChange w:id="8177" w:author="Locke Liu" w:date="2021-05-24T16:25:00Z">
            <w:rPr>
              <w:rFonts w:ascii="Segoe UI" w:hAnsi="Segoe UI" w:cs="Segoe UI"/>
              <w:color w:val="121B1F" w:themeColor="background1"/>
              <w:sz w:val="16"/>
              <w:szCs w:val="16"/>
            </w:rPr>
          </w:rPrChange>
        </w:rPr>
        <w:t>HIPAA BAA</w:t>
      </w:r>
    </w:p>
    <w:p w14:paraId="40A238C4" w14:textId="3F7CE641" w:rsidR="00533CD4" w:rsidRPr="004D620F" w:rsidRDefault="00533CD4" w:rsidP="00533CD4">
      <w:pPr>
        <w:rPr>
          <w:rFonts w:ascii="Arial" w:hAnsi="Arial" w:cs="Arial"/>
          <w:color w:val="121B1F" w:themeColor="background1"/>
          <w:sz w:val="16"/>
          <w:szCs w:val="16"/>
          <w:rPrChange w:id="8178" w:author="Locke Liu" w:date="2021-05-24T14:33:00Z">
            <w:rPr>
              <w:rFonts w:ascii="Segoe UI" w:hAnsi="Segoe UI" w:cs="Segoe UI"/>
              <w:color w:val="121B1F" w:themeColor="background1"/>
              <w:sz w:val="16"/>
              <w:szCs w:val="16"/>
            </w:rPr>
          </w:rPrChange>
        </w:rPr>
      </w:pPr>
      <w:r w:rsidRPr="00633309">
        <w:rPr>
          <w:rFonts w:ascii="Arial" w:hAnsi="Arial" w:cs="Arial"/>
          <w:color w:val="121B1F" w:themeColor="background1"/>
          <w:sz w:val="16"/>
          <w:szCs w:val="16"/>
          <w:highlight w:val="lightGray"/>
          <w:rPrChange w:id="8179" w:author="Locke Liu" w:date="2021-05-24T16:25:00Z">
            <w:rPr>
              <w:rFonts w:ascii="Segoe UI" w:hAnsi="Segoe UI" w:cs="Segoe UI"/>
              <w:color w:val="121B1F" w:themeColor="background1"/>
              <w:sz w:val="16"/>
              <w:szCs w:val="16"/>
            </w:rPr>
          </w:rPrChange>
        </w:rPr>
        <w:t>HITRUST</w:t>
      </w:r>
    </w:p>
    <w:p w14:paraId="61E80470" w14:textId="4B31E022" w:rsidR="00FB4E6F" w:rsidRPr="004D620F" w:rsidRDefault="00FB4E6F" w:rsidP="005A735F">
      <w:pPr>
        <w:pStyle w:val="Heading3"/>
        <w:rPr>
          <w:rFonts w:ascii="Arial" w:hAnsi="Arial"/>
          <w:rPrChange w:id="8180" w:author="Locke Liu" w:date="2021-05-24T14:33:00Z">
            <w:rPr/>
          </w:rPrChange>
        </w:rPr>
      </w:pPr>
      <w:bookmarkStart w:id="8181" w:name="_Toc72767213"/>
      <w:r w:rsidRPr="004D620F">
        <w:rPr>
          <w:rFonts w:ascii="Arial" w:hAnsi="Arial"/>
          <w:rPrChange w:id="8182" w:author="Locke Liu" w:date="2021-05-24T14:33:00Z">
            <w:rPr/>
          </w:rPrChange>
        </w:rPr>
        <w:t>CMDB</w:t>
      </w:r>
      <w:bookmarkEnd w:id="8181"/>
    </w:p>
    <w:p w14:paraId="68CE4B91" w14:textId="7EB7161E" w:rsidR="005A735F" w:rsidRPr="004D620F" w:rsidRDefault="00816809" w:rsidP="004D075A">
      <w:pPr>
        <w:rPr>
          <w:rFonts w:ascii="Arial" w:hAnsi="Arial" w:cs="Arial"/>
          <w:color w:val="121B1F" w:themeColor="background1"/>
          <w:sz w:val="16"/>
          <w:szCs w:val="16"/>
          <w:lang w:val="en-GB"/>
          <w:rPrChange w:id="8183" w:author="Locke Liu" w:date="2021-05-24T14:33:00Z">
            <w:rPr>
              <w:rFonts w:ascii="Segoe UI" w:hAnsi="Segoe UI" w:cs="Segoe UI"/>
              <w:color w:val="121B1F" w:themeColor="background1"/>
              <w:sz w:val="16"/>
              <w:szCs w:val="16"/>
              <w:lang w:val="en-GB"/>
            </w:rPr>
          </w:rPrChange>
        </w:rPr>
      </w:pPr>
      <w:r w:rsidRPr="004D620F">
        <w:rPr>
          <w:rFonts w:ascii="Arial" w:hAnsi="Arial" w:cs="Arial"/>
          <w:color w:val="121B1F" w:themeColor="background1"/>
          <w:sz w:val="16"/>
          <w:szCs w:val="16"/>
          <w:lang w:val="en-GB"/>
          <w:rPrChange w:id="8184" w:author="Locke Liu" w:date="2021-05-24T14:33:00Z">
            <w:rPr>
              <w:rFonts w:ascii="Segoe UI" w:hAnsi="Segoe UI" w:cs="Segoe UI"/>
              <w:color w:val="121B1F" w:themeColor="background1"/>
              <w:sz w:val="16"/>
              <w:szCs w:val="16"/>
              <w:lang w:val="en-GB"/>
            </w:rPr>
          </w:rPrChange>
        </w:rPr>
        <w:t xml:space="preserve">All </w:t>
      </w:r>
      <w:r w:rsidR="00635FC6" w:rsidRPr="004D620F">
        <w:rPr>
          <w:rFonts w:ascii="Arial" w:hAnsi="Arial" w:cs="Arial"/>
          <w:color w:val="121B1F" w:themeColor="background1"/>
          <w:sz w:val="16"/>
          <w:szCs w:val="16"/>
          <w:lang w:val="en-GB"/>
          <w:rPrChange w:id="8185" w:author="Locke Liu" w:date="2021-05-24T14:33:00Z">
            <w:rPr>
              <w:rFonts w:ascii="Segoe UI" w:hAnsi="Segoe UI" w:cs="Segoe UI"/>
              <w:color w:val="121B1F" w:themeColor="background1"/>
              <w:sz w:val="16"/>
              <w:szCs w:val="16"/>
              <w:lang w:val="en-GB"/>
            </w:rPr>
          </w:rPrChange>
        </w:rPr>
        <w:t xml:space="preserve">resources </w:t>
      </w:r>
      <w:r w:rsidRPr="004D620F">
        <w:rPr>
          <w:rFonts w:ascii="Arial" w:hAnsi="Arial" w:cs="Arial"/>
          <w:color w:val="121B1F" w:themeColor="background1"/>
          <w:sz w:val="16"/>
          <w:szCs w:val="16"/>
          <w:lang w:val="en-GB"/>
          <w:rPrChange w:id="8186" w:author="Locke Liu" w:date="2021-05-24T14:33:00Z">
            <w:rPr>
              <w:rFonts w:ascii="Segoe UI" w:hAnsi="Segoe UI" w:cs="Segoe UI"/>
              <w:color w:val="121B1F" w:themeColor="background1"/>
              <w:sz w:val="16"/>
              <w:szCs w:val="16"/>
              <w:lang w:val="en-GB"/>
            </w:rPr>
          </w:rPrChange>
        </w:rPr>
        <w:t>will be deployed in the</w:t>
      </w:r>
      <w:r w:rsidR="00635FC6" w:rsidRPr="004D620F">
        <w:rPr>
          <w:rFonts w:ascii="Arial" w:hAnsi="Arial" w:cs="Arial"/>
          <w:color w:val="121B1F" w:themeColor="background1"/>
          <w:sz w:val="16"/>
          <w:szCs w:val="16"/>
          <w:lang w:val="en-GB"/>
          <w:rPrChange w:id="8187" w:author="Locke Liu" w:date="2021-05-24T14:33:00Z">
            <w:rPr>
              <w:rFonts w:ascii="Segoe UI" w:hAnsi="Segoe UI" w:cs="Segoe UI"/>
              <w:color w:val="121B1F" w:themeColor="background1"/>
              <w:sz w:val="16"/>
              <w:szCs w:val="16"/>
              <w:lang w:val="en-GB"/>
            </w:rPr>
          </w:rPrChange>
        </w:rPr>
        <w:t xml:space="preserve"> new</w:t>
      </w:r>
      <w:r w:rsidRPr="004D620F">
        <w:rPr>
          <w:rFonts w:ascii="Arial" w:hAnsi="Arial" w:cs="Arial"/>
          <w:color w:val="121B1F" w:themeColor="background1"/>
          <w:sz w:val="16"/>
          <w:szCs w:val="16"/>
          <w:lang w:val="en-GB"/>
          <w:rPrChange w:id="8188" w:author="Locke Liu" w:date="2021-05-24T14:33:00Z">
            <w:rPr>
              <w:rFonts w:ascii="Segoe UI" w:hAnsi="Segoe UI" w:cs="Segoe UI"/>
              <w:color w:val="121B1F" w:themeColor="background1"/>
              <w:sz w:val="16"/>
              <w:szCs w:val="16"/>
              <w:lang w:val="en-GB"/>
            </w:rPr>
          </w:rPrChange>
        </w:rPr>
        <w:t xml:space="preserve"> resource group for both </w:t>
      </w:r>
      <w:del w:id="8189" w:author="Locke Liu" w:date="2021-05-24T16:25:00Z">
        <w:r w:rsidRPr="004D620F" w:rsidDel="003D07E5">
          <w:rPr>
            <w:rFonts w:ascii="Arial" w:hAnsi="Arial" w:cs="Arial"/>
            <w:color w:val="121B1F" w:themeColor="background1"/>
            <w:sz w:val="16"/>
            <w:szCs w:val="16"/>
            <w:lang w:val="en-GB"/>
            <w:rPrChange w:id="8190" w:author="Locke Liu" w:date="2021-05-24T14:33:00Z">
              <w:rPr>
                <w:rFonts w:ascii="Segoe UI" w:hAnsi="Segoe UI" w:cs="Segoe UI"/>
                <w:color w:val="121B1F" w:themeColor="background1"/>
                <w:sz w:val="16"/>
                <w:szCs w:val="16"/>
                <w:lang w:val="en-GB"/>
              </w:rPr>
            </w:rPrChange>
          </w:rPr>
          <w:delText xml:space="preserve">uat </w:delText>
        </w:r>
      </w:del>
      <w:ins w:id="8191" w:author="Locke Liu" w:date="2021-05-24T16:25:00Z">
        <w:r w:rsidR="003D07E5">
          <w:rPr>
            <w:rFonts w:ascii="Arial" w:hAnsi="Arial" w:cs="Arial"/>
            <w:color w:val="121B1F" w:themeColor="background1"/>
            <w:sz w:val="16"/>
            <w:szCs w:val="16"/>
            <w:lang w:val="en-GB"/>
          </w:rPr>
          <w:t>UAT</w:t>
        </w:r>
        <w:r w:rsidR="003D07E5" w:rsidRPr="004D620F">
          <w:rPr>
            <w:rFonts w:ascii="Arial" w:hAnsi="Arial" w:cs="Arial"/>
            <w:color w:val="121B1F" w:themeColor="background1"/>
            <w:sz w:val="16"/>
            <w:szCs w:val="16"/>
            <w:lang w:val="en-GB"/>
            <w:rPrChange w:id="8192" w:author="Locke Liu" w:date="2021-05-24T14:33:00Z">
              <w:rPr>
                <w:rFonts w:ascii="Segoe UI" w:hAnsi="Segoe UI" w:cs="Segoe UI"/>
                <w:color w:val="121B1F" w:themeColor="background1"/>
                <w:sz w:val="16"/>
                <w:szCs w:val="16"/>
                <w:lang w:val="en-GB"/>
              </w:rPr>
            </w:rPrChange>
          </w:rPr>
          <w:t xml:space="preserve"> </w:t>
        </w:r>
      </w:ins>
      <w:r w:rsidRPr="004D620F">
        <w:rPr>
          <w:rFonts w:ascii="Arial" w:hAnsi="Arial" w:cs="Arial"/>
          <w:color w:val="121B1F" w:themeColor="background1"/>
          <w:sz w:val="16"/>
          <w:szCs w:val="16"/>
          <w:lang w:val="en-GB"/>
          <w:rPrChange w:id="8193" w:author="Locke Liu" w:date="2021-05-24T14:33:00Z">
            <w:rPr>
              <w:rFonts w:ascii="Segoe UI" w:hAnsi="Segoe UI" w:cs="Segoe UI"/>
              <w:color w:val="121B1F" w:themeColor="background1"/>
              <w:sz w:val="16"/>
              <w:szCs w:val="16"/>
              <w:lang w:val="en-GB"/>
            </w:rPr>
          </w:rPrChange>
        </w:rPr>
        <w:t>and production environment</w:t>
      </w:r>
      <w:ins w:id="8194" w:author="Locke Liu" w:date="2021-05-24T16:25:00Z">
        <w:r w:rsidR="003D07E5">
          <w:rPr>
            <w:rFonts w:ascii="Arial" w:hAnsi="Arial" w:cs="Arial"/>
            <w:color w:val="121B1F" w:themeColor="background1"/>
            <w:sz w:val="16"/>
            <w:szCs w:val="16"/>
            <w:lang w:val="en-GB"/>
          </w:rPr>
          <w:t>s</w:t>
        </w:r>
      </w:ins>
      <w:r w:rsidRPr="004D620F">
        <w:rPr>
          <w:rFonts w:ascii="Arial" w:hAnsi="Arial" w:cs="Arial"/>
          <w:color w:val="121B1F" w:themeColor="background1"/>
          <w:sz w:val="16"/>
          <w:szCs w:val="16"/>
          <w:lang w:val="en-GB"/>
          <w:rPrChange w:id="8195" w:author="Locke Liu" w:date="2021-05-24T14:33:00Z">
            <w:rPr>
              <w:rFonts w:ascii="Segoe UI" w:hAnsi="Segoe UI" w:cs="Segoe UI"/>
              <w:color w:val="121B1F" w:themeColor="background1"/>
              <w:sz w:val="16"/>
              <w:szCs w:val="16"/>
              <w:lang w:val="en-GB"/>
            </w:rPr>
          </w:rPrChange>
        </w:rPr>
        <w:t xml:space="preserve">. The application mega </w:t>
      </w:r>
      <w:r w:rsidR="0083553C" w:rsidRPr="004D620F">
        <w:rPr>
          <w:rFonts w:ascii="Arial" w:hAnsi="Arial" w:cs="Arial"/>
          <w:color w:val="121B1F" w:themeColor="background1"/>
          <w:sz w:val="16"/>
          <w:szCs w:val="16"/>
          <w:lang w:val="en-GB"/>
          <w:rPrChange w:id="8196" w:author="Locke Liu" w:date="2021-05-24T14:33:00Z">
            <w:rPr>
              <w:rFonts w:ascii="Segoe UI" w:hAnsi="Segoe UI" w:cs="Segoe UI"/>
              <w:color w:val="121B1F" w:themeColor="background1"/>
              <w:sz w:val="16"/>
              <w:szCs w:val="16"/>
              <w:lang w:val="en-GB"/>
            </w:rPr>
          </w:rPrChange>
        </w:rPr>
        <w:t>code:</w:t>
      </w:r>
      <w:r w:rsidRPr="004D620F">
        <w:rPr>
          <w:rFonts w:ascii="Arial" w:hAnsi="Arial" w:cs="Arial"/>
          <w:color w:val="121B1F" w:themeColor="background1"/>
          <w:sz w:val="16"/>
          <w:szCs w:val="16"/>
          <w:lang w:val="en-GB"/>
          <w:rPrChange w:id="8197" w:author="Locke Liu" w:date="2021-05-24T14:33:00Z">
            <w:rPr>
              <w:rFonts w:ascii="Segoe UI" w:hAnsi="Segoe UI" w:cs="Segoe UI"/>
              <w:color w:val="121B1F" w:themeColor="background1"/>
              <w:sz w:val="16"/>
              <w:szCs w:val="16"/>
              <w:lang w:val="en-GB"/>
            </w:rPr>
          </w:rPrChange>
        </w:rPr>
        <w:t xml:space="preserve"> </w:t>
      </w:r>
      <w:r w:rsidR="006C3CE2" w:rsidRPr="00EE1387">
        <w:rPr>
          <w:rFonts w:ascii="Arial" w:hAnsi="Arial" w:cs="Arial"/>
          <w:b/>
          <w:bCs/>
          <w:color w:val="121B1F" w:themeColor="background1"/>
          <w:sz w:val="16"/>
          <w:szCs w:val="16"/>
          <w:lang w:val="en-GB"/>
          <w:rPrChange w:id="8198" w:author="Locke Liu" w:date="2021-05-24T16:25:00Z">
            <w:rPr>
              <w:rFonts w:ascii="Segoe UI" w:hAnsi="Segoe UI" w:cs="Segoe UI"/>
              <w:color w:val="121B1F" w:themeColor="background1"/>
              <w:sz w:val="16"/>
              <w:szCs w:val="16"/>
              <w:lang w:val="en-GB"/>
            </w:rPr>
          </w:rPrChange>
        </w:rPr>
        <w:t>9DL</w:t>
      </w:r>
      <w:r w:rsidRPr="004D620F">
        <w:rPr>
          <w:rFonts w:ascii="Arial" w:hAnsi="Arial" w:cs="Arial"/>
          <w:color w:val="121B1F" w:themeColor="background1"/>
          <w:sz w:val="16"/>
          <w:szCs w:val="16"/>
          <w:lang w:val="en-GB"/>
          <w:rPrChange w:id="8199" w:author="Locke Liu" w:date="2021-05-24T14:33:00Z">
            <w:rPr>
              <w:rFonts w:ascii="Segoe UI" w:hAnsi="Segoe UI" w:cs="Segoe UI"/>
              <w:color w:val="121B1F" w:themeColor="background1"/>
              <w:sz w:val="16"/>
              <w:szCs w:val="16"/>
              <w:lang w:val="en-GB"/>
            </w:rPr>
          </w:rPrChange>
        </w:rPr>
        <w:t xml:space="preserve"> will be populated to the relevant resource group</w:t>
      </w:r>
      <w:ins w:id="8200" w:author="Locke Liu" w:date="2021-05-24T16:26:00Z">
        <w:r w:rsidR="00833514">
          <w:rPr>
            <w:rFonts w:ascii="Arial" w:hAnsi="Arial" w:cs="Arial"/>
            <w:color w:val="121B1F" w:themeColor="background1"/>
            <w:sz w:val="16"/>
            <w:szCs w:val="16"/>
            <w:lang w:val="en-GB"/>
          </w:rPr>
          <w:t>s</w:t>
        </w:r>
      </w:ins>
      <w:r w:rsidRPr="004D620F">
        <w:rPr>
          <w:rFonts w:ascii="Arial" w:hAnsi="Arial" w:cs="Arial"/>
          <w:color w:val="121B1F" w:themeColor="background1"/>
          <w:sz w:val="16"/>
          <w:szCs w:val="16"/>
          <w:lang w:val="en-GB"/>
          <w:rPrChange w:id="8201" w:author="Locke Liu" w:date="2021-05-24T14:33:00Z">
            <w:rPr>
              <w:rFonts w:ascii="Segoe UI" w:hAnsi="Segoe UI" w:cs="Segoe UI"/>
              <w:color w:val="121B1F" w:themeColor="background1"/>
              <w:sz w:val="16"/>
              <w:szCs w:val="16"/>
              <w:lang w:val="en-GB"/>
            </w:rPr>
          </w:rPrChange>
        </w:rPr>
        <w:t>.</w:t>
      </w:r>
    </w:p>
    <w:p w14:paraId="7D0D05C4" w14:textId="6024AF05" w:rsidR="00543848" w:rsidRPr="004D620F" w:rsidRDefault="00543848" w:rsidP="00543848">
      <w:pPr>
        <w:pStyle w:val="Heading3"/>
        <w:rPr>
          <w:rFonts w:ascii="Arial" w:hAnsi="Arial"/>
          <w:rPrChange w:id="8202" w:author="Locke Liu" w:date="2021-05-24T14:33:00Z">
            <w:rPr/>
          </w:rPrChange>
        </w:rPr>
      </w:pPr>
      <w:bookmarkStart w:id="8203" w:name="_Toc72767214"/>
      <w:r w:rsidRPr="004D620F">
        <w:rPr>
          <w:rFonts w:ascii="Arial" w:hAnsi="Arial"/>
          <w:rPrChange w:id="8204" w:author="Locke Liu" w:date="2021-05-24T14:33:00Z">
            <w:rPr/>
          </w:rPrChange>
        </w:rPr>
        <w:t>Disaster recovery</w:t>
      </w:r>
      <w:bookmarkEnd w:id="8203"/>
    </w:p>
    <w:p w14:paraId="12C0BEBF" w14:textId="6E29FA60" w:rsidR="00543848" w:rsidRPr="004D620F" w:rsidRDefault="00543848" w:rsidP="004D075A">
      <w:pPr>
        <w:rPr>
          <w:rFonts w:ascii="Arial" w:hAnsi="Arial" w:cs="Arial"/>
          <w:lang w:val="en-GB"/>
          <w:rPrChange w:id="8205" w:author="Locke Liu" w:date="2021-05-24T14:33:00Z">
            <w:rPr>
              <w:rFonts w:ascii="Segoe UI" w:hAnsi="Segoe UI" w:cs="Segoe UI"/>
              <w:lang w:val="en-GB"/>
            </w:rPr>
          </w:rPrChange>
        </w:rPr>
      </w:pPr>
      <w:r w:rsidRPr="004D620F">
        <w:rPr>
          <w:rFonts w:ascii="Arial" w:hAnsi="Arial" w:cs="Arial"/>
          <w:color w:val="121B1F" w:themeColor="background1"/>
          <w:sz w:val="16"/>
          <w:szCs w:val="16"/>
          <w:lang w:val="en-GB"/>
          <w:rPrChange w:id="8206" w:author="Locke Liu" w:date="2021-05-24T14:33:00Z">
            <w:rPr>
              <w:rFonts w:ascii="Segoe UI" w:hAnsi="Segoe UI" w:cs="Segoe UI"/>
              <w:color w:val="121B1F" w:themeColor="background1"/>
              <w:sz w:val="16"/>
              <w:szCs w:val="16"/>
              <w:lang w:val="en-GB"/>
            </w:rPr>
          </w:rPrChange>
        </w:rPr>
        <w:lastRenderedPageBreak/>
        <w:t xml:space="preserve">There is no disaster recovery requirement for </w:t>
      </w:r>
      <w:r w:rsidR="008D10B9" w:rsidRPr="004D620F">
        <w:rPr>
          <w:rFonts w:ascii="Arial" w:hAnsi="Arial" w:cs="Arial"/>
          <w:color w:val="121B1F" w:themeColor="background1"/>
          <w:sz w:val="16"/>
          <w:szCs w:val="16"/>
          <w:lang w:val="en-GB"/>
          <w:rPrChange w:id="8207" w:author="Locke Liu" w:date="2021-05-24T14:33:00Z">
            <w:rPr>
              <w:rFonts w:ascii="Segoe UI" w:hAnsi="Segoe UI" w:cs="Segoe UI"/>
              <w:color w:val="121B1F" w:themeColor="background1"/>
              <w:sz w:val="16"/>
              <w:szCs w:val="16"/>
              <w:lang w:val="en-GB"/>
            </w:rPr>
          </w:rPrChange>
        </w:rPr>
        <w:t>9DL</w:t>
      </w:r>
      <w:r w:rsidR="00635FC6" w:rsidRPr="004D620F">
        <w:rPr>
          <w:rFonts w:ascii="Arial" w:hAnsi="Arial" w:cs="Arial"/>
          <w:color w:val="121B1F" w:themeColor="background1"/>
          <w:sz w:val="16"/>
          <w:szCs w:val="16"/>
          <w:lang w:val="en-GB"/>
          <w:rPrChange w:id="8208" w:author="Locke Liu" w:date="2021-05-24T14:33:00Z">
            <w:rPr>
              <w:rFonts w:ascii="Segoe UI" w:hAnsi="Segoe UI" w:cs="Segoe UI"/>
              <w:color w:val="121B1F" w:themeColor="background1"/>
              <w:sz w:val="16"/>
              <w:szCs w:val="16"/>
              <w:lang w:val="en-GB"/>
            </w:rPr>
          </w:rPrChange>
        </w:rPr>
        <w:t xml:space="preserve">. </w:t>
      </w:r>
    </w:p>
    <w:p w14:paraId="4096DC72" w14:textId="58BAB23C" w:rsidR="00543848" w:rsidRPr="004D620F" w:rsidRDefault="00DB084B" w:rsidP="00543848">
      <w:pPr>
        <w:pStyle w:val="Heading3"/>
        <w:rPr>
          <w:rFonts w:ascii="Arial" w:hAnsi="Arial"/>
          <w:rPrChange w:id="8209" w:author="Locke Liu" w:date="2021-05-24T14:33:00Z">
            <w:rPr/>
          </w:rPrChange>
        </w:rPr>
      </w:pPr>
      <w:bookmarkStart w:id="8210" w:name="_Toc72767215"/>
      <w:r w:rsidRPr="004D620F">
        <w:rPr>
          <w:rFonts w:ascii="Arial" w:hAnsi="Arial"/>
          <w:rPrChange w:id="8211" w:author="Locke Liu" w:date="2021-05-24T14:33:00Z">
            <w:rPr/>
          </w:rPrChange>
        </w:rPr>
        <w:t>Network</w:t>
      </w:r>
      <w:bookmarkEnd w:id="8210"/>
    </w:p>
    <w:p w14:paraId="16B9F28F" w14:textId="4686F7F8" w:rsidR="00904FB6" w:rsidRPr="004D620F" w:rsidRDefault="00DB084B" w:rsidP="00904FB6">
      <w:pPr>
        <w:pStyle w:val="Heading4"/>
        <w:rPr>
          <w:rFonts w:ascii="Arial" w:hAnsi="Arial" w:cs="Arial"/>
          <w:rPrChange w:id="8212" w:author="Locke Liu" w:date="2021-05-24T14:33:00Z">
            <w:rPr/>
          </w:rPrChange>
        </w:rPr>
      </w:pPr>
      <w:r w:rsidRPr="004D620F">
        <w:rPr>
          <w:rFonts w:ascii="Arial" w:hAnsi="Arial" w:cs="Arial"/>
          <w:rPrChange w:id="8213" w:author="Locke Liu" w:date="2021-05-24T14:33:00Z">
            <w:rPr/>
          </w:rPrChange>
        </w:rPr>
        <w:t>Virtual network</w:t>
      </w:r>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Change w:id="8214" w:author="Locke Liu" w:date="2021-05-24T16:26:00Z">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PrChange>
      </w:tblPr>
      <w:tblGrid>
        <w:gridCol w:w="843"/>
        <w:gridCol w:w="701"/>
        <w:gridCol w:w="754"/>
        <w:gridCol w:w="1101"/>
        <w:gridCol w:w="1821"/>
        <w:gridCol w:w="1681"/>
        <w:gridCol w:w="1679"/>
        <w:gridCol w:w="1673"/>
        <w:tblGridChange w:id="8215">
          <w:tblGrid>
            <w:gridCol w:w="777"/>
            <w:gridCol w:w="66"/>
            <w:gridCol w:w="600"/>
            <w:gridCol w:w="101"/>
            <w:gridCol w:w="653"/>
            <w:gridCol w:w="101"/>
            <w:gridCol w:w="1000"/>
            <w:gridCol w:w="101"/>
            <w:gridCol w:w="1510"/>
            <w:gridCol w:w="311"/>
            <w:gridCol w:w="1473"/>
            <w:gridCol w:w="208"/>
            <w:gridCol w:w="1575"/>
            <w:gridCol w:w="104"/>
            <w:gridCol w:w="1673"/>
          </w:tblGrid>
        </w:tblGridChange>
      </w:tblGrid>
      <w:tr w:rsidR="00904FB6" w:rsidRPr="004D620F" w14:paraId="0DE24219" w14:textId="77777777" w:rsidTr="006A5A8F">
        <w:trPr>
          <w:trHeight w:val="530"/>
          <w:trPrChange w:id="8216" w:author="Locke Liu" w:date="2021-05-24T16:26:00Z">
            <w:trPr>
              <w:trHeight w:val="530"/>
            </w:trPr>
          </w:trPrChange>
        </w:trPr>
        <w:tc>
          <w:tcPr>
            <w:tcW w:w="394" w:type="pct"/>
            <w:shd w:val="clear" w:color="auto" w:fill="D5E3FF"/>
            <w:vAlign w:val="center"/>
            <w:tcPrChange w:id="8217" w:author="Locke Liu" w:date="2021-05-24T16:26:00Z">
              <w:tcPr>
                <w:tcW w:w="394" w:type="pct"/>
                <w:shd w:val="clear" w:color="auto" w:fill="D5E3FF"/>
                <w:vAlign w:val="center"/>
              </w:tcPr>
            </w:tcPrChange>
          </w:tcPr>
          <w:p w14:paraId="722E415D" w14:textId="77777777" w:rsidR="00904FB6" w:rsidRPr="006A5A8F" w:rsidRDefault="00904FB6" w:rsidP="00277D34">
            <w:pPr>
              <w:jc w:val="center"/>
              <w:rPr>
                <w:rFonts w:ascii="Arial" w:eastAsiaTheme="minorEastAsia" w:hAnsi="Arial" w:cs="Arial"/>
                <w:b/>
                <w:bCs/>
                <w:color w:val="003195"/>
                <w:sz w:val="16"/>
                <w:szCs w:val="16"/>
                <w:rPrChange w:id="8218" w:author="Locke Liu" w:date="2021-05-24T16:26:00Z">
                  <w:rPr>
                    <w:rFonts w:ascii="Segoe UI" w:eastAsiaTheme="minorEastAsia" w:hAnsi="Segoe UI" w:cs="Segoe UI"/>
                    <w:b/>
                    <w:bCs/>
                    <w:color w:val="003195"/>
                    <w:sz w:val="16"/>
                    <w:szCs w:val="16"/>
                  </w:rPr>
                </w:rPrChange>
              </w:rPr>
            </w:pPr>
            <w:r w:rsidRPr="006A5A8F">
              <w:rPr>
                <w:rFonts w:ascii="Arial" w:eastAsiaTheme="minorEastAsia" w:hAnsi="Arial" w:cs="Arial"/>
                <w:b/>
                <w:bCs/>
                <w:color w:val="003195"/>
                <w:sz w:val="16"/>
                <w:szCs w:val="16"/>
                <w:rPrChange w:id="8219" w:author="Locke Liu" w:date="2021-05-24T16:26:00Z">
                  <w:rPr>
                    <w:rFonts w:ascii="Segoe UI" w:eastAsiaTheme="minorEastAsia" w:hAnsi="Segoe UI" w:cs="Segoe UI"/>
                    <w:b/>
                    <w:bCs/>
                    <w:color w:val="003195"/>
                    <w:sz w:val="16"/>
                    <w:szCs w:val="16"/>
                  </w:rPr>
                </w:rPrChange>
              </w:rPr>
              <w:t>name</w:t>
            </w:r>
          </w:p>
        </w:tc>
        <w:tc>
          <w:tcPr>
            <w:tcW w:w="340" w:type="pct"/>
            <w:shd w:val="clear" w:color="auto" w:fill="D5E3FF"/>
            <w:vAlign w:val="center"/>
            <w:tcPrChange w:id="8220" w:author="Locke Liu" w:date="2021-05-24T16:26:00Z">
              <w:tcPr>
                <w:tcW w:w="340" w:type="pct"/>
                <w:gridSpan w:val="2"/>
                <w:shd w:val="clear" w:color="auto" w:fill="D5E3FF"/>
                <w:vAlign w:val="center"/>
              </w:tcPr>
            </w:tcPrChange>
          </w:tcPr>
          <w:p w14:paraId="738E7336" w14:textId="77777777" w:rsidR="00904FB6" w:rsidRPr="006A5A8F" w:rsidRDefault="00904FB6">
            <w:pPr>
              <w:jc w:val="center"/>
              <w:rPr>
                <w:rFonts w:ascii="Arial" w:eastAsiaTheme="minorEastAsia" w:hAnsi="Arial" w:cs="Arial"/>
                <w:b/>
                <w:bCs/>
                <w:color w:val="003195"/>
                <w:sz w:val="16"/>
                <w:szCs w:val="16"/>
                <w:rPrChange w:id="8221" w:author="Locke Liu" w:date="2021-05-24T16:26:00Z">
                  <w:rPr>
                    <w:rFonts w:ascii="Segoe UI" w:eastAsiaTheme="minorEastAsia" w:hAnsi="Segoe UI" w:cs="Segoe UI"/>
                    <w:b/>
                    <w:bCs/>
                    <w:color w:val="003195"/>
                    <w:sz w:val="16"/>
                    <w:szCs w:val="16"/>
                  </w:rPr>
                </w:rPrChange>
              </w:rPr>
              <w:pPrChange w:id="8222" w:author="Locke Liu" w:date="2021-05-24T16:26:00Z">
                <w:pPr>
                  <w:framePr w:hSpace="141" w:wrap="around" w:vAnchor="text" w:hAnchor="margin" w:xAlign="center" w:y="265"/>
                  <w:jc w:val="center"/>
                </w:pPr>
              </w:pPrChange>
            </w:pPr>
            <w:r w:rsidRPr="006A5A8F">
              <w:rPr>
                <w:rFonts w:ascii="Arial" w:eastAsiaTheme="minorEastAsia" w:hAnsi="Arial" w:cs="Arial"/>
                <w:b/>
                <w:bCs/>
                <w:color w:val="003195"/>
                <w:sz w:val="16"/>
                <w:szCs w:val="16"/>
                <w:rPrChange w:id="8223" w:author="Locke Liu" w:date="2021-05-24T16:26:00Z">
                  <w:rPr>
                    <w:rFonts w:ascii="Segoe UI" w:eastAsiaTheme="minorEastAsia" w:hAnsi="Segoe UI" w:cs="Segoe UI"/>
                    <w:b/>
                    <w:bCs/>
                    <w:color w:val="003195"/>
                    <w:sz w:val="16"/>
                    <w:szCs w:val="16"/>
                  </w:rPr>
                </w:rPrChange>
              </w:rPr>
              <w:t>type</w:t>
            </w:r>
          </w:p>
        </w:tc>
        <w:tc>
          <w:tcPr>
            <w:tcW w:w="365" w:type="pct"/>
            <w:shd w:val="clear" w:color="auto" w:fill="D5E3FF"/>
            <w:vAlign w:val="center"/>
            <w:tcPrChange w:id="8224" w:author="Locke Liu" w:date="2021-05-24T16:26:00Z">
              <w:tcPr>
                <w:tcW w:w="365" w:type="pct"/>
                <w:gridSpan w:val="2"/>
                <w:shd w:val="clear" w:color="auto" w:fill="D5E3FF"/>
                <w:vAlign w:val="center"/>
              </w:tcPr>
            </w:tcPrChange>
          </w:tcPr>
          <w:p w14:paraId="3AE6C425" w14:textId="77777777" w:rsidR="00904FB6" w:rsidRPr="006A5A8F" w:rsidRDefault="00904FB6">
            <w:pPr>
              <w:jc w:val="center"/>
              <w:rPr>
                <w:rFonts w:ascii="Arial" w:eastAsiaTheme="minorEastAsia" w:hAnsi="Arial" w:cs="Arial"/>
                <w:b/>
                <w:bCs/>
                <w:color w:val="003195"/>
                <w:sz w:val="16"/>
                <w:szCs w:val="16"/>
                <w:rPrChange w:id="8225" w:author="Locke Liu" w:date="2021-05-24T16:26:00Z">
                  <w:rPr>
                    <w:rFonts w:ascii="Segoe UI" w:eastAsiaTheme="minorEastAsia" w:hAnsi="Segoe UI" w:cs="Segoe UI"/>
                    <w:b/>
                    <w:bCs/>
                    <w:color w:val="003195"/>
                    <w:sz w:val="16"/>
                    <w:szCs w:val="16"/>
                  </w:rPr>
                </w:rPrChange>
              </w:rPr>
              <w:pPrChange w:id="8226" w:author="Locke Liu" w:date="2021-05-24T16:26:00Z">
                <w:pPr>
                  <w:framePr w:hSpace="141" w:wrap="around" w:vAnchor="text" w:hAnchor="margin" w:xAlign="center" w:y="265"/>
                </w:pPr>
              </w:pPrChange>
            </w:pPr>
            <w:r w:rsidRPr="006A5A8F">
              <w:rPr>
                <w:rFonts w:ascii="Arial" w:eastAsiaTheme="minorEastAsia" w:hAnsi="Arial" w:cs="Arial"/>
                <w:b/>
                <w:bCs/>
                <w:color w:val="003195"/>
                <w:sz w:val="16"/>
                <w:szCs w:val="16"/>
                <w:rPrChange w:id="8227" w:author="Locke Liu" w:date="2021-05-24T16:26:00Z">
                  <w:rPr>
                    <w:rFonts w:ascii="Segoe UI" w:eastAsiaTheme="minorEastAsia" w:hAnsi="Segoe UI" w:cs="Segoe UI"/>
                    <w:b/>
                    <w:bCs/>
                    <w:color w:val="003195"/>
                    <w:sz w:val="16"/>
                    <w:szCs w:val="16"/>
                  </w:rPr>
                </w:rPrChange>
              </w:rPr>
              <w:t>location</w:t>
            </w:r>
          </w:p>
        </w:tc>
        <w:tc>
          <w:tcPr>
            <w:tcW w:w="519" w:type="pct"/>
            <w:shd w:val="clear" w:color="auto" w:fill="D5E3FF"/>
            <w:vAlign w:val="center"/>
            <w:tcPrChange w:id="8228" w:author="Locke Liu" w:date="2021-05-24T16:26:00Z">
              <w:tcPr>
                <w:tcW w:w="519" w:type="pct"/>
                <w:gridSpan w:val="2"/>
                <w:shd w:val="clear" w:color="auto" w:fill="D5E3FF"/>
                <w:vAlign w:val="center"/>
              </w:tcPr>
            </w:tcPrChange>
          </w:tcPr>
          <w:p w14:paraId="41FF9E13" w14:textId="77777777" w:rsidR="00904FB6" w:rsidRPr="006A5A8F" w:rsidRDefault="00904FB6" w:rsidP="00277D34">
            <w:pPr>
              <w:jc w:val="center"/>
              <w:rPr>
                <w:rFonts w:ascii="Arial" w:eastAsiaTheme="minorEastAsia" w:hAnsi="Arial" w:cs="Arial"/>
                <w:b/>
                <w:bCs/>
                <w:color w:val="003195"/>
                <w:sz w:val="16"/>
                <w:szCs w:val="16"/>
                <w:rPrChange w:id="8229" w:author="Locke Liu" w:date="2021-05-24T16:26:00Z">
                  <w:rPr>
                    <w:rFonts w:ascii="Segoe UI" w:eastAsiaTheme="minorEastAsia" w:hAnsi="Segoe UI" w:cs="Segoe UI"/>
                    <w:b/>
                    <w:bCs/>
                    <w:color w:val="003195"/>
                    <w:sz w:val="16"/>
                    <w:szCs w:val="16"/>
                  </w:rPr>
                </w:rPrChange>
              </w:rPr>
            </w:pPr>
            <w:r w:rsidRPr="006A5A8F">
              <w:rPr>
                <w:rFonts w:ascii="Arial" w:eastAsiaTheme="minorEastAsia" w:hAnsi="Arial" w:cs="Arial"/>
                <w:b/>
                <w:bCs/>
                <w:color w:val="003195"/>
                <w:sz w:val="16"/>
                <w:szCs w:val="16"/>
                <w:rPrChange w:id="8230" w:author="Locke Liu" w:date="2021-05-24T16:26:00Z">
                  <w:rPr>
                    <w:rFonts w:ascii="Segoe UI" w:eastAsiaTheme="minorEastAsia" w:hAnsi="Segoe UI" w:cs="Segoe UI"/>
                    <w:b/>
                    <w:bCs/>
                    <w:color w:val="003195"/>
                    <w:sz w:val="16"/>
                    <w:szCs w:val="16"/>
                  </w:rPr>
                </w:rPrChange>
              </w:rPr>
              <w:t>subscription</w:t>
            </w:r>
          </w:p>
        </w:tc>
        <w:tc>
          <w:tcPr>
            <w:tcW w:w="731" w:type="pct"/>
            <w:shd w:val="clear" w:color="auto" w:fill="D5E3FF"/>
            <w:vAlign w:val="center"/>
            <w:tcPrChange w:id="8231" w:author="Locke Liu" w:date="2021-05-24T16:26:00Z">
              <w:tcPr>
                <w:tcW w:w="731" w:type="pct"/>
                <w:gridSpan w:val="2"/>
                <w:shd w:val="clear" w:color="auto" w:fill="D5E3FF"/>
                <w:vAlign w:val="center"/>
              </w:tcPr>
            </w:tcPrChange>
          </w:tcPr>
          <w:p w14:paraId="0660288E" w14:textId="77777777" w:rsidR="00904FB6" w:rsidRPr="006A5A8F" w:rsidRDefault="00904FB6">
            <w:pPr>
              <w:jc w:val="center"/>
              <w:rPr>
                <w:rFonts w:ascii="Arial" w:eastAsiaTheme="minorEastAsia" w:hAnsi="Arial" w:cs="Arial"/>
                <w:b/>
                <w:bCs/>
                <w:color w:val="003195"/>
                <w:sz w:val="16"/>
                <w:szCs w:val="16"/>
                <w:rPrChange w:id="8232" w:author="Locke Liu" w:date="2021-05-24T16:26:00Z">
                  <w:rPr>
                    <w:rFonts w:ascii="Segoe UI" w:eastAsiaTheme="minorEastAsia" w:hAnsi="Segoe UI" w:cs="Segoe UI"/>
                    <w:b/>
                    <w:bCs/>
                    <w:color w:val="003195"/>
                    <w:sz w:val="16"/>
                    <w:szCs w:val="16"/>
                  </w:rPr>
                </w:rPrChange>
              </w:rPr>
              <w:pPrChange w:id="8233" w:author="Locke Liu" w:date="2021-05-24T16:26:00Z">
                <w:pPr>
                  <w:framePr w:hSpace="141" w:wrap="around" w:vAnchor="text" w:hAnchor="margin" w:xAlign="center" w:y="265"/>
                  <w:jc w:val="center"/>
                </w:pPr>
              </w:pPrChange>
            </w:pPr>
            <w:r w:rsidRPr="006A5A8F">
              <w:rPr>
                <w:rFonts w:ascii="Arial" w:eastAsiaTheme="minorEastAsia" w:hAnsi="Arial" w:cs="Arial"/>
                <w:b/>
                <w:bCs/>
                <w:color w:val="003195"/>
                <w:sz w:val="16"/>
                <w:szCs w:val="16"/>
                <w:rPrChange w:id="8234" w:author="Locke Liu" w:date="2021-05-24T16:26:00Z">
                  <w:rPr>
                    <w:rFonts w:ascii="Segoe UI" w:eastAsiaTheme="minorEastAsia" w:hAnsi="Segoe UI" w:cs="Segoe UI"/>
                    <w:b/>
                    <w:bCs/>
                    <w:color w:val="003195"/>
                    <w:sz w:val="16"/>
                    <w:szCs w:val="16"/>
                  </w:rPr>
                </w:rPrChange>
              </w:rPr>
              <w:t>Resource group</w:t>
            </w:r>
          </w:p>
        </w:tc>
        <w:tc>
          <w:tcPr>
            <w:tcW w:w="885" w:type="pct"/>
            <w:shd w:val="clear" w:color="auto" w:fill="D5E3FF"/>
            <w:vAlign w:val="center"/>
            <w:tcPrChange w:id="8235" w:author="Locke Liu" w:date="2021-05-24T16:26:00Z">
              <w:tcPr>
                <w:tcW w:w="885" w:type="pct"/>
                <w:gridSpan w:val="2"/>
                <w:shd w:val="clear" w:color="auto" w:fill="D5E3FF"/>
                <w:vAlign w:val="center"/>
              </w:tcPr>
            </w:tcPrChange>
          </w:tcPr>
          <w:p w14:paraId="32008769" w14:textId="21B712CA" w:rsidR="00904FB6" w:rsidRPr="006A5A8F" w:rsidRDefault="00904FB6">
            <w:pPr>
              <w:jc w:val="center"/>
              <w:rPr>
                <w:rFonts w:ascii="Arial" w:eastAsiaTheme="minorEastAsia" w:hAnsi="Arial" w:cs="Arial"/>
                <w:b/>
                <w:bCs/>
                <w:color w:val="003195"/>
                <w:sz w:val="16"/>
                <w:szCs w:val="16"/>
                <w:rPrChange w:id="8236" w:author="Locke Liu" w:date="2021-05-24T16:26:00Z">
                  <w:rPr>
                    <w:rFonts w:ascii="Segoe UI" w:eastAsiaTheme="minorEastAsia" w:hAnsi="Segoe UI" w:cs="Segoe UI"/>
                    <w:b/>
                    <w:bCs/>
                    <w:color w:val="003195"/>
                    <w:sz w:val="16"/>
                    <w:szCs w:val="16"/>
                  </w:rPr>
                </w:rPrChange>
              </w:rPr>
              <w:pPrChange w:id="8237" w:author="Locke Liu" w:date="2021-05-24T16:26:00Z">
                <w:pPr>
                  <w:framePr w:hSpace="141" w:wrap="around" w:vAnchor="text" w:hAnchor="margin" w:xAlign="center" w:y="265"/>
                  <w:jc w:val="center"/>
                </w:pPr>
              </w:pPrChange>
            </w:pPr>
            <w:r w:rsidRPr="006A5A8F">
              <w:rPr>
                <w:rFonts w:ascii="Arial" w:eastAsiaTheme="minorEastAsia" w:hAnsi="Arial" w:cs="Arial"/>
                <w:b/>
                <w:bCs/>
                <w:color w:val="003195"/>
                <w:sz w:val="16"/>
                <w:szCs w:val="16"/>
                <w:rPrChange w:id="8238" w:author="Locke Liu" w:date="2021-05-24T16:26:00Z">
                  <w:rPr>
                    <w:rFonts w:ascii="Segoe UI" w:eastAsiaTheme="minorEastAsia" w:hAnsi="Segoe UI" w:cs="Segoe UI"/>
                    <w:b/>
                    <w:bCs/>
                    <w:color w:val="003195"/>
                    <w:sz w:val="16"/>
                    <w:szCs w:val="16"/>
                  </w:rPr>
                </w:rPrChange>
              </w:rPr>
              <w:t>Address space</w:t>
            </w:r>
          </w:p>
        </w:tc>
        <w:tc>
          <w:tcPr>
            <w:tcW w:w="884" w:type="pct"/>
            <w:shd w:val="clear" w:color="auto" w:fill="D5E3FF"/>
            <w:vAlign w:val="center"/>
            <w:tcPrChange w:id="8239" w:author="Locke Liu" w:date="2021-05-24T16:26:00Z">
              <w:tcPr>
                <w:tcW w:w="884" w:type="pct"/>
                <w:gridSpan w:val="2"/>
                <w:shd w:val="clear" w:color="auto" w:fill="D5E3FF"/>
                <w:vAlign w:val="center"/>
              </w:tcPr>
            </w:tcPrChange>
          </w:tcPr>
          <w:p w14:paraId="4D747A96" w14:textId="66C3B744" w:rsidR="00904FB6" w:rsidRPr="006A5A8F" w:rsidRDefault="00904FB6">
            <w:pPr>
              <w:jc w:val="center"/>
              <w:rPr>
                <w:rFonts w:ascii="Arial" w:eastAsiaTheme="minorEastAsia" w:hAnsi="Arial" w:cs="Arial"/>
                <w:b/>
                <w:bCs/>
                <w:color w:val="003195"/>
                <w:sz w:val="16"/>
                <w:szCs w:val="16"/>
                <w:rPrChange w:id="8240" w:author="Locke Liu" w:date="2021-05-24T16:26:00Z">
                  <w:rPr>
                    <w:rFonts w:ascii="Segoe UI" w:eastAsiaTheme="minorEastAsia" w:hAnsi="Segoe UI" w:cs="Segoe UI"/>
                    <w:b/>
                    <w:bCs/>
                    <w:color w:val="003195"/>
                    <w:sz w:val="16"/>
                    <w:szCs w:val="16"/>
                  </w:rPr>
                </w:rPrChange>
              </w:rPr>
              <w:pPrChange w:id="8241" w:author="Locke Liu" w:date="2021-05-24T16:26:00Z">
                <w:pPr>
                  <w:framePr w:hSpace="141" w:wrap="around" w:vAnchor="text" w:hAnchor="margin" w:xAlign="center" w:y="265"/>
                  <w:jc w:val="center"/>
                </w:pPr>
              </w:pPrChange>
            </w:pPr>
            <w:r w:rsidRPr="006A5A8F">
              <w:rPr>
                <w:rFonts w:ascii="Arial" w:eastAsiaTheme="minorEastAsia" w:hAnsi="Arial" w:cs="Arial"/>
                <w:b/>
                <w:bCs/>
                <w:color w:val="003195"/>
                <w:sz w:val="16"/>
                <w:szCs w:val="16"/>
                <w:rPrChange w:id="8242" w:author="Locke Liu" w:date="2021-05-24T16:26:00Z">
                  <w:rPr>
                    <w:rFonts w:ascii="Segoe UI" w:eastAsiaTheme="minorEastAsia" w:hAnsi="Segoe UI" w:cs="Segoe UI"/>
                    <w:b/>
                    <w:bCs/>
                    <w:color w:val="003195"/>
                    <w:sz w:val="16"/>
                    <w:szCs w:val="16"/>
                  </w:rPr>
                </w:rPrChange>
              </w:rPr>
              <w:t>DNS servers</w:t>
            </w:r>
          </w:p>
        </w:tc>
        <w:tc>
          <w:tcPr>
            <w:tcW w:w="881" w:type="pct"/>
            <w:shd w:val="clear" w:color="auto" w:fill="D5E3FF"/>
            <w:vAlign w:val="center"/>
            <w:tcPrChange w:id="8243" w:author="Locke Liu" w:date="2021-05-24T16:26:00Z">
              <w:tcPr>
                <w:tcW w:w="881" w:type="pct"/>
                <w:gridSpan w:val="2"/>
                <w:shd w:val="clear" w:color="auto" w:fill="D5E3FF"/>
                <w:vAlign w:val="center"/>
              </w:tcPr>
            </w:tcPrChange>
          </w:tcPr>
          <w:p w14:paraId="595786FB" w14:textId="4A58D872" w:rsidR="00904FB6" w:rsidRPr="006A5A8F" w:rsidRDefault="00904FB6">
            <w:pPr>
              <w:jc w:val="center"/>
              <w:rPr>
                <w:rFonts w:ascii="Arial" w:eastAsiaTheme="minorEastAsia" w:hAnsi="Arial" w:cs="Arial"/>
                <w:b/>
                <w:bCs/>
                <w:color w:val="003195"/>
                <w:sz w:val="16"/>
                <w:szCs w:val="16"/>
                <w:rPrChange w:id="8244" w:author="Locke Liu" w:date="2021-05-24T16:26:00Z">
                  <w:rPr>
                    <w:rFonts w:ascii="Segoe UI" w:eastAsiaTheme="minorEastAsia" w:hAnsi="Segoe UI" w:cs="Segoe UI"/>
                    <w:b/>
                    <w:bCs/>
                    <w:color w:val="003195"/>
                    <w:sz w:val="16"/>
                    <w:szCs w:val="16"/>
                  </w:rPr>
                </w:rPrChange>
              </w:rPr>
              <w:pPrChange w:id="8245" w:author="Locke Liu" w:date="2021-05-24T16:26:00Z">
                <w:pPr>
                  <w:framePr w:hSpace="141" w:wrap="around" w:vAnchor="text" w:hAnchor="margin" w:xAlign="center" w:y="265"/>
                  <w:jc w:val="center"/>
                </w:pPr>
              </w:pPrChange>
            </w:pPr>
            <w:r w:rsidRPr="006A5A8F">
              <w:rPr>
                <w:rFonts w:ascii="Arial" w:eastAsiaTheme="minorEastAsia" w:hAnsi="Arial" w:cs="Arial"/>
                <w:b/>
                <w:bCs/>
                <w:color w:val="003195"/>
                <w:sz w:val="16"/>
                <w:szCs w:val="16"/>
                <w:rPrChange w:id="8246" w:author="Locke Liu" w:date="2021-05-24T16:26:00Z">
                  <w:rPr>
                    <w:rFonts w:ascii="Segoe UI" w:eastAsiaTheme="minorEastAsia" w:hAnsi="Segoe UI" w:cs="Segoe UI"/>
                    <w:b/>
                    <w:bCs/>
                    <w:color w:val="003195"/>
                    <w:sz w:val="16"/>
                    <w:szCs w:val="16"/>
                  </w:rPr>
                </w:rPrChange>
              </w:rPr>
              <w:t>Environment</w:t>
            </w:r>
          </w:p>
        </w:tc>
      </w:tr>
      <w:tr w:rsidR="00904FB6" w:rsidRPr="004D620F" w14:paraId="7E6366C0" w14:textId="77777777" w:rsidTr="006A5A8F">
        <w:trPr>
          <w:trHeight w:val="349"/>
          <w:trPrChange w:id="8247" w:author="Locke Liu" w:date="2021-05-24T16:26:00Z">
            <w:trPr>
              <w:trHeight w:val="349"/>
            </w:trPr>
          </w:trPrChange>
        </w:trPr>
        <w:tc>
          <w:tcPr>
            <w:tcW w:w="394" w:type="pct"/>
            <w:shd w:val="clear" w:color="auto" w:fill="auto"/>
            <w:vAlign w:val="center"/>
            <w:tcPrChange w:id="8248" w:author="Locke Liu" w:date="2021-05-24T16:26:00Z">
              <w:tcPr>
                <w:tcW w:w="394" w:type="pct"/>
                <w:shd w:val="clear" w:color="auto" w:fill="auto"/>
                <w:vAlign w:val="center"/>
              </w:tcPr>
            </w:tcPrChange>
          </w:tcPr>
          <w:p w14:paraId="3C0E76AC" w14:textId="7C825141" w:rsidR="00904FB6" w:rsidRPr="006A5A8F" w:rsidRDefault="00904FB6" w:rsidP="00277D34">
            <w:pPr>
              <w:jc w:val="center"/>
              <w:rPr>
                <w:rFonts w:ascii="Arial" w:eastAsiaTheme="minorEastAsia" w:hAnsi="Arial" w:cs="Arial"/>
                <w:bCs/>
                <w:color w:val="121B1F" w:themeColor="background1"/>
                <w:sz w:val="16"/>
                <w:szCs w:val="16"/>
                <w:rPrChange w:id="8249" w:author="Locke Liu" w:date="2021-05-24T16:26:00Z">
                  <w:rPr>
                    <w:rFonts w:ascii="Segoe UI" w:eastAsiaTheme="minorEastAsia" w:hAnsi="Segoe UI" w:cs="Segoe UI"/>
                    <w:bCs/>
                    <w:color w:val="121B1F" w:themeColor="background1"/>
                    <w:sz w:val="14"/>
                    <w:szCs w:val="14"/>
                  </w:rPr>
                </w:rPrChange>
              </w:rPr>
            </w:pPr>
            <w:r w:rsidRPr="006A5A8F">
              <w:rPr>
                <w:rFonts w:ascii="Arial" w:eastAsiaTheme="minorEastAsia" w:hAnsi="Arial" w:cs="Arial"/>
                <w:bCs/>
                <w:color w:val="121B1F" w:themeColor="background1"/>
                <w:sz w:val="16"/>
                <w:szCs w:val="16"/>
                <w:rPrChange w:id="8250" w:author="Locke Liu" w:date="2021-05-24T16:26:00Z">
                  <w:rPr>
                    <w:rFonts w:ascii="Segoe UI" w:eastAsiaTheme="minorEastAsia" w:hAnsi="Segoe UI" w:cs="Segoe UI"/>
                    <w:bCs/>
                    <w:color w:val="121B1F" w:themeColor="background1"/>
                    <w:sz w:val="14"/>
                    <w:szCs w:val="14"/>
                  </w:rPr>
                </w:rPrChange>
              </w:rPr>
              <w:t>d9dlchn0-vnet</w:t>
            </w:r>
          </w:p>
        </w:tc>
        <w:tc>
          <w:tcPr>
            <w:tcW w:w="340" w:type="pct"/>
            <w:vAlign w:val="center"/>
            <w:tcPrChange w:id="8251" w:author="Locke Liu" w:date="2021-05-24T16:26:00Z">
              <w:tcPr>
                <w:tcW w:w="340" w:type="pct"/>
                <w:gridSpan w:val="2"/>
                <w:vAlign w:val="center"/>
              </w:tcPr>
            </w:tcPrChange>
          </w:tcPr>
          <w:p w14:paraId="11EB8A2A" w14:textId="756EBC44" w:rsidR="00904FB6" w:rsidRPr="006A5A8F" w:rsidRDefault="00904FB6">
            <w:pPr>
              <w:jc w:val="center"/>
              <w:rPr>
                <w:rFonts w:ascii="Arial" w:hAnsi="Arial" w:cs="Arial"/>
                <w:bCs/>
                <w:color w:val="121B1F" w:themeColor="background1"/>
                <w:sz w:val="16"/>
                <w:szCs w:val="16"/>
                <w:rPrChange w:id="8252" w:author="Locke Liu" w:date="2021-05-24T16:26:00Z">
                  <w:rPr>
                    <w:rFonts w:ascii="Segoe UI" w:hAnsi="Segoe UI" w:cs="Segoe UI"/>
                    <w:bCs/>
                    <w:color w:val="121B1F" w:themeColor="background1"/>
                    <w:sz w:val="14"/>
                    <w:szCs w:val="14"/>
                  </w:rPr>
                </w:rPrChange>
              </w:rPr>
              <w:pPrChange w:id="8253"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254" w:author="Locke Liu" w:date="2021-05-24T16:26:00Z">
                  <w:rPr>
                    <w:rFonts w:ascii="Segoe UI" w:hAnsi="Segoe UI" w:cs="Segoe UI"/>
                    <w:bCs/>
                    <w:color w:val="121B1F" w:themeColor="background1"/>
                    <w:sz w:val="14"/>
                    <w:szCs w:val="14"/>
                  </w:rPr>
                </w:rPrChange>
              </w:rPr>
              <w:t>Virtual network</w:t>
            </w:r>
          </w:p>
        </w:tc>
        <w:tc>
          <w:tcPr>
            <w:tcW w:w="365" w:type="pct"/>
            <w:vAlign w:val="center"/>
            <w:tcPrChange w:id="8255" w:author="Locke Liu" w:date="2021-05-24T16:26:00Z">
              <w:tcPr>
                <w:tcW w:w="365" w:type="pct"/>
                <w:gridSpan w:val="2"/>
                <w:vAlign w:val="center"/>
              </w:tcPr>
            </w:tcPrChange>
          </w:tcPr>
          <w:p w14:paraId="14203365" w14:textId="77777777" w:rsidR="00904FB6" w:rsidRPr="006A5A8F" w:rsidRDefault="00904FB6">
            <w:pPr>
              <w:jc w:val="center"/>
              <w:rPr>
                <w:rFonts w:ascii="Arial" w:hAnsi="Arial" w:cs="Arial"/>
                <w:color w:val="121B1F" w:themeColor="background1"/>
                <w:sz w:val="16"/>
                <w:szCs w:val="16"/>
                <w:rPrChange w:id="8256" w:author="Locke Liu" w:date="2021-05-24T16:26:00Z">
                  <w:rPr>
                    <w:rFonts w:ascii="Segoe UI" w:hAnsi="Segoe UI" w:cs="Segoe UI"/>
                    <w:color w:val="121B1F" w:themeColor="background1"/>
                    <w:sz w:val="14"/>
                    <w:szCs w:val="14"/>
                  </w:rPr>
                </w:rPrChange>
              </w:rPr>
              <w:pPrChange w:id="8257"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258" w:author="Locke Liu" w:date="2021-05-24T16:26:00Z">
                  <w:rPr>
                    <w:rFonts w:ascii="Segoe UI" w:hAnsi="Segoe UI" w:cs="Segoe UI"/>
                    <w:bCs/>
                    <w:color w:val="121B1F" w:themeColor="background1"/>
                    <w:sz w:val="14"/>
                    <w:szCs w:val="14"/>
                  </w:rPr>
                </w:rPrChange>
              </w:rPr>
              <w:t>China East 2</w:t>
            </w:r>
          </w:p>
        </w:tc>
        <w:tc>
          <w:tcPr>
            <w:tcW w:w="519" w:type="pct"/>
            <w:shd w:val="clear" w:color="auto" w:fill="auto"/>
            <w:vAlign w:val="center"/>
            <w:tcPrChange w:id="8259" w:author="Locke Liu" w:date="2021-05-24T16:26:00Z">
              <w:tcPr>
                <w:tcW w:w="519" w:type="pct"/>
                <w:gridSpan w:val="2"/>
                <w:shd w:val="clear" w:color="auto" w:fill="auto"/>
                <w:vAlign w:val="center"/>
              </w:tcPr>
            </w:tcPrChange>
          </w:tcPr>
          <w:p w14:paraId="32605DC5" w14:textId="77777777" w:rsidR="00904FB6" w:rsidRPr="006A5A8F" w:rsidRDefault="00904FB6">
            <w:pPr>
              <w:jc w:val="center"/>
              <w:rPr>
                <w:rFonts w:ascii="Arial" w:eastAsiaTheme="minorEastAsia" w:hAnsi="Arial" w:cs="Arial"/>
                <w:bCs/>
                <w:color w:val="121B1F" w:themeColor="background1"/>
                <w:sz w:val="16"/>
                <w:szCs w:val="16"/>
                <w:rPrChange w:id="8260" w:author="Locke Liu" w:date="2021-05-24T16:26:00Z">
                  <w:rPr>
                    <w:rFonts w:ascii="Segoe UI" w:eastAsiaTheme="minorEastAsia" w:hAnsi="Segoe UI" w:cs="Segoe UI"/>
                    <w:bCs/>
                    <w:color w:val="121B1F" w:themeColor="background1"/>
                    <w:sz w:val="14"/>
                    <w:szCs w:val="14"/>
                  </w:rPr>
                </w:rPrChange>
              </w:rPr>
              <w:pPrChange w:id="8261" w:author="Locke Liu" w:date="2021-05-24T16:26:00Z">
                <w:pPr>
                  <w:framePr w:hSpace="141" w:wrap="around" w:vAnchor="text" w:hAnchor="margin" w:xAlign="center" w:y="265"/>
                </w:pPr>
              </w:pPrChange>
            </w:pPr>
            <w:r w:rsidRPr="006A5A8F">
              <w:rPr>
                <w:rFonts w:ascii="Arial" w:hAnsi="Arial" w:cs="Arial"/>
                <w:color w:val="121B1F" w:themeColor="background1"/>
                <w:sz w:val="16"/>
                <w:szCs w:val="16"/>
                <w:rPrChange w:id="8262" w:author="Locke Liu" w:date="2021-05-24T16:26:00Z">
                  <w:rPr>
                    <w:rFonts w:ascii="Segoe UI" w:hAnsi="Segoe UI" w:cs="Segoe UI"/>
                    <w:color w:val="121B1F" w:themeColor="background1"/>
                    <w:sz w:val="14"/>
                    <w:szCs w:val="14"/>
                  </w:rPr>
                </w:rPrChange>
              </w:rPr>
              <w:t>BIBCNCDP</w:t>
            </w:r>
          </w:p>
        </w:tc>
        <w:tc>
          <w:tcPr>
            <w:tcW w:w="731" w:type="pct"/>
            <w:shd w:val="clear" w:color="auto" w:fill="auto"/>
            <w:vAlign w:val="center"/>
            <w:tcPrChange w:id="8263" w:author="Locke Liu" w:date="2021-05-24T16:26:00Z">
              <w:tcPr>
                <w:tcW w:w="731" w:type="pct"/>
                <w:gridSpan w:val="2"/>
                <w:shd w:val="clear" w:color="auto" w:fill="auto"/>
                <w:vAlign w:val="center"/>
              </w:tcPr>
            </w:tcPrChange>
          </w:tcPr>
          <w:p w14:paraId="35FA0B42" w14:textId="77777777" w:rsidR="00904FB6" w:rsidRPr="006A5A8F" w:rsidRDefault="00904FB6">
            <w:pPr>
              <w:jc w:val="center"/>
              <w:rPr>
                <w:rFonts w:ascii="Arial" w:hAnsi="Arial" w:cs="Arial"/>
                <w:bCs/>
                <w:color w:val="121B1F" w:themeColor="background1"/>
                <w:sz w:val="16"/>
                <w:szCs w:val="16"/>
                <w:rPrChange w:id="8264" w:author="Locke Liu" w:date="2021-05-24T16:26:00Z">
                  <w:rPr>
                    <w:rFonts w:ascii="Segoe UI" w:hAnsi="Segoe UI" w:cs="Segoe UI"/>
                    <w:bCs/>
                    <w:color w:val="121B1F" w:themeColor="background1"/>
                    <w:sz w:val="14"/>
                    <w:szCs w:val="14"/>
                  </w:rPr>
                </w:rPrChange>
              </w:rPr>
              <w:pPrChange w:id="8265"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266" w:author="Locke Liu" w:date="2021-05-24T16:26:00Z">
                  <w:rPr>
                    <w:rFonts w:ascii="Segoe UI" w:hAnsi="Segoe UI" w:cs="Segoe UI"/>
                    <w:bCs/>
                    <w:color w:val="121B1F" w:themeColor="background1"/>
                    <w:sz w:val="14"/>
                    <w:szCs w:val="14"/>
                  </w:rPr>
                </w:rPrChange>
              </w:rPr>
              <w:t>AZRCNE2CDPRG0001</w:t>
            </w:r>
          </w:p>
        </w:tc>
        <w:tc>
          <w:tcPr>
            <w:tcW w:w="885" w:type="pct"/>
            <w:vAlign w:val="center"/>
            <w:tcPrChange w:id="8267" w:author="Locke Liu" w:date="2021-05-24T16:26:00Z">
              <w:tcPr>
                <w:tcW w:w="885" w:type="pct"/>
                <w:gridSpan w:val="2"/>
                <w:vAlign w:val="center"/>
              </w:tcPr>
            </w:tcPrChange>
          </w:tcPr>
          <w:p w14:paraId="548EC1C3" w14:textId="13636C9A" w:rsidR="00904FB6" w:rsidRPr="006A5A8F" w:rsidRDefault="00904FB6">
            <w:pPr>
              <w:jc w:val="center"/>
              <w:rPr>
                <w:rFonts w:ascii="Arial" w:hAnsi="Arial" w:cs="Arial"/>
                <w:bCs/>
                <w:color w:val="121B1F" w:themeColor="background1"/>
                <w:sz w:val="16"/>
                <w:szCs w:val="16"/>
                <w:rPrChange w:id="8268" w:author="Locke Liu" w:date="2021-05-24T16:26:00Z">
                  <w:rPr>
                    <w:rFonts w:ascii="Segoe UI" w:hAnsi="Segoe UI" w:cs="Segoe UI"/>
                    <w:bCs/>
                    <w:color w:val="121B1F" w:themeColor="background1"/>
                    <w:sz w:val="14"/>
                    <w:szCs w:val="14"/>
                  </w:rPr>
                </w:rPrChange>
              </w:rPr>
              <w:pPrChange w:id="8269"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270" w:author="Locke Liu" w:date="2021-05-24T16:26:00Z">
                  <w:rPr>
                    <w:rFonts w:ascii="Segoe UI" w:hAnsi="Segoe UI" w:cs="Segoe UI"/>
                    <w:bCs/>
                    <w:color w:val="121B1F" w:themeColor="background1"/>
                    <w:sz w:val="14"/>
                    <w:szCs w:val="14"/>
                  </w:rPr>
                </w:rPrChange>
              </w:rPr>
              <w:t>10.71.255.0/24</w:t>
            </w:r>
          </w:p>
        </w:tc>
        <w:tc>
          <w:tcPr>
            <w:tcW w:w="884" w:type="pct"/>
            <w:vAlign w:val="center"/>
            <w:tcPrChange w:id="8271" w:author="Locke Liu" w:date="2021-05-24T16:26:00Z">
              <w:tcPr>
                <w:tcW w:w="884" w:type="pct"/>
                <w:gridSpan w:val="2"/>
                <w:vAlign w:val="center"/>
              </w:tcPr>
            </w:tcPrChange>
          </w:tcPr>
          <w:p w14:paraId="07EA53B4" w14:textId="0267484E" w:rsidR="00904FB6" w:rsidRPr="006A5A8F" w:rsidRDefault="003B47FE">
            <w:pPr>
              <w:jc w:val="center"/>
              <w:rPr>
                <w:rFonts w:ascii="Arial" w:hAnsi="Arial" w:cs="Arial"/>
                <w:bCs/>
                <w:color w:val="121B1F" w:themeColor="background1"/>
                <w:sz w:val="16"/>
                <w:szCs w:val="16"/>
                <w:rPrChange w:id="8272" w:author="Locke Liu" w:date="2021-05-24T16:26:00Z">
                  <w:rPr>
                    <w:rFonts w:ascii="Segoe UI" w:hAnsi="Segoe UI" w:cs="Segoe UI"/>
                    <w:bCs/>
                    <w:color w:val="121B1F" w:themeColor="background1"/>
                    <w:sz w:val="14"/>
                    <w:szCs w:val="14"/>
                  </w:rPr>
                </w:rPrChange>
              </w:rPr>
              <w:pPrChange w:id="8273"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274" w:author="Locke Liu" w:date="2021-05-24T16:26:00Z">
                  <w:rPr>
                    <w:rFonts w:ascii="Segoe UI" w:hAnsi="Segoe UI" w:cs="Segoe UI"/>
                    <w:bCs/>
                    <w:color w:val="121B1F" w:themeColor="background1"/>
                    <w:sz w:val="14"/>
                    <w:szCs w:val="14"/>
                  </w:rPr>
                </w:rPrChange>
              </w:rPr>
              <w:t>10.71.128.69, 10.71.128.70</w:t>
            </w:r>
          </w:p>
        </w:tc>
        <w:tc>
          <w:tcPr>
            <w:tcW w:w="881" w:type="pct"/>
            <w:vAlign w:val="center"/>
            <w:tcPrChange w:id="8275" w:author="Locke Liu" w:date="2021-05-24T16:26:00Z">
              <w:tcPr>
                <w:tcW w:w="881" w:type="pct"/>
                <w:gridSpan w:val="2"/>
                <w:vAlign w:val="center"/>
              </w:tcPr>
            </w:tcPrChange>
          </w:tcPr>
          <w:p w14:paraId="03AC2711" w14:textId="088F98EC" w:rsidR="00904FB6" w:rsidRPr="006A5A8F" w:rsidRDefault="00904FB6">
            <w:pPr>
              <w:jc w:val="center"/>
              <w:rPr>
                <w:rFonts w:ascii="Arial" w:hAnsi="Arial" w:cs="Arial"/>
                <w:bCs/>
                <w:color w:val="121B1F" w:themeColor="background1"/>
                <w:sz w:val="16"/>
                <w:szCs w:val="16"/>
                <w:rPrChange w:id="8276" w:author="Locke Liu" w:date="2021-05-24T16:26:00Z">
                  <w:rPr>
                    <w:rFonts w:ascii="Segoe UI" w:hAnsi="Segoe UI" w:cs="Segoe UI"/>
                    <w:bCs/>
                    <w:color w:val="121B1F" w:themeColor="background1"/>
                    <w:sz w:val="14"/>
                    <w:szCs w:val="14"/>
                  </w:rPr>
                </w:rPrChange>
              </w:rPr>
              <w:pPrChange w:id="8277"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278" w:author="Locke Liu" w:date="2021-05-24T16:26:00Z">
                  <w:rPr>
                    <w:rFonts w:ascii="Segoe UI" w:hAnsi="Segoe UI" w:cs="Segoe UI"/>
                    <w:bCs/>
                    <w:color w:val="121B1F" w:themeColor="background1"/>
                    <w:sz w:val="14"/>
                    <w:szCs w:val="14"/>
                  </w:rPr>
                </w:rPrChange>
              </w:rPr>
              <w:t>DEV/UAT</w:t>
            </w:r>
          </w:p>
        </w:tc>
      </w:tr>
      <w:tr w:rsidR="00ED4941" w:rsidRPr="004D620F" w14:paraId="1CE79247" w14:textId="77777777" w:rsidTr="006A5A8F">
        <w:trPr>
          <w:trHeight w:val="358"/>
          <w:trPrChange w:id="8279" w:author="Locke Liu" w:date="2021-05-24T16:26:00Z">
            <w:trPr>
              <w:trHeight w:val="358"/>
            </w:trPr>
          </w:trPrChange>
        </w:trPr>
        <w:tc>
          <w:tcPr>
            <w:tcW w:w="394" w:type="pct"/>
            <w:shd w:val="clear" w:color="auto" w:fill="auto"/>
            <w:vAlign w:val="center"/>
            <w:tcPrChange w:id="8280" w:author="Locke Liu" w:date="2021-05-24T16:26:00Z">
              <w:tcPr>
                <w:tcW w:w="394" w:type="pct"/>
                <w:shd w:val="clear" w:color="auto" w:fill="auto"/>
                <w:vAlign w:val="center"/>
              </w:tcPr>
            </w:tcPrChange>
          </w:tcPr>
          <w:p w14:paraId="4669E111" w14:textId="7463B139" w:rsidR="00ED4941" w:rsidRPr="006A5A8F" w:rsidRDefault="00ED4941" w:rsidP="00277D34">
            <w:pPr>
              <w:jc w:val="center"/>
              <w:rPr>
                <w:rFonts w:ascii="Arial" w:eastAsiaTheme="minorEastAsia" w:hAnsi="Arial" w:cs="Arial"/>
                <w:bCs/>
                <w:color w:val="121B1F" w:themeColor="background1"/>
                <w:sz w:val="16"/>
                <w:szCs w:val="16"/>
                <w:rPrChange w:id="8281" w:author="Locke Liu" w:date="2021-05-24T16:26:00Z">
                  <w:rPr>
                    <w:rFonts w:ascii="Segoe UI" w:eastAsiaTheme="minorEastAsia" w:hAnsi="Segoe UI" w:cs="Segoe UI"/>
                    <w:bCs/>
                    <w:color w:val="121B1F" w:themeColor="background1"/>
                    <w:sz w:val="14"/>
                    <w:szCs w:val="14"/>
                  </w:rPr>
                </w:rPrChange>
              </w:rPr>
            </w:pPr>
            <w:r w:rsidRPr="006A5A8F">
              <w:rPr>
                <w:rFonts w:ascii="Arial" w:eastAsiaTheme="minorEastAsia" w:hAnsi="Arial" w:cs="Arial"/>
                <w:bCs/>
                <w:color w:val="121B1F" w:themeColor="background1"/>
                <w:sz w:val="16"/>
                <w:szCs w:val="16"/>
                <w:rPrChange w:id="8282" w:author="Locke Liu" w:date="2021-05-24T16:26:00Z">
                  <w:rPr>
                    <w:rFonts w:ascii="Segoe UI" w:eastAsiaTheme="minorEastAsia" w:hAnsi="Segoe UI" w:cs="Segoe UI"/>
                    <w:bCs/>
                    <w:color w:val="121B1F" w:themeColor="background1"/>
                    <w:sz w:val="14"/>
                    <w:szCs w:val="14"/>
                  </w:rPr>
                </w:rPrChange>
              </w:rPr>
              <w:t>r9dlchn0-vnet</w:t>
            </w:r>
          </w:p>
        </w:tc>
        <w:tc>
          <w:tcPr>
            <w:tcW w:w="340" w:type="pct"/>
            <w:vAlign w:val="center"/>
            <w:tcPrChange w:id="8283" w:author="Locke Liu" w:date="2021-05-24T16:26:00Z">
              <w:tcPr>
                <w:tcW w:w="340" w:type="pct"/>
                <w:gridSpan w:val="2"/>
                <w:vAlign w:val="center"/>
              </w:tcPr>
            </w:tcPrChange>
          </w:tcPr>
          <w:p w14:paraId="66EC12D4" w14:textId="69471FB0" w:rsidR="00ED4941" w:rsidRPr="006A5A8F" w:rsidRDefault="00ED4941">
            <w:pPr>
              <w:jc w:val="center"/>
              <w:rPr>
                <w:rFonts w:ascii="Arial" w:hAnsi="Arial" w:cs="Arial"/>
                <w:bCs/>
                <w:color w:val="121B1F" w:themeColor="background1"/>
                <w:sz w:val="16"/>
                <w:szCs w:val="16"/>
                <w:rPrChange w:id="8284" w:author="Locke Liu" w:date="2021-05-24T16:26:00Z">
                  <w:rPr>
                    <w:rFonts w:ascii="Segoe UI" w:hAnsi="Segoe UI" w:cs="Segoe UI"/>
                    <w:bCs/>
                    <w:color w:val="121B1F" w:themeColor="background1"/>
                    <w:sz w:val="14"/>
                    <w:szCs w:val="14"/>
                  </w:rPr>
                </w:rPrChange>
              </w:rPr>
              <w:pPrChange w:id="8285"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286" w:author="Locke Liu" w:date="2021-05-24T16:26:00Z">
                  <w:rPr>
                    <w:rFonts w:ascii="Segoe UI" w:hAnsi="Segoe UI" w:cs="Segoe UI"/>
                    <w:bCs/>
                    <w:color w:val="121B1F" w:themeColor="background1"/>
                    <w:sz w:val="14"/>
                    <w:szCs w:val="14"/>
                  </w:rPr>
                </w:rPrChange>
              </w:rPr>
              <w:t>Virtual network</w:t>
            </w:r>
          </w:p>
        </w:tc>
        <w:tc>
          <w:tcPr>
            <w:tcW w:w="365" w:type="pct"/>
            <w:vAlign w:val="center"/>
            <w:tcPrChange w:id="8287" w:author="Locke Liu" w:date="2021-05-24T16:26:00Z">
              <w:tcPr>
                <w:tcW w:w="365" w:type="pct"/>
                <w:gridSpan w:val="2"/>
                <w:vAlign w:val="center"/>
              </w:tcPr>
            </w:tcPrChange>
          </w:tcPr>
          <w:p w14:paraId="099B3E10" w14:textId="6897A2C3" w:rsidR="00ED4941" w:rsidRPr="006A5A8F" w:rsidRDefault="00ED4941">
            <w:pPr>
              <w:jc w:val="center"/>
              <w:rPr>
                <w:rFonts w:ascii="Arial" w:eastAsiaTheme="minorEastAsia" w:hAnsi="Arial" w:cs="Arial"/>
                <w:bCs/>
                <w:color w:val="121B1F" w:themeColor="background1"/>
                <w:sz w:val="16"/>
                <w:szCs w:val="16"/>
                <w:rPrChange w:id="8288" w:author="Locke Liu" w:date="2021-05-24T16:26:00Z">
                  <w:rPr>
                    <w:rFonts w:ascii="Segoe UI" w:eastAsiaTheme="minorEastAsia" w:hAnsi="Segoe UI" w:cs="Segoe UI"/>
                    <w:bCs/>
                    <w:color w:val="121B1F" w:themeColor="background1"/>
                    <w:sz w:val="14"/>
                    <w:szCs w:val="14"/>
                  </w:rPr>
                </w:rPrChange>
              </w:rPr>
              <w:pPrChange w:id="8289"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290" w:author="Locke Liu" w:date="2021-05-24T16:26:00Z">
                  <w:rPr>
                    <w:rFonts w:ascii="Segoe UI" w:hAnsi="Segoe UI" w:cs="Segoe UI"/>
                    <w:bCs/>
                    <w:color w:val="121B1F" w:themeColor="background1"/>
                    <w:sz w:val="14"/>
                    <w:szCs w:val="14"/>
                  </w:rPr>
                </w:rPrChange>
              </w:rPr>
              <w:t>China East 2</w:t>
            </w:r>
          </w:p>
        </w:tc>
        <w:tc>
          <w:tcPr>
            <w:tcW w:w="519" w:type="pct"/>
            <w:shd w:val="clear" w:color="auto" w:fill="auto"/>
            <w:vAlign w:val="center"/>
            <w:tcPrChange w:id="8291" w:author="Locke Liu" w:date="2021-05-24T16:26:00Z">
              <w:tcPr>
                <w:tcW w:w="519" w:type="pct"/>
                <w:gridSpan w:val="2"/>
                <w:shd w:val="clear" w:color="auto" w:fill="auto"/>
                <w:vAlign w:val="center"/>
              </w:tcPr>
            </w:tcPrChange>
          </w:tcPr>
          <w:p w14:paraId="23A8A6A2" w14:textId="1C4C0E66" w:rsidR="00ED4941" w:rsidRPr="006A5A8F" w:rsidRDefault="00ED4941">
            <w:pPr>
              <w:jc w:val="center"/>
              <w:rPr>
                <w:rFonts w:ascii="Arial" w:eastAsiaTheme="minorEastAsia" w:hAnsi="Arial" w:cs="Arial"/>
                <w:bCs/>
                <w:color w:val="121B1F" w:themeColor="background1"/>
                <w:sz w:val="16"/>
                <w:szCs w:val="16"/>
                <w:rPrChange w:id="8292" w:author="Locke Liu" w:date="2021-05-24T16:26:00Z">
                  <w:rPr>
                    <w:rFonts w:ascii="Segoe UI" w:eastAsiaTheme="minorEastAsia" w:hAnsi="Segoe UI" w:cs="Segoe UI"/>
                    <w:bCs/>
                    <w:color w:val="121B1F" w:themeColor="background1"/>
                    <w:sz w:val="14"/>
                    <w:szCs w:val="14"/>
                  </w:rPr>
                </w:rPrChange>
              </w:rPr>
              <w:pPrChange w:id="8293" w:author="Locke Liu" w:date="2021-05-24T16:26:00Z">
                <w:pPr>
                  <w:framePr w:hSpace="141" w:wrap="around" w:vAnchor="text" w:hAnchor="margin" w:xAlign="center" w:y="265"/>
                </w:pPr>
              </w:pPrChange>
            </w:pPr>
            <w:r w:rsidRPr="006A5A8F">
              <w:rPr>
                <w:rFonts w:ascii="Arial" w:hAnsi="Arial" w:cs="Arial"/>
                <w:color w:val="121B1F" w:themeColor="background1"/>
                <w:sz w:val="16"/>
                <w:szCs w:val="16"/>
                <w:rPrChange w:id="8294" w:author="Locke Liu" w:date="2021-05-24T16:26:00Z">
                  <w:rPr>
                    <w:rFonts w:ascii="Segoe UI" w:hAnsi="Segoe UI" w:cs="Segoe UI"/>
                    <w:color w:val="121B1F" w:themeColor="background1"/>
                    <w:sz w:val="14"/>
                    <w:szCs w:val="14"/>
                  </w:rPr>
                </w:rPrChange>
              </w:rPr>
              <w:t>BIBCNCDP</w:t>
            </w:r>
          </w:p>
        </w:tc>
        <w:tc>
          <w:tcPr>
            <w:tcW w:w="731" w:type="pct"/>
            <w:shd w:val="clear" w:color="auto" w:fill="auto"/>
            <w:vAlign w:val="center"/>
            <w:tcPrChange w:id="8295" w:author="Locke Liu" w:date="2021-05-24T16:26:00Z">
              <w:tcPr>
                <w:tcW w:w="731" w:type="pct"/>
                <w:gridSpan w:val="2"/>
                <w:shd w:val="clear" w:color="auto" w:fill="auto"/>
                <w:vAlign w:val="center"/>
              </w:tcPr>
            </w:tcPrChange>
          </w:tcPr>
          <w:p w14:paraId="180D5EE2" w14:textId="2CD126B0" w:rsidR="00ED4941" w:rsidRPr="006A5A8F" w:rsidRDefault="00ED4941">
            <w:pPr>
              <w:jc w:val="center"/>
              <w:rPr>
                <w:rFonts w:ascii="Arial" w:eastAsiaTheme="minorEastAsia" w:hAnsi="Arial" w:cs="Arial"/>
                <w:bCs/>
                <w:color w:val="121B1F" w:themeColor="background1"/>
                <w:sz w:val="16"/>
                <w:szCs w:val="16"/>
                <w:rPrChange w:id="8296" w:author="Locke Liu" w:date="2021-05-24T16:26:00Z">
                  <w:rPr>
                    <w:rFonts w:ascii="Segoe UI" w:eastAsiaTheme="minorEastAsia" w:hAnsi="Segoe UI" w:cs="Segoe UI"/>
                    <w:bCs/>
                    <w:color w:val="121B1F" w:themeColor="background1"/>
                    <w:sz w:val="14"/>
                    <w:szCs w:val="14"/>
                  </w:rPr>
                </w:rPrChange>
              </w:rPr>
              <w:pPrChange w:id="8297"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298" w:author="Locke Liu" w:date="2021-05-24T16:26:00Z">
                  <w:rPr>
                    <w:rFonts w:ascii="Segoe UI" w:hAnsi="Segoe UI" w:cs="Segoe UI"/>
                    <w:bCs/>
                    <w:color w:val="121B1F" w:themeColor="background1"/>
                    <w:sz w:val="14"/>
                    <w:szCs w:val="14"/>
                  </w:rPr>
                </w:rPrChange>
              </w:rPr>
              <w:t>AZRCNE2CDPRG0001</w:t>
            </w:r>
          </w:p>
        </w:tc>
        <w:tc>
          <w:tcPr>
            <w:tcW w:w="885" w:type="pct"/>
            <w:vAlign w:val="center"/>
            <w:tcPrChange w:id="8299" w:author="Locke Liu" w:date="2021-05-24T16:26:00Z">
              <w:tcPr>
                <w:tcW w:w="885" w:type="pct"/>
                <w:gridSpan w:val="2"/>
                <w:vAlign w:val="center"/>
              </w:tcPr>
            </w:tcPrChange>
          </w:tcPr>
          <w:p w14:paraId="53FDC942" w14:textId="475AE17B" w:rsidR="00ED4941" w:rsidRPr="006A5A8F" w:rsidRDefault="00ED4941">
            <w:pPr>
              <w:jc w:val="center"/>
              <w:rPr>
                <w:rFonts w:ascii="Arial" w:hAnsi="Arial" w:cs="Arial"/>
                <w:bCs/>
                <w:color w:val="121B1F" w:themeColor="background1"/>
                <w:sz w:val="16"/>
                <w:szCs w:val="16"/>
                <w:rPrChange w:id="8300" w:author="Locke Liu" w:date="2021-05-24T16:26:00Z">
                  <w:rPr>
                    <w:rFonts w:ascii="Segoe UI" w:hAnsi="Segoe UI" w:cs="Segoe UI"/>
                    <w:bCs/>
                    <w:color w:val="121B1F" w:themeColor="background1"/>
                    <w:sz w:val="14"/>
                    <w:szCs w:val="14"/>
                  </w:rPr>
                </w:rPrChange>
              </w:rPr>
              <w:pPrChange w:id="8301" w:author="Locke Liu" w:date="2021-05-24T16:26:00Z">
                <w:pPr>
                  <w:framePr w:hSpace="141" w:wrap="around" w:vAnchor="text" w:hAnchor="margin" w:xAlign="center" w:y="265"/>
                </w:pPr>
              </w:pPrChange>
            </w:pPr>
            <w:r w:rsidRPr="006A5A8F">
              <w:rPr>
                <w:rFonts w:ascii="Arial" w:hAnsi="Arial" w:cs="Arial"/>
                <w:color w:val="000000"/>
                <w:sz w:val="16"/>
                <w:szCs w:val="16"/>
                <w:lang w:val="fr-FR"/>
                <w:rPrChange w:id="8302" w:author="Locke Liu" w:date="2021-05-24T16:26:00Z">
                  <w:rPr>
                    <w:rFonts w:ascii="Segoe UI" w:hAnsi="Segoe UI" w:cs="Segoe UI"/>
                    <w:color w:val="000000"/>
                    <w:sz w:val="14"/>
                    <w:szCs w:val="14"/>
                    <w:lang w:val="fr-FR"/>
                  </w:rPr>
                </w:rPrChange>
              </w:rPr>
              <w:t>10.71.252.0/23</w:t>
            </w:r>
          </w:p>
        </w:tc>
        <w:tc>
          <w:tcPr>
            <w:tcW w:w="884" w:type="pct"/>
            <w:vAlign w:val="center"/>
            <w:tcPrChange w:id="8303" w:author="Locke Liu" w:date="2021-05-24T16:26:00Z">
              <w:tcPr>
                <w:tcW w:w="884" w:type="pct"/>
                <w:gridSpan w:val="2"/>
                <w:vAlign w:val="center"/>
              </w:tcPr>
            </w:tcPrChange>
          </w:tcPr>
          <w:p w14:paraId="00A0CEF8" w14:textId="14F568B6" w:rsidR="00ED4941" w:rsidRPr="006A5A8F" w:rsidRDefault="00ED4941">
            <w:pPr>
              <w:jc w:val="center"/>
              <w:rPr>
                <w:rFonts w:ascii="Arial" w:hAnsi="Arial" w:cs="Arial"/>
                <w:bCs/>
                <w:color w:val="121B1F" w:themeColor="background1"/>
                <w:sz w:val="16"/>
                <w:szCs w:val="16"/>
                <w:rPrChange w:id="8304" w:author="Locke Liu" w:date="2021-05-24T16:26:00Z">
                  <w:rPr>
                    <w:rFonts w:ascii="Segoe UI" w:hAnsi="Segoe UI" w:cs="Segoe UI"/>
                    <w:bCs/>
                    <w:color w:val="121B1F" w:themeColor="background1"/>
                    <w:sz w:val="14"/>
                    <w:szCs w:val="14"/>
                  </w:rPr>
                </w:rPrChange>
              </w:rPr>
              <w:pPrChange w:id="8305"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306" w:author="Locke Liu" w:date="2021-05-24T16:26:00Z">
                  <w:rPr>
                    <w:rFonts w:ascii="Segoe UI" w:hAnsi="Segoe UI" w:cs="Segoe UI"/>
                    <w:bCs/>
                    <w:color w:val="121B1F" w:themeColor="background1"/>
                    <w:sz w:val="14"/>
                    <w:szCs w:val="14"/>
                  </w:rPr>
                </w:rPrChange>
              </w:rPr>
              <w:t>10.71.128.69, 10.71.128.70</w:t>
            </w:r>
          </w:p>
        </w:tc>
        <w:tc>
          <w:tcPr>
            <w:tcW w:w="881" w:type="pct"/>
            <w:vAlign w:val="center"/>
            <w:tcPrChange w:id="8307" w:author="Locke Liu" w:date="2021-05-24T16:26:00Z">
              <w:tcPr>
                <w:tcW w:w="881" w:type="pct"/>
                <w:gridSpan w:val="2"/>
                <w:vAlign w:val="center"/>
              </w:tcPr>
            </w:tcPrChange>
          </w:tcPr>
          <w:p w14:paraId="4A1EDBEB" w14:textId="49CBD688" w:rsidR="00ED4941" w:rsidRPr="006A5A8F" w:rsidRDefault="00ED4941">
            <w:pPr>
              <w:jc w:val="center"/>
              <w:rPr>
                <w:rFonts w:ascii="Arial" w:hAnsi="Arial" w:cs="Arial"/>
                <w:bCs/>
                <w:color w:val="121B1F" w:themeColor="background1"/>
                <w:sz w:val="16"/>
                <w:szCs w:val="16"/>
                <w:rPrChange w:id="8308" w:author="Locke Liu" w:date="2021-05-24T16:26:00Z">
                  <w:rPr>
                    <w:rFonts w:ascii="Segoe UI" w:hAnsi="Segoe UI" w:cs="Segoe UI"/>
                    <w:bCs/>
                    <w:color w:val="121B1F" w:themeColor="background1"/>
                    <w:sz w:val="14"/>
                    <w:szCs w:val="14"/>
                  </w:rPr>
                </w:rPrChange>
              </w:rPr>
              <w:pPrChange w:id="8309" w:author="Locke Liu" w:date="2021-05-24T16:26:00Z">
                <w:pPr>
                  <w:framePr w:hSpace="141" w:wrap="around" w:vAnchor="text" w:hAnchor="margin" w:xAlign="center" w:y="265"/>
                </w:pPr>
              </w:pPrChange>
            </w:pPr>
            <w:r w:rsidRPr="006A5A8F">
              <w:rPr>
                <w:rFonts w:ascii="Arial" w:hAnsi="Arial" w:cs="Arial"/>
                <w:bCs/>
                <w:color w:val="121B1F" w:themeColor="background1"/>
                <w:sz w:val="16"/>
                <w:szCs w:val="16"/>
                <w:rPrChange w:id="8310" w:author="Locke Liu" w:date="2021-05-24T16:26:00Z">
                  <w:rPr>
                    <w:rFonts w:ascii="Segoe UI" w:hAnsi="Segoe UI" w:cs="Segoe UI"/>
                    <w:bCs/>
                    <w:color w:val="121B1F" w:themeColor="background1"/>
                    <w:sz w:val="14"/>
                    <w:szCs w:val="14"/>
                  </w:rPr>
                </w:rPrChange>
              </w:rPr>
              <w:t>production</w:t>
            </w:r>
          </w:p>
        </w:tc>
      </w:tr>
      <w:tr w:rsidR="00ED4941" w:rsidRPr="004D620F" w14:paraId="5C099817" w14:textId="77777777" w:rsidTr="00ED4941">
        <w:trPr>
          <w:trHeight w:val="358"/>
        </w:trPr>
        <w:tc>
          <w:tcPr>
            <w:tcW w:w="394" w:type="pct"/>
            <w:shd w:val="clear" w:color="auto" w:fill="auto"/>
            <w:vAlign w:val="center"/>
          </w:tcPr>
          <w:p w14:paraId="7AE36157" w14:textId="77777777" w:rsidR="00ED4941" w:rsidRPr="004D620F" w:rsidRDefault="00ED4941" w:rsidP="00ED4941">
            <w:pPr>
              <w:jc w:val="center"/>
              <w:rPr>
                <w:rFonts w:ascii="Arial" w:eastAsiaTheme="minorEastAsia" w:hAnsi="Arial" w:cs="Arial"/>
                <w:bCs/>
                <w:color w:val="121B1F" w:themeColor="background1"/>
                <w:sz w:val="14"/>
                <w:szCs w:val="14"/>
                <w:rPrChange w:id="8311" w:author="Locke Liu" w:date="2021-05-24T14:33:00Z">
                  <w:rPr>
                    <w:rFonts w:ascii="Segoe UI" w:eastAsiaTheme="minorEastAsia" w:hAnsi="Segoe UI" w:cs="Segoe UI"/>
                    <w:bCs/>
                    <w:color w:val="121B1F" w:themeColor="background1"/>
                    <w:sz w:val="14"/>
                    <w:szCs w:val="14"/>
                  </w:rPr>
                </w:rPrChange>
              </w:rPr>
            </w:pPr>
          </w:p>
        </w:tc>
        <w:tc>
          <w:tcPr>
            <w:tcW w:w="340" w:type="pct"/>
            <w:vAlign w:val="center"/>
          </w:tcPr>
          <w:p w14:paraId="001A459D" w14:textId="77777777" w:rsidR="00ED4941" w:rsidRPr="004D620F" w:rsidRDefault="00ED4941" w:rsidP="00ED4941">
            <w:pPr>
              <w:rPr>
                <w:rFonts w:ascii="Arial" w:hAnsi="Arial" w:cs="Arial"/>
                <w:bCs/>
                <w:color w:val="121B1F" w:themeColor="background1"/>
                <w:sz w:val="14"/>
                <w:szCs w:val="14"/>
                <w:rPrChange w:id="8312" w:author="Locke Liu" w:date="2021-05-24T14:33:00Z">
                  <w:rPr>
                    <w:rFonts w:ascii="Segoe UI" w:hAnsi="Segoe UI" w:cs="Segoe UI"/>
                    <w:bCs/>
                    <w:color w:val="121B1F" w:themeColor="background1"/>
                    <w:sz w:val="14"/>
                    <w:szCs w:val="14"/>
                  </w:rPr>
                </w:rPrChange>
              </w:rPr>
            </w:pPr>
          </w:p>
        </w:tc>
        <w:tc>
          <w:tcPr>
            <w:tcW w:w="365" w:type="pct"/>
            <w:vAlign w:val="center"/>
          </w:tcPr>
          <w:p w14:paraId="0AED4705" w14:textId="77777777" w:rsidR="00ED4941" w:rsidRPr="004D620F" w:rsidRDefault="00ED4941" w:rsidP="00ED4941">
            <w:pPr>
              <w:rPr>
                <w:rFonts w:ascii="Arial" w:eastAsiaTheme="minorEastAsia" w:hAnsi="Arial" w:cs="Arial"/>
                <w:bCs/>
                <w:color w:val="121B1F" w:themeColor="background1"/>
                <w:sz w:val="14"/>
                <w:szCs w:val="14"/>
                <w:rPrChange w:id="8313" w:author="Locke Liu" w:date="2021-05-24T14:33:00Z">
                  <w:rPr>
                    <w:rFonts w:ascii="Segoe UI" w:eastAsiaTheme="minorEastAsia" w:hAnsi="Segoe UI" w:cs="Segoe UI"/>
                    <w:bCs/>
                    <w:color w:val="121B1F" w:themeColor="background1"/>
                    <w:sz w:val="14"/>
                    <w:szCs w:val="14"/>
                  </w:rPr>
                </w:rPrChange>
              </w:rPr>
            </w:pPr>
          </w:p>
        </w:tc>
        <w:tc>
          <w:tcPr>
            <w:tcW w:w="519" w:type="pct"/>
            <w:shd w:val="clear" w:color="auto" w:fill="auto"/>
            <w:vAlign w:val="center"/>
          </w:tcPr>
          <w:p w14:paraId="4BCA3A06" w14:textId="77777777" w:rsidR="00ED4941" w:rsidRPr="004D620F" w:rsidRDefault="00ED4941" w:rsidP="00ED4941">
            <w:pPr>
              <w:rPr>
                <w:rFonts w:ascii="Arial" w:eastAsiaTheme="minorEastAsia" w:hAnsi="Arial" w:cs="Arial"/>
                <w:bCs/>
                <w:color w:val="121B1F" w:themeColor="background1"/>
                <w:sz w:val="14"/>
                <w:szCs w:val="14"/>
                <w:rPrChange w:id="8314" w:author="Locke Liu" w:date="2021-05-24T14:33:00Z">
                  <w:rPr>
                    <w:rFonts w:ascii="Segoe UI" w:eastAsiaTheme="minorEastAsia" w:hAnsi="Segoe UI" w:cs="Segoe UI"/>
                    <w:bCs/>
                    <w:color w:val="121B1F" w:themeColor="background1"/>
                    <w:sz w:val="14"/>
                    <w:szCs w:val="14"/>
                  </w:rPr>
                </w:rPrChange>
              </w:rPr>
            </w:pPr>
          </w:p>
        </w:tc>
        <w:tc>
          <w:tcPr>
            <w:tcW w:w="731" w:type="pct"/>
            <w:shd w:val="clear" w:color="auto" w:fill="auto"/>
            <w:vAlign w:val="center"/>
          </w:tcPr>
          <w:p w14:paraId="2820CAAB" w14:textId="77777777" w:rsidR="00ED4941" w:rsidRPr="004D620F" w:rsidRDefault="00ED4941" w:rsidP="00ED4941">
            <w:pPr>
              <w:rPr>
                <w:rFonts w:ascii="Arial" w:eastAsiaTheme="minorEastAsia" w:hAnsi="Arial" w:cs="Arial"/>
                <w:bCs/>
                <w:color w:val="121B1F" w:themeColor="background1"/>
                <w:sz w:val="14"/>
                <w:szCs w:val="14"/>
                <w:rPrChange w:id="8315" w:author="Locke Liu" w:date="2021-05-24T14:33:00Z">
                  <w:rPr>
                    <w:rFonts w:ascii="Segoe UI" w:eastAsiaTheme="minorEastAsia" w:hAnsi="Segoe UI" w:cs="Segoe UI"/>
                    <w:bCs/>
                    <w:color w:val="121B1F" w:themeColor="background1"/>
                    <w:sz w:val="14"/>
                    <w:szCs w:val="14"/>
                  </w:rPr>
                </w:rPrChange>
              </w:rPr>
            </w:pPr>
          </w:p>
        </w:tc>
        <w:tc>
          <w:tcPr>
            <w:tcW w:w="885" w:type="pct"/>
            <w:vAlign w:val="center"/>
          </w:tcPr>
          <w:p w14:paraId="0D0BCC27" w14:textId="77777777" w:rsidR="00ED4941" w:rsidRPr="004D620F" w:rsidRDefault="00ED4941" w:rsidP="00ED4941">
            <w:pPr>
              <w:rPr>
                <w:rFonts w:ascii="Arial" w:eastAsiaTheme="minorEastAsia" w:hAnsi="Arial" w:cs="Arial"/>
                <w:bCs/>
                <w:color w:val="121B1F" w:themeColor="background1"/>
                <w:sz w:val="14"/>
                <w:szCs w:val="14"/>
                <w:rPrChange w:id="8316" w:author="Locke Liu" w:date="2021-05-24T14:33:00Z">
                  <w:rPr>
                    <w:rFonts w:ascii="Segoe UI" w:eastAsiaTheme="minorEastAsia" w:hAnsi="Segoe UI" w:cs="Segoe UI"/>
                    <w:bCs/>
                    <w:color w:val="121B1F" w:themeColor="background1"/>
                    <w:sz w:val="14"/>
                    <w:szCs w:val="14"/>
                  </w:rPr>
                </w:rPrChange>
              </w:rPr>
            </w:pPr>
          </w:p>
        </w:tc>
        <w:tc>
          <w:tcPr>
            <w:tcW w:w="884" w:type="pct"/>
            <w:vAlign w:val="center"/>
          </w:tcPr>
          <w:p w14:paraId="4BC49572" w14:textId="77777777" w:rsidR="00ED4941" w:rsidRPr="004D620F" w:rsidRDefault="00ED4941" w:rsidP="00ED4941">
            <w:pPr>
              <w:rPr>
                <w:rFonts w:ascii="Arial" w:eastAsiaTheme="minorEastAsia" w:hAnsi="Arial" w:cs="Arial"/>
                <w:bCs/>
                <w:color w:val="121B1F" w:themeColor="background1"/>
                <w:sz w:val="14"/>
                <w:szCs w:val="14"/>
                <w:rPrChange w:id="8317" w:author="Locke Liu" w:date="2021-05-24T14:33:00Z">
                  <w:rPr>
                    <w:rFonts w:ascii="Segoe UI" w:eastAsiaTheme="minorEastAsia" w:hAnsi="Segoe UI" w:cs="Segoe UI"/>
                    <w:bCs/>
                    <w:color w:val="121B1F" w:themeColor="background1"/>
                    <w:sz w:val="14"/>
                    <w:szCs w:val="14"/>
                  </w:rPr>
                </w:rPrChange>
              </w:rPr>
            </w:pPr>
          </w:p>
        </w:tc>
        <w:tc>
          <w:tcPr>
            <w:tcW w:w="881" w:type="pct"/>
            <w:vAlign w:val="center"/>
          </w:tcPr>
          <w:p w14:paraId="18A3B954" w14:textId="3430B60B" w:rsidR="00ED4941" w:rsidRPr="004D620F" w:rsidRDefault="00ED4941" w:rsidP="00ED4941">
            <w:pPr>
              <w:rPr>
                <w:rFonts w:ascii="Arial" w:eastAsiaTheme="minorEastAsia" w:hAnsi="Arial" w:cs="Arial"/>
                <w:bCs/>
                <w:color w:val="121B1F" w:themeColor="background1"/>
                <w:sz w:val="14"/>
                <w:szCs w:val="14"/>
                <w:rPrChange w:id="8318" w:author="Locke Liu" w:date="2021-05-24T14:33:00Z">
                  <w:rPr>
                    <w:rFonts w:ascii="Segoe UI" w:eastAsiaTheme="minorEastAsia" w:hAnsi="Segoe UI" w:cs="Segoe UI"/>
                    <w:bCs/>
                    <w:color w:val="121B1F" w:themeColor="background1"/>
                    <w:sz w:val="14"/>
                    <w:szCs w:val="14"/>
                  </w:rPr>
                </w:rPrChange>
              </w:rPr>
            </w:pPr>
          </w:p>
        </w:tc>
      </w:tr>
    </w:tbl>
    <w:p w14:paraId="35B03F28" w14:textId="390EE6BE" w:rsidR="00904FB6" w:rsidRPr="004D620F" w:rsidRDefault="00904FB6" w:rsidP="00904FB6">
      <w:pPr>
        <w:rPr>
          <w:rFonts w:ascii="Arial" w:hAnsi="Arial" w:cs="Arial"/>
          <w:rPrChange w:id="8319" w:author="Locke Liu" w:date="2021-05-24T14:33:00Z">
            <w:rPr/>
          </w:rPrChange>
        </w:rPr>
      </w:pPr>
    </w:p>
    <w:p w14:paraId="01957332" w14:textId="548689BF" w:rsidR="00DB084B" w:rsidRPr="004D620F" w:rsidRDefault="00DB084B" w:rsidP="00C54921">
      <w:pPr>
        <w:pStyle w:val="Heading4"/>
        <w:numPr>
          <w:ilvl w:val="3"/>
          <w:numId w:val="28"/>
        </w:numPr>
        <w:rPr>
          <w:rFonts w:ascii="Arial" w:hAnsi="Arial" w:cs="Arial"/>
          <w:rPrChange w:id="8320" w:author="Locke Liu" w:date="2021-05-24T14:33:00Z">
            <w:rPr/>
          </w:rPrChange>
        </w:rPr>
      </w:pPr>
      <w:commentRangeStart w:id="8321"/>
      <w:r w:rsidRPr="004D620F">
        <w:rPr>
          <w:rFonts w:ascii="Arial" w:hAnsi="Arial" w:cs="Arial"/>
          <w:rPrChange w:id="8322" w:author="Locke Liu" w:date="2021-05-24T14:33:00Z">
            <w:rPr/>
          </w:rPrChange>
        </w:rPr>
        <w:t>Subnet</w:t>
      </w:r>
      <w:commentRangeEnd w:id="8321"/>
      <w:r w:rsidR="003D0391">
        <w:rPr>
          <w:rStyle w:val="CommentReference"/>
          <w:b w:val="0"/>
          <w:bCs w:val="0"/>
          <w:iCs w:val="0"/>
          <w:color w:val="003195" w:themeColor="text2"/>
        </w:rPr>
        <w:commentReference w:id="8321"/>
      </w:r>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Layout w:type="fixed"/>
        <w:tblCellMar>
          <w:left w:w="70" w:type="dxa"/>
          <w:right w:w="70" w:type="dxa"/>
        </w:tblCellMar>
        <w:tblLook w:val="0000" w:firstRow="0" w:lastRow="0" w:firstColumn="0" w:lastColumn="0" w:noHBand="0" w:noVBand="0"/>
      </w:tblPr>
      <w:tblGrid>
        <w:gridCol w:w="1615"/>
        <w:gridCol w:w="1079"/>
        <w:gridCol w:w="720"/>
        <w:gridCol w:w="722"/>
        <w:gridCol w:w="988"/>
        <w:gridCol w:w="1530"/>
        <w:gridCol w:w="999"/>
        <w:gridCol w:w="1661"/>
        <w:gridCol w:w="939"/>
      </w:tblGrid>
      <w:tr w:rsidR="009E5ED5" w:rsidRPr="004D620F" w14:paraId="519C3312" w14:textId="77777777" w:rsidTr="00965B2A">
        <w:trPr>
          <w:trHeight w:val="530"/>
        </w:trPr>
        <w:tc>
          <w:tcPr>
            <w:tcW w:w="788" w:type="pct"/>
            <w:shd w:val="clear" w:color="auto" w:fill="D5E3FF"/>
            <w:vAlign w:val="center"/>
          </w:tcPr>
          <w:p w14:paraId="18C551EC" w14:textId="02F8A743" w:rsidR="009E5ED5" w:rsidRPr="004D620F" w:rsidRDefault="009E5ED5" w:rsidP="003E3756">
            <w:pPr>
              <w:jc w:val="center"/>
              <w:rPr>
                <w:rFonts w:ascii="Arial" w:eastAsiaTheme="minorEastAsia" w:hAnsi="Arial" w:cs="Arial"/>
                <w:b/>
                <w:bCs/>
                <w:color w:val="003195"/>
                <w:sz w:val="16"/>
                <w:szCs w:val="16"/>
                <w:rPrChange w:id="8323" w:author="Locke Liu" w:date="2021-05-24T14:33:00Z">
                  <w:rPr>
                    <w:rFonts w:ascii="Segoe UI" w:eastAsiaTheme="minorEastAsia" w:hAnsi="Segoe UI" w:cs="Segoe UI"/>
                    <w:b/>
                    <w:bCs/>
                    <w:color w:val="003195"/>
                    <w:sz w:val="16"/>
                    <w:szCs w:val="16"/>
                  </w:rPr>
                </w:rPrChange>
              </w:rPr>
            </w:pPr>
            <w:r w:rsidRPr="004D620F">
              <w:rPr>
                <w:rFonts w:ascii="Arial" w:eastAsiaTheme="minorEastAsia" w:hAnsi="Arial" w:cs="Arial"/>
                <w:b/>
                <w:bCs/>
                <w:color w:val="003195"/>
                <w:sz w:val="16"/>
                <w:szCs w:val="16"/>
                <w:rPrChange w:id="8324" w:author="Locke Liu" w:date="2021-05-24T14:33:00Z">
                  <w:rPr>
                    <w:rFonts w:ascii="Segoe UI" w:eastAsiaTheme="minorEastAsia" w:hAnsi="Segoe UI" w:cs="Segoe UI"/>
                    <w:b/>
                    <w:bCs/>
                    <w:color w:val="003195"/>
                    <w:sz w:val="16"/>
                    <w:szCs w:val="16"/>
                  </w:rPr>
                </w:rPrChange>
              </w:rPr>
              <w:t>Subnet name</w:t>
            </w:r>
          </w:p>
        </w:tc>
        <w:tc>
          <w:tcPr>
            <w:tcW w:w="526" w:type="pct"/>
            <w:shd w:val="clear" w:color="auto" w:fill="D5E3FF"/>
            <w:vAlign w:val="center"/>
          </w:tcPr>
          <w:p w14:paraId="64E486C0" w14:textId="5ACC5940" w:rsidR="009E5ED5" w:rsidRPr="004D620F" w:rsidRDefault="009E5ED5" w:rsidP="003E3756">
            <w:pPr>
              <w:jc w:val="center"/>
              <w:rPr>
                <w:rFonts w:ascii="Arial" w:eastAsiaTheme="minorEastAsia" w:hAnsi="Arial" w:cs="Arial"/>
                <w:b/>
                <w:bCs/>
                <w:color w:val="003195"/>
                <w:sz w:val="16"/>
                <w:szCs w:val="16"/>
                <w:rPrChange w:id="8325" w:author="Locke Liu" w:date="2021-05-24T14:33:00Z">
                  <w:rPr>
                    <w:rFonts w:ascii="Segoe UI" w:eastAsiaTheme="minorEastAsia" w:hAnsi="Segoe UI" w:cs="Segoe UI"/>
                    <w:b/>
                    <w:bCs/>
                    <w:color w:val="003195"/>
                    <w:sz w:val="16"/>
                    <w:szCs w:val="16"/>
                  </w:rPr>
                </w:rPrChange>
              </w:rPr>
            </w:pPr>
            <w:r w:rsidRPr="004D620F">
              <w:rPr>
                <w:rFonts w:ascii="Arial" w:eastAsiaTheme="minorEastAsia" w:hAnsi="Arial" w:cs="Arial"/>
                <w:b/>
                <w:bCs/>
                <w:color w:val="003195"/>
                <w:sz w:val="16"/>
                <w:szCs w:val="16"/>
                <w:rPrChange w:id="8326" w:author="Locke Liu" w:date="2021-05-24T14:33:00Z">
                  <w:rPr>
                    <w:rFonts w:ascii="Segoe UI" w:eastAsiaTheme="minorEastAsia" w:hAnsi="Segoe UI" w:cs="Segoe UI"/>
                    <w:b/>
                    <w:bCs/>
                    <w:color w:val="003195"/>
                    <w:sz w:val="16"/>
                    <w:szCs w:val="16"/>
                  </w:rPr>
                </w:rPrChange>
              </w:rPr>
              <w:t>Address space</w:t>
            </w:r>
          </w:p>
        </w:tc>
        <w:tc>
          <w:tcPr>
            <w:tcW w:w="351" w:type="pct"/>
            <w:shd w:val="clear" w:color="auto" w:fill="D5E3FF"/>
            <w:vAlign w:val="center"/>
          </w:tcPr>
          <w:p w14:paraId="70054C9D" w14:textId="21926D6A" w:rsidR="009E5ED5" w:rsidRPr="004D620F" w:rsidRDefault="009E5ED5" w:rsidP="003E3756">
            <w:pPr>
              <w:rPr>
                <w:rFonts w:ascii="Arial" w:eastAsiaTheme="minorEastAsia" w:hAnsi="Arial" w:cs="Arial"/>
                <w:b/>
                <w:bCs/>
                <w:color w:val="003195"/>
                <w:sz w:val="16"/>
                <w:szCs w:val="16"/>
                <w:rPrChange w:id="8327" w:author="Locke Liu" w:date="2021-05-24T14:33:00Z">
                  <w:rPr>
                    <w:rFonts w:ascii="Segoe UI" w:eastAsiaTheme="minorEastAsia" w:hAnsi="Segoe UI" w:cs="Segoe UI"/>
                    <w:b/>
                    <w:bCs/>
                    <w:color w:val="003195"/>
                    <w:sz w:val="16"/>
                    <w:szCs w:val="16"/>
                  </w:rPr>
                </w:rPrChange>
              </w:rPr>
            </w:pPr>
            <w:r w:rsidRPr="004D620F">
              <w:rPr>
                <w:rFonts w:ascii="Arial" w:eastAsiaTheme="minorEastAsia" w:hAnsi="Arial" w:cs="Arial"/>
                <w:b/>
                <w:bCs/>
                <w:color w:val="003195"/>
                <w:sz w:val="16"/>
                <w:szCs w:val="16"/>
                <w:rPrChange w:id="8328" w:author="Locke Liu" w:date="2021-05-24T14:33:00Z">
                  <w:rPr>
                    <w:rFonts w:ascii="Segoe UI" w:eastAsiaTheme="minorEastAsia" w:hAnsi="Segoe UI" w:cs="Segoe UI"/>
                    <w:b/>
                    <w:bCs/>
                    <w:color w:val="003195"/>
                    <w:sz w:val="16"/>
                    <w:szCs w:val="16"/>
                  </w:rPr>
                </w:rPrChange>
              </w:rPr>
              <w:t>Vnet name</w:t>
            </w:r>
          </w:p>
        </w:tc>
        <w:tc>
          <w:tcPr>
            <w:tcW w:w="352" w:type="pct"/>
            <w:shd w:val="clear" w:color="auto" w:fill="D5E3FF"/>
            <w:vAlign w:val="center"/>
          </w:tcPr>
          <w:p w14:paraId="2E12608C" w14:textId="0776B4DE" w:rsidR="009E5ED5" w:rsidRPr="004D620F" w:rsidRDefault="009E5ED5" w:rsidP="003E3756">
            <w:pPr>
              <w:rPr>
                <w:rFonts w:ascii="Arial" w:eastAsiaTheme="minorEastAsia" w:hAnsi="Arial" w:cs="Arial"/>
                <w:b/>
                <w:bCs/>
                <w:color w:val="003195"/>
                <w:sz w:val="16"/>
                <w:szCs w:val="16"/>
                <w:rPrChange w:id="8329" w:author="Locke Liu" w:date="2021-05-24T14:33:00Z">
                  <w:rPr>
                    <w:rFonts w:ascii="Segoe UI" w:eastAsiaTheme="minorEastAsia" w:hAnsi="Segoe UI" w:cs="Segoe UI"/>
                    <w:b/>
                    <w:bCs/>
                    <w:color w:val="003195"/>
                    <w:sz w:val="16"/>
                    <w:szCs w:val="16"/>
                  </w:rPr>
                </w:rPrChange>
              </w:rPr>
            </w:pPr>
            <w:r w:rsidRPr="004D620F">
              <w:rPr>
                <w:rFonts w:ascii="Arial" w:eastAsiaTheme="minorEastAsia" w:hAnsi="Arial" w:cs="Arial"/>
                <w:b/>
                <w:bCs/>
                <w:color w:val="003195"/>
                <w:sz w:val="16"/>
                <w:szCs w:val="16"/>
                <w:rPrChange w:id="8330" w:author="Locke Liu" w:date="2021-05-24T14:33:00Z">
                  <w:rPr>
                    <w:rFonts w:ascii="Segoe UI" w:eastAsiaTheme="minorEastAsia" w:hAnsi="Segoe UI" w:cs="Segoe UI"/>
                    <w:b/>
                    <w:bCs/>
                    <w:color w:val="003195"/>
                    <w:sz w:val="16"/>
                    <w:szCs w:val="16"/>
                  </w:rPr>
                </w:rPrChange>
              </w:rPr>
              <w:t>location</w:t>
            </w:r>
          </w:p>
        </w:tc>
        <w:tc>
          <w:tcPr>
            <w:tcW w:w="482" w:type="pct"/>
            <w:shd w:val="clear" w:color="auto" w:fill="D5E3FF"/>
            <w:vAlign w:val="center"/>
          </w:tcPr>
          <w:p w14:paraId="120EAAD0" w14:textId="77777777" w:rsidR="009E5ED5" w:rsidRPr="004D620F" w:rsidRDefault="009E5ED5" w:rsidP="003E3756">
            <w:pPr>
              <w:jc w:val="center"/>
              <w:rPr>
                <w:rFonts w:ascii="Arial" w:eastAsiaTheme="minorEastAsia" w:hAnsi="Arial" w:cs="Arial"/>
                <w:b/>
                <w:bCs/>
                <w:color w:val="003195"/>
                <w:sz w:val="16"/>
                <w:szCs w:val="16"/>
                <w:rPrChange w:id="8331" w:author="Locke Liu" w:date="2021-05-24T14:33:00Z">
                  <w:rPr>
                    <w:rFonts w:ascii="Segoe UI" w:eastAsiaTheme="minorEastAsia" w:hAnsi="Segoe UI" w:cs="Segoe UI"/>
                    <w:b/>
                    <w:bCs/>
                    <w:color w:val="003195"/>
                    <w:sz w:val="16"/>
                    <w:szCs w:val="16"/>
                  </w:rPr>
                </w:rPrChange>
              </w:rPr>
            </w:pPr>
            <w:r w:rsidRPr="004D620F">
              <w:rPr>
                <w:rFonts w:ascii="Arial" w:eastAsiaTheme="minorEastAsia" w:hAnsi="Arial" w:cs="Arial"/>
                <w:b/>
                <w:bCs/>
                <w:color w:val="003195"/>
                <w:sz w:val="16"/>
                <w:szCs w:val="16"/>
                <w:rPrChange w:id="8332" w:author="Locke Liu" w:date="2021-05-24T14:33:00Z">
                  <w:rPr>
                    <w:rFonts w:ascii="Segoe UI" w:eastAsiaTheme="minorEastAsia" w:hAnsi="Segoe UI" w:cs="Segoe UI"/>
                    <w:b/>
                    <w:bCs/>
                    <w:color w:val="003195"/>
                    <w:sz w:val="16"/>
                    <w:szCs w:val="16"/>
                  </w:rPr>
                </w:rPrChange>
              </w:rPr>
              <w:t>subscription</w:t>
            </w:r>
          </w:p>
        </w:tc>
        <w:tc>
          <w:tcPr>
            <w:tcW w:w="746" w:type="pct"/>
            <w:shd w:val="clear" w:color="auto" w:fill="D5E3FF"/>
            <w:vAlign w:val="center"/>
          </w:tcPr>
          <w:p w14:paraId="57BB99C5" w14:textId="77777777" w:rsidR="009E5ED5" w:rsidRPr="004D620F" w:rsidRDefault="009E5ED5" w:rsidP="003E3756">
            <w:pPr>
              <w:jc w:val="center"/>
              <w:rPr>
                <w:rFonts w:ascii="Arial" w:eastAsiaTheme="minorEastAsia" w:hAnsi="Arial" w:cs="Arial"/>
                <w:b/>
                <w:bCs/>
                <w:color w:val="003195"/>
                <w:sz w:val="16"/>
                <w:szCs w:val="16"/>
                <w:rPrChange w:id="8333" w:author="Locke Liu" w:date="2021-05-24T14:33:00Z">
                  <w:rPr>
                    <w:rFonts w:ascii="Segoe UI" w:eastAsiaTheme="minorEastAsia" w:hAnsi="Segoe UI" w:cs="Segoe UI"/>
                    <w:b/>
                    <w:bCs/>
                    <w:color w:val="003195"/>
                    <w:sz w:val="16"/>
                    <w:szCs w:val="16"/>
                  </w:rPr>
                </w:rPrChange>
              </w:rPr>
            </w:pPr>
            <w:r w:rsidRPr="004D620F">
              <w:rPr>
                <w:rFonts w:ascii="Arial" w:eastAsiaTheme="minorEastAsia" w:hAnsi="Arial" w:cs="Arial"/>
                <w:b/>
                <w:bCs/>
                <w:color w:val="003195"/>
                <w:sz w:val="16"/>
                <w:szCs w:val="16"/>
                <w:rPrChange w:id="8334" w:author="Locke Liu" w:date="2021-05-24T14:33:00Z">
                  <w:rPr>
                    <w:rFonts w:ascii="Segoe UI" w:eastAsiaTheme="minorEastAsia" w:hAnsi="Segoe UI" w:cs="Segoe UI"/>
                    <w:b/>
                    <w:bCs/>
                    <w:color w:val="003195"/>
                    <w:sz w:val="16"/>
                    <w:szCs w:val="16"/>
                  </w:rPr>
                </w:rPrChange>
              </w:rPr>
              <w:t>Resource group</w:t>
            </w:r>
          </w:p>
        </w:tc>
        <w:tc>
          <w:tcPr>
            <w:tcW w:w="487" w:type="pct"/>
            <w:shd w:val="clear" w:color="auto" w:fill="D5E3FF"/>
            <w:vAlign w:val="center"/>
          </w:tcPr>
          <w:p w14:paraId="5306FAD9" w14:textId="4834F59F" w:rsidR="009E5ED5" w:rsidRPr="004D620F" w:rsidRDefault="009E5ED5" w:rsidP="003E3756">
            <w:pPr>
              <w:jc w:val="center"/>
              <w:rPr>
                <w:rFonts w:ascii="Arial" w:eastAsiaTheme="minorEastAsia" w:hAnsi="Arial" w:cs="Arial"/>
                <w:b/>
                <w:bCs/>
                <w:color w:val="003195"/>
                <w:sz w:val="16"/>
                <w:szCs w:val="16"/>
                <w:rPrChange w:id="8335" w:author="Locke Liu" w:date="2021-05-24T14:33:00Z">
                  <w:rPr>
                    <w:rFonts w:ascii="Segoe UI" w:eastAsiaTheme="minorEastAsia" w:hAnsi="Segoe UI" w:cs="Segoe UI"/>
                    <w:b/>
                    <w:bCs/>
                    <w:color w:val="003195"/>
                    <w:sz w:val="16"/>
                    <w:szCs w:val="16"/>
                  </w:rPr>
                </w:rPrChange>
              </w:rPr>
            </w:pPr>
            <w:r w:rsidRPr="004D620F">
              <w:rPr>
                <w:rFonts w:ascii="Arial" w:eastAsiaTheme="minorEastAsia" w:hAnsi="Arial" w:cs="Arial"/>
                <w:b/>
                <w:bCs/>
                <w:color w:val="003195"/>
                <w:sz w:val="16"/>
                <w:szCs w:val="16"/>
                <w:rPrChange w:id="8336" w:author="Locke Liu" w:date="2021-05-24T14:33:00Z">
                  <w:rPr>
                    <w:rFonts w:ascii="Segoe UI" w:eastAsiaTheme="minorEastAsia" w:hAnsi="Segoe UI" w:cs="Segoe UI"/>
                    <w:b/>
                    <w:bCs/>
                    <w:color w:val="003195"/>
                    <w:sz w:val="16"/>
                    <w:szCs w:val="16"/>
                  </w:rPr>
                </w:rPrChange>
              </w:rPr>
              <w:t>NSG</w:t>
            </w:r>
          </w:p>
        </w:tc>
        <w:tc>
          <w:tcPr>
            <w:tcW w:w="810" w:type="pct"/>
            <w:shd w:val="clear" w:color="auto" w:fill="D5E3FF"/>
            <w:vAlign w:val="center"/>
          </w:tcPr>
          <w:p w14:paraId="4DD24055" w14:textId="2E4FE13A" w:rsidR="009E5ED5" w:rsidRPr="004D620F" w:rsidRDefault="009E5ED5" w:rsidP="003E3756">
            <w:pPr>
              <w:jc w:val="center"/>
              <w:rPr>
                <w:rFonts w:ascii="Arial" w:eastAsiaTheme="minorEastAsia" w:hAnsi="Arial" w:cs="Arial"/>
                <w:b/>
                <w:bCs/>
                <w:color w:val="003195"/>
                <w:sz w:val="16"/>
                <w:szCs w:val="16"/>
                <w:rPrChange w:id="8337" w:author="Locke Liu" w:date="2021-05-24T14:33:00Z">
                  <w:rPr>
                    <w:rFonts w:ascii="Segoe UI" w:eastAsiaTheme="minorEastAsia" w:hAnsi="Segoe UI" w:cs="Segoe UI"/>
                    <w:b/>
                    <w:bCs/>
                    <w:color w:val="003195"/>
                    <w:sz w:val="16"/>
                    <w:szCs w:val="16"/>
                  </w:rPr>
                </w:rPrChange>
              </w:rPr>
            </w:pPr>
            <w:r w:rsidRPr="004D620F">
              <w:rPr>
                <w:rFonts w:ascii="Arial" w:eastAsiaTheme="minorEastAsia" w:hAnsi="Arial" w:cs="Arial"/>
                <w:b/>
                <w:bCs/>
                <w:color w:val="003195"/>
                <w:sz w:val="16"/>
                <w:szCs w:val="16"/>
                <w:rPrChange w:id="8338" w:author="Locke Liu" w:date="2021-05-24T14:33:00Z">
                  <w:rPr>
                    <w:rFonts w:ascii="Segoe UI" w:eastAsiaTheme="minorEastAsia" w:hAnsi="Segoe UI" w:cs="Segoe UI"/>
                    <w:b/>
                    <w:bCs/>
                    <w:color w:val="003195"/>
                    <w:sz w:val="16"/>
                    <w:szCs w:val="16"/>
                  </w:rPr>
                </w:rPrChange>
              </w:rPr>
              <w:t>Route table</w:t>
            </w:r>
          </w:p>
        </w:tc>
        <w:tc>
          <w:tcPr>
            <w:tcW w:w="458" w:type="pct"/>
            <w:shd w:val="clear" w:color="auto" w:fill="D5E3FF"/>
            <w:vAlign w:val="center"/>
          </w:tcPr>
          <w:p w14:paraId="15FACD21" w14:textId="77777777" w:rsidR="009E5ED5" w:rsidRPr="004D620F" w:rsidRDefault="009E5ED5" w:rsidP="003E3756">
            <w:pPr>
              <w:jc w:val="center"/>
              <w:rPr>
                <w:rFonts w:ascii="Arial" w:eastAsiaTheme="minorEastAsia" w:hAnsi="Arial" w:cs="Arial"/>
                <w:b/>
                <w:bCs/>
                <w:color w:val="003195"/>
                <w:sz w:val="16"/>
                <w:szCs w:val="16"/>
                <w:rPrChange w:id="8339" w:author="Locke Liu" w:date="2021-05-24T14:33:00Z">
                  <w:rPr>
                    <w:rFonts w:ascii="Segoe UI" w:eastAsiaTheme="minorEastAsia" w:hAnsi="Segoe UI" w:cs="Segoe UI"/>
                    <w:b/>
                    <w:bCs/>
                    <w:color w:val="003195"/>
                    <w:sz w:val="16"/>
                    <w:szCs w:val="16"/>
                  </w:rPr>
                </w:rPrChange>
              </w:rPr>
            </w:pPr>
            <w:r w:rsidRPr="004D620F">
              <w:rPr>
                <w:rFonts w:ascii="Arial" w:eastAsiaTheme="minorEastAsia" w:hAnsi="Arial" w:cs="Arial"/>
                <w:b/>
                <w:bCs/>
                <w:color w:val="003195"/>
                <w:sz w:val="16"/>
                <w:szCs w:val="16"/>
                <w:rPrChange w:id="8340" w:author="Locke Liu" w:date="2021-05-24T14:33:00Z">
                  <w:rPr>
                    <w:rFonts w:ascii="Segoe UI" w:eastAsiaTheme="minorEastAsia" w:hAnsi="Segoe UI" w:cs="Segoe UI"/>
                    <w:b/>
                    <w:bCs/>
                    <w:color w:val="003195"/>
                    <w:sz w:val="16"/>
                    <w:szCs w:val="16"/>
                  </w:rPr>
                </w:rPrChange>
              </w:rPr>
              <w:t>Environment</w:t>
            </w:r>
          </w:p>
        </w:tc>
      </w:tr>
      <w:tr w:rsidR="009E5ED5" w:rsidRPr="004D620F" w14:paraId="65E98384" w14:textId="77777777" w:rsidTr="00965B2A">
        <w:trPr>
          <w:trHeight w:val="349"/>
        </w:trPr>
        <w:tc>
          <w:tcPr>
            <w:tcW w:w="788" w:type="pct"/>
            <w:shd w:val="clear" w:color="auto" w:fill="auto"/>
            <w:vAlign w:val="center"/>
          </w:tcPr>
          <w:p w14:paraId="70600956" w14:textId="428C026B" w:rsidR="009E5ED5" w:rsidRPr="004D620F" w:rsidRDefault="009E5ED5" w:rsidP="00D5361F">
            <w:pPr>
              <w:rPr>
                <w:rFonts w:ascii="Arial" w:eastAsiaTheme="minorEastAsia" w:hAnsi="Arial" w:cs="Arial"/>
                <w:bCs/>
                <w:color w:val="121B1F" w:themeColor="background1"/>
                <w:sz w:val="16"/>
                <w:szCs w:val="16"/>
                <w:rPrChange w:id="8341"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342" w:author="Locke Liu" w:date="2021-05-24T14:33:00Z">
                  <w:rPr>
                    <w:rFonts w:eastAsiaTheme="minorEastAsia" w:cs="Calibri"/>
                    <w:bCs/>
                    <w:color w:val="121B1F" w:themeColor="background1"/>
                    <w:sz w:val="16"/>
                    <w:szCs w:val="16"/>
                  </w:rPr>
                </w:rPrChange>
              </w:rPr>
              <w:t>AZRCNE2CDPSBPE-SHARED0001</w:t>
            </w:r>
          </w:p>
        </w:tc>
        <w:tc>
          <w:tcPr>
            <w:tcW w:w="526" w:type="pct"/>
            <w:vAlign w:val="center"/>
          </w:tcPr>
          <w:p w14:paraId="2F53133E" w14:textId="5284E0BE" w:rsidR="009E5ED5" w:rsidRPr="004D620F" w:rsidRDefault="009E5ED5" w:rsidP="003E3756">
            <w:pPr>
              <w:rPr>
                <w:rFonts w:ascii="Arial" w:hAnsi="Arial" w:cs="Arial"/>
                <w:bCs/>
                <w:color w:val="121B1F" w:themeColor="background1"/>
                <w:sz w:val="16"/>
                <w:szCs w:val="16"/>
                <w:rPrChange w:id="8343"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44" w:author="Locke Liu" w:date="2021-05-24T14:33:00Z">
                  <w:rPr>
                    <w:rFonts w:cs="Calibri"/>
                    <w:bCs/>
                    <w:color w:val="121B1F" w:themeColor="background1"/>
                    <w:sz w:val="16"/>
                    <w:szCs w:val="16"/>
                  </w:rPr>
                </w:rPrChange>
              </w:rPr>
              <w:t>10.71.255.128/27</w:t>
            </w:r>
          </w:p>
        </w:tc>
        <w:tc>
          <w:tcPr>
            <w:tcW w:w="351" w:type="pct"/>
            <w:vAlign w:val="center"/>
          </w:tcPr>
          <w:p w14:paraId="6FFDE2B4" w14:textId="68598DEF" w:rsidR="009E5ED5" w:rsidRPr="004D620F" w:rsidRDefault="009E5ED5" w:rsidP="003E3756">
            <w:pPr>
              <w:rPr>
                <w:rFonts w:ascii="Arial" w:hAnsi="Arial" w:cs="Arial"/>
                <w:bCs/>
                <w:color w:val="121B1F" w:themeColor="background1"/>
                <w:sz w:val="16"/>
                <w:szCs w:val="16"/>
                <w:rPrChange w:id="8345" w:author="Locke Liu" w:date="2021-05-24T14:33:00Z">
                  <w:rPr>
                    <w:rFonts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346" w:author="Locke Liu" w:date="2021-05-24T14:33:00Z">
                  <w:rPr>
                    <w:rFonts w:eastAsiaTheme="minorEastAsia" w:cs="Calibri"/>
                    <w:bCs/>
                    <w:color w:val="121B1F" w:themeColor="background1"/>
                    <w:sz w:val="16"/>
                    <w:szCs w:val="16"/>
                  </w:rPr>
                </w:rPrChange>
              </w:rPr>
              <w:t>d9dlchn0-vnet</w:t>
            </w:r>
          </w:p>
        </w:tc>
        <w:tc>
          <w:tcPr>
            <w:tcW w:w="352" w:type="pct"/>
            <w:vAlign w:val="center"/>
          </w:tcPr>
          <w:p w14:paraId="2115F3B0" w14:textId="16590412" w:rsidR="009E5ED5" w:rsidRPr="004D620F" w:rsidRDefault="009E5ED5" w:rsidP="003E3756">
            <w:pPr>
              <w:rPr>
                <w:rFonts w:ascii="Arial" w:hAnsi="Arial" w:cs="Arial"/>
                <w:color w:val="121B1F" w:themeColor="background1"/>
                <w:sz w:val="16"/>
                <w:szCs w:val="16"/>
                <w:rPrChange w:id="8347" w:author="Locke Liu" w:date="2021-05-24T14:33:00Z">
                  <w:rPr>
                    <w:color w:val="121B1F" w:themeColor="background1"/>
                    <w:sz w:val="16"/>
                    <w:szCs w:val="16"/>
                  </w:rPr>
                </w:rPrChange>
              </w:rPr>
            </w:pPr>
            <w:r w:rsidRPr="004D620F">
              <w:rPr>
                <w:rFonts w:ascii="Arial" w:hAnsi="Arial" w:cs="Arial"/>
                <w:bCs/>
                <w:color w:val="121B1F" w:themeColor="background1"/>
                <w:sz w:val="16"/>
                <w:szCs w:val="16"/>
                <w:rPrChange w:id="8348"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62326952" w14:textId="77777777" w:rsidR="009E5ED5" w:rsidRPr="004D620F" w:rsidRDefault="009E5ED5" w:rsidP="003E3756">
            <w:pPr>
              <w:rPr>
                <w:rFonts w:ascii="Arial" w:eastAsiaTheme="minorEastAsia" w:hAnsi="Arial" w:cs="Arial"/>
                <w:bCs/>
                <w:color w:val="121B1F" w:themeColor="background1"/>
                <w:sz w:val="16"/>
                <w:szCs w:val="16"/>
                <w:rPrChange w:id="8349" w:author="Locke Liu" w:date="2021-05-24T14:33:00Z">
                  <w:rPr>
                    <w:rFonts w:eastAsiaTheme="minorEastAsia" w:cs="Calibri"/>
                    <w:bCs/>
                    <w:color w:val="121B1F" w:themeColor="background1"/>
                    <w:sz w:val="16"/>
                    <w:szCs w:val="16"/>
                  </w:rPr>
                </w:rPrChange>
              </w:rPr>
            </w:pPr>
            <w:r w:rsidRPr="004D620F">
              <w:rPr>
                <w:rFonts w:ascii="Arial" w:hAnsi="Arial" w:cs="Arial"/>
                <w:color w:val="121B1F" w:themeColor="background1"/>
                <w:sz w:val="16"/>
                <w:szCs w:val="16"/>
                <w:rPrChange w:id="8350" w:author="Locke Liu" w:date="2021-05-24T14:33:00Z">
                  <w:rPr>
                    <w:color w:val="121B1F" w:themeColor="background1"/>
                    <w:sz w:val="16"/>
                    <w:szCs w:val="16"/>
                  </w:rPr>
                </w:rPrChange>
              </w:rPr>
              <w:t>BIBCNCDP</w:t>
            </w:r>
          </w:p>
        </w:tc>
        <w:tc>
          <w:tcPr>
            <w:tcW w:w="746" w:type="pct"/>
            <w:shd w:val="clear" w:color="auto" w:fill="auto"/>
            <w:vAlign w:val="center"/>
          </w:tcPr>
          <w:p w14:paraId="42FF6C72" w14:textId="77777777" w:rsidR="009E5ED5" w:rsidRPr="004D620F" w:rsidRDefault="009E5ED5" w:rsidP="003E3756">
            <w:pPr>
              <w:rPr>
                <w:rFonts w:ascii="Arial" w:hAnsi="Arial" w:cs="Arial"/>
                <w:bCs/>
                <w:color w:val="121B1F" w:themeColor="background1"/>
                <w:sz w:val="16"/>
                <w:szCs w:val="16"/>
                <w:rPrChange w:id="8351"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52" w:author="Locke Liu" w:date="2021-05-24T14:33:00Z">
                  <w:rPr>
                    <w:rFonts w:cs="Calibri"/>
                    <w:bCs/>
                    <w:color w:val="121B1F" w:themeColor="background1"/>
                    <w:sz w:val="16"/>
                    <w:szCs w:val="16"/>
                  </w:rPr>
                </w:rPrChange>
              </w:rPr>
              <w:t>AZRCNE2CDPRG0001</w:t>
            </w:r>
          </w:p>
        </w:tc>
        <w:tc>
          <w:tcPr>
            <w:tcW w:w="487" w:type="pct"/>
            <w:vAlign w:val="center"/>
          </w:tcPr>
          <w:p w14:paraId="5BF01C57" w14:textId="2903B4C3" w:rsidR="009E5ED5" w:rsidRPr="004D620F" w:rsidRDefault="009E5ED5" w:rsidP="003E3756">
            <w:pPr>
              <w:rPr>
                <w:rFonts w:ascii="Arial" w:hAnsi="Arial" w:cs="Arial"/>
                <w:bCs/>
                <w:color w:val="121B1F" w:themeColor="background1"/>
                <w:sz w:val="16"/>
                <w:szCs w:val="16"/>
                <w:rPrChange w:id="8353"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54" w:author="Locke Liu" w:date="2021-05-24T14:33:00Z">
                  <w:rPr>
                    <w:rFonts w:cs="Calibri"/>
                    <w:bCs/>
                    <w:color w:val="121B1F" w:themeColor="background1"/>
                    <w:sz w:val="16"/>
                    <w:szCs w:val="16"/>
                  </w:rPr>
                </w:rPrChange>
              </w:rPr>
              <w:t>TBD</w:t>
            </w:r>
          </w:p>
        </w:tc>
        <w:tc>
          <w:tcPr>
            <w:tcW w:w="810" w:type="pct"/>
            <w:vAlign w:val="center"/>
          </w:tcPr>
          <w:p w14:paraId="257C2806" w14:textId="24F903C4" w:rsidR="009E5ED5" w:rsidRPr="004D620F" w:rsidRDefault="00FA015B" w:rsidP="003E3756">
            <w:pPr>
              <w:rPr>
                <w:rFonts w:ascii="Arial" w:hAnsi="Arial" w:cs="Arial"/>
                <w:bCs/>
                <w:color w:val="121B1F" w:themeColor="background1"/>
                <w:sz w:val="16"/>
                <w:szCs w:val="16"/>
                <w:rPrChange w:id="8355"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56" w:author="Locke Liu" w:date="2021-05-24T14:33:00Z">
                  <w:rPr>
                    <w:rFonts w:cs="Calibri"/>
                    <w:bCs/>
                    <w:color w:val="121B1F" w:themeColor="background1"/>
                    <w:sz w:val="16"/>
                    <w:szCs w:val="16"/>
                  </w:rPr>
                </w:rPrChange>
              </w:rPr>
              <w:t>AZRCNE2CDPSBPE-SHAREDUDR0001</w:t>
            </w:r>
          </w:p>
        </w:tc>
        <w:tc>
          <w:tcPr>
            <w:tcW w:w="458" w:type="pct"/>
            <w:vAlign w:val="center"/>
          </w:tcPr>
          <w:p w14:paraId="27182FAB" w14:textId="77777777" w:rsidR="009E5ED5" w:rsidRPr="004D620F" w:rsidRDefault="009E5ED5" w:rsidP="003E3756">
            <w:pPr>
              <w:rPr>
                <w:rFonts w:ascii="Arial" w:hAnsi="Arial" w:cs="Arial"/>
                <w:bCs/>
                <w:color w:val="121B1F" w:themeColor="background1"/>
                <w:sz w:val="16"/>
                <w:szCs w:val="16"/>
                <w:rPrChange w:id="8357"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58" w:author="Locke Liu" w:date="2021-05-24T14:33:00Z">
                  <w:rPr>
                    <w:rFonts w:cs="Calibri"/>
                    <w:bCs/>
                    <w:color w:val="121B1F" w:themeColor="background1"/>
                    <w:sz w:val="16"/>
                    <w:szCs w:val="16"/>
                  </w:rPr>
                </w:rPrChange>
              </w:rPr>
              <w:t>DEV/UAT</w:t>
            </w:r>
          </w:p>
        </w:tc>
      </w:tr>
      <w:tr w:rsidR="004E05D6" w:rsidRPr="004D620F" w14:paraId="148A1AB5" w14:textId="77777777" w:rsidTr="00965B2A">
        <w:trPr>
          <w:trHeight w:val="358"/>
        </w:trPr>
        <w:tc>
          <w:tcPr>
            <w:tcW w:w="788" w:type="pct"/>
            <w:shd w:val="clear" w:color="auto" w:fill="auto"/>
            <w:vAlign w:val="center"/>
          </w:tcPr>
          <w:p w14:paraId="4A675B55" w14:textId="6765828F" w:rsidR="004E05D6" w:rsidRPr="004D620F" w:rsidRDefault="004E05D6" w:rsidP="00D5361F">
            <w:pPr>
              <w:rPr>
                <w:rFonts w:ascii="Arial" w:eastAsiaTheme="minorEastAsia" w:hAnsi="Arial" w:cs="Arial"/>
                <w:bCs/>
                <w:color w:val="121B1F" w:themeColor="background1"/>
                <w:sz w:val="16"/>
                <w:szCs w:val="16"/>
                <w:rPrChange w:id="8359"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360" w:author="Locke Liu" w:date="2021-05-24T14:33:00Z">
                  <w:rPr>
                    <w:rFonts w:eastAsiaTheme="minorEastAsia" w:cs="Calibri"/>
                    <w:bCs/>
                    <w:color w:val="121B1F" w:themeColor="background1"/>
                    <w:sz w:val="16"/>
                    <w:szCs w:val="16"/>
                  </w:rPr>
                </w:rPrChange>
              </w:rPr>
              <w:t>AZRCNE2CDPSB0001</w:t>
            </w:r>
          </w:p>
        </w:tc>
        <w:tc>
          <w:tcPr>
            <w:tcW w:w="526" w:type="pct"/>
            <w:vAlign w:val="center"/>
          </w:tcPr>
          <w:p w14:paraId="7A27B9CC" w14:textId="421909BE" w:rsidR="004E05D6" w:rsidRPr="004D620F" w:rsidRDefault="004E05D6" w:rsidP="004E05D6">
            <w:pPr>
              <w:rPr>
                <w:rFonts w:ascii="Arial" w:hAnsi="Arial" w:cs="Arial"/>
                <w:bCs/>
                <w:color w:val="121B1F" w:themeColor="background1"/>
                <w:sz w:val="16"/>
                <w:szCs w:val="16"/>
                <w:rPrChange w:id="8361"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62" w:author="Locke Liu" w:date="2021-05-24T14:33:00Z">
                  <w:rPr>
                    <w:rFonts w:cs="Calibri"/>
                    <w:bCs/>
                    <w:color w:val="121B1F" w:themeColor="background1"/>
                    <w:sz w:val="16"/>
                    <w:szCs w:val="16"/>
                  </w:rPr>
                </w:rPrChange>
              </w:rPr>
              <w:t>10.71.255.192/27</w:t>
            </w:r>
          </w:p>
        </w:tc>
        <w:tc>
          <w:tcPr>
            <w:tcW w:w="351" w:type="pct"/>
            <w:vAlign w:val="center"/>
          </w:tcPr>
          <w:p w14:paraId="62FDA97B" w14:textId="0701592E" w:rsidR="004E05D6" w:rsidRPr="004D620F" w:rsidRDefault="004E05D6" w:rsidP="004E05D6">
            <w:pPr>
              <w:rPr>
                <w:rFonts w:ascii="Arial" w:eastAsiaTheme="minorEastAsia" w:hAnsi="Arial" w:cs="Arial"/>
                <w:bCs/>
                <w:color w:val="121B1F" w:themeColor="background1"/>
                <w:sz w:val="16"/>
                <w:szCs w:val="16"/>
                <w:rPrChange w:id="8363"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364" w:author="Locke Liu" w:date="2021-05-24T14:33:00Z">
                  <w:rPr>
                    <w:rFonts w:eastAsiaTheme="minorEastAsia" w:cs="Calibri"/>
                    <w:bCs/>
                    <w:color w:val="121B1F" w:themeColor="background1"/>
                    <w:sz w:val="16"/>
                    <w:szCs w:val="16"/>
                  </w:rPr>
                </w:rPrChange>
              </w:rPr>
              <w:t>d9dlchn0-vnet</w:t>
            </w:r>
          </w:p>
        </w:tc>
        <w:tc>
          <w:tcPr>
            <w:tcW w:w="352" w:type="pct"/>
            <w:vAlign w:val="center"/>
          </w:tcPr>
          <w:p w14:paraId="610FB2DB" w14:textId="1D7BF3C2" w:rsidR="004E05D6" w:rsidRPr="004D620F" w:rsidRDefault="004E05D6" w:rsidP="004E05D6">
            <w:pPr>
              <w:rPr>
                <w:rFonts w:ascii="Arial" w:eastAsiaTheme="minorEastAsia" w:hAnsi="Arial" w:cs="Arial"/>
                <w:bCs/>
                <w:color w:val="121B1F" w:themeColor="background1"/>
                <w:sz w:val="16"/>
                <w:szCs w:val="16"/>
                <w:rPrChange w:id="8365"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366"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324D5D31" w14:textId="37430A8E" w:rsidR="004E05D6" w:rsidRPr="004D620F" w:rsidRDefault="004E05D6" w:rsidP="004E05D6">
            <w:pPr>
              <w:rPr>
                <w:rFonts w:ascii="Arial" w:eastAsiaTheme="minorEastAsia" w:hAnsi="Arial" w:cs="Arial"/>
                <w:bCs/>
                <w:color w:val="121B1F" w:themeColor="background1"/>
                <w:sz w:val="16"/>
                <w:szCs w:val="16"/>
                <w:rPrChange w:id="8367" w:author="Locke Liu" w:date="2021-05-24T14:33:00Z">
                  <w:rPr>
                    <w:rFonts w:eastAsiaTheme="minorEastAsia" w:cs="Calibri"/>
                    <w:bCs/>
                    <w:color w:val="121B1F" w:themeColor="background1"/>
                    <w:sz w:val="16"/>
                    <w:szCs w:val="16"/>
                  </w:rPr>
                </w:rPrChange>
              </w:rPr>
            </w:pPr>
            <w:r w:rsidRPr="004D620F">
              <w:rPr>
                <w:rFonts w:ascii="Arial" w:hAnsi="Arial" w:cs="Arial"/>
                <w:color w:val="121B1F" w:themeColor="background1"/>
                <w:sz w:val="16"/>
                <w:szCs w:val="16"/>
                <w:rPrChange w:id="8368" w:author="Locke Liu" w:date="2021-05-24T14:33:00Z">
                  <w:rPr>
                    <w:color w:val="121B1F" w:themeColor="background1"/>
                    <w:sz w:val="16"/>
                    <w:szCs w:val="16"/>
                  </w:rPr>
                </w:rPrChange>
              </w:rPr>
              <w:t>BIBCNCDP</w:t>
            </w:r>
          </w:p>
        </w:tc>
        <w:tc>
          <w:tcPr>
            <w:tcW w:w="746" w:type="pct"/>
            <w:shd w:val="clear" w:color="auto" w:fill="auto"/>
            <w:vAlign w:val="center"/>
          </w:tcPr>
          <w:p w14:paraId="5CFCEE46" w14:textId="21F8C274" w:rsidR="004E05D6" w:rsidRPr="004D620F" w:rsidRDefault="004E05D6" w:rsidP="004E05D6">
            <w:pPr>
              <w:rPr>
                <w:rFonts w:ascii="Arial" w:eastAsiaTheme="minorEastAsia" w:hAnsi="Arial" w:cs="Arial"/>
                <w:bCs/>
                <w:color w:val="121B1F" w:themeColor="background1"/>
                <w:sz w:val="16"/>
                <w:szCs w:val="16"/>
                <w:rPrChange w:id="8369"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370" w:author="Locke Liu" w:date="2021-05-24T14:33:00Z">
                  <w:rPr>
                    <w:rFonts w:cs="Calibri"/>
                    <w:bCs/>
                    <w:color w:val="121B1F" w:themeColor="background1"/>
                    <w:sz w:val="16"/>
                    <w:szCs w:val="16"/>
                  </w:rPr>
                </w:rPrChange>
              </w:rPr>
              <w:t>AZRCNE2CDPRG0001</w:t>
            </w:r>
          </w:p>
        </w:tc>
        <w:tc>
          <w:tcPr>
            <w:tcW w:w="487" w:type="pct"/>
            <w:vAlign w:val="center"/>
          </w:tcPr>
          <w:p w14:paraId="6E4DEC96" w14:textId="6F13BA7E" w:rsidR="004E05D6" w:rsidRPr="004D620F" w:rsidRDefault="004E05D6" w:rsidP="004E05D6">
            <w:pPr>
              <w:rPr>
                <w:rFonts w:ascii="Arial" w:hAnsi="Arial" w:cs="Arial"/>
                <w:bCs/>
                <w:color w:val="121B1F" w:themeColor="background1"/>
                <w:sz w:val="16"/>
                <w:szCs w:val="16"/>
                <w:rPrChange w:id="8371"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72" w:author="Locke Liu" w:date="2021-05-24T14:33:00Z">
                  <w:rPr>
                    <w:rFonts w:cs="Calibri"/>
                    <w:bCs/>
                    <w:color w:val="121B1F" w:themeColor="background1"/>
                    <w:sz w:val="16"/>
                    <w:szCs w:val="16"/>
                  </w:rPr>
                </w:rPrChange>
              </w:rPr>
              <w:t>TBD</w:t>
            </w:r>
          </w:p>
        </w:tc>
        <w:tc>
          <w:tcPr>
            <w:tcW w:w="810" w:type="pct"/>
            <w:vAlign w:val="center"/>
          </w:tcPr>
          <w:p w14:paraId="3E7A2BAE" w14:textId="55191CD5" w:rsidR="004E05D6" w:rsidRPr="004D620F" w:rsidRDefault="004E05D6" w:rsidP="004E05D6">
            <w:pPr>
              <w:rPr>
                <w:rFonts w:ascii="Arial" w:hAnsi="Arial" w:cs="Arial"/>
                <w:bCs/>
                <w:color w:val="121B1F" w:themeColor="background1"/>
                <w:sz w:val="16"/>
                <w:szCs w:val="16"/>
                <w:rPrChange w:id="8373"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74" w:author="Locke Liu" w:date="2021-05-24T14:33:00Z">
                  <w:rPr>
                    <w:rFonts w:cs="Calibri"/>
                    <w:bCs/>
                    <w:color w:val="121B1F" w:themeColor="background1"/>
                    <w:sz w:val="16"/>
                    <w:szCs w:val="16"/>
                  </w:rPr>
                </w:rPrChange>
              </w:rPr>
              <w:t>AZRCNE2CDPSBUDR0001</w:t>
            </w:r>
          </w:p>
        </w:tc>
        <w:tc>
          <w:tcPr>
            <w:tcW w:w="458" w:type="pct"/>
            <w:vAlign w:val="center"/>
          </w:tcPr>
          <w:p w14:paraId="6FEA8F58" w14:textId="0BBA00DB" w:rsidR="004E05D6" w:rsidRPr="004D620F" w:rsidRDefault="004E05D6" w:rsidP="004E05D6">
            <w:pPr>
              <w:rPr>
                <w:rFonts w:ascii="Arial" w:hAnsi="Arial" w:cs="Arial"/>
                <w:bCs/>
                <w:color w:val="121B1F" w:themeColor="background1"/>
                <w:sz w:val="16"/>
                <w:szCs w:val="16"/>
                <w:rPrChange w:id="8375"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76" w:author="Locke Liu" w:date="2021-05-24T14:33:00Z">
                  <w:rPr>
                    <w:rFonts w:cs="Calibri"/>
                    <w:bCs/>
                    <w:color w:val="121B1F" w:themeColor="background1"/>
                    <w:sz w:val="16"/>
                    <w:szCs w:val="16"/>
                  </w:rPr>
                </w:rPrChange>
              </w:rPr>
              <w:t>DEV/UAT</w:t>
            </w:r>
          </w:p>
        </w:tc>
      </w:tr>
      <w:tr w:rsidR="004E05D6" w:rsidRPr="004D620F" w14:paraId="239BDEB0" w14:textId="77777777" w:rsidTr="00965B2A">
        <w:trPr>
          <w:trHeight w:val="358"/>
        </w:trPr>
        <w:tc>
          <w:tcPr>
            <w:tcW w:w="788" w:type="pct"/>
            <w:shd w:val="clear" w:color="auto" w:fill="auto"/>
            <w:vAlign w:val="center"/>
          </w:tcPr>
          <w:p w14:paraId="112F4F6C" w14:textId="7C645545" w:rsidR="004E05D6" w:rsidRPr="004D620F" w:rsidRDefault="004E05D6" w:rsidP="00D5361F">
            <w:pPr>
              <w:rPr>
                <w:rFonts w:ascii="Arial" w:eastAsiaTheme="minorEastAsia" w:hAnsi="Arial" w:cs="Arial"/>
                <w:bCs/>
                <w:color w:val="121B1F" w:themeColor="background1"/>
                <w:sz w:val="16"/>
                <w:szCs w:val="16"/>
                <w:rPrChange w:id="8377"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378" w:author="Locke Liu" w:date="2021-05-24T14:33:00Z">
                  <w:rPr>
                    <w:rFonts w:eastAsiaTheme="minorEastAsia" w:cs="Calibri"/>
                    <w:bCs/>
                    <w:color w:val="121B1F" w:themeColor="background1"/>
                    <w:sz w:val="16"/>
                    <w:szCs w:val="16"/>
                  </w:rPr>
                </w:rPrChange>
              </w:rPr>
              <w:t>AZRCNE2CDPSF0001</w:t>
            </w:r>
          </w:p>
        </w:tc>
        <w:tc>
          <w:tcPr>
            <w:tcW w:w="526" w:type="pct"/>
            <w:vAlign w:val="center"/>
          </w:tcPr>
          <w:p w14:paraId="5F06A884" w14:textId="7549123B" w:rsidR="004E05D6" w:rsidRPr="004D620F" w:rsidRDefault="004E05D6" w:rsidP="004E05D6">
            <w:pPr>
              <w:rPr>
                <w:rFonts w:ascii="Arial" w:hAnsi="Arial" w:cs="Arial"/>
                <w:bCs/>
                <w:color w:val="121B1F" w:themeColor="background1"/>
                <w:sz w:val="16"/>
                <w:szCs w:val="16"/>
                <w:rPrChange w:id="8379"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80" w:author="Locke Liu" w:date="2021-05-24T14:33:00Z">
                  <w:rPr>
                    <w:rFonts w:cs="Calibri"/>
                    <w:bCs/>
                    <w:color w:val="121B1F" w:themeColor="background1"/>
                    <w:sz w:val="16"/>
                    <w:szCs w:val="16"/>
                  </w:rPr>
                </w:rPrChange>
              </w:rPr>
              <w:t>10.71.255.160/27</w:t>
            </w:r>
          </w:p>
        </w:tc>
        <w:tc>
          <w:tcPr>
            <w:tcW w:w="351" w:type="pct"/>
            <w:vAlign w:val="center"/>
          </w:tcPr>
          <w:p w14:paraId="313C326C" w14:textId="59C6E924" w:rsidR="004E05D6" w:rsidRPr="004D620F" w:rsidRDefault="004E05D6" w:rsidP="004E05D6">
            <w:pPr>
              <w:rPr>
                <w:rFonts w:ascii="Arial" w:eastAsiaTheme="minorEastAsia" w:hAnsi="Arial" w:cs="Arial"/>
                <w:bCs/>
                <w:color w:val="121B1F" w:themeColor="background1"/>
                <w:sz w:val="16"/>
                <w:szCs w:val="16"/>
                <w:rPrChange w:id="8381"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382" w:author="Locke Liu" w:date="2021-05-24T14:33:00Z">
                  <w:rPr>
                    <w:rFonts w:eastAsiaTheme="minorEastAsia" w:cs="Calibri"/>
                    <w:bCs/>
                    <w:color w:val="121B1F" w:themeColor="background1"/>
                    <w:sz w:val="16"/>
                    <w:szCs w:val="16"/>
                  </w:rPr>
                </w:rPrChange>
              </w:rPr>
              <w:t>d9dlchn0-vnet</w:t>
            </w:r>
          </w:p>
        </w:tc>
        <w:tc>
          <w:tcPr>
            <w:tcW w:w="352" w:type="pct"/>
            <w:vAlign w:val="center"/>
          </w:tcPr>
          <w:p w14:paraId="1D7BB855" w14:textId="54119584" w:rsidR="004E05D6" w:rsidRPr="004D620F" w:rsidRDefault="004E05D6" w:rsidP="004E05D6">
            <w:pPr>
              <w:rPr>
                <w:rFonts w:ascii="Arial" w:eastAsiaTheme="minorEastAsia" w:hAnsi="Arial" w:cs="Arial"/>
                <w:bCs/>
                <w:color w:val="121B1F" w:themeColor="background1"/>
                <w:sz w:val="16"/>
                <w:szCs w:val="16"/>
                <w:rPrChange w:id="8383"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384"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2E5B4955" w14:textId="41A1D320" w:rsidR="004E05D6" w:rsidRPr="004D620F" w:rsidRDefault="004E05D6" w:rsidP="004E05D6">
            <w:pPr>
              <w:rPr>
                <w:rFonts w:ascii="Arial" w:eastAsiaTheme="minorEastAsia" w:hAnsi="Arial" w:cs="Arial"/>
                <w:bCs/>
                <w:color w:val="121B1F" w:themeColor="background1"/>
                <w:sz w:val="16"/>
                <w:szCs w:val="16"/>
                <w:rPrChange w:id="8385" w:author="Locke Liu" w:date="2021-05-24T14:33:00Z">
                  <w:rPr>
                    <w:rFonts w:eastAsiaTheme="minorEastAsia" w:cs="Calibri"/>
                    <w:bCs/>
                    <w:color w:val="121B1F" w:themeColor="background1"/>
                    <w:sz w:val="16"/>
                    <w:szCs w:val="16"/>
                  </w:rPr>
                </w:rPrChange>
              </w:rPr>
            </w:pPr>
            <w:r w:rsidRPr="004D620F">
              <w:rPr>
                <w:rFonts w:ascii="Arial" w:hAnsi="Arial" w:cs="Arial"/>
                <w:color w:val="121B1F" w:themeColor="background1"/>
                <w:sz w:val="16"/>
                <w:szCs w:val="16"/>
                <w:rPrChange w:id="8386" w:author="Locke Liu" w:date="2021-05-24T14:33:00Z">
                  <w:rPr>
                    <w:color w:val="121B1F" w:themeColor="background1"/>
                    <w:sz w:val="16"/>
                    <w:szCs w:val="16"/>
                  </w:rPr>
                </w:rPrChange>
              </w:rPr>
              <w:t>BIBCNCDP</w:t>
            </w:r>
          </w:p>
        </w:tc>
        <w:tc>
          <w:tcPr>
            <w:tcW w:w="746" w:type="pct"/>
            <w:shd w:val="clear" w:color="auto" w:fill="auto"/>
            <w:vAlign w:val="center"/>
          </w:tcPr>
          <w:p w14:paraId="7F18FB0C" w14:textId="782D5B39" w:rsidR="004E05D6" w:rsidRPr="004D620F" w:rsidRDefault="004E05D6" w:rsidP="004E05D6">
            <w:pPr>
              <w:rPr>
                <w:rFonts w:ascii="Arial" w:eastAsiaTheme="minorEastAsia" w:hAnsi="Arial" w:cs="Arial"/>
                <w:bCs/>
                <w:color w:val="121B1F" w:themeColor="background1"/>
                <w:sz w:val="16"/>
                <w:szCs w:val="16"/>
                <w:rPrChange w:id="8387"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388" w:author="Locke Liu" w:date="2021-05-24T14:33:00Z">
                  <w:rPr>
                    <w:rFonts w:cs="Calibri"/>
                    <w:bCs/>
                    <w:color w:val="121B1F" w:themeColor="background1"/>
                    <w:sz w:val="16"/>
                    <w:szCs w:val="16"/>
                  </w:rPr>
                </w:rPrChange>
              </w:rPr>
              <w:t>AZRCNE2CDPRG0001</w:t>
            </w:r>
          </w:p>
        </w:tc>
        <w:tc>
          <w:tcPr>
            <w:tcW w:w="487" w:type="pct"/>
            <w:vAlign w:val="center"/>
          </w:tcPr>
          <w:p w14:paraId="7C63EBE6" w14:textId="62E65481" w:rsidR="004E05D6" w:rsidRPr="004D620F" w:rsidRDefault="004E05D6" w:rsidP="004E05D6">
            <w:pPr>
              <w:rPr>
                <w:rFonts w:ascii="Arial" w:eastAsiaTheme="minorEastAsia" w:hAnsi="Arial" w:cs="Arial"/>
                <w:bCs/>
                <w:color w:val="121B1F" w:themeColor="background1"/>
                <w:sz w:val="16"/>
                <w:szCs w:val="16"/>
                <w:rPrChange w:id="8389"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390" w:author="Locke Liu" w:date="2021-05-24T14:33:00Z">
                  <w:rPr>
                    <w:rFonts w:cs="Calibri"/>
                    <w:bCs/>
                    <w:color w:val="121B1F" w:themeColor="background1"/>
                    <w:sz w:val="16"/>
                    <w:szCs w:val="16"/>
                  </w:rPr>
                </w:rPrChange>
              </w:rPr>
              <w:t>TBD</w:t>
            </w:r>
          </w:p>
        </w:tc>
        <w:tc>
          <w:tcPr>
            <w:tcW w:w="810" w:type="pct"/>
            <w:vAlign w:val="center"/>
          </w:tcPr>
          <w:p w14:paraId="205DD02A" w14:textId="41DCD088" w:rsidR="004E05D6" w:rsidRPr="004D620F" w:rsidRDefault="004E05D6" w:rsidP="004E05D6">
            <w:pPr>
              <w:rPr>
                <w:rFonts w:ascii="Arial" w:eastAsiaTheme="minorEastAsia" w:hAnsi="Arial" w:cs="Arial"/>
                <w:bCs/>
                <w:color w:val="121B1F" w:themeColor="background1"/>
                <w:sz w:val="16"/>
                <w:szCs w:val="16"/>
                <w:rPrChange w:id="8391"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392" w:author="Locke Liu" w:date="2021-05-24T14:33:00Z">
                  <w:rPr>
                    <w:rFonts w:eastAsiaTheme="minorEastAsia" w:cs="Calibri"/>
                    <w:bCs/>
                    <w:color w:val="121B1F" w:themeColor="background1"/>
                    <w:sz w:val="16"/>
                    <w:szCs w:val="16"/>
                  </w:rPr>
                </w:rPrChange>
              </w:rPr>
              <w:t>AZRCNE2CDPSFUDR0001</w:t>
            </w:r>
          </w:p>
        </w:tc>
        <w:tc>
          <w:tcPr>
            <w:tcW w:w="458" w:type="pct"/>
            <w:vAlign w:val="center"/>
          </w:tcPr>
          <w:p w14:paraId="4A07AD9B" w14:textId="579A45F0" w:rsidR="004E05D6" w:rsidRPr="004D620F" w:rsidRDefault="004E05D6" w:rsidP="004E05D6">
            <w:pPr>
              <w:rPr>
                <w:rFonts w:ascii="Arial" w:eastAsiaTheme="minorEastAsia" w:hAnsi="Arial" w:cs="Arial"/>
                <w:bCs/>
                <w:color w:val="121B1F" w:themeColor="background1"/>
                <w:sz w:val="16"/>
                <w:szCs w:val="16"/>
                <w:rPrChange w:id="8393"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394" w:author="Locke Liu" w:date="2021-05-24T14:33:00Z">
                  <w:rPr>
                    <w:rFonts w:cs="Calibri"/>
                    <w:bCs/>
                    <w:color w:val="121B1F" w:themeColor="background1"/>
                    <w:sz w:val="16"/>
                    <w:szCs w:val="16"/>
                  </w:rPr>
                </w:rPrChange>
              </w:rPr>
              <w:t>DEV/UAT</w:t>
            </w:r>
          </w:p>
        </w:tc>
      </w:tr>
      <w:tr w:rsidR="004E05D6" w:rsidRPr="004D620F" w14:paraId="0F62E41A" w14:textId="77777777" w:rsidTr="00965B2A">
        <w:trPr>
          <w:trHeight w:val="358"/>
        </w:trPr>
        <w:tc>
          <w:tcPr>
            <w:tcW w:w="788" w:type="pct"/>
            <w:shd w:val="clear" w:color="auto" w:fill="auto"/>
            <w:vAlign w:val="center"/>
          </w:tcPr>
          <w:p w14:paraId="31397D83" w14:textId="0B04DF4C" w:rsidR="004E05D6" w:rsidRPr="004D620F" w:rsidRDefault="004E05D6" w:rsidP="004E05D6">
            <w:pPr>
              <w:rPr>
                <w:rFonts w:ascii="Arial" w:eastAsiaTheme="minorEastAsia" w:hAnsi="Arial" w:cs="Arial"/>
                <w:bCs/>
                <w:color w:val="121B1F" w:themeColor="background1"/>
                <w:sz w:val="16"/>
                <w:szCs w:val="16"/>
                <w:rPrChange w:id="8395"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396" w:author="Locke Liu" w:date="2021-05-24T14:33:00Z">
                  <w:rPr>
                    <w:rFonts w:eastAsiaTheme="minorEastAsia" w:cs="Calibri"/>
                    <w:bCs/>
                    <w:color w:val="121B1F" w:themeColor="background1"/>
                    <w:sz w:val="16"/>
                    <w:szCs w:val="16"/>
                  </w:rPr>
                </w:rPrChange>
              </w:rPr>
              <w:t>AZRCNE2CDPSB-PRIVATE0001</w:t>
            </w:r>
          </w:p>
        </w:tc>
        <w:tc>
          <w:tcPr>
            <w:tcW w:w="526" w:type="pct"/>
            <w:vAlign w:val="center"/>
          </w:tcPr>
          <w:p w14:paraId="0590CC88" w14:textId="65FA5AF1" w:rsidR="004E05D6" w:rsidRPr="004D620F" w:rsidRDefault="004E05D6" w:rsidP="004E05D6">
            <w:pPr>
              <w:rPr>
                <w:rFonts w:ascii="Arial" w:hAnsi="Arial" w:cs="Arial"/>
                <w:bCs/>
                <w:color w:val="121B1F" w:themeColor="background1"/>
                <w:sz w:val="16"/>
                <w:szCs w:val="16"/>
                <w:rPrChange w:id="8397"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398" w:author="Locke Liu" w:date="2021-05-24T14:33:00Z">
                  <w:rPr>
                    <w:rFonts w:cs="Calibri"/>
                    <w:bCs/>
                    <w:color w:val="121B1F" w:themeColor="background1"/>
                    <w:sz w:val="16"/>
                    <w:szCs w:val="16"/>
                  </w:rPr>
                </w:rPrChange>
              </w:rPr>
              <w:t>10.71.255.0/26</w:t>
            </w:r>
          </w:p>
        </w:tc>
        <w:tc>
          <w:tcPr>
            <w:tcW w:w="351" w:type="pct"/>
            <w:vAlign w:val="center"/>
          </w:tcPr>
          <w:p w14:paraId="1F032AE4" w14:textId="3EEAE318" w:rsidR="004E05D6" w:rsidRPr="004D620F" w:rsidRDefault="004E05D6" w:rsidP="004E05D6">
            <w:pPr>
              <w:rPr>
                <w:rFonts w:ascii="Arial" w:eastAsiaTheme="minorEastAsia" w:hAnsi="Arial" w:cs="Arial"/>
                <w:bCs/>
                <w:color w:val="121B1F" w:themeColor="background1"/>
                <w:sz w:val="16"/>
                <w:szCs w:val="16"/>
                <w:rPrChange w:id="8399"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00" w:author="Locke Liu" w:date="2021-05-24T14:33:00Z">
                  <w:rPr>
                    <w:rFonts w:eastAsiaTheme="minorEastAsia" w:cs="Calibri"/>
                    <w:bCs/>
                    <w:color w:val="121B1F" w:themeColor="background1"/>
                    <w:sz w:val="16"/>
                    <w:szCs w:val="16"/>
                  </w:rPr>
                </w:rPrChange>
              </w:rPr>
              <w:t>d9dlchn0-vnet</w:t>
            </w:r>
          </w:p>
        </w:tc>
        <w:tc>
          <w:tcPr>
            <w:tcW w:w="352" w:type="pct"/>
            <w:vAlign w:val="center"/>
          </w:tcPr>
          <w:p w14:paraId="57912A1E" w14:textId="3B9959D6" w:rsidR="004E05D6" w:rsidRPr="004D620F" w:rsidRDefault="004E05D6" w:rsidP="004E05D6">
            <w:pPr>
              <w:rPr>
                <w:rFonts w:ascii="Arial" w:eastAsiaTheme="minorEastAsia" w:hAnsi="Arial" w:cs="Arial"/>
                <w:bCs/>
                <w:color w:val="121B1F" w:themeColor="background1"/>
                <w:sz w:val="16"/>
                <w:szCs w:val="16"/>
                <w:rPrChange w:id="8401"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402"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7709B110" w14:textId="051835F2" w:rsidR="004E05D6" w:rsidRPr="004D620F" w:rsidRDefault="004E05D6" w:rsidP="004E05D6">
            <w:pPr>
              <w:rPr>
                <w:rFonts w:ascii="Arial" w:eastAsiaTheme="minorEastAsia" w:hAnsi="Arial" w:cs="Arial"/>
                <w:bCs/>
                <w:color w:val="121B1F" w:themeColor="background1"/>
                <w:sz w:val="16"/>
                <w:szCs w:val="16"/>
                <w:rPrChange w:id="8403" w:author="Locke Liu" w:date="2021-05-24T14:33:00Z">
                  <w:rPr>
                    <w:rFonts w:eastAsiaTheme="minorEastAsia" w:cs="Calibri"/>
                    <w:bCs/>
                    <w:color w:val="121B1F" w:themeColor="background1"/>
                    <w:sz w:val="16"/>
                    <w:szCs w:val="16"/>
                  </w:rPr>
                </w:rPrChange>
              </w:rPr>
            </w:pPr>
            <w:r w:rsidRPr="004D620F">
              <w:rPr>
                <w:rFonts w:ascii="Arial" w:hAnsi="Arial" w:cs="Arial"/>
                <w:color w:val="121B1F" w:themeColor="background1"/>
                <w:sz w:val="16"/>
                <w:szCs w:val="16"/>
                <w:rPrChange w:id="8404" w:author="Locke Liu" w:date="2021-05-24T14:33:00Z">
                  <w:rPr>
                    <w:color w:val="121B1F" w:themeColor="background1"/>
                    <w:sz w:val="16"/>
                    <w:szCs w:val="16"/>
                  </w:rPr>
                </w:rPrChange>
              </w:rPr>
              <w:t>BIBCNCDP</w:t>
            </w:r>
          </w:p>
        </w:tc>
        <w:tc>
          <w:tcPr>
            <w:tcW w:w="746" w:type="pct"/>
            <w:shd w:val="clear" w:color="auto" w:fill="auto"/>
            <w:vAlign w:val="center"/>
          </w:tcPr>
          <w:p w14:paraId="49DAAFCB" w14:textId="0CDA382B" w:rsidR="004E05D6" w:rsidRPr="004D620F" w:rsidRDefault="004E05D6" w:rsidP="004E05D6">
            <w:pPr>
              <w:rPr>
                <w:rFonts w:ascii="Arial" w:eastAsiaTheme="minorEastAsia" w:hAnsi="Arial" w:cs="Arial"/>
                <w:bCs/>
                <w:color w:val="121B1F" w:themeColor="background1"/>
                <w:sz w:val="16"/>
                <w:szCs w:val="16"/>
                <w:rPrChange w:id="8405"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406" w:author="Locke Liu" w:date="2021-05-24T14:33:00Z">
                  <w:rPr>
                    <w:rFonts w:cs="Calibri"/>
                    <w:bCs/>
                    <w:color w:val="121B1F" w:themeColor="background1"/>
                    <w:sz w:val="16"/>
                    <w:szCs w:val="16"/>
                  </w:rPr>
                </w:rPrChange>
              </w:rPr>
              <w:t>AZRCNE2CDPRG0001</w:t>
            </w:r>
          </w:p>
        </w:tc>
        <w:tc>
          <w:tcPr>
            <w:tcW w:w="487" w:type="pct"/>
            <w:vAlign w:val="center"/>
          </w:tcPr>
          <w:p w14:paraId="6596D7AF" w14:textId="044CFA20" w:rsidR="004E05D6" w:rsidRPr="004D620F" w:rsidRDefault="004E05D6" w:rsidP="004E05D6">
            <w:pPr>
              <w:rPr>
                <w:rFonts w:ascii="Arial" w:eastAsiaTheme="minorEastAsia" w:hAnsi="Arial" w:cs="Arial"/>
                <w:bCs/>
                <w:color w:val="121B1F" w:themeColor="background1"/>
                <w:sz w:val="16"/>
                <w:szCs w:val="16"/>
                <w:rPrChange w:id="8407"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08" w:author="Locke Liu" w:date="2021-05-24T14:33:00Z">
                  <w:rPr>
                    <w:rFonts w:eastAsiaTheme="minorEastAsia" w:cs="Calibri"/>
                    <w:bCs/>
                    <w:color w:val="121B1F" w:themeColor="background1"/>
                    <w:sz w:val="16"/>
                    <w:szCs w:val="16"/>
                  </w:rPr>
                </w:rPrChange>
              </w:rPr>
              <w:t>databricksnsg654eqnn3yzk52</w:t>
            </w:r>
          </w:p>
        </w:tc>
        <w:tc>
          <w:tcPr>
            <w:tcW w:w="810" w:type="pct"/>
            <w:vAlign w:val="center"/>
          </w:tcPr>
          <w:p w14:paraId="66DD45B7" w14:textId="75366A30" w:rsidR="004E05D6" w:rsidRPr="004D620F" w:rsidRDefault="004E05D6" w:rsidP="004E05D6">
            <w:pPr>
              <w:rPr>
                <w:rFonts w:ascii="Arial" w:eastAsiaTheme="minorEastAsia" w:hAnsi="Arial" w:cs="Arial"/>
                <w:bCs/>
                <w:color w:val="121B1F" w:themeColor="background1"/>
                <w:sz w:val="16"/>
                <w:szCs w:val="16"/>
                <w:rPrChange w:id="8409"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10" w:author="Locke Liu" w:date="2021-05-24T14:33:00Z">
                  <w:rPr>
                    <w:rFonts w:eastAsiaTheme="minorEastAsia" w:cs="Calibri"/>
                    <w:bCs/>
                    <w:color w:val="121B1F" w:themeColor="background1"/>
                    <w:sz w:val="16"/>
                    <w:szCs w:val="16"/>
                  </w:rPr>
                </w:rPrChange>
              </w:rPr>
              <w:t>AZRCNE2CDPSB-PRIVATEUDR0001</w:t>
            </w:r>
          </w:p>
        </w:tc>
        <w:tc>
          <w:tcPr>
            <w:tcW w:w="458" w:type="pct"/>
            <w:vAlign w:val="center"/>
          </w:tcPr>
          <w:p w14:paraId="51C861F5" w14:textId="5360ABE6" w:rsidR="004E05D6" w:rsidRPr="004D620F" w:rsidRDefault="004E05D6" w:rsidP="004E05D6">
            <w:pPr>
              <w:rPr>
                <w:rFonts w:ascii="Arial" w:eastAsiaTheme="minorEastAsia" w:hAnsi="Arial" w:cs="Arial"/>
                <w:bCs/>
                <w:color w:val="121B1F" w:themeColor="background1"/>
                <w:sz w:val="16"/>
                <w:szCs w:val="16"/>
                <w:rPrChange w:id="8411"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412" w:author="Locke Liu" w:date="2021-05-24T14:33:00Z">
                  <w:rPr>
                    <w:rFonts w:cs="Calibri"/>
                    <w:bCs/>
                    <w:color w:val="121B1F" w:themeColor="background1"/>
                    <w:sz w:val="16"/>
                    <w:szCs w:val="16"/>
                  </w:rPr>
                </w:rPrChange>
              </w:rPr>
              <w:t>DEV/UAT</w:t>
            </w:r>
          </w:p>
        </w:tc>
      </w:tr>
      <w:tr w:rsidR="004E05D6" w:rsidRPr="004D620F" w14:paraId="4B8D9859" w14:textId="77777777" w:rsidTr="00965B2A">
        <w:trPr>
          <w:trHeight w:val="358"/>
        </w:trPr>
        <w:tc>
          <w:tcPr>
            <w:tcW w:w="788" w:type="pct"/>
            <w:shd w:val="clear" w:color="auto" w:fill="auto"/>
            <w:vAlign w:val="center"/>
          </w:tcPr>
          <w:p w14:paraId="10600355" w14:textId="1C269358" w:rsidR="004E05D6" w:rsidRPr="004D620F" w:rsidRDefault="004E05D6" w:rsidP="004E05D6">
            <w:pPr>
              <w:rPr>
                <w:rFonts w:ascii="Arial" w:eastAsiaTheme="minorEastAsia" w:hAnsi="Arial" w:cs="Arial"/>
                <w:bCs/>
                <w:color w:val="121B1F" w:themeColor="background1"/>
                <w:sz w:val="16"/>
                <w:szCs w:val="16"/>
                <w:rPrChange w:id="8413"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14" w:author="Locke Liu" w:date="2021-05-24T14:33:00Z">
                  <w:rPr>
                    <w:rFonts w:eastAsiaTheme="minorEastAsia" w:cs="Calibri"/>
                    <w:bCs/>
                    <w:color w:val="121B1F" w:themeColor="background1"/>
                    <w:sz w:val="16"/>
                    <w:szCs w:val="16"/>
                  </w:rPr>
                </w:rPrChange>
              </w:rPr>
              <w:t>AZRCNE2CDPSB-PUBLIC0001</w:t>
            </w:r>
          </w:p>
        </w:tc>
        <w:tc>
          <w:tcPr>
            <w:tcW w:w="526" w:type="pct"/>
            <w:vAlign w:val="center"/>
          </w:tcPr>
          <w:p w14:paraId="4E6C92AB" w14:textId="2B27B626" w:rsidR="004E05D6" w:rsidRPr="004D620F" w:rsidRDefault="004E05D6" w:rsidP="004E05D6">
            <w:pPr>
              <w:rPr>
                <w:rFonts w:ascii="Arial" w:hAnsi="Arial" w:cs="Arial"/>
                <w:bCs/>
                <w:color w:val="121B1F" w:themeColor="background1"/>
                <w:sz w:val="16"/>
                <w:szCs w:val="16"/>
                <w:rPrChange w:id="8415"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16" w:author="Locke Liu" w:date="2021-05-24T14:33:00Z">
                  <w:rPr>
                    <w:rFonts w:cs="Calibri"/>
                    <w:bCs/>
                    <w:color w:val="121B1F" w:themeColor="background1"/>
                    <w:sz w:val="16"/>
                    <w:szCs w:val="16"/>
                  </w:rPr>
                </w:rPrChange>
              </w:rPr>
              <w:t>10.71.255.64/26</w:t>
            </w:r>
          </w:p>
        </w:tc>
        <w:tc>
          <w:tcPr>
            <w:tcW w:w="351" w:type="pct"/>
            <w:vAlign w:val="center"/>
          </w:tcPr>
          <w:p w14:paraId="36438C34" w14:textId="5416E177" w:rsidR="004E05D6" w:rsidRPr="004D620F" w:rsidRDefault="004E05D6" w:rsidP="004E05D6">
            <w:pPr>
              <w:rPr>
                <w:rFonts w:ascii="Arial" w:eastAsiaTheme="minorEastAsia" w:hAnsi="Arial" w:cs="Arial"/>
                <w:bCs/>
                <w:color w:val="121B1F" w:themeColor="background1"/>
                <w:sz w:val="16"/>
                <w:szCs w:val="16"/>
                <w:rPrChange w:id="8417"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18" w:author="Locke Liu" w:date="2021-05-24T14:33:00Z">
                  <w:rPr>
                    <w:rFonts w:eastAsiaTheme="minorEastAsia" w:cs="Calibri"/>
                    <w:bCs/>
                    <w:color w:val="121B1F" w:themeColor="background1"/>
                    <w:sz w:val="16"/>
                    <w:szCs w:val="16"/>
                  </w:rPr>
                </w:rPrChange>
              </w:rPr>
              <w:t>d9dlchn0-vnet</w:t>
            </w:r>
          </w:p>
        </w:tc>
        <w:tc>
          <w:tcPr>
            <w:tcW w:w="352" w:type="pct"/>
            <w:vAlign w:val="center"/>
          </w:tcPr>
          <w:p w14:paraId="586677D0" w14:textId="6390D0DD" w:rsidR="004E05D6" w:rsidRPr="004D620F" w:rsidRDefault="004E05D6" w:rsidP="004E05D6">
            <w:pPr>
              <w:rPr>
                <w:rFonts w:ascii="Arial" w:eastAsiaTheme="minorEastAsia" w:hAnsi="Arial" w:cs="Arial"/>
                <w:bCs/>
                <w:color w:val="121B1F" w:themeColor="background1"/>
                <w:sz w:val="16"/>
                <w:szCs w:val="16"/>
                <w:rPrChange w:id="8419"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420"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6E0F46FE" w14:textId="45A9899F" w:rsidR="004E05D6" w:rsidRPr="004D620F" w:rsidRDefault="004E05D6" w:rsidP="004E05D6">
            <w:pPr>
              <w:rPr>
                <w:rFonts w:ascii="Arial" w:eastAsiaTheme="minorEastAsia" w:hAnsi="Arial" w:cs="Arial"/>
                <w:bCs/>
                <w:color w:val="121B1F" w:themeColor="background1"/>
                <w:sz w:val="16"/>
                <w:szCs w:val="16"/>
                <w:rPrChange w:id="8421" w:author="Locke Liu" w:date="2021-05-24T14:33:00Z">
                  <w:rPr>
                    <w:rFonts w:eastAsiaTheme="minorEastAsia" w:cs="Calibri"/>
                    <w:bCs/>
                    <w:color w:val="121B1F" w:themeColor="background1"/>
                    <w:sz w:val="16"/>
                    <w:szCs w:val="16"/>
                  </w:rPr>
                </w:rPrChange>
              </w:rPr>
            </w:pPr>
            <w:r w:rsidRPr="004D620F">
              <w:rPr>
                <w:rFonts w:ascii="Arial" w:hAnsi="Arial" w:cs="Arial"/>
                <w:color w:val="121B1F" w:themeColor="background1"/>
                <w:sz w:val="16"/>
                <w:szCs w:val="16"/>
                <w:rPrChange w:id="8422" w:author="Locke Liu" w:date="2021-05-24T14:33:00Z">
                  <w:rPr>
                    <w:color w:val="121B1F" w:themeColor="background1"/>
                    <w:sz w:val="16"/>
                    <w:szCs w:val="16"/>
                  </w:rPr>
                </w:rPrChange>
              </w:rPr>
              <w:t>BIBCNCDP</w:t>
            </w:r>
          </w:p>
        </w:tc>
        <w:tc>
          <w:tcPr>
            <w:tcW w:w="746" w:type="pct"/>
            <w:shd w:val="clear" w:color="auto" w:fill="auto"/>
            <w:vAlign w:val="center"/>
          </w:tcPr>
          <w:p w14:paraId="5B2375B5" w14:textId="141182B7" w:rsidR="004E05D6" w:rsidRPr="004D620F" w:rsidRDefault="004E05D6" w:rsidP="004E05D6">
            <w:pPr>
              <w:rPr>
                <w:rFonts w:ascii="Arial" w:eastAsiaTheme="minorEastAsia" w:hAnsi="Arial" w:cs="Arial"/>
                <w:bCs/>
                <w:color w:val="121B1F" w:themeColor="background1"/>
                <w:sz w:val="16"/>
                <w:szCs w:val="16"/>
                <w:rPrChange w:id="8423"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424" w:author="Locke Liu" w:date="2021-05-24T14:33:00Z">
                  <w:rPr>
                    <w:rFonts w:cs="Calibri"/>
                    <w:bCs/>
                    <w:color w:val="121B1F" w:themeColor="background1"/>
                    <w:sz w:val="16"/>
                    <w:szCs w:val="16"/>
                  </w:rPr>
                </w:rPrChange>
              </w:rPr>
              <w:t>AZRCNE2CDPRG0001</w:t>
            </w:r>
          </w:p>
        </w:tc>
        <w:tc>
          <w:tcPr>
            <w:tcW w:w="487" w:type="pct"/>
            <w:vAlign w:val="center"/>
          </w:tcPr>
          <w:p w14:paraId="7A678F45" w14:textId="3E719DE3" w:rsidR="004E05D6" w:rsidRPr="004D620F" w:rsidRDefault="004E05D6" w:rsidP="004E05D6">
            <w:pPr>
              <w:rPr>
                <w:rFonts w:ascii="Arial" w:eastAsiaTheme="minorEastAsia" w:hAnsi="Arial" w:cs="Arial"/>
                <w:bCs/>
                <w:color w:val="121B1F" w:themeColor="background1"/>
                <w:sz w:val="16"/>
                <w:szCs w:val="16"/>
                <w:rPrChange w:id="8425"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26" w:author="Locke Liu" w:date="2021-05-24T14:33:00Z">
                  <w:rPr>
                    <w:rFonts w:eastAsiaTheme="minorEastAsia" w:cs="Calibri"/>
                    <w:bCs/>
                    <w:color w:val="121B1F" w:themeColor="background1"/>
                    <w:sz w:val="16"/>
                    <w:szCs w:val="16"/>
                  </w:rPr>
                </w:rPrChange>
              </w:rPr>
              <w:t>databricksnsg654eqnn3yzk52</w:t>
            </w:r>
          </w:p>
        </w:tc>
        <w:tc>
          <w:tcPr>
            <w:tcW w:w="810" w:type="pct"/>
            <w:vAlign w:val="center"/>
          </w:tcPr>
          <w:p w14:paraId="71F04732" w14:textId="331D48E2" w:rsidR="004E05D6" w:rsidRPr="004D620F" w:rsidRDefault="004E05D6" w:rsidP="004E05D6">
            <w:pPr>
              <w:rPr>
                <w:rFonts w:ascii="Arial" w:eastAsiaTheme="minorEastAsia" w:hAnsi="Arial" w:cs="Arial"/>
                <w:bCs/>
                <w:color w:val="121B1F" w:themeColor="background1"/>
                <w:sz w:val="16"/>
                <w:szCs w:val="16"/>
                <w:rPrChange w:id="8427"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28" w:author="Locke Liu" w:date="2021-05-24T14:33:00Z">
                  <w:rPr>
                    <w:rFonts w:eastAsiaTheme="minorEastAsia" w:cs="Calibri"/>
                    <w:bCs/>
                    <w:color w:val="121B1F" w:themeColor="background1"/>
                    <w:sz w:val="16"/>
                    <w:szCs w:val="16"/>
                  </w:rPr>
                </w:rPrChange>
              </w:rPr>
              <w:t>AZRCNE2CDPSB-PUBLICUDR0001</w:t>
            </w:r>
          </w:p>
        </w:tc>
        <w:tc>
          <w:tcPr>
            <w:tcW w:w="458" w:type="pct"/>
            <w:vAlign w:val="center"/>
          </w:tcPr>
          <w:p w14:paraId="29E83031" w14:textId="06239740" w:rsidR="004E05D6" w:rsidRPr="004D620F" w:rsidRDefault="004E05D6" w:rsidP="004E05D6">
            <w:pPr>
              <w:rPr>
                <w:rFonts w:ascii="Arial" w:eastAsiaTheme="minorEastAsia" w:hAnsi="Arial" w:cs="Arial"/>
                <w:bCs/>
                <w:color w:val="121B1F" w:themeColor="background1"/>
                <w:sz w:val="16"/>
                <w:szCs w:val="16"/>
                <w:rPrChange w:id="8429"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430" w:author="Locke Liu" w:date="2021-05-24T14:33:00Z">
                  <w:rPr>
                    <w:rFonts w:cs="Calibri"/>
                    <w:bCs/>
                    <w:color w:val="121B1F" w:themeColor="background1"/>
                    <w:sz w:val="16"/>
                    <w:szCs w:val="16"/>
                  </w:rPr>
                </w:rPrChange>
              </w:rPr>
              <w:t>DEV/UAT</w:t>
            </w:r>
          </w:p>
        </w:tc>
      </w:tr>
      <w:tr w:rsidR="00B32943" w:rsidRPr="004D620F" w14:paraId="3A7FDE34" w14:textId="77777777" w:rsidTr="00965B2A">
        <w:trPr>
          <w:trHeight w:val="358"/>
        </w:trPr>
        <w:tc>
          <w:tcPr>
            <w:tcW w:w="788" w:type="pct"/>
            <w:shd w:val="clear" w:color="auto" w:fill="auto"/>
            <w:vAlign w:val="center"/>
          </w:tcPr>
          <w:p w14:paraId="1C6ECB8A" w14:textId="604001AB" w:rsidR="00B32943" w:rsidRPr="004D620F" w:rsidRDefault="00B32943" w:rsidP="00B32943">
            <w:pPr>
              <w:rPr>
                <w:rFonts w:ascii="Arial" w:eastAsiaTheme="minorEastAsia" w:hAnsi="Arial" w:cs="Arial"/>
                <w:bCs/>
                <w:color w:val="121B1F" w:themeColor="background1"/>
                <w:sz w:val="16"/>
                <w:szCs w:val="16"/>
                <w:rPrChange w:id="8431"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32" w:author="Locke Liu" w:date="2021-05-24T14:33:00Z">
                  <w:rPr>
                    <w:rFonts w:eastAsiaTheme="minorEastAsia" w:cs="Calibri"/>
                    <w:bCs/>
                    <w:color w:val="121B1F" w:themeColor="background1"/>
                    <w:sz w:val="16"/>
                    <w:szCs w:val="16"/>
                  </w:rPr>
                </w:rPrChange>
              </w:rPr>
              <w:t>AZRCNE2CDPSBPE-SHARED0001</w:t>
            </w:r>
          </w:p>
        </w:tc>
        <w:tc>
          <w:tcPr>
            <w:tcW w:w="526" w:type="pct"/>
            <w:vAlign w:val="center"/>
          </w:tcPr>
          <w:p w14:paraId="61833AAF" w14:textId="7E13C2E9" w:rsidR="00B32943" w:rsidRPr="004D620F" w:rsidRDefault="00B32943" w:rsidP="00B32943">
            <w:pPr>
              <w:rPr>
                <w:rFonts w:ascii="Arial" w:hAnsi="Arial" w:cs="Arial"/>
                <w:bCs/>
                <w:color w:val="121B1F" w:themeColor="background1"/>
                <w:sz w:val="16"/>
                <w:szCs w:val="16"/>
                <w:rPrChange w:id="8433"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34" w:author="Locke Liu" w:date="2021-05-24T14:33:00Z">
                  <w:rPr>
                    <w:rFonts w:cs="Calibri"/>
                    <w:bCs/>
                    <w:color w:val="121B1F" w:themeColor="background1"/>
                    <w:sz w:val="16"/>
                    <w:szCs w:val="16"/>
                  </w:rPr>
                </w:rPrChange>
              </w:rPr>
              <w:t>10.71.253.0/26</w:t>
            </w:r>
          </w:p>
        </w:tc>
        <w:tc>
          <w:tcPr>
            <w:tcW w:w="351" w:type="pct"/>
            <w:vAlign w:val="center"/>
          </w:tcPr>
          <w:p w14:paraId="026F2558" w14:textId="4D60B50C" w:rsidR="00B32943" w:rsidRPr="004D620F" w:rsidRDefault="00B32943" w:rsidP="00B32943">
            <w:pPr>
              <w:rPr>
                <w:rFonts w:ascii="Arial" w:eastAsiaTheme="minorEastAsia" w:hAnsi="Arial" w:cs="Arial"/>
                <w:bCs/>
                <w:color w:val="121B1F" w:themeColor="background1"/>
                <w:sz w:val="16"/>
                <w:szCs w:val="16"/>
                <w:rPrChange w:id="8435"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36" w:author="Locke Liu" w:date="2021-05-24T14:33:00Z">
                  <w:rPr>
                    <w:rFonts w:eastAsiaTheme="minorEastAsia" w:cs="Calibri"/>
                    <w:bCs/>
                    <w:color w:val="121B1F" w:themeColor="background1"/>
                    <w:sz w:val="16"/>
                    <w:szCs w:val="16"/>
                  </w:rPr>
                </w:rPrChange>
              </w:rPr>
              <w:t>r9dlchn0-vnet</w:t>
            </w:r>
          </w:p>
        </w:tc>
        <w:tc>
          <w:tcPr>
            <w:tcW w:w="352" w:type="pct"/>
            <w:vAlign w:val="center"/>
          </w:tcPr>
          <w:p w14:paraId="7CF8454E" w14:textId="7046DF4A" w:rsidR="00B32943" w:rsidRPr="004D620F" w:rsidRDefault="00B32943" w:rsidP="00B32943">
            <w:pPr>
              <w:rPr>
                <w:rFonts w:ascii="Arial" w:hAnsi="Arial" w:cs="Arial"/>
                <w:bCs/>
                <w:color w:val="121B1F" w:themeColor="background1"/>
                <w:sz w:val="16"/>
                <w:szCs w:val="16"/>
                <w:rPrChange w:id="8437"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38"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5B87C536" w14:textId="69F0FC7C" w:rsidR="00B32943" w:rsidRPr="004D620F" w:rsidRDefault="00B32943" w:rsidP="00B32943">
            <w:pPr>
              <w:rPr>
                <w:rFonts w:ascii="Arial" w:hAnsi="Arial" w:cs="Arial"/>
                <w:color w:val="121B1F" w:themeColor="background1"/>
                <w:sz w:val="16"/>
                <w:szCs w:val="16"/>
                <w:rPrChange w:id="8439" w:author="Locke Liu" w:date="2021-05-24T14:33:00Z">
                  <w:rPr>
                    <w:color w:val="121B1F" w:themeColor="background1"/>
                    <w:sz w:val="16"/>
                    <w:szCs w:val="16"/>
                  </w:rPr>
                </w:rPrChange>
              </w:rPr>
            </w:pPr>
            <w:r w:rsidRPr="004D620F">
              <w:rPr>
                <w:rFonts w:ascii="Arial" w:hAnsi="Arial" w:cs="Arial"/>
                <w:color w:val="121B1F" w:themeColor="background1"/>
                <w:sz w:val="16"/>
                <w:szCs w:val="16"/>
                <w:rPrChange w:id="8440" w:author="Locke Liu" w:date="2021-05-24T14:33:00Z">
                  <w:rPr>
                    <w:color w:val="121B1F" w:themeColor="background1"/>
                    <w:sz w:val="16"/>
                    <w:szCs w:val="16"/>
                  </w:rPr>
                </w:rPrChange>
              </w:rPr>
              <w:t>BIBCNCDP</w:t>
            </w:r>
          </w:p>
        </w:tc>
        <w:tc>
          <w:tcPr>
            <w:tcW w:w="746" w:type="pct"/>
            <w:shd w:val="clear" w:color="auto" w:fill="auto"/>
            <w:vAlign w:val="center"/>
          </w:tcPr>
          <w:p w14:paraId="02A58D8D" w14:textId="5D1322BF" w:rsidR="00B32943" w:rsidRPr="004D620F" w:rsidRDefault="00B32943" w:rsidP="00B32943">
            <w:pPr>
              <w:rPr>
                <w:rFonts w:ascii="Arial" w:hAnsi="Arial" w:cs="Arial"/>
                <w:bCs/>
                <w:color w:val="121B1F" w:themeColor="background1"/>
                <w:sz w:val="16"/>
                <w:szCs w:val="16"/>
                <w:rPrChange w:id="8441"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42" w:author="Locke Liu" w:date="2021-05-24T14:33:00Z">
                  <w:rPr>
                    <w:rFonts w:cs="Calibri"/>
                    <w:bCs/>
                    <w:color w:val="121B1F" w:themeColor="background1"/>
                    <w:sz w:val="16"/>
                    <w:szCs w:val="16"/>
                  </w:rPr>
                </w:rPrChange>
              </w:rPr>
              <w:t>AZRCNE2CDPRG0001</w:t>
            </w:r>
          </w:p>
        </w:tc>
        <w:tc>
          <w:tcPr>
            <w:tcW w:w="487" w:type="pct"/>
            <w:vAlign w:val="center"/>
          </w:tcPr>
          <w:p w14:paraId="2434010A" w14:textId="4228E356" w:rsidR="00B32943" w:rsidRPr="004D620F" w:rsidRDefault="00B32943" w:rsidP="00B32943">
            <w:pPr>
              <w:rPr>
                <w:rFonts w:ascii="Arial" w:eastAsiaTheme="minorEastAsia" w:hAnsi="Arial" w:cs="Arial"/>
                <w:bCs/>
                <w:color w:val="121B1F" w:themeColor="background1"/>
                <w:sz w:val="16"/>
                <w:szCs w:val="16"/>
                <w:rPrChange w:id="8443"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444" w:author="Locke Liu" w:date="2021-05-24T14:33:00Z">
                  <w:rPr>
                    <w:rFonts w:cs="Calibri"/>
                    <w:bCs/>
                    <w:color w:val="121B1F" w:themeColor="background1"/>
                    <w:sz w:val="16"/>
                    <w:szCs w:val="16"/>
                  </w:rPr>
                </w:rPrChange>
              </w:rPr>
              <w:t>TBD</w:t>
            </w:r>
          </w:p>
        </w:tc>
        <w:tc>
          <w:tcPr>
            <w:tcW w:w="810" w:type="pct"/>
            <w:vAlign w:val="center"/>
          </w:tcPr>
          <w:p w14:paraId="7A18938E" w14:textId="058434B2" w:rsidR="00B32943" w:rsidRPr="004D620F" w:rsidRDefault="00A36B31" w:rsidP="00B32943">
            <w:pPr>
              <w:rPr>
                <w:rFonts w:ascii="Arial" w:eastAsiaTheme="minorEastAsia" w:hAnsi="Arial" w:cs="Arial"/>
                <w:bCs/>
                <w:color w:val="121B1F" w:themeColor="background1"/>
                <w:sz w:val="16"/>
                <w:szCs w:val="16"/>
                <w:rPrChange w:id="8445"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46" w:author="Locke Liu" w:date="2021-05-24T14:33:00Z">
                  <w:rPr>
                    <w:rFonts w:eastAsiaTheme="minorEastAsia" w:cs="Calibri"/>
                    <w:bCs/>
                    <w:color w:val="121B1F" w:themeColor="background1"/>
                    <w:sz w:val="16"/>
                    <w:szCs w:val="16"/>
                  </w:rPr>
                </w:rPrChange>
              </w:rPr>
              <w:t>AZRCNE2EPRCDPSBPE-SHAREDUDR0001</w:t>
            </w:r>
          </w:p>
        </w:tc>
        <w:tc>
          <w:tcPr>
            <w:tcW w:w="458" w:type="pct"/>
            <w:vAlign w:val="center"/>
          </w:tcPr>
          <w:p w14:paraId="1BE1A4E6" w14:textId="55F6C9EC" w:rsidR="00B32943" w:rsidRPr="004D620F" w:rsidRDefault="00A36B31" w:rsidP="00B32943">
            <w:pPr>
              <w:rPr>
                <w:rFonts w:ascii="Arial" w:hAnsi="Arial" w:cs="Arial"/>
                <w:bCs/>
                <w:color w:val="121B1F" w:themeColor="background1"/>
                <w:sz w:val="16"/>
                <w:szCs w:val="16"/>
                <w:rPrChange w:id="8447"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48" w:author="Locke Liu" w:date="2021-05-24T14:33:00Z">
                  <w:rPr>
                    <w:rFonts w:cs="Calibri"/>
                    <w:bCs/>
                    <w:color w:val="121B1F" w:themeColor="background1"/>
                    <w:sz w:val="16"/>
                    <w:szCs w:val="16"/>
                  </w:rPr>
                </w:rPrChange>
              </w:rPr>
              <w:t>production</w:t>
            </w:r>
          </w:p>
        </w:tc>
      </w:tr>
      <w:tr w:rsidR="00A36B31" w:rsidRPr="004D620F" w14:paraId="0641044B" w14:textId="77777777" w:rsidTr="00965B2A">
        <w:trPr>
          <w:trHeight w:val="358"/>
        </w:trPr>
        <w:tc>
          <w:tcPr>
            <w:tcW w:w="788" w:type="pct"/>
            <w:shd w:val="clear" w:color="auto" w:fill="auto"/>
            <w:vAlign w:val="center"/>
          </w:tcPr>
          <w:p w14:paraId="3DF422A8" w14:textId="47667A67" w:rsidR="00A36B31" w:rsidRPr="004D620F" w:rsidRDefault="00A36B31" w:rsidP="00A36B31">
            <w:pPr>
              <w:rPr>
                <w:rFonts w:ascii="Arial" w:eastAsiaTheme="minorEastAsia" w:hAnsi="Arial" w:cs="Arial"/>
                <w:bCs/>
                <w:color w:val="121B1F" w:themeColor="background1"/>
                <w:sz w:val="16"/>
                <w:szCs w:val="16"/>
                <w:rPrChange w:id="8449"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50" w:author="Locke Liu" w:date="2021-05-24T14:33:00Z">
                  <w:rPr>
                    <w:rFonts w:eastAsiaTheme="minorEastAsia" w:cs="Calibri"/>
                    <w:bCs/>
                    <w:color w:val="121B1F" w:themeColor="background1"/>
                    <w:sz w:val="16"/>
                    <w:szCs w:val="16"/>
                  </w:rPr>
                </w:rPrChange>
              </w:rPr>
              <w:t>AZRCNE2CDPSB0001</w:t>
            </w:r>
          </w:p>
        </w:tc>
        <w:tc>
          <w:tcPr>
            <w:tcW w:w="526" w:type="pct"/>
            <w:vAlign w:val="center"/>
          </w:tcPr>
          <w:p w14:paraId="59E24B84" w14:textId="29BD4A47" w:rsidR="00A36B31" w:rsidRPr="004D620F" w:rsidRDefault="00A36B31" w:rsidP="00A36B31">
            <w:pPr>
              <w:rPr>
                <w:rFonts w:ascii="Arial" w:hAnsi="Arial" w:cs="Arial"/>
                <w:bCs/>
                <w:color w:val="121B1F" w:themeColor="background1"/>
                <w:sz w:val="16"/>
                <w:szCs w:val="16"/>
                <w:rPrChange w:id="8451"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52" w:author="Locke Liu" w:date="2021-05-24T14:33:00Z">
                  <w:rPr>
                    <w:rFonts w:cs="Calibri"/>
                    <w:bCs/>
                    <w:color w:val="121B1F" w:themeColor="background1"/>
                    <w:sz w:val="16"/>
                    <w:szCs w:val="16"/>
                  </w:rPr>
                </w:rPrChange>
              </w:rPr>
              <w:t>10.71.252.192/26</w:t>
            </w:r>
          </w:p>
        </w:tc>
        <w:tc>
          <w:tcPr>
            <w:tcW w:w="351" w:type="pct"/>
            <w:vAlign w:val="center"/>
          </w:tcPr>
          <w:p w14:paraId="5977E18A" w14:textId="0C65E0DE" w:rsidR="00A36B31" w:rsidRPr="004D620F" w:rsidRDefault="00A36B31" w:rsidP="00A36B31">
            <w:pPr>
              <w:rPr>
                <w:rFonts w:ascii="Arial" w:eastAsiaTheme="minorEastAsia" w:hAnsi="Arial" w:cs="Arial"/>
                <w:bCs/>
                <w:color w:val="121B1F" w:themeColor="background1"/>
                <w:sz w:val="16"/>
                <w:szCs w:val="16"/>
                <w:rPrChange w:id="8453" w:author="Locke Liu" w:date="2021-05-24T14:33:00Z">
                  <w:rPr>
                    <w:rFonts w:eastAsiaTheme="minorEastAsia" w:cs="Calibri"/>
                    <w:bCs/>
                    <w:color w:val="121B1F" w:themeColor="background1"/>
                    <w:sz w:val="16"/>
                    <w:szCs w:val="16"/>
                  </w:rPr>
                </w:rPrChange>
              </w:rPr>
            </w:pPr>
            <w:r w:rsidRPr="004D620F">
              <w:rPr>
                <w:rFonts w:ascii="Arial" w:hAnsi="Arial" w:cs="Arial"/>
                <w:color w:val="000000"/>
                <w:sz w:val="16"/>
                <w:szCs w:val="16"/>
                <w:lang w:val="fr-FR"/>
                <w:rPrChange w:id="8454" w:author="Locke Liu" w:date="2021-05-24T14:33:00Z">
                  <w:rPr>
                    <w:color w:val="000000"/>
                    <w:sz w:val="16"/>
                    <w:szCs w:val="16"/>
                    <w:lang w:val="fr-FR"/>
                  </w:rPr>
                </w:rPrChange>
              </w:rPr>
              <w:t>r9dlchn0-vnet</w:t>
            </w:r>
          </w:p>
        </w:tc>
        <w:tc>
          <w:tcPr>
            <w:tcW w:w="352" w:type="pct"/>
            <w:vAlign w:val="center"/>
          </w:tcPr>
          <w:p w14:paraId="67145C1F" w14:textId="4DD2A57A" w:rsidR="00A36B31" w:rsidRPr="004D620F" w:rsidRDefault="00A36B31" w:rsidP="00A36B31">
            <w:pPr>
              <w:rPr>
                <w:rFonts w:ascii="Arial" w:hAnsi="Arial" w:cs="Arial"/>
                <w:bCs/>
                <w:color w:val="121B1F" w:themeColor="background1"/>
                <w:sz w:val="16"/>
                <w:szCs w:val="16"/>
                <w:rPrChange w:id="8455"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56"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131F0E2C" w14:textId="7483B4BB" w:rsidR="00A36B31" w:rsidRPr="004D620F" w:rsidRDefault="00A36B31" w:rsidP="00A36B31">
            <w:pPr>
              <w:rPr>
                <w:rFonts w:ascii="Arial" w:hAnsi="Arial" w:cs="Arial"/>
                <w:color w:val="121B1F" w:themeColor="background1"/>
                <w:sz w:val="16"/>
                <w:szCs w:val="16"/>
                <w:rPrChange w:id="8457" w:author="Locke Liu" w:date="2021-05-24T14:33:00Z">
                  <w:rPr>
                    <w:color w:val="121B1F" w:themeColor="background1"/>
                    <w:sz w:val="16"/>
                    <w:szCs w:val="16"/>
                  </w:rPr>
                </w:rPrChange>
              </w:rPr>
            </w:pPr>
            <w:r w:rsidRPr="004D620F">
              <w:rPr>
                <w:rFonts w:ascii="Arial" w:hAnsi="Arial" w:cs="Arial"/>
                <w:color w:val="121B1F" w:themeColor="background1"/>
                <w:sz w:val="16"/>
                <w:szCs w:val="16"/>
                <w:rPrChange w:id="8458" w:author="Locke Liu" w:date="2021-05-24T14:33:00Z">
                  <w:rPr>
                    <w:color w:val="121B1F" w:themeColor="background1"/>
                    <w:sz w:val="16"/>
                    <w:szCs w:val="16"/>
                  </w:rPr>
                </w:rPrChange>
              </w:rPr>
              <w:t>BIBCNCDP</w:t>
            </w:r>
          </w:p>
        </w:tc>
        <w:tc>
          <w:tcPr>
            <w:tcW w:w="746" w:type="pct"/>
            <w:shd w:val="clear" w:color="auto" w:fill="auto"/>
            <w:vAlign w:val="center"/>
          </w:tcPr>
          <w:p w14:paraId="296F5998" w14:textId="549E3732" w:rsidR="00A36B31" w:rsidRPr="004D620F" w:rsidRDefault="00A36B31" w:rsidP="00A36B31">
            <w:pPr>
              <w:rPr>
                <w:rFonts w:ascii="Arial" w:hAnsi="Arial" w:cs="Arial"/>
                <w:bCs/>
                <w:color w:val="121B1F" w:themeColor="background1"/>
                <w:sz w:val="16"/>
                <w:szCs w:val="16"/>
                <w:rPrChange w:id="8459"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60" w:author="Locke Liu" w:date="2021-05-24T14:33:00Z">
                  <w:rPr>
                    <w:rFonts w:cs="Calibri"/>
                    <w:bCs/>
                    <w:color w:val="121B1F" w:themeColor="background1"/>
                    <w:sz w:val="16"/>
                    <w:szCs w:val="16"/>
                  </w:rPr>
                </w:rPrChange>
              </w:rPr>
              <w:t>AZRCNE2CDPRG0001</w:t>
            </w:r>
          </w:p>
        </w:tc>
        <w:tc>
          <w:tcPr>
            <w:tcW w:w="487" w:type="pct"/>
            <w:vAlign w:val="center"/>
          </w:tcPr>
          <w:p w14:paraId="2FCCEB1F" w14:textId="463C8768" w:rsidR="00A36B31" w:rsidRPr="004D620F" w:rsidRDefault="00A36B31" w:rsidP="00A36B31">
            <w:pPr>
              <w:rPr>
                <w:rFonts w:ascii="Arial" w:eastAsiaTheme="minorEastAsia" w:hAnsi="Arial" w:cs="Arial"/>
                <w:bCs/>
                <w:color w:val="121B1F" w:themeColor="background1"/>
                <w:sz w:val="16"/>
                <w:szCs w:val="16"/>
                <w:rPrChange w:id="8461"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462" w:author="Locke Liu" w:date="2021-05-24T14:33:00Z">
                  <w:rPr>
                    <w:rFonts w:cs="Calibri"/>
                    <w:bCs/>
                    <w:color w:val="121B1F" w:themeColor="background1"/>
                    <w:sz w:val="16"/>
                    <w:szCs w:val="16"/>
                  </w:rPr>
                </w:rPrChange>
              </w:rPr>
              <w:t>TBD</w:t>
            </w:r>
          </w:p>
        </w:tc>
        <w:tc>
          <w:tcPr>
            <w:tcW w:w="810" w:type="pct"/>
            <w:vAlign w:val="center"/>
          </w:tcPr>
          <w:p w14:paraId="6364C200" w14:textId="5FD74225" w:rsidR="00A36B31" w:rsidRPr="004D620F" w:rsidRDefault="00A36B31" w:rsidP="00A36B31">
            <w:pPr>
              <w:rPr>
                <w:rFonts w:ascii="Arial" w:eastAsiaTheme="minorEastAsia" w:hAnsi="Arial" w:cs="Arial"/>
                <w:bCs/>
                <w:color w:val="121B1F" w:themeColor="background1"/>
                <w:sz w:val="16"/>
                <w:szCs w:val="16"/>
                <w:rPrChange w:id="8463"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64" w:author="Locke Liu" w:date="2021-05-24T14:33:00Z">
                  <w:rPr>
                    <w:rFonts w:eastAsiaTheme="minorEastAsia" w:cs="Calibri"/>
                    <w:bCs/>
                    <w:color w:val="121B1F" w:themeColor="background1"/>
                    <w:sz w:val="16"/>
                    <w:szCs w:val="16"/>
                  </w:rPr>
                </w:rPrChange>
              </w:rPr>
              <w:t>AZRCNE2EPRCDPSBUDR0001</w:t>
            </w:r>
          </w:p>
        </w:tc>
        <w:tc>
          <w:tcPr>
            <w:tcW w:w="458" w:type="pct"/>
            <w:vAlign w:val="center"/>
          </w:tcPr>
          <w:p w14:paraId="2B736D9E" w14:textId="5E79824A" w:rsidR="00A36B31" w:rsidRPr="004D620F" w:rsidRDefault="00A36B31" w:rsidP="00A36B31">
            <w:pPr>
              <w:rPr>
                <w:rFonts w:ascii="Arial" w:hAnsi="Arial" w:cs="Arial"/>
                <w:bCs/>
                <w:color w:val="121B1F" w:themeColor="background1"/>
                <w:sz w:val="16"/>
                <w:szCs w:val="16"/>
                <w:rPrChange w:id="8465"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66" w:author="Locke Liu" w:date="2021-05-24T14:33:00Z">
                  <w:rPr>
                    <w:rFonts w:cs="Calibri"/>
                    <w:bCs/>
                    <w:color w:val="121B1F" w:themeColor="background1"/>
                    <w:sz w:val="16"/>
                    <w:szCs w:val="16"/>
                  </w:rPr>
                </w:rPrChange>
              </w:rPr>
              <w:t>production</w:t>
            </w:r>
          </w:p>
        </w:tc>
      </w:tr>
      <w:tr w:rsidR="00A36B31" w:rsidRPr="004D620F" w14:paraId="37B88820" w14:textId="77777777" w:rsidTr="00965B2A">
        <w:trPr>
          <w:trHeight w:val="358"/>
        </w:trPr>
        <w:tc>
          <w:tcPr>
            <w:tcW w:w="788" w:type="pct"/>
            <w:shd w:val="clear" w:color="auto" w:fill="auto"/>
            <w:vAlign w:val="center"/>
          </w:tcPr>
          <w:p w14:paraId="71274173" w14:textId="3F2986C0" w:rsidR="00A36B31" w:rsidRPr="004D620F" w:rsidRDefault="00A36B31" w:rsidP="00A36B31">
            <w:pPr>
              <w:rPr>
                <w:rFonts w:ascii="Arial" w:eastAsiaTheme="minorEastAsia" w:hAnsi="Arial" w:cs="Arial"/>
                <w:bCs/>
                <w:color w:val="121B1F" w:themeColor="background1"/>
                <w:sz w:val="16"/>
                <w:szCs w:val="16"/>
                <w:rPrChange w:id="8467"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68" w:author="Locke Liu" w:date="2021-05-24T14:33:00Z">
                  <w:rPr>
                    <w:rFonts w:eastAsiaTheme="minorEastAsia" w:cs="Calibri"/>
                    <w:bCs/>
                    <w:color w:val="121B1F" w:themeColor="background1"/>
                    <w:sz w:val="16"/>
                    <w:szCs w:val="16"/>
                  </w:rPr>
                </w:rPrChange>
              </w:rPr>
              <w:t>AZRCNE2CDPSF0001</w:t>
            </w:r>
          </w:p>
        </w:tc>
        <w:tc>
          <w:tcPr>
            <w:tcW w:w="526" w:type="pct"/>
            <w:vAlign w:val="center"/>
          </w:tcPr>
          <w:p w14:paraId="0A06D802" w14:textId="2A87C510" w:rsidR="00A36B31" w:rsidRPr="004D620F" w:rsidRDefault="00A36B31" w:rsidP="00A36B31">
            <w:pPr>
              <w:rPr>
                <w:rFonts w:ascii="Arial" w:hAnsi="Arial" w:cs="Arial"/>
                <w:bCs/>
                <w:color w:val="121B1F" w:themeColor="background1"/>
                <w:sz w:val="16"/>
                <w:szCs w:val="16"/>
                <w:rPrChange w:id="8469"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70" w:author="Locke Liu" w:date="2021-05-24T14:33:00Z">
                  <w:rPr>
                    <w:rFonts w:cs="Calibri"/>
                    <w:bCs/>
                    <w:color w:val="121B1F" w:themeColor="background1"/>
                    <w:sz w:val="16"/>
                    <w:szCs w:val="16"/>
                  </w:rPr>
                </w:rPrChange>
              </w:rPr>
              <w:t>10.71.252.128/26</w:t>
            </w:r>
          </w:p>
        </w:tc>
        <w:tc>
          <w:tcPr>
            <w:tcW w:w="351" w:type="pct"/>
            <w:vAlign w:val="center"/>
          </w:tcPr>
          <w:p w14:paraId="439988B0" w14:textId="467BBEE2" w:rsidR="00A36B31" w:rsidRPr="004D620F" w:rsidRDefault="00A36B31" w:rsidP="00A36B31">
            <w:pPr>
              <w:rPr>
                <w:rFonts w:ascii="Arial" w:eastAsiaTheme="minorEastAsia" w:hAnsi="Arial" w:cs="Arial"/>
                <w:bCs/>
                <w:color w:val="121B1F" w:themeColor="background1"/>
                <w:sz w:val="16"/>
                <w:szCs w:val="16"/>
                <w:rPrChange w:id="8471" w:author="Locke Liu" w:date="2021-05-24T14:33:00Z">
                  <w:rPr>
                    <w:rFonts w:eastAsiaTheme="minorEastAsia" w:cs="Calibri"/>
                    <w:bCs/>
                    <w:color w:val="121B1F" w:themeColor="background1"/>
                    <w:sz w:val="16"/>
                    <w:szCs w:val="16"/>
                  </w:rPr>
                </w:rPrChange>
              </w:rPr>
            </w:pPr>
            <w:r w:rsidRPr="004D620F">
              <w:rPr>
                <w:rFonts w:ascii="Arial" w:hAnsi="Arial" w:cs="Arial"/>
                <w:color w:val="000000"/>
                <w:sz w:val="16"/>
                <w:szCs w:val="16"/>
                <w:lang w:val="fr-FR"/>
                <w:rPrChange w:id="8472" w:author="Locke Liu" w:date="2021-05-24T14:33:00Z">
                  <w:rPr>
                    <w:color w:val="000000"/>
                    <w:sz w:val="16"/>
                    <w:szCs w:val="16"/>
                    <w:lang w:val="fr-FR"/>
                  </w:rPr>
                </w:rPrChange>
              </w:rPr>
              <w:t>r9dlchn0-vnet</w:t>
            </w:r>
          </w:p>
        </w:tc>
        <w:tc>
          <w:tcPr>
            <w:tcW w:w="352" w:type="pct"/>
            <w:vAlign w:val="center"/>
          </w:tcPr>
          <w:p w14:paraId="741D981C" w14:textId="25230D64" w:rsidR="00A36B31" w:rsidRPr="004D620F" w:rsidRDefault="00A36B31" w:rsidP="00A36B31">
            <w:pPr>
              <w:rPr>
                <w:rFonts w:ascii="Arial" w:hAnsi="Arial" w:cs="Arial"/>
                <w:bCs/>
                <w:color w:val="121B1F" w:themeColor="background1"/>
                <w:sz w:val="16"/>
                <w:szCs w:val="16"/>
                <w:rPrChange w:id="8473"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74"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2E6151A6" w14:textId="7BB95FCB" w:rsidR="00A36B31" w:rsidRPr="004D620F" w:rsidRDefault="00A36B31" w:rsidP="00A36B31">
            <w:pPr>
              <w:rPr>
                <w:rFonts w:ascii="Arial" w:hAnsi="Arial" w:cs="Arial"/>
                <w:color w:val="121B1F" w:themeColor="background1"/>
                <w:sz w:val="16"/>
                <w:szCs w:val="16"/>
                <w:rPrChange w:id="8475" w:author="Locke Liu" w:date="2021-05-24T14:33:00Z">
                  <w:rPr>
                    <w:color w:val="121B1F" w:themeColor="background1"/>
                    <w:sz w:val="16"/>
                    <w:szCs w:val="16"/>
                  </w:rPr>
                </w:rPrChange>
              </w:rPr>
            </w:pPr>
            <w:r w:rsidRPr="004D620F">
              <w:rPr>
                <w:rFonts w:ascii="Arial" w:hAnsi="Arial" w:cs="Arial"/>
                <w:color w:val="121B1F" w:themeColor="background1"/>
                <w:sz w:val="16"/>
                <w:szCs w:val="16"/>
                <w:rPrChange w:id="8476" w:author="Locke Liu" w:date="2021-05-24T14:33:00Z">
                  <w:rPr>
                    <w:color w:val="121B1F" w:themeColor="background1"/>
                    <w:sz w:val="16"/>
                    <w:szCs w:val="16"/>
                  </w:rPr>
                </w:rPrChange>
              </w:rPr>
              <w:t>BIBCNCDP</w:t>
            </w:r>
          </w:p>
        </w:tc>
        <w:tc>
          <w:tcPr>
            <w:tcW w:w="746" w:type="pct"/>
            <w:shd w:val="clear" w:color="auto" w:fill="auto"/>
            <w:vAlign w:val="center"/>
          </w:tcPr>
          <w:p w14:paraId="6686214C" w14:textId="54B853AD" w:rsidR="00A36B31" w:rsidRPr="004D620F" w:rsidRDefault="00A36B31" w:rsidP="00A36B31">
            <w:pPr>
              <w:rPr>
                <w:rFonts w:ascii="Arial" w:hAnsi="Arial" w:cs="Arial"/>
                <w:bCs/>
                <w:color w:val="121B1F" w:themeColor="background1"/>
                <w:sz w:val="16"/>
                <w:szCs w:val="16"/>
                <w:rPrChange w:id="8477"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78" w:author="Locke Liu" w:date="2021-05-24T14:33:00Z">
                  <w:rPr>
                    <w:rFonts w:cs="Calibri"/>
                    <w:bCs/>
                    <w:color w:val="121B1F" w:themeColor="background1"/>
                    <w:sz w:val="16"/>
                    <w:szCs w:val="16"/>
                  </w:rPr>
                </w:rPrChange>
              </w:rPr>
              <w:t>AZRCNE2CDPRG0001</w:t>
            </w:r>
          </w:p>
        </w:tc>
        <w:tc>
          <w:tcPr>
            <w:tcW w:w="487" w:type="pct"/>
            <w:vAlign w:val="center"/>
          </w:tcPr>
          <w:p w14:paraId="42B85233" w14:textId="1B2376CD" w:rsidR="00A36B31" w:rsidRPr="004D620F" w:rsidRDefault="00A36B31" w:rsidP="00A36B31">
            <w:pPr>
              <w:rPr>
                <w:rFonts w:ascii="Arial" w:eastAsiaTheme="minorEastAsia" w:hAnsi="Arial" w:cs="Arial"/>
                <w:bCs/>
                <w:color w:val="121B1F" w:themeColor="background1"/>
                <w:sz w:val="16"/>
                <w:szCs w:val="16"/>
                <w:rPrChange w:id="8479" w:author="Locke Liu" w:date="2021-05-24T14:33:00Z">
                  <w:rPr>
                    <w:rFonts w:eastAsiaTheme="minorEastAsia" w:cs="Calibri"/>
                    <w:bCs/>
                    <w:color w:val="121B1F" w:themeColor="background1"/>
                    <w:sz w:val="16"/>
                    <w:szCs w:val="16"/>
                  </w:rPr>
                </w:rPrChange>
              </w:rPr>
            </w:pPr>
            <w:r w:rsidRPr="004D620F">
              <w:rPr>
                <w:rFonts w:ascii="Arial" w:hAnsi="Arial" w:cs="Arial"/>
                <w:bCs/>
                <w:color w:val="121B1F" w:themeColor="background1"/>
                <w:sz w:val="16"/>
                <w:szCs w:val="16"/>
                <w:rPrChange w:id="8480" w:author="Locke Liu" w:date="2021-05-24T14:33:00Z">
                  <w:rPr>
                    <w:rFonts w:cs="Calibri"/>
                    <w:bCs/>
                    <w:color w:val="121B1F" w:themeColor="background1"/>
                    <w:sz w:val="16"/>
                    <w:szCs w:val="16"/>
                  </w:rPr>
                </w:rPrChange>
              </w:rPr>
              <w:t>TBD</w:t>
            </w:r>
          </w:p>
        </w:tc>
        <w:tc>
          <w:tcPr>
            <w:tcW w:w="810" w:type="pct"/>
            <w:vAlign w:val="center"/>
          </w:tcPr>
          <w:p w14:paraId="34365674" w14:textId="60115D08" w:rsidR="00A36B31" w:rsidRPr="004D620F" w:rsidRDefault="00A36B31" w:rsidP="00A36B31">
            <w:pPr>
              <w:rPr>
                <w:rFonts w:ascii="Arial" w:eastAsiaTheme="minorEastAsia" w:hAnsi="Arial" w:cs="Arial"/>
                <w:bCs/>
                <w:color w:val="121B1F" w:themeColor="background1"/>
                <w:sz w:val="16"/>
                <w:szCs w:val="16"/>
                <w:rPrChange w:id="8481"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82" w:author="Locke Liu" w:date="2021-05-24T14:33:00Z">
                  <w:rPr>
                    <w:rFonts w:eastAsiaTheme="minorEastAsia" w:cs="Calibri"/>
                    <w:bCs/>
                    <w:color w:val="121B1F" w:themeColor="background1"/>
                    <w:sz w:val="16"/>
                    <w:szCs w:val="16"/>
                  </w:rPr>
                </w:rPrChange>
              </w:rPr>
              <w:t>AZRCNE2EPRCDPSFUDR0001</w:t>
            </w:r>
          </w:p>
        </w:tc>
        <w:tc>
          <w:tcPr>
            <w:tcW w:w="458" w:type="pct"/>
            <w:vAlign w:val="center"/>
          </w:tcPr>
          <w:p w14:paraId="239F7782" w14:textId="603AD41F" w:rsidR="00A36B31" w:rsidRPr="004D620F" w:rsidRDefault="00A36B31" w:rsidP="00A36B31">
            <w:pPr>
              <w:rPr>
                <w:rFonts w:ascii="Arial" w:hAnsi="Arial" w:cs="Arial"/>
                <w:bCs/>
                <w:color w:val="121B1F" w:themeColor="background1"/>
                <w:sz w:val="16"/>
                <w:szCs w:val="16"/>
                <w:rPrChange w:id="8483"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84" w:author="Locke Liu" w:date="2021-05-24T14:33:00Z">
                  <w:rPr>
                    <w:rFonts w:cs="Calibri"/>
                    <w:bCs/>
                    <w:color w:val="121B1F" w:themeColor="background1"/>
                    <w:sz w:val="16"/>
                    <w:szCs w:val="16"/>
                  </w:rPr>
                </w:rPrChange>
              </w:rPr>
              <w:t>production</w:t>
            </w:r>
          </w:p>
        </w:tc>
      </w:tr>
      <w:tr w:rsidR="00A36B31" w:rsidRPr="004D620F" w14:paraId="0269865B" w14:textId="77777777" w:rsidTr="00965B2A">
        <w:trPr>
          <w:trHeight w:val="358"/>
        </w:trPr>
        <w:tc>
          <w:tcPr>
            <w:tcW w:w="788" w:type="pct"/>
            <w:shd w:val="clear" w:color="auto" w:fill="auto"/>
            <w:vAlign w:val="center"/>
          </w:tcPr>
          <w:p w14:paraId="267EFF03" w14:textId="70B5D37B" w:rsidR="00A36B31" w:rsidRPr="004D620F" w:rsidRDefault="00A36B31" w:rsidP="00A36B31">
            <w:pPr>
              <w:rPr>
                <w:rFonts w:ascii="Arial" w:eastAsiaTheme="minorEastAsia" w:hAnsi="Arial" w:cs="Arial"/>
                <w:bCs/>
                <w:color w:val="121B1F" w:themeColor="background1"/>
                <w:sz w:val="16"/>
                <w:szCs w:val="16"/>
                <w:rPrChange w:id="8485"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86" w:author="Locke Liu" w:date="2021-05-24T14:33:00Z">
                  <w:rPr>
                    <w:rFonts w:eastAsiaTheme="minorEastAsia" w:cs="Calibri"/>
                    <w:bCs/>
                    <w:color w:val="121B1F" w:themeColor="background1"/>
                    <w:sz w:val="16"/>
                    <w:szCs w:val="16"/>
                  </w:rPr>
                </w:rPrChange>
              </w:rPr>
              <w:t>AZRCNE2CDPSB-PRIVATE0001</w:t>
            </w:r>
          </w:p>
        </w:tc>
        <w:tc>
          <w:tcPr>
            <w:tcW w:w="526" w:type="pct"/>
            <w:vAlign w:val="center"/>
          </w:tcPr>
          <w:p w14:paraId="7109EB21" w14:textId="38036A82" w:rsidR="00A36B31" w:rsidRPr="004D620F" w:rsidRDefault="00A36B31" w:rsidP="00A36B31">
            <w:pPr>
              <w:rPr>
                <w:rFonts w:ascii="Arial" w:hAnsi="Arial" w:cs="Arial"/>
                <w:bCs/>
                <w:color w:val="121B1F" w:themeColor="background1"/>
                <w:sz w:val="16"/>
                <w:szCs w:val="16"/>
                <w:rPrChange w:id="8487"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88" w:author="Locke Liu" w:date="2021-05-24T14:33:00Z">
                  <w:rPr>
                    <w:rFonts w:cs="Calibri"/>
                    <w:bCs/>
                    <w:color w:val="121B1F" w:themeColor="background1"/>
                    <w:sz w:val="16"/>
                    <w:szCs w:val="16"/>
                  </w:rPr>
                </w:rPrChange>
              </w:rPr>
              <w:t>10.71.252.0/26</w:t>
            </w:r>
          </w:p>
        </w:tc>
        <w:tc>
          <w:tcPr>
            <w:tcW w:w="351" w:type="pct"/>
            <w:vAlign w:val="center"/>
          </w:tcPr>
          <w:p w14:paraId="248E5769" w14:textId="68198A52" w:rsidR="00A36B31" w:rsidRPr="004D620F" w:rsidRDefault="00A36B31" w:rsidP="00A36B31">
            <w:pPr>
              <w:rPr>
                <w:rFonts w:ascii="Arial" w:eastAsiaTheme="minorEastAsia" w:hAnsi="Arial" w:cs="Arial"/>
                <w:bCs/>
                <w:color w:val="121B1F" w:themeColor="background1"/>
                <w:sz w:val="16"/>
                <w:szCs w:val="16"/>
                <w:rPrChange w:id="8489" w:author="Locke Liu" w:date="2021-05-24T14:33:00Z">
                  <w:rPr>
                    <w:rFonts w:eastAsiaTheme="minorEastAsia" w:cs="Calibri"/>
                    <w:bCs/>
                    <w:color w:val="121B1F" w:themeColor="background1"/>
                    <w:sz w:val="16"/>
                    <w:szCs w:val="16"/>
                  </w:rPr>
                </w:rPrChange>
              </w:rPr>
            </w:pPr>
            <w:r w:rsidRPr="004D620F">
              <w:rPr>
                <w:rFonts w:ascii="Arial" w:hAnsi="Arial" w:cs="Arial"/>
                <w:color w:val="000000"/>
                <w:sz w:val="16"/>
                <w:szCs w:val="16"/>
                <w:lang w:val="fr-FR"/>
                <w:rPrChange w:id="8490" w:author="Locke Liu" w:date="2021-05-24T14:33:00Z">
                  <w:rPr>
                    <w:color w:val="000000"/>
                    <w:sz w:val="16"/>
                    <w:szCs w:val="16"/>
                    <w:lang w:val="fr-FR"/>
                  </w:rPr>
                </w:rPrChange>
              </w:rPr>
              <w:t>r9dlchn0-vnet</w:t>
            </w:r>
          </w:p>
        </w:tc>
        <w:tc>
          <w:tcPr>
            <w:tcW w:w="352" w:type="pct"/>
            <w:vAlign w:val="center"/>
          </w:tcPr>
          <w:p w14:paraId="03BC2BE4" w14:textId="2902AE2B" w:rsidR="00A36B31" w:rsidRPr="004D620F" w:rsidRDefault="00A36B31" w:rsidP="00A36B31">
            <w:pPr>
              <w:rPr>
                <w:rFonts w:ascii="Arial" w:hAnsi="Arial" w:cs="Arial"/>
                <w:bCs/>
                <w:color w:val="121B1F" w:themeColor="background1"/>
                <w:sz w:val="16"/>
                <w:szCs w:val="16"/>
                <w:rPrChange w:id="8491"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92"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64EC8E03" w14:textId="1B8C01E4" w:rsidR="00A36B31" w:rsidRPr="004D620F" w:rsidRDefault="00A36B31" w:rsidP="00A36B31">
            <w:pPr>
              <w:rPr>
                <w:rFonts w:ascii="Arial" w:hAnsi="Arial" w:cs="Arial"/>
                <w:color w:val="121B1F" w:themeColor="background1"/>
                <w:sz w:val="16"/>
                <w:szCs w:val="16"/>
                <w:rPrChange w:id="8493" w:author="Locke Liu" w:date="2021-05-24T14:33:00Z">
                  <w:rPr>
                    <w:color w:val="121B1F" w:themeColor="background1"/>
                    <w:sz w:val="16"/>
                    <w:szCs w:val="16"/>
                  </w:rPr>
                </w:rPrChange>
              </w:rPr>
            </w:pPr>
            <w:r w:rsidRPr="004D620F">
              <w:rPr>
                <w:rFonts w:ascii="Arial" w:hAnsi="Arial" w:cs="Arial"/>
                <w:color w:val="121B1F" w:themeColor="background1"/>
                <w:sz w:val="16"/>
                <w:szCs w:val="16"/>
                <w:rPrChange w:id="8494" w:author="Locke Liu" w:date="2021-05-24T14:33:00Z">
                  <w:rPr>
                    <w:color w:val="121B1F" w:themeColor="background1"/>
                    <w:sz w:val="16"/>
                    <w:szCs w:val="16"/>
                  </w:rPr>
                </w:rPrChange>
              </w:rPr>
              <w:t>BIBCNCDP</w:t>
            </w:r>
          </w:p>
        </w:tc>
        <w:tc>
          <w:tcPr>
            <w:tcW w:w="746" w:type="pct"/>
            <w:shd w:val="clear" w:color="auto" w:fill="auto"/>
            <w:vAlign w:val="center"/>
          </w:tcPr>
          <w:p w14:paraId="6210EE2B" w14:textId="3E6EFDDF" w:rsidR="00A36B31" w:rsidRPr="004D620F" w:rsidRDefault="00A36B31" w:rsidP="00A36B31">
            <w:pPr>
              <w:rPr>
                <w:rFonts w:ascii="Arial" w:hAnsi="Arial" w:cs="Arial"/>
                <w:bCs/>
                <w:color w:val="121B1F" w:themeColor="background1"/>
                <w:sz w:val="16"/>
                <w:szCs w:val="16"/>
                <w:rPrChange w:id="8495"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496" w:author="Locke Liu" w:date="2021-05-24T14:33:00Z">
                  <w:rPr>
                    <w:rFonts w:cs="Calibri"/>
                    <w:bCs/>
                    <w:color w:val="121B1F" w:themeColor="background1"/>
                    <w:sz w:val="16"/>
                    <w:szCs w:val="16"/>
                  </w:rPr>
                </w:rPrChange>
              </w:rPr>
              <w:t>AZRCNE2CDPRG0001</w:t>
            </w:r>
          </w:p>
        </w:tc>
        <w:tc>
          <w:tcPr>
            <w:tcW w:w="487" w:type="pct"/>
            <w:vAlign w:val="center"/>
          </w:tcPr>
          <w:p w14:paraId="3E8DC2BC" w14:textId="6B98FCCA" w:rsidR="00A36B31" w:rsidRPr="004D620F" w:rsidRDefault="00A36B31" w:rsidP="00A36B31">
            <w:pPr>
              <w:rPr>
                <w:rFonts w:ascii="Arial" w:eastAsiaTheme="minorEastAsia" w:hAnsi="Arial" w:cs="Arial"/>
                <w:bCs/>
                <w:color w:val="121B1F" w:themeColor="background1"/>
                <w:sz w:val="16"/>
                <w:szCs w:val="16"/>
                <w:rPrChange w:id="8497"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498" w:author="Locke Liu" w:date="2021-05-24T14:33:00Z">
                  <w:rPr>
                    <w:rFonts w:eastAsiaTheme="minorEastAsia" w:cs="Calibri"/>
                    <w:bCs/>
                    <w:color w:val="121B1F" w:themeColor="background1"/>
                    <w:sz w:val="16"/>
                    <w:szCs w:val="16"/>
                  </w:rPr>
                </w:rPrChange>
              </w:rPr>
              <w:t>databricksnsg654eqnn3yzk52</w:t>
            </w:r>
          </w:p>
        </w:tc>
        <w:tc>
          <w:tcPr>
            <w:tcW w:w="810" w:type="pct"/>
            <w:vAlign w:val="center"/>
          </w:tcPr>
          <w:p w14:paraId="5F747B57" w14:textId="3636E628" w:rsidR="00A36B31" w:rsidRPr="004D620F" w:rsidRDefault="00A36B31" w:rsidP="00A36B31">
            <w:pPr>
              <w:rPr>
                <w:rFonts w:ascii="Arial" w:eastAsiaTheme="minorEastAsia" w:hAnsi="Arial" w:cs="Arial"/>
                <w:bCs/>
                <w:color w:val="121B1F" w:themeColor="background1"/>
                <w:sz w:val="16"/>
                <w:szCs w:val="16"/>
                <w:rPrChange w:id="8499"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500" w:author="Locke Liu" w:date="2021-05-24T14:33:00Z">
                  <w:rPr>
                    <w:rFonts w:eastAsiaTheme="minorEastAsia" w:cs="Calibri"/>
                    <w:bCs/>
                    <w:color w:val="121B1F" w:themeColor="background1"/>
                    <w:sz w:val="16"/>
                    <w:szCs w:val="16"/>
                  </w:rPr>
                </w:rPrChange>
              </w:rPr>
              <w:t>AZRCNE2EPRCDPSB-PRIVATEUDR0001</w:t>
            </w:r>
          </w:p>
        </w:tc>
        <w:tc>
          <w:tcPr>
            <w:tcW w:w="458" w:type="pct"/>
            <w:vAlign w:val="center"/>
          </w:tcPr>
          <w:p w14:paraId="12AC98AB" w14:textId="4BE88366" w:rsidR="00A36B31" w:rsidRPr="004D620F" w:rsidRDefault="00A36B31" w:rsidP="00A36B31">
            <w:pPr>
              <w:rPr>
                <w:rFonts w:ascii="Arial" w:hAnsi="Arial" w:cs="Arial"/>
                <w:bCs/>
                <w:color w:val="121B1F" w:themeColor="background1"/>
                <w:sz w:val="16"/>
                <w:szCs w:val="16"/>
                <w:rPrChange w:id="8501"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502" w:author="Locke Liu" w:date="2021-05-24T14:33:00Z">
                  <w:rPr>
                    <w:rFonts w:cs="Calibri"/>
                    <w:bCs/>
                    <w:color w:val="121B1F" w:themeColor="background1"/>
                    <w:sz w:val="16"/>
                    <w:szCs w:val="16"/>
                  </w:rPr>
                </w:rPrChange>
              </w:rPr>
              <w:t>production</w:t>
            </w:r>
          </w:p>
        </w:tc>
      </w:tr>
      <w:tr w:rsidR="00A36B31" w:rsidRPr="004D620F" w14:paraId="0E3F1498" w14:textId="77777777" w:rsidTr="00965B2A">
        <w:trPr>
          <w:trHeight w:val="358"/>
        </w:trPr>
        <w:tc>
          <w:tcPr>
            <w:tcW w:w="788" w:type="pct"/>
            <w:shd w:val="clear" w:color="auto" w:fill="auto"/>
            <w:vAlign w:val="center"/>
          </w:tcPr>
          <w:p w14:paraId="1709D08E" w14:textId="225083C7" w:rsidR="00A36B31" w:rsidRPr="004D620F" w:rsidRDefault="00A36B31" w:rsidP="00A36B31">
            <w:pPr>
              <w:rPr>
                <w:rFonts w:ascii="Arial" w:eastAsiaTheme="minorEastAsia" w:hAnsi="Arial" w:cs="Arial"/>
                <w:bCs/>
                <w:color w:val="121B1F" w:themeColor="background1"/>
                <w:sz w:val="16"/>
                <w:szCs w:val="16"/>
                <w:rPrChange w:id="8503"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504" w:author="Locke Liu" w:date="2021-05-24T14:33:00Z">
                  <w:rPr>
                    <w:rFonts w:eastAsiaTheme="minorEastAsia" w:cs="Calibri"/>
                    <w:bCs/>
                    <w:color w:val="121B1F" w:themeColor="background1"/>
                    <w:sz w:val="16"/>
                    <w:szCs w:val="16"/>
                  </w:rPr>
                </w:rPrChange>
              </w:rPr>
              <w:t>AZRCNE2CDPSB-PUBLIC0001</w:t>
            </w:r>
          </w:p>
        </w:tc>
        <w:tc>
          <w:tcPr>
            <w:tcW w:w="526" w:type="pct"/>
            <w:vAlign w:val="center"/>
          </w:tcPr>
          <w:p w14:paraId="6E92A330" w14:textId="4EB93E2F" w:rsidR="00A36B31" w:rsidRPr="004D620F" w:rsidRDefault="00A36B31" w:rsidP="00A36B31">
            <w:pPr>
              <w:rPr>
                <w:rFonts w:ascii="Arial" w:hAnsi="Arial" w:cs="Arial"/>
                <w:bCs/>
                <w:color w:val="121B1F" w:themeColor="background1"/>
                <w:sz w:val="16"/>
                <w:szCs w:val="16"/>
                <w:rPrChange w:id="8505"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506" w:author="Locke Liu" w:date="2021-05-24T14:33:00Z">
                  <w:rPr>
                    <w:rFonts w:cs="Calibri"/>
                    <w:bCs/>
                    <w:color w:val="121B1F" w:themeColor="background1"/>
                    <w:sz w:val="16"/>
                    <w:szCs w:val="16"/>
                  </w:rPr>
                </w:rPrChange>
              </w:rPr>
              <w:t>10.71.25</w:t>
            </w:r>
            <w:r w:rsidR="00F50CF9" w:rsidRPr="004D620F">
              <w:rPr>
                <w:rFonts w:ascii="Arial" w:hAnsi="Arial" w:cs="Arial"/>
                <w:bCs/>
                <w:color w:val="121B1F" w:themeColor="background1"/>
                <w:sz w:val="16"/>
                <w:szCs w:val="16"/>
                <w:rPrChange w:id="8507" w:author="Locke Liu" w:date="2021-05-24T14:33:00Z">
                  <w:rPr>
                    <w:rFonts w:cs="Calibri"/>
                    <w:bCs/>
                    <w:color w:val="121B1F" w:themeColor="background1"/>
                    <w:sz w:val="16"/>
                    <w:szCs w:val="16"/>
                  </w:rPr>
                </w:rPrChange>
              </w:rPr>
              <w:t>2</w:t>
            </w:r>
            <w:r w:rsidRPr="004D620F">
              <w:rPr>
                <w:rFonts w:ascii="Arial" w:hAnsi="Arial" w:cs="Arial"/>
                <w:bCs/>
                <w:color w:val="121B1F" w:themeColor="background1"/>
                <w:sz w:val="16"/>
                <w:szCs w:val="16"/>
                <w:rPrChange w:id="8508" w:author="Locke Liu" w:date="2021-05-24T14:33:00Z">
                  <w:rPr>
                    <w:rFonts w:cs="Calibri"/>
                    <w:bCs/>
                    <w:color w:val="121B1F" w:themeColor="background1"/>
                    <w:sz w:val="16"/>
                    <w:szCs w:val="16"/>
                  </w:rPr>
                </w:rPrChange>
              </w:rPr>
              <w:t>.64/26</w:t>
            </w:r>
          </w:p>
        </w:tc>
        <w:tc>
          <w:tcPr>
            <w:tcW w:w="351" w:type="pct"/>
            <w:vAlign w:val="center"/>
          </w:tcPr>
          <w:p w14:paraId="0A8B4CD8" w14:textId="2DA40C08" w:rsidR="00A36B31" w:rsidRPr="004D620F" w:rsidRDefault="00A36B31" w:rsidP="00A36B31">
            <w:pPr>
              <w:rPr>
                <w:rFonts w:ascii="Arial" w:eastAsiaTheme="minorEastAsia" w:hAnsi="Arial" w:cs="Arial"/>
                <w:bCs/>
                <w:color w:val="121B1F" w:themeColor="background1"/>
                <w:sz w:val="16"/>
                <w:szCs w:val="16"/>
                <w:rPrChange w:id="8509" w:author="Locke Liu" w:date="2021-05-24T14:33:00Z">
                  <w:rPr>
                    <w:rFonts w:eastAsiaTheme="minorEastAsia" w:cs="Calibri"/>
                    <w:bCs/>
                    <w:color w:val="121B1F" w:themeColor="background1"/>
                    <w:sz w:val="16"/>
                    <w:szCs w:val="16"/>
                  </w:rPr>
                </w:rPrChange>
              </w:rPr>
            </w:pPr>
            <w:r w:rsidRPr="004D620F">
              <w:rPr>
                <w:rFonts w:ascii="Arial" w:hAnsi="Arial" w:cs="Arial"/>
                <w:color w:val="000000"/>
                <w:sz w:val="16"/>
                <w:szCs w:val="16"/>
                <w:lang w:val="fr-FR"/>
                <w:rPrChange w:id="8510" w:author="Locke Liu" w:date="2021-05-24T14:33:00Z">
                  <w:rPr>
                    <w:color w:val="000000"/>
                    <w:sz w:val="16"/>
                    <w:szCs w:val="16"/>
                    <w:lang w:val="fr-FR"/>
                  </w:rPr>
                </w:rPrChange>
              </w:rPr>
              <w:t>r9dlchn0-vnet</w:t>
            </w:r>
          </w:p>
        </w:tc>
        <w:tc>
          <w:tcPr>
            <w:tcW w:w="352" w:type="pct"/>
            <w:vAlign w:val="center"/>
          </w:tcPr>
          <w:p w14:paraId="1D0FBD3B" w14:textId="66E06B5B" w:rsidR="00A36B31" w:rsidRPr="004D620F" w:rsidRDefault="00A36B31" w:rsidP="00A36B31">
            <w:pPr>
              <w:rPr>
                <w:rFonts w:ascii="Arial" w:hAnsi="Arial" w:cs="Arial"/>
                <w:bCs/>
                <w:color w:val="121B1F" w:themeColor="background1"/>
                <w:sz w:val="16"/>
                <w:szCs w:val="16"/>
                <w:rPrChange w:id="8511"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512"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7FDB5433" w14:textId="65315A9F" w:rsidR="00A36B31" w:rsidRPr="004D620F" w:rsidRDefault="00A36B31" w:rsidP="00A36B31">
            <w:pPr>
              <w:rPr>
                <w:rFonts w:ascii="Arial" w:hAnsi="Arial" w:cs="Arial"/>
                <w:color w:val="121B1F" w:themeColor="background1"/>
                <w:sz w:val="16"/>
                <w:szCs w:val="16"/>
                <w:rPrChange w:id="8513" w:author="Locke Liu" w:date="2021-05-24T14:33:00Z">
                  <w:rPr>
                    <w:color w:val="121B1F" w:themeColor="background1"/>
                    <w:sz w:val="16"/>
                    <w:szCs w:val="16"/>
                  </w:rPr>
                </w:rPrChange>
              </w:rPr>
            </w:pPr>
            <w:r w:rsidRPr="004D620F">
              <w:rPr>
                <w:rFonts w:ascii="Arial" w:hAnsi="Arial" w:cs="Arial"/>
                <w:color w:val="121B1F" w:themeColor="background1"/>
                <w:sz w:val="16"/>
                <w:szCs w:val="16"/>
                <w:rPrChange w:id="8514" w:author="Locke Liu" w:date="2021-05-24T14:33:00Z">
                  <w:rPr>
                    <w:color w:val="121B1F" w:themeColor="background1"/>
                    <w:sz w:val="16"/>
                    <w:szCs w:val="16"/>
                  </w:rPr>
                </w:rPrChange>
              </w:rPr>
              <w:t>BIBCNCDP</w:t>
            </w:r>
          </w:p>
        </w:tc>
        <w:tc>
          <w:tcPr>
            <w:tcW w:w="746" w:type="pct"/>
            <w:shd w:val="clear" w:color="auto" w:fill="auto"/>
            <w:vAlign w:val="center"/>
          </w:tcPr>
          <w:p w14:paraId="1C3A2B94" w14:textId="430E2EAD" w:rsidR="00A36B31" w:rsidRPr="004D620F" w:rsidRDefault="00A36B31" w:rsidP="00A36B31">
            <w:pPr>
              <w:rPr>
                <w:rFonts w:ascii="Arial" w:hAnsi="Arial" w:cs="Arial"/>
                <w:bCs/>
                <w:color w:val="121B1F" w:themeColor="background1"/>
                <w:sz w:val="16"/>
                <w:szCs w:val="16"/>
                <w:rPrChange w:id="8515"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516" w:author="Locke Liu" w:date="2021-05-24T14:33:00Z">
                  <w:rPr>
                    <w:rFonts w:cs="Calibri"/>
                    <w:bCs/>
                    <w:color w:val="121B1F" w:themeColor="background1"/>
                    <w:sz w:val="16"/>
                    <w:szCs w:val="16"/>
                  </w:rPr>
                </w:rPrChange>
              </w:rPr>
              <w:t>AZRCNE2CDPRG0001</w:t>
            </w:r>
          </w:p>
        </w:tc>
        <w:tc>
          <w:tcPr>
            <w:tcW w:w="487" w:type="pct"/>
            <w:vAlign w:val="center"/>
          </w:tcPr>
          <w:p w14:paraId="7EA69AC3" w14:textId="1A7B6C1C" w:rsidR="00A36B31" w:rsidRPr="004D620F" w:rsidRDefault="00A36B31" w:rsidP="00A36B31">
            <w:pPr>
              <w:rPr>
                <w:rFonts w:ascii="Arial" w:eastAsiaTheme="minorEastAsia" w:hAnsi="Arial" w:cs="Arial"/>
                <w:bCs/>
                <w:color w:val="121B1F" w:themeColor="background1"/>
                <w:sz w:val="16"/>
                <w:szCs w:val="16"/>
                <w:rPrChange w:id="8517"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518" w:author="Locke Liu" w:date="2021-05-24T14:33:00Z">
                  <w:rPr>
                    <w:rFonts w:eastAsiaTheme="minorEastAsia" w:cs="Calibri"/>
                    <w:bCs/>
                    <w:color w:val="121B1F" w:themeColor="background1"/>
                    <w:sz w:val="16"/>
                    <w:szCs w:val="16"/>
                  </w:rPr>
                </w:rPrChange>
              </w:rPr>
              <w:t>databricksnsg654eqnn3yzk52</w:t>
            </w:r>
          </w:p>
        </w:tc>
        <w:tc>
          <w:tcPr>
            <w:tcW w:w="810" w:type="pct"/>
            <w:vAlign w:val="center"/>
          </w:tcPr>
          <w:p w14:paraId="588C2E6A" w14:textId="732865C5" w:rsidR="00A36B31" w:rsidRPr="004D620F" w:rsidRDefault="00A36B31" w:rsidP="00A36B31">
            <w:pPr>
              <w:rPr>
                <w:rFonts w:ascii="Arial" w:eastAsiaTheme="minorEastAsia" w:hAnsi="Arial" w:cs="Arial"/>
                <w:bCs/>
                <w:color w:val="121B1F" w:themeColor="background1"/>
                <w:sz w:val="16"/>
                <w:szCs w:val="16"/>
                <w:rPrChange w:id="8519"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520" w:author="Locke Liu" w:date="2021-05-24T14:33:00Z">
                  <w:rPr>
                    <w:rFonts w:eastAsiaTheme="minorEastAsia" w:cs="Calibri"/>
                    <w:bCs/>
                    <w:color w:val="121B1F" w:themeColor="background1"/>
                    <w:sz w:val="16"/>
                    <w:szCs w:val="16"/>
                  </w:rPr>
                </w:rPrChange>
              </w:rPr>
              <w:t>AZRCNE2EPRCDPSB-PUBLICUDR0001</w:t>
            </w:r>
          </w:p>
        </w:tc>
        <w:tc>
          <w:tcPr>
            <w:tcW w:w="458" w:type="pct"/>
            <w:vAlign w:val="center"/>
          </w:tcPr>
          <w:p w14:paraId="14DD70DA" w14:textId="3205CD9A" w:rsidR="00A36B31" w:rsidRPr="004D620F" w:rsidRDefault="00A36B31" w:rsidP="00A36B31">
            <w:pPr>
              <w:rPr>
                <w:rFonts w:ascii="Arial" w:hAnsi="Arial" w:cs="Arial"/>
                <w:bCs/>
                <w:color w:val="121B1F" w:themeColor="background1"/>
                <w:sz w:val="16"/>
                <w:szCs w:val="16"/>
                <w:rPrChange w:id="8521"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522" w:author="Locke Liu" w:date="2021-05-24T14:33:00Z">
                  <w:rPr>
                    <w:rFonts w:cs="Calibri"/>
                    <w:bCs/>
                    <w:color w:val="121B1F" w:themeColor="background1"/>
                    <w:sz w:val="16"/>
                    <w:szCs w:val="16"/>
                  </w:rPr>
                </w:rPrChange>
              </w:rPr>
              <w:t>production</w:t>
            </w:r>
          </w:p>
        </w:tc>
      </w:tr>
      <w:tr w:rsidR="00A36B31" w:rsidRPr="004D620F" w14:paraId="34CED635" w14:textId="77777777" w:rsidTr="00965B2A">
        <w:trPr>
          <w:trHeight w:val="358"/>
        </w:trPr>
        <w:tc>
          <w:tcPr>
            <w:tcW w:w="788" w:type="pct"/>
            <w:shd w:val="clear" w:color="auto" w:fill="auto"/>
            <w:vAlign w:val="center"/>
          </w:tcPr>
          <w:p w14:paraId="5906E263" w14:textId="58987175" w:rsidR="00A36B31" w:rsidRPr="004D620F" w:rsidRDefault="00A36B31" w:rsidP="00A36B31">
            <w:pPr>
              <w:rPr>
                <w:rFonts w:ascii="Arial" w:eastAsiaTheme="minorEastAsia" w:hAnsi="Arial" w:cs="Arial"/>
                <w:bCs/>
                <w:color w:val="121B1F" w:themeColor="background1"/>
                <w:sz w:val="16"/>
                <w:szCs w:val="16"/>
                <w:rPrChange w:id="8523"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524" w:author="Locke Liu" w:date="2021-05-24T14:33:00Z">
                  <w:rPr>
                    <w:rFonts w:eastAsiaTheme="minorEastAsia" w:cs="Calibri"/>
                    <w:bCs/>
                    <w:color w:val="121B1F" w:themeColor="background1"/>
                    <w:sz w:val="16"/>
                    <w:szCs w:val="16"/>
                  </w:rPr>
                </w:rPrChange>
              </w:rPr>
              <w:t>AZRCNE2CDPMGT0001</w:t>
            </w:r>
          </w:p>
        </w:tc>
        <w:tc>
          <w:tcPr>
            <w:tcW w:w="526" w:type="pct"/>
            <w:vAlign w:val="center"/>
          </w:tcPr>
          <w:p w14:paraId="7827D0EB" w14:textId="09CD08E5" w:rsidR="00A36B31" w:rsidRPr="004D620F" w:rsidRDefault="00A36B31" w:rsidP="00A36B31">
            <w:pPr>
              <w:rPr>
                <w:rFonts w:ascii="Arial" w:hAnsi="Arial" w:cs="Arial"/>
                <w:bCs/>
                <w:color w:val="121B1F" w:themeColor="background1"/>
                <w:sz w:val="16"/>
                <w:szCs w:val="16"/>
                <w:rPrChange w:id="8525"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526" w:author="Locke Liu" w:date="2021-05-24T14:33:00Z">
                  <w:rPr>
                    <w:rFonts w:cs="Calibri"/>
                    <w:bCs/>
                    <w:color w:val="121B1F" w:themeColor="background1"/>
                    <w:sz w:val="16"/>
                    <w:szCs w:val="16"/>
                  </w:rPr>
                </w:rPrChange>
              </w:rPr>
              <w:t>10.71.253.64/27</w:t>
            </w:r>
          </w:p>
        </w:tc>
        <w:tc>
          <w:tcPr>
            <w:tcW w:w="351" w:type="pct"/>
            <w:vAlign w:val="center"/>
          </w:tcPr>
          <w:p w14:paraId="2A86C939" w14:textId="02DEBA3E" w:rsidR="00A36B31" w:rsidRPr="004D620F" w:rsidRDefault="00A36B31" w:rsidP="00A36B31">
            <w:pPr>
              <w:rPr>
                <w:rFonts w:ascii="Arial" w:eastAsiaTheme="minorEastAsia" w:hAnsi="Arial" w:cs="Arial"/>
                <w:bCs/>
                <w:color w:val="121B1F" w:themeColor="background1"/>
                <w:sz w:val="16"/>
                <w:szCs w:val="16"/>
                <w:rPrChange w:id="8527" w:author="Locke Liu" w:date="2021-05-24T14:33:00Z">
                  <w:rPr>
                    <w:rFonts w:eastAsiaTheme="minorEastAsia" w:cs="Calibri"/>
                    <w:bCs/>
                    <w:color w:val="121B1F" w:themeColor="background1"/>
                    <w:sz w:val="16"/>
                    <w:szCs w:val="16"/>
                  </w:rPr>
                </w:rPrChange>
              </w:rPr>
            </w:pPr>
            <w:r w:rsidRPr="004D620F">
              <w:rPr>
                <w:rFonts w:ascii="Arial" w:hAnsi="Arial" w:cs="Arial"/>
                <w:color w:val="000000"/>
                <w:sz w:val="16"/>
                <w:szCs w:val="16"/>
                <w:lang w:val="fr-FR"/>
                <w:rPrChange w:id="8528" w:author="Locke Liu" w:date="2021-05-24T14:33:00Z">
                  <w:rPr>
                    <w:color w:val="000000"/>
                    <w:sz w:val="16"/>
                    <w:szCs w:val="16"/>
                    <w:lang w:val="fr-FR"/>
                  </w:rPr>
                </w:rPrChange>
              </w:rPr>
              <w:t>r9dlchn0-vnet</w:t>
            </w:r>
          </w:p>
        </w:tc>
        <w:tc>
          <w:tcPr>
            <w:tcW w:w="352" w:type="pct"/>
            <w:vAlign w:val="center"/>
          </w:tcPr>
          <w:p w14:paraId="0FE2614F" w14:textId="2D944AC7" w:rsidR="00A36B31" w:rsidRPr="004D620F" w:rsidRDefault="00A36B31" w:rsidP="00A36B31">
            <w:pPr>
              <w:rPr>
                <w:rFonts w:ascii="Arial" w:hAnsi="Arial" w:cs="Arial"/>
                <w:bCs/>
                <w:color w:val="121B1F" w:themeColor="background1"/>
                <w:sz w:val="16"/>
                <w:szCs w:val="16"/>
                <w:rPrChange w:id="8529"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530" w:author="Locke Liu" w:date="2021-05-24T14:33:00Z">
                  <w:rPr>
                    <w:rFonts w:cs="Calibri"/>
                    <w:bCs/>
                    <w:color w:val="121B1F" w:themeColor="background1"/>
                    <w:sz w:val="16"/>
                    <w:szCs w:val="16"/>
                  </w:rPr>
                </w:rPrChange>
              </w:rPr>
              <w:t>China East 2</w:t>
            </w:r>
          </w:p>
        </w:tc>
        <w:tc>
          <w:tcPr>
            <w:tcW w:w="482" w:type="pct"/>
            <w:shd w:val="clear" w:color="auto" w:fill="auto"/>
            <w:vAlign w:val="center"/>
          </w:tcPr>
          <w:p w14:paraId="7ABBBFC1" w14:textId="316E7AF3" w:rsidR="00A36B31" w:rsidRPr="004D620F" w:rsidRDefault="00A36B31" w:rsidP="00A36B31">
            <w:pPr>
              <w:rPr>
                <w:rFonts w:ascii="Arial" w:hAnsi="Arial" w:cs="Arial"/>
                <w:color w:val="121B1F" w:themeColor="background1"/>
                <w:sz w:val="16"/>
                <w:szCs w:val="16"/>
                <w:rPrChange w:id="8531" w:author="Locke Liu" w:date="2021-05-24T14:33:00Z">
                  <w:rPr>
                    <w:color w:val="121B1F" w:themeColor="background1"/>
                    <w:sz w:val="16"/>
                    <w:szCs w:val="16"/>
                  </w:rPr>
                </w:rPrChange>
              </w:rPr>
            </w:pPr>
            <w:r w:rsidRPr="004D620F">
              <w:rPr>
                <w:rFonts w:ascii="Arial" w:hAnsi="Arial" w:cs="Arial"/>
                <w:color w:val="121B1F" w:themeColor="background1"/>
                <w:sz w:val="16"/>
                <w:szCs w:val="16"/>
                <w:rPrChange w:id="8532" w:author="Locke Liu" w:date="2021-05-24T14:33:00Z">
                  <w:rPr>
                    <w:color w:val="121B1F" w:themeColor="background1"/>
                    <w:sz w:val="16"/>
                    <w:szCs w:val="16"/>
                  </w:rPr>
                </w:rPrChange>
              </w:rPr>
              <w:t>BIBCNCDP</w:t>
            </w:r>
          </w:p>
        </w:tc>
        <w:tc>
          <w:tcPr>
            <w:tcW w:w="746" w:type="pct"/>
            <w:shd w:val="clear" w:color="auto" w:fill="auto"/>
            <w:vAlign w:val="center"/>
          </w:tcPr>
          <w:p w14:paraId="0FB847D3" w14:textId="12217473" w:rsidR="00A36B31" w:rsidRPr="004D620F" w:rsidRDefault="00A36B31" w:rsidP="00A36B31">
            <w:pPr>
              <w:rPr>
                <w:rFonts w:ascii="Arial" w:hAnsi="Arial" w:cs="Arial"/>
                <w:bCs/>
                <w:color w:val="121B1F" w:themeColor="background1"/>
                <w:sz w:val="16"/>
                <w:szCs w:val="16"/>
                <w:rPrChange w:id="8533"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534" w:author="Locke Liu" w:date="2021-05-24T14:33:00Z">
                  <w:rPr>
                    <w:rFonts w:cs="Calibri"/>
                    <w:bCs/>
                    <w:color w:val="121B1F" w:themeColor="background1"/>
                    <w:sz w:val="16"/>
                    <w:szCs w:val="16"/>
                  </w:rPr>
                </w:rPrChange>
              </w:rPr>
              <w:t>AZRCNE2CDPRG0001</w:t>
            </w:r>
          </w:p>
        </w:tc>
        <w:tc>
          <w:tcPr>
            <w:tcW w:w="487" w:type="pct"/>
            <w:vAlign w:val="center"/>
          </w:tcPr>
          <w:p w14:paraId="2BA8351B" w14:textId="3DCAA104" w:rsidR="00A36B31" w:rsidRPr="004D620F" w:rsidRDefault="002F1CC8" w:rsidP="00A36B31">
            <w:pPr>
              <w:rPr>
                <w:rFonts w:ascii="Arial" w:eastAsiaTheme="minorEastAsia" w:hAnsi="Arial" w:cs="Arial"/>
                <w:bCs/>
                <w:color w:val="121B1F" w:themeColor="background1"/>
                <w:sz w:val="16"/>
                <w:szCs w:val="16"/>
                <w:rPrChange w:id="8535"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536" w:author="Locke Liu" w:date="2021-05-24T14:33:00Z">
                  <w:rPr>
                    <w:rFonts w:eastAsiaTheme="minorEastAsia" w:cs="Calibri"/>
                    <w:bCs/>
                    <w:color w:val="121B1F" w:themeColor="background1"/>
                    <w:sz w:val="16"/>
                    <w:szCs w:val="16"/>
                  </w:rPr>
                </w:rPrChange>
              </w:rPr>
              <w:t>TBD</w:t>
            </w:r>
          </w:p>
        </w:tc>
        <w:tc>
          <w:tcPr>
            <w:tcW w:w="810" w:type="pct"/>
            <w:vAlign w:val="center"/>
          </w:tcPr>
          <w:p w14:paraId="6F0A2346" w14:textId="1A20376D" w:rsidR="00A36B31" w:rsidRPr="004D620F" w:rsidRDefault="00A36B31" w:rsidP="00A36B31">
            <w:pPr>
              <w:rPr>
                <w:rFonts w:ascii="Arial" w:eastAsiaTheme="minorEastAsia" w:hAnsi="Arial" w:cs="Arial"/>
                <w:bCs/>
                <w:color w:val="121B1F" w:themeColor="background1"/>
                <w:sz w:val="16"/>
                <w:szCs w:val="16"/>
                <w:rPrChange w:id="8537" w:author="Locke Liu" w:date="2021-05-24T14:33:00Z">
                  <w:rPr>
                    <w:rFonts w:eastAsiaTheme="minorEastAsia" w:cs="Calibri"/>
                    <w:bCs/>
                    <w:color w:val="121B1F" w:themeColor="background1"/>
                    <w:sz w:val="16"/>
                    <w:szCs w:val="16"/>
                  </w:rPr>
                </w:rPrChange>
              </w:rPr>
            </w:pPr>
            <w:r w:rsidRPr="004D620F">
              <w:rPr>
                <w:rFonts w:ascii="Arial" w:eastAsiaTheme="minorEastAsia" w:hAnsi="Arial" w:cs="Arial"/>
                <w:bCs/>
                <w:color w:val="121B1F" w:themeColor="background1"/>
                <w:sz w:val="16"/>
                <w:szCs w:val="16"/>
                <w:rPrChange w:id="8538" w:author="Locke Liu" w:date="2021-05-24T14:33:00Z">
                  <w:rPr>
                    <w:rFonts w:eastAsiaTheme="minorEastAsia" w:cs="Calibri"/>
                    <w:bCs/>
                    <w:color w:val="121B1F" w:themeColor="background1"/>
                    <w:sz w:val="16"/>
                    <w:szCs w:val="16"/>
                  </w:rPr>
                </w:rPrChange>
              </w:rPr>
              <w:t>AZRCNE2CDPMGT UDR0001</w:t>
            </w:r>
          </w:p>
        </w:tc>
        <w:tc>
          <w:tcPr>
            <w:tcW w:w="458" w:type="pct"/>
            <w:vAlign w:val="center"/>
          </w:tcPr>
          <w:p w14:paraId="72F825CB" w14:textId="23AD55DA" w:rsidR="00A36B31" w:rsidRPr="004D620F" w:rsidRDefault="00A36B31" w:rsidP="00A36B31">
            <w:pPr>
              <w:rPr>
                <w:rFonts w:ascii="Arial" w:hAnsi="Arial" w:cs="Arial"/>
                <w:bCs/>
                <w:color w:val="121B1F" w:themeColor="background1"/>
                <w:sz w:val="16"/>
                <w:szCs w:val="16"/>
                <w:rPrChange w:id="8539" w:author="Locke Liu" w:date="2021-05-24T14:33:00Z">
                  <w:rPr>
                    <w:rFonts w:cs="Calibri"/>
                    <w:bCs/>
                    <w:color w:val="121B1F" w:themeColor="background1"/>
                    <w:sz w:val="16"/>
                    <w:szCs w:val="16"/>
                  </w:rPr>
                </w:rPrChange>
              </w:rPr>
            </w:pPr>
            <w:r w:rsidRPr="004D620F">
              <w:rPr>
                <w:rFonts w:ascii="Arial" w:hAnsi="Arial" w:cs="Arial"/>
                <w:bCs/>
                <w:color w:val="121B1F" w:themeColor="background1"/>
                <w:sz w:val="16"/>
                <w:szCs w:val="16"/>
                <w:rPrChange w:id="8540" w:author="Locke Liu" w:date="2021-05-24T14:33:00Z">
                  <w:rPr>
                    <w:rFonts w:cs="Calibri"/>
                    <w:bCs/>
                    <w:color w:val="121B1F" w:themeColor="background1"/>
                    <w:sz w:val="16"/>
                    <w:szCs w:val="16"/>
                  </w:rPr>
                </w:rPrChange>
              </w:rPr>
              <w:t>production</w:t>
            </w:r>
          </w:p>
        </w:tc>
      </w:tr>
    </w:tbl>
    <w:p w14:paraId="0BB6DEFE" w14:textId="485F542E" w:rsidR="00DB084B" w:rsidRPr="004D620F" w:rsidRDefault="00DB084B" w:rsidP="00904FB6">
      <w:pPr>
        <w:rPr>
          <w:rFonts w:ascii="Arial" w:hAnsi="Arial" w:cs="Arial"/>
          <w:rPrChange w:id="8541" w:author="Locke Liu" w:date="2021-05-24T14:33:00Z">
            <w:rPr/>
          </w:rPrChange>
        </w:rPr>
      </w:pPr>
    </w:p>
    <w:p w14:paraId="20CA44F9" w14:textId="51CEF13D" w:rsidR="00A64BE7" w:rsidRPr="004D620F" w:rsidDel="0009280E" w:rsidRDefault="00A64BE7" w:rsidP="004D075A">
      <w:pPr>
        <w:rPr>
          <w:del w:id="8542" w:author="Locke Liu" w:date="2021-05-24T16:49:00Z"/>
          <w:rFonts w:ascii="Arial" w:hAnsi="Arial" w:cs="Arial"/>
          <w:lang w:val="en-GB"/>
          <w:rPrChange w:id="8543" w:author="Locke Liu" w:date="2021-05-24T14:33:00Z">
            <w:rPr>
              <w:del w:id="8544" w:author="Locke Liu" w:date="2021-05-24T16:49:00Z"/>
              <w:lang w:val="en-GB"/>
            </w:rPr>
          </w:rPrChange>
        </w:rPr>
      </w:pPr>
    </w:p>
    <w:p w14:paraId="27782FF0" w14:textId="119B452F" w:rsidR="00FA015B" w:rsidRPr="004D620F" w:rsidRDefault="00FA015B" w:rsidP="00C54921">
      <w:pPr>
        <w:pStyle w:val="Heading4"/>
        <w:numPr>
          <w:ilvl w:val="3"/>
          <w:numId w:val="28"/>
        </w:numPr>
        <w:rPr>
          <w:rFonts w:ascii="Arial" w:hAnsi="Arial" w:cs="Arial"/>
          <w:rPrChange w:id="8545" w:author="Locke Liu" w:date="2021-05-24T14:33:00Z">
            <w:rPr/>
          </w:rPrChange>
        </w:rPr>
      </w:pPr>
      <w:r w:rsidRPr="004D620F">
        <w:rPr>
          <w:rFonts w:ascii="Arial" w:hAnsi="Arial" w:cs="Arial"/>
          <w:rPrChange w:id="8546" w:author="Locke Liu" w:date="2021-05-24T14:33:00Z">
            <w:rPr/>
          </w:rPrChange>
        </w:rPr>
        <w:t>Route table</w:t>
      </w:r>
    </w:p>
    <w:p w14:paraId="330A06EA" w14:textId="4A7E4231" w:rsidR="00543848" w:rsidRPr="004D620F" w:rsidRDefault="00965B2A">
      <w:pPr>
        <w:jc w:val="both"/>
        <w:rPr>
          <w:rFonts w:ascii="Arial" w:hAnsi="Arial" w:cs="Arial"/>
          <w:color w:val="121B1F" w:themeColor="background1"/>
          <w:sz w:val="16"/>
          <w:szCs w:val="16"/>
          <w:lang w:eastAsia="zh-CN"/>
          <w:rPrChange w:id="8547" w:author="Locke Liu" w:date="2021-05-24T14:33:00Z">
            <w:rPr>
              <w:rFonts w:ascii="Segoe UI" w:hAnsi="Segoe UI" w:cs="Segoe UI"/>
              <w:color w:val="121B1F" w:themeColor="background1"/>
              <w:sz w:val="16"/>
              <w:szCs w:val="16"/>
              <w:lang w:eastAsia="zh-CN"/>
            </w:rPr>
          </w:rPrChange>
        </w:rPr>
        <w:pPrChange w:id="8548" w:author="Locke Liu" w:date="2021-05-24T16:26:00Z">
          <w:pPr/>
        </w:pPrChange>
      </w:pPr>
      <w:r w:rsidRPr="004D620F">
        <w:rPr>
          <w:rFonts w:ascii="Arial" w:hAnsi="Arial" w:cs="Arial"/>
          <w:color w:val="121B1F" w:themeColor="background1"/>
          <w:sz w:val="16"/>
          <w:szCs w:val="16"/>
          <w:lang w:eastAsia="zh-CN"/>
          <w:rPrChange w:id="8549" w:author="Locke Liu" w:date="2021-05-24T14:33:00Z">
            <w:rPr>
              <w:rFonts w:ascii="Segoe UI" w:hAnsi="Segoe UI" w:cs="Segoe UI"/>
              <w:color w:val="121B1F" w:themeColor="background1"/>
              <w:sz w:val="16"/>
              <w:szCs w:val="16"/>
              <w:lang w:eastAsia="zh-CN"/>
            </w:rPr>
          </w:rPrChange>
        </w:rPr>
        <w:t>Azure automatically creates system routes and assigns the routes to each subnet in a virtual network. You can't create system routes, nor can you remove system routes</w:t>
      </w:r>
      <w:ins w:id="8550" w:author="Locke Liu" w:date="2021-05-24T16:26:00Z">
        <w:r w:rsidR="000707F7">
          <w:rPr>
            <w:rFonts w:ascii="Arial" w:hAnsi="Arial" w:cs="Arial"/>
            <w:color w:val="121B1F" w:themeColor="background1"/>
            <w:sz w:val="16"/>
            <w:szCs w:val="16"/>
            <w:lang w:eastAsia="zh-CN"/>
          </w:rPr>
          <w:t>.</w:t>
        </w:r>
      </w:ins>
      <w:del w:id="8551" w:author="Locke Liu" w:date="2021-05-24T16:26:00Z">
        <w:r w:rsidRPr="004D620F" w:rsidDel="000707F7">
          <w:rPr>
            <w:rFonts w:ascii="Arial" w:hAnsi="Arial" w:cs="Arial"/>
            <w:color w:val="121B1F" w:themeColor="background1"/>
            <w:sz w:val="16"/>
            <w:szCs w:val="16"/>
            <w:lang w:eastAsia="zh-CN"/>
            <w:rPrChange w:id="8552" w:author="Locke Liu" w:date="2021-05-24T14:33:00Z">
              <w:rPr>
                <w:rFonts w:ascii="Segoe UI" w:hAnsi="Segoe UI" w:cs="Segoe UI"/>
                <w:color w:val="121B1F" w:themeColor="background1"/>
                <w:sz w:val="16"/>
                <w:szCs w:val="16"/>
                <w:lang w:eastAsia="zh-CN"/>
              </w:rPr>
            </w:rPrChange>
          </w:rPr>
          <w:delText>,</w:delText>
        </w:r>
      </w:del>
    </w:p>
    <w:p w14:paraId="33002601" w14:textId="5025BAFB" w:rsidR="00965B2A" w:rsidRPr="004D620F" w:rsidRDefault="00965B2A">
      <w:pPr>
        <w:jc w:val="both"/>
        <w:rPr>
          <w:rFonts w:ascii="Arial" w:hAnsi="Arial" w:cs="Arial"/>
          <w:color w:val="121B1F" w:themeColor="background1"/>
          <w:sz w:val="16"/>
          <w:szCs w:val="16"/>
          <w:lang w:eastAsia="zh-CN"/>
          <w:rPrChange w:id="8553" w:author="Locke Liu" w:date="2021-05-24T14:33:00Z">
            <w:rPr>
              <w:rFonts w:ascii="Segoe UI" w:hAnsi="Segoe UI" w:cs="Segoe UI"/>
              <w:color w:val="121B1F" w:themeColor="background1"/>
              <w:sz w:val="16"/>
              <w:szCs w:val="16"/>
              <w:lang w:eastAsia="zh-CN"/>
            </w:rPr>
          </w:rPrChange>
        </w:rPr>
        <w:pPrChange w:id="8554" w:author="Locke Liu" w:date="2021-05-24T16:26:00Z">
          <w:pPr/>
        </w:pPrChange>
      </w:pPr>
      <w:r w:rsidRPr="004D620F">
        <w:rPr>
          <w:rFonts w:ascii="Arial" w:hAnsi="Arial" w:cs="Arial"/>
          <w:color w:val="121B1F" w:themeColor="background1"/>
          <w:sz w:val="16"/>
          <w:szCs w:val="16"/>
          <w:lang w:eastAsia="zh-CN"/>
          <w:rPrChange w:id="8555" w:author="Locke Liu" w:date="2021-05-24T14:33:00Z">
            <w:rPr>
              <w:rFonts w:ascii="Segoe UI" w:hAnsi="Segoe UI" w:cs="Segoe UI"/>
              <w:color w:val="121B1F" w:themeColor="background1"/>
              <w:sz w:val="16"/>
              <w:szCs w:val="16"/>
              <w:lang w:eastAsia="zh-CN"/>
            </w:rPr>
          </w:rPrChange>
        </w:rPr>
        <w:t>To make sure that all cross</w:t>
      </w:r>
      <w:r w:rsidR="004B6396" w:rsidRPr="004D620F">
        <w:rPr>
          <w:rFonts w:ascii="Arial" w:hAnsi="Arial" w:cs="Arial"/>
          <w:color w:val="121B1F" w:themeColor="background1"/>
          <w:sz w:val="16"/>
          <w:szCs w:val="16"/>
          <w:lang w:eastAsia="zh-CN"/>
          <w:rPrChange w:id="8556" w:author="Locke Liu" w:date="2021-05-24T14:33:00Z">
            <w:rPr>
              <w:rFonts w:ascii="Segoe UI" w:hAnsi="Segoe UI" w:cs="Segoe UI"/>
              <w:color w:val="121B1F" w:themeColor="background1"/>
              <w:sz w:val="16"/>
              <w:szCs w:val="16"/>
              <w:lang w:eastAsia="zh-CN"/>
            </w:rPr>
          </w:rPrChange>
        </w:rPr>
        <w:t>-</w:t>
      </w:r>
      <w:r w:rsidRPr="004D620F">
        <w:rPr>
          <w:rFonts w:ascii="Arial" w:hAnsi="Arial" w:cs="Arial"/>
          <w:color w:val="121B1F" w:themeColor="background1"/>
          <w:sz w:val="16"/>
          <w:szCs w:val="16"/>
          <w:lang w:eastAsia="zh-CN"/>
          <w:rPrChange w:id="8557" w:author="Locke Liu" w:date="2021-05-24T14:33:00Z">
            <w:rPr>
              <w:rFonts w:ascii="Segoe UI" w:hAnsi="Segoe UI" w:cs="Segoe UI"/>
              <w:color w:val="121B1F" w:themeColor="background1"/>
              <w:sz w:val="16"/>
              <w:szCs w:val="16"/>
              <w:lang w:eastAsia="zh-CN"/>
            </w:rPr>
          </w:rPrChange>
        </w:rPr>
        <w:t>security zone traffic and internet traffic will be control and monitored by Azure firewall</w:t>
      </w:r>
      <w:ins w:id="8558" w:author="Locke Liu" w:date="2021-05-24T16:26:00Z">
        <w:r w:rsidR="000707F7">
          <w:rPr>
            <w:rFonts w:ascii="Arial" w:hAnsi="Arial" w:cs="Arial"/>
            <w:color w:val="121B1F" w:themeColor="background1"/>
            <w:sz w:val="16"/>
            <w:szCs w:val="16"/>
            <w:lang w:eastAsia="zh-CN"/>
          </w:rPr>
          <w:t>, w</w:t>
        </w:r>
      </w:ins>
      <w:del w:id="8559" w:author="Locke Liu" w:date="2021-05-24T16:26:00Z">
        <w:r w:rsidRPr="004D620F" w:rsidDel="000707F7">
          <w:rPr>
            <w:rFonts w:ascii="Arial" w:hAnsi="Arial" w:cs="Arial"/>
            <w:color w:val="121B1F" w:themeColor="background1"/>
            <w:sz w:val="16"/>
            <w:szCs w:val="16"/>
            <w:lang w:eastAsia="zh-CN"/>
            <w:rPrChange w:id="8560" w:author="Locke Liu" w:date="2021-05-24T14:33:00Z">
              <w:rPr>
                <w:rFonts w:ascii="Segoe UI" w:hAnsi="Segoe UI" w:cs="Segoe UI"/>
                <w:color w:val="121B1F" w:themeColor="background1"/>
                <w:sz w:val="16"/>
                <w:szCs w:val="16"/>
                <w:lang w:eastAsia="zh-CN"/>
              </w:rPr>
            </w:rPrChange>
          </w:rPr>
          <w:delText>. W</w:delText>
        </w:r>
      </w:del>
      <w:r w:rsidRPr="004D620F">
        <w:rPr>
          <w:rFonts w:ascii="Arial" w:hAnsi="Arial" w:cs="Arial"/>
          <w:color w:val="121B1F" w:themeColor="background1"/>
          <w:sz w:val="16"/>
          <w:szCs w:val="16"/>
          <w:lang w:eastAsia="zh-CN"/>
          <w:rPrChange w:id="8561" w:author="Locke Liu" w:date="2021-05-24T14:33:00Z">
            <w:rPr>
              <w:rFonts w:ascii="Segoe UI" w:hAnsi="Segoe UI" w:cs="Segoe UI"/>
              <w:color w:val="121B1F" w:themeColor="background1"/>
              <w:sz w:val="16"/>
              <w:szCs w:val="16"/>
              <w:lang w:eastAsia="zh-CN"/>
            </w:rPr>
          </w:rPrChange>
        </w:rPr>
        <w:t>e must create custom, or user-defined(static), routes in Azure to override Azure's default system routes, or to add additional routes to a subnet's route table.</w:t>
      </w:r>
    </w:p>
    <w:p w14:paraId="30E46A8C" w14:textId="5282FD2F" w:rsidR="00FA015B" w:rsidRPr="004D620F" w:rsidDel="000707F7" w:rsidRDefault="00FA015B" w:rsidP="004D075A">
      <w:pPr>
        <w:rPr>
          <w:del w:id="8562" w:author="Locke Liu" w:date="2021-05-24T16:27:00Z"/>
          <w:rFonts w:ascii="Arial" w:hAnsi="Arial" w:cs="Arial"/>
          <w:sz w:val="16"/>
          <w:szCs w:val="16"/>
          <w:lang w:eastAsia="zh-CN"/>
          <w:rPrChange w:id="8563" w:author="Locke Liu" w:date="2021-05-24T14:33:00Z">
            <w:rPr>
              <w:del w:id="8564" w:author="Locke Liu" w:date="2021-05-24T16:27:00Z"/>
              <w:sz w:val="16"/>
              <w:szCs w:val="16"/>
              <w:lang w:eastAsia="zh-CN"/>
            </w:rPr>
          </w:rPrChange>
        </w:rPr>
      </w:pPr>
      <w:bookmarkStart w:id="8565" w:name="_Toc72767216"/>
      <w:bookmarkEnd w:id="8565"/>
    </w:p>
    <w:p w14:paraId="05AA1091" w14:textId="412C5C1D" w:rsidR="00543848" w:rsidRPr="004D620F" w:rsidRDefault="00543848" w:rsidP="00543848">
      <w:pPr>
        <w:pStyle w:val="Heading3"/>
        <w:rPr>
          <w:rFonts w:ascii="Arial" w:hAnsi="Arial"/>
          <w:rPrChange w:id="8566" w:author="Locke Liu" w:date="2021-05-24T14:33:00Z">
            <w:rPr/>
          </w:rPrChange>
        </w:rPr>
      </w:pPr>
      <w:bookmarkStart w:id="8567" w:name="_Toc72767217"/>
      <w:r w:rsidRPr="004D620F">
        <w:rPr>
          <w:rFonts w:ascii="Arial" w:hAnsi="Arial"/>
          <w:rPrChange w:id="8568" w:author="Locke Liu" w:date="2021-05-24T14:33:00Z">
            <w:rPr/>
          </w:rPrChange>
        </w:rPr>
        <w:t>Resource group</w:t>
      </w:r>
      <w:bookmarkEnd w:id="8567"/>
    </w:p>
    <w:p w14:paraId="6D5FB4E6" w14:textId="2A58D0FB" w:rsidR="00C31FFB" w:rsidRPr="004D620F" w:rsidRDefault="00543848" w:rsidP="004D075A">
      <w:pPr>
        <w:rPr>
          <w:rFonts w:ascii="Arial" w:hAnsi="Arial" w:cs="Arial"/>
          <w:color w:val="121B1F" w:themeColor="background1"/>
          <w:sz w:val="16"/>
          <w:szCs w:val="16"/>
          <w:rPrChange w:id="8569" w:author="Locke Liu" w:date="2021-05-24T14:33:00Z">
            <w:rPr>
              <w:rFonts w:ascii="Segoe UI" w:hAnsi="Segoe UI" w:cs="Segoe UI"/>
              <w:color w:val="121B1F" w:themeColor="background1"/>
              <w:sz w:val="16"/>
              <w:szCs w:val="16"/>
            </w:rPr>
          </w:rPrChange>
        </w:rPr>
      </w:pPr>
      <w:r w:rsidRPr="004D620F">
        <w:rPr>
          <w:rFonts w:ascii="Arial" w:hAnsi="Arial" w:cs="Arial"/>
          <w:color w:val="121B1F" w:themeColor="background1"/>
          <w:sz w:val="16"/>
          <w:szCs w:val="16"/>
          <w:rPrChange w:id="8570" w:author="Locke Liu" w:date="2021-05-24T14:33:00Z">
            <w:rPr>
              <w:rFonts w:ascii="Segoe UI" w:hAnsi="Segoe UI" w:cs="Segoe UI"/>
              <w:color w:val="121B1F" w:themeColor="background1"/>
              <w:sz w:val="16"/>
              <w:szCs w:val="16"/>
            </w:rPr>
          </w:rPrChange>
        </w:rPr>
        <w:t>The resources will be placed into one group in each subscription as is:</w:t>
      </w:r>
    </w:p>
    <w:tbl>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Change w:id="8571" w:author="Locke Liu" w:date="2021-05-24T16:27:00Z">
          <w:tblPr>
            <w:tblpPr w:leftFromText="141" w:rightFromText="141" w:vertAnchor="text" w:horzAnchor="margin" w:tblpXSpec="center" w:tblpY="265"/>
            <w:tblW w:w="5000" w:type="pct"/>
            <w:tblBorders>
              <w:top w:val="dotted" w:sz="4" w:space="0" w:color="003195"/>
              <w:left w:val="dotted" w:sz="4" w:space="0" w:color="003195"/>
              <w:bottom w:val="dotted" w:sz="4" w:space="0" w:color="003195"/>
              <w:right w:val="dotted" w:sz="4" w:space="0" w:color="003195"/>
              <w:insideH w:val="dotted" w:sz="4" w:space="0" w:color="003195"/>
              <w:insideV w:val="dotted" w:sz="4" w:space="0" w:color="003195"/>
            </w:tblBorders>
            <w:tblCellMar>
              <w:left w:w="70" w:type="dxa"/>
              <w:right w:w="70" w:type="dxa"/>
            </w:tblCellMar>
            <w:tblLook w:val="0000" w:firstRow="0" w:lastRow="0" w:firstColumn="0" w:lastColumn="0" w:noHBand="0" w:noVBand="0"/>
          </w:tblPr>
        </w:tblPrChange>
      </w:tblPr>
      <w:tblGrid>
        <w:gridCol w:w="1736"/>
        <w:gridCol w:w="1545"/>
        <w:gridCol w:w="1669"/>
        <w:gridCol w:w="1118"/>
        <w:gridCol w:w="4185"/>
        <w:tblGridChange w:id="8572">
          <w:tblGrid>
            <w:gridCol w:w="1736"/>
            <w:gridCol w:w="1545"/>
            <w:gridCol w:w="1669"/>
            <w:gridCol w:w="1118"/>
            <w:gridCol w:w="4185"/>
          </w:tblGrid>
        </w:tblGridChange>
      </w:tblGrid>
      <w:tr w:rsidR="00C31FFB" w:rsidRPr="004D620F" w14:paraId="4F61F1C2" w14:textId="02885101" w:rsidTr="000707F7">
        <w:trPr>
          <w:trHeight w:val="530"/>
          <w:trPrChange w:id="8573" w:author="Locke Liu" w:date="2021-05-24T16:27:00Z">
            <w:trPr>
              <w:trHeight w:val="530"/>
            </w:trPr>
          </w:trPrChange>
        </w:trPr>
        <w:tc>
          <w:tcPr>
            <w:tcW w:w="848" w:type="pct"/>
            <w:shd w:val="clear" w:color="auto" w:fill="D5E3FF"/>
            <w:vAlign w:val="center"/>
            <w:tcPrChange w:id="8574" w:author="Locke Liu" w:date="2021-05-24T16:27:00Z">
              <w:tcPr>
                <w:tcW w:w="848" w:type="pct"/>
                <w:shd w:val="clear" w:color="auto" w:fill="D5E3FF"/>
                <w:vAlign w:val="center"/>
              </w:tcPr>
            </w:tcPrChange>
          </w:tcPr>
          <w:p w14:paraId="3082A7DE" w14:textId="2E5B3036" w:rsidR="00C31FFB" w:rsidRPr="004D620F" w:rsidRDefault="00C31FFB" w:rsidP="00277D34">
            <w:pPr>
              <w:jc w:val="center"/>
              <w:rPr>
                <w:rFonts w:ascii="Arial" w:eastAsiaTheme="minorEastAsia" w:hAnsi="Arial" w:cs="Arial"/>
                <w:b/>
                <w:bCs/>
                <w:color w:val="003195"/>
                <w:sz w:val="16"/>
                <w:szCs w:val="16"/>
                <w:rPrChange w:id="8575" w:author="Locke Liu" w:date="2021-05-24T14:33:00Z">
                  <w:rPr>
                    <w:rFonts w:ascii="Segoe UI" w:eastAsiaTheme="minorEastAsia" w:hAnsi="Segoe UI" w:cs="Segoe UI"/>
                    <w:b/>
                    <w:bCs/>
                    <w:color w:val="003195"/>
                    <w:sz w:val="16"/>
                    <w:szCs w:val="16"/>
                  </w:rPr>
                </w:rPrChange>
              </w:rPr>
            </w:pPr>
            <w:r w:rsidRPr="004D620F">
              <w:rPr>
                <w:rFonts w:ascii="Arial" w:eastAsiaTheme="minorEastAsia" w:hAnsi="Arial" w:cs="Arial"/>
                <w:b/>
                <w:bCs/>
                <w:color w:val="003195"/>
                <w:sz w:val="16"/>
                <w:szCs w:val="16"/>
                <w:rPrChange w:id="8576" w:author="Locke Liu" w:date="2021-05-24T14:33:00Z">
                  <w:rPr>
                    <w:rFonts w:ascii="Segoe UI" w:eastAsiaTheme="minorEastAsia" w:hAnsi="Segoe UI" w:cs="Segoe UI"/>
                    <w:b/>
                    <w:bCs/>
                    <w:color w:val="003195"/>
                    <w:sz w:val="16"/>
                    <w:szCs w:val="16"/>
                  </w:rPr>
                </w:rPrChange>
              </w:rPr>
              <w:t>Resource group</w:t>
            </w:r>
          </w:p>
        </w:tc>
        <w:tc>
          <w:tcPr>
            <w:tcW w:w="755" w:type="pct"/>
            <w:shd w:val="clear" w:color="auto" w:fill="D5E3FF"/>
            <w:vAlign w:val="center"/>
            <w:tcPrChange w:id="8577" w:author="Locke Liu" w:date="2021-05-24T16:27:00Z">
              <w:tcPr>
                <w:tcW w:w="755" w:type="pct"/>
                <w:shd w:val="clear" w:color="auto" w:fill="D5E3FF"/>
                <w:vAlign w:val="center"/>
              </w:tcPr>
            </w:tcPrChange>
          </w:tcPr>
          <w:p w14:paraId="7EE93C50" w14:textId="77777777" w:rsidR="00C31FFB" w:rsidRPr="004D620F" w:rsidRDefault="00C31FFB">
            <w:pPr>
              <w:jc w:val="center"/>
              <w:rPr>
                <w:rFonts w:ascii="Arial" w:eastAsiaTheme="minorEastAsia" w:hAnsi="Arial" w:cs="Arial"/>
                <w:b/>
                <w:bCs/>
                <w:color w:val="003195"/>
                <w:sz w:val="16"/>
                <w:szCs w:val="16"/>
                <w:rPrChange w:id="8578" w:author="Locke Liu" w:date="2021-05-24T14:33:00Z">
                  <w:rPr>
                    <w:rFonts w:ascii="Segoe UI" w:eastAsiaTheme="minorEastAsia" w:hAnsi="Segoe UI" w:cs="Segoe UI"/>
                    <w:b/>
                    <w:bCs/>
                    <w:color w:val="003195"/>
                    <w:sz w:val="16"/>
                    <w:szCs w:val="16"/>
                  </w:rPr>
                </w:rPrChange>
              </w:rPr>
              <w:pPrChange w:id="8579" w:author="Locke Liu" w:date="2021-05-24T16:27:00Z">
                <w:pPr>
                  <w:framePr w:hSpace="141" w:wrap="around" w:vAnchor="text" w:hAnchor="margin" w:xAlign="center" w:y="265"/>
                  <w:jc w:val="center"/>
                </w:pPr>
              </w:pPrChange>
            </w:pPr>
            <w:r w:rsidRPr="004D620F">
              <w:rPr>
                <w:rFonts w:ascii="Arial" w:eastAsiaTheme="minorEastAsia" w:hAnsi="Arial" w:cs="Arial"/>
                <w:b/>
                <w:bCs/>
                <w:color w:val="003195"/>
                <w:sz w:val="16"/>
                <w:szCs w:val="16"/>
                <w:rPrChange w:id="8580" w:author="Locke Liu" w:date="2021-05-24T14:33:00Z">
                  <w:rPr>
                    <w:rFonts w:ascii="Segoe UI" w:eastAsiaTheme="minorEastAsia" w:hAnsi="Segoe UI" w:cs="Segoe UI"/>
                    <w:b/>
                    <w:bCs/>
                    <w:color w:val="003195"/>
                    <w:sz w:val="16"/>
                    <w:szCs w:val="16"/>
                  </w:rPr>
                </w:rPrChange>
              </w:rPr>
              <w:t>subscription</w:t>
            </w:r>
          </w:p>
        </w:tc>
        <w:tc>
          <w:tcPr>
            <w:tcW w:w="815" w:type="pct"/>
            <w:shd w:val="clear" w:color="auto" w:fill="D5E3FF"/>
            <w:vAlign w:val="center"/>
            <w:tcPrChange w:id="8581" w:author="Locke Liu" w:date="2021-05-24T16:27:00Z">
              <w:tcPr>
                <w:tcW w:w="815" w:type="pct"/>
                <w:shd w:val="clear" w:color="auto" w:fill="D5E3FF"/>
                <w:vAlign w:val="center"/>
              </w:tcPr>
            </w:tcPrChange>
          </w:tcPr>
          <w:p w14:paraId="2074837F" w14:textId="0410335D" w:rsidR="00C31FFB" w:rsidRPr="004D620F" w:rsidRDefault="00C31FFB">
            <w:pPr>
              <w:jc w:val="center"/>
              <w:rPr>
                <w:rFonts w:ascii="Arial" w:eastAsiaTheme="minorEastAsia" w:hAnsi="Arial" w:cs="Arial"/>
                <w:b/>
                <w:bCs/>
                <w:color w:val="003195"/>
                <w:sz w:val="16"/>
                <w:szCs w:val="16"/>
                <w:rPrChange w:id="8582" w:author="Locke Liu" w:date="2021-05-24T14:33:00Z">
                  <w:rPr>
                    <w:rFonts w:ascii="Segoe UI" w:eastAsiaTheme="minorEastAsia" w:hAnsi="Segoe UI" w:cs="Segoe UI"/>
                    <w:b/>
                    <w:bCs/>
                    <w:color w:val="003195"/>
                    <w:sz w:val="16"/>
                    <w:szCs w:val="16"/>
                  </w:rPr>
                </w:rPrChange>
              </w:rPr>
              <w:pPrChange w:id="8583" w:author="Locke Liu" w:date="2021-05-24T16:27:00Z">
                <w:pPr>
                  <w:framePr w:hSpace="141" w:wrap="around" w:vAnchor="text" w:hAnchor="margin" w:xAlign="center" w:y="265"/>
                  <w:jc w:val="center"/>
                </w:pPr>
              </w:pPrChange>
            </w:pPr>
            <w:r w:rsidRPr="004D620F">
              <w:rPr>
                <w:rFonts w:ascii="Arial" w:eastAsiaTheme="minorEastAsia" w:hAnsi="Arial" w:cs="Arial"/>
                <w:b/>
                <w:bCs/>
                <w:color w:val="003195"/>
                <w:sz w:val="16"/>
                <w:szCs w:val="16"/>
                <w:rPrChange w:id="8584" w:author="Locke Liu" w:date="2021-05-24T14:33:00Z">
                  <w:rPr>
                    <w:rFonts w:ascii="Segoe UI" w:eastAsiaTheme="minorEastAsia" w:hAnsi="Segoe UI" w:cs="Segoe UI"/>
                    <w:b/>
                    <w:bCs/>
                    <w:color w:val="003195"/>
                    <w:sz w:val="16"/>
                    <w:szCs w:val="16"/>
                  </w:rPr>
                </w:rPrChange>
              </w:rPr>
              <w:t>location</w:t>
            </w:r>
          </w:p>
        </w:tc>
        <w:tc>
          <w:tcPr>
            <w:tcW w:w="539" w:type="pct"/>
            <w:shd w:val="clear" w:color="auto" w:fill="D5E3FF"/>
            <w:vAlign w:val="center"/>
            <w:tcPrChange w:id="8585" w:author="Locke Liu" w:date="2021-05-24T16:27:00Z">
              <w:tcPr>
                <w:tcW w:w="539" w:type="pct"/>
                <w:shd w:val="clear" w:color="auto" w:fill="D5E3FF"/>
                <w:vAlign w:val="center"/>
              </w:tcPr>
            </w:tcPrChange>
          </w:tcPr>
          <w:p w14:paraId="18C4C262" w14:textId="77777777" w:rsidR="00C31FFB" w:rsidRPr="004D620F" w:rsidRDefault="00C31FFB">
            <w:pPr>
              <w:jc w:val="center"/>
              <w:rPr>
                <w:rFonts w:ascii="Arial" w:eastAsiaTheme="minorEastAsia" w:hAnsi="Arial" w:cs="Arial"/>
                <w:b/>
                <w:bCs/>
                <w:color w:val="003195"/>
                <w:sz w:val="16"/>
                <w:szCs w:val="16"/>
                <w:rPrChange w:id="8586" w:author="Locke Liu" w:date="2021-05-24T14:33:00Z">
                  <w:rPr>
                    <w:rFonts w:ascii="Segoe UI" w:eastAsiaTheme="minorEastAsia" w:hAnsi="Segoe UI" w:cs="Segoe UI"/>
                    <w:b/>
                    <w:bCs/>
                    <w:color w:val="003195"/>
                    <w:sz w:val="16"/>
                    <w:szCs w:val="16"/>
                  </w:rPr>
                </w:rPrChange>
              </w:rPr>
              <w:pPrChange w:id="8587" w:author="Locke Liu" w:date="2021-05-24T16:27:00Z">
                <w:pPr>
                  <w:framePr w:hSpace="141" w:wrap="around" w:vAnchor="text" w:hAnchor="margin" w:xAlign="center" w:y="265"/>
                  <w:jc w:val="center"/>
                </w:pPr>
              </w:pPrChange>
            </w:pPr>
            <w:r w:rsidRPr="004D620F">
              <w:rPr>
                <w:rFonts w:ascii="Arial" w:eastAsiaTheme="minorEastAsia" w:hAnsi="Arial" w:cs="Arial"/>
                <w:b/>
                <w:bCs/>
                <w:color w:val="003195"/>
                <w:sz w:val="16"/>
                <w:szCs w:val="16"/>
                <w:rPrChange w:id="8588" w:author="Locke Liu" w:date="2021-05-24T14:33:00Z">
                  <w:rPr>
                    <w:rFonts w:ascii="Segoe UI" w:eastAsiaTheme="minorEastAsia" w:hAnsi="Segoe UI" w:cs="Segoe UI"/>
                    <w:b/>
                    <w:bCs/>
                    <w:color w:val="003195"/>
                    <w:sz w:val="16"/>
                    <w:szCs w:val="16"/>
                  </w:rPr>
                </w:rPrChange>
              </w:rPr>
              <w:t>Environment</w:t>
            </w:r>
          </w:p>
        </w:tc>
        <w:tc>
          <w:tcPr>
            <w:tcW w:w="2042" w:type="pct"/>
            <w:shd w:val="clear" w:color="auto" w:fill="D5E3FF"/>
            <w:vAlign w:val="center"/>
            <w:tcPrChange w:id="8589" w:author="Locke Liu" w:date="2021-05-24T16:27:00Z">
              <w:tcPr>
                <w:tcW w:w="2042" w:type="pct"/>
                <w:shd w:val="clear" w:color="auto" w:fill="D5E3FF"/>
                <w:vAlign w:val="center"/>
              </w:tcPr>
            </w:tcPrChange>
          </w:tcPr>
          <w:p w14:paraId="429848F0" w14:textId="5316B32D" w:rsidR="00C31FFB" w:rsidRPr="004D620F" w:rsidRDefault="00C31FFB">
            <w:pPr>
              <w:jc w:val="center"/>
              <w:rPr>
                <w:rFonts w:ascii="Arial" w:eastAsiaTheme="minorEastAsia" w:hAnsi="Arial" w:cs="Arial"/>
                <w:b/>
                <w:bCs/>
                <w:color w:val="003195"/>
                <w:sz w:val="16"/>
                <w:szCs w:val="16"/>
                <w:rPrChange w:id="8590" w:author="Locke Liu" w:date="2021-05-24T14:33:00Z">
                  <w:rPr>
                    <w:rFonts w:ascii="Segoe UI" w:eastAsiaTheme="minorEastAsia" w:hAnsi="Segoe UI" w:cs="Segoe UI"/>
                    <w:b/>
                    <w:bCs/>
                    <w:color w:val="003195"/>
                    <w:sz w:val="16"/>
                    <w:szCs w:val="16"/>
                  </w:rPr>
                </w:rPrChange>
              </w:rPr>
              <w:pPrChange w:id="8591" w:author="Locke Liu" w:date="2021-05-24T16:27:00Z">
                <w:pPr>
                  <w:framePr w:hSpace="141" w:wrap="around" w:vAnchor="text" w:hAnchor="margin" w:xAlign="center" w:y="265"/>
                  <w:jc w:val="center"/>
                </w:pPr>
              </w:pPrChange>
            </w:pPr>
            <w:r w:rsidRPr="004D620F">
              <w:rPr>
                <w:rFonts w:ascii="Arial" w:eastAsiaTheme="minorEastAsia" w:hAnsi="Arial" w:cs="Arial"/>
                <w:b/>
                <w:bCs/>
                <w:color w:val="003195"/>
                <w:sz w:val="16"/>
                <w:szCs w:val="16"/>
                <w:rPrChange w:id="8592" w:author="Locke Liu" w:date="2021-05-24T14:33:00Z">
                  <w:rPr>
                    <w:rFonts w:ascii="Segoe UI" w:eastAsiaTheme="minorEastAsia" w:hAnsi="Segoe UI" w:cs="Segoe UI"/>
                    <w:b/>
                    <w:bCs/>
                    <w:color w:val="003195"/>
                    <w:sz w:val="16"/>
                    <w:szCs w:val="16"/>
                  </w:rPr>
                </w:rPrChange>
              </w:rPr>
              <w:t>comments</w:t>
            </w:r>
          </w:p>
        </w:tc>
      </w:tr>
      <w:tr w:rsidR="00C31FFB" w:rsidRPr="004D620F" w14:paraId="125128D6" w14:textId="6732F428" w:rsidTr="000707F7">
        <w:trPr>
          <w:trHeight w:val="349"/>
          <w:trPrChange w:id="8593" w:author="Locke Liu" w:date="2021-05-24T16:27:00Z">
            <w:trPr>
              <w:trHeight w:val="349"/>
            </w:trPr>
          </w:trPrChange>
        </w:trPr>
        <w:tc>
          <w:tcPr>
            <w:tcW w:w="848" w:type="pct"/>
            <w:shd w:val="clear" w:color="auto" w:fill="auto"/>
            <w:vAlign w:val="center"/>
            <w:tcPrChange w:id="8594" w:author="Locke Liu" w:date="2021-05-24T16:27:00Z">
              <w:tcPr>
                <w:tcW w:w="848" w:type="pct"/>
                <w:shd w:val="clear" w:color="auto" w:fill="auto"/>
                <w:vAlign w:val="center"/>
              </w:tcPr>
            </w:tcPrChange>
          </w:tcPr>
          <w:p w14:paraId="7B84763D" w14:textId="042A5BE1" w:rsidR="00C31FFB" w:rsidRPr="004D620F" w:rsidRDefault="008477CC">
            <w:pPr>
              <w:jc w:val="center"/>
              <w:rPr>
                <w:rFonts w:ascii="Arial" w:eastAsiaTheme="minorEastAsia" w:hAnsi="Arial" w:cs="Arial"/>
                <w:bCs/>
                <w:color w:val="121B1F" w:themeColor="background1"/>
                <w:sz w:val="14"/>
                <w:szCs w:val="14"/>
                <w:rPrChange w:id="8595" w:author="Locke Liu" w:date="2021-05-24T14:33:00Z">
                  <w:rPr>
                    <w:rFonts w:ascii="Segoe UI" w:eastAsiaTheme="minorEastAsia" w:hAnsi="Segoe UI" w:cs="Segoe UI"/>
                    <w:bCs/>
                    <w:color w:val="121B1F" w:themeColor="background1"/>
                    <w:sz w:val="14"/>
                    <w:szCs w:val="14"/>
                  </w:rPr>
                </w:rPrChange>
              </w:rPr>
              <w:pPrChange w:id="8596" w:author="Locke Liu" w:date="2021-05-24T16:27: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8597" w:author="Locke Liu" w:date="2021-05-24T14:33:00Z">
                  <w:rPr>
                    <w:rFonts w:ascii="Segoe UI" w:eastAsiaTheme="minorEastAsia" w:hAnsi="Segoe UI" w:cs="Segoe UI"/>
                    <w:bCs/>
                    <w:color w:val="121B1F" w:themeColor="background1"/>
                    <w:sz w:val="14"/>
                    <w:szCs w:val="14"/>
                  </w:rPr>
                </w:rPrChange>
              </w:rPr>
              <w:t>AZRCNE2CDPRG0001</w:t>
            </w:r>
          </w:p>
        </w:tc>
        <w:tc>
          <w:tcPr>
            <w:tcW w:w="755" w:type="pct"/>
            <w:shd w:val="clear" w:color="auto" w:fill="auto"/>
            <w:vAlign w:val="center"/>
            <w:tcPrChange w:id="8598" w:author="Locke Liu" w:date="2021-05-24T16:27:00Z">
              <w:tcPr>
                <w:tcW w:w="755" w:type="pct"/>
                <w:shd w:val="clear" w:color="auto" w:fill="auto"/>
                <w:vAlign w:val="center"/>
              </w:tcPr>
            </w:tcPrChange>
          </w:tcPr>
          <w:p w14:paraId="0117E9BE" w14:textId="77777777" w:rsidR="00C31FFB" w:rsidRPr="004D620F" w:rsidRDefault="00C31FFB">
            <w:pPr>
              <w:jc w:val="center"/>
              <w:rPr>
                <w:rFonts w:ascii="Arial" w:eastAsiaTheme="minorEastAsia" w:hAnsi="Arial" w:cs="Arial"/>
                <w:bCs/>
                <w:color w:val="121B1F" w:themeColor="background1"/>
                <w:sz w:val="14"/>
                <w:szCs w:val="14"/>
                <w:rPrChange w:id="8599" w:author="Locke Liu" w:date="2021-05-24T14:33:00Z">
                  <w:rPr>
                    <w:rFonts w:ascii="Segoe UI" w:eastAsiaTheme="minorEastAsia" w:hAnsi="Segoe UI" w:cs="Segoe UI"/>
                    <w:bCs/>
                    <w:color w:val="121B1F" w:themeColor="background1"/>
                    <w:sz w:val="14"/>
                    <w:szCs w:val="14"/>
                  </w:rPr>
                </w:rPrChange>
              </w:rPr>
              <w:pPrChange w:id="8600" w:author="Locke Liu" w:date="2021-05-24T16:27:00Z">
                <w:pPr>
                  <w:framePr w:hSpace="141" w:wrap="around" w:vAnchor="text" w:hAnchor="margin" w:xAlign="center" w:y="265"/>
                </w:pPr>
              </w:pPrChange>
            </w:pPr>
            <w:r w:rsidRPr="004D620F">
              <w:rPr>
                <w:rFonts w:ascii="Arial" w:hAnsi="Arial" w:cs="Arial"/>
                <w:color w:val="121B1F" w:themeColor="background1"/>
                <w:sz w:val="14"/>
                <w:szCs w:val="14"/>
                <w:rPrChange w:id="8601" w:author="Locke Liu" w:date="2021-05-24T14:33:00Z">
                  <w:rPr>
                    <w:rFonts w:ascii="Segoe UI" w:hAnsi="Segoe UI" w:cs="Segoe UI"/>
                    <w:color w:val="121B1F" w:themeColor="background1"/>
                    <w:sz w:val="14"/>
                    <w:szCs w:val="14"/>
                  </w:rPr>
                </w:rPrChange>
              </w:rPr>
              <w:t>BIBCNCDP</w:t>
            </w:r>
          </w:p>
        </w:tc>
        <w:tc>
          <w:tcPr>
            <w:tcW w:w="815" w:type="pct"/>
            <w:vAlign w:val="center"/>
            <w:tcPrChange w:id="8602" w:author="Locke Liu" w:date="2021-05-24T16:27:00Z">
              <w:tcPr>
                <w:tcW w:w="815" w:type="pct"/>
                <w:vAlign w:val="center"/>
              </w:tcPr>
            </w:tcPrChange>
          </w:tcPr>
          <w:p w14:paraId="6C1FFA5B" w14:textId="5277BA2F" w:rsidR="00C31FFB" w:rsidRPr="004D620F" w:rsidRDefault="008477CC">
            <w:pPr>
              <w:jc w:val="center"/>
              <w:rPr>
                <w:rFonts w:ascii="Arial" w:hAnsi="Arial" w:cs="Arial"/>
                <w:bCs/>
                <w:color w:val="121B1F" w:themeColor="background1"/>
                <w:sz w:val="14"/>
                <w:szCs w:val="14"/>
                <w:rPrChange w:id="8603" w:author="Locke Liu" w:date="2021-05-24T14:33:00Z">
                  <w:rPr>
                    <w:rFonts w:ascii="Segoe UI" w:hAnsi="Segoe UI" w:cs="Segoe UI"/>
                    <w:bCs/>
                    <w:color w:val="121B1F" w:themeColor="background1"/>
                    <w:sz w:val="14"/>
                    <w:szCs w:val="14"/>
                  </w:rPr>
                </w:rPrChange>
              </w:rPr>
              <w:pPrChange w:id="8604"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05" w:author="Locke Liu" w:date="2021-05-24T14:33:00Z">
                  <w:rPr>
                    <w:rFonts w:ascii="Segoe UI" w:hAnsi="Segoe UI" w:cs="Segoe UI"/>
                    <w:bCs/>
                    <w:color w:val="121B1F" w:themeColor="background1"/>
                    <w:sz w:val="14"/>
                    <w:szCs w:val="14"/>
                  </w:rPr>
                </w:rPrChange>
              </w:rPr>
              <w:t>China East 2</w:t>
            </w:r>
          </w:p>
        </w:tc>
        <w:tc>
          <w:tcPr>
            <w:tcW w:w="539" w:type="pct"/>
            <w:vAlign w:val="center"/>
            <w:tcPrChange w:id="8606" w:author="Locke Liu" w:date="2021-05-24T16:27:00Z">
              <w:tcPr>
                <w:tcW w:w="539" w:type="pct"/>
                <w:vAlign w:val="center"/>
              </w:tcPr>
            </w:tcPrChange>
          </w:tcPr>
          <w:p w14:paraId="435AED5F" w14:textId="183927BA" w:rsidR="00C31FFB" w:rsidRPr="004D620F" w:rsidRDefault="00C31FFB">
            <w:pPr>
              <w:jc w:val="center"/>
              <w:rPr>
                <w:rFonts w:ascii="Arial" w:hAnsi="Arial" w:cs="Arial"/>
                <w:bCs/>
                <w:color w:val="121B1F" w:themeColor="background1"/>
                <w:sz w:val="14"/>
                <w:szCs w:val="14"/>
                <w:rPrChange w:id="8607" w:author="Locke Liu" w:date="2021-05-24T14:33:00Z">
                  <w:rPr>
                    <w:rFonts w:ascii="Segoe UI" w:hAnsi="Segoe UI" w:cs="Segoe UI"/>
                    <w:bCs/>
                    <w:color w:val="121B1F" w:themeColor="background1"/>
                    <w:sz w:val="14"/>
                    <w:szCs w:val="14"/>
                  </w:rPr>
                </w:rPrChange>
              </w:rPr>
              <w:pPrChange w:id="8608"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09" w:author="Locke Liu" w:date="2021-05-24T14:33:00Z">
                  <w:rPr>
                    <w:rFonts w:ascii="Segoe UI" w:hAnsi="Segoe UI" w:cs="Segoe UI"/>
                    <w:bCs/>
                    <w:color w:val="121B1F" w:themeColor="background1"/>
                    <w:sz w:val="14"/>
                    <w:szCs w:val="14"/>
                  </w:rPr>
                </w:rPrChange>
              </w:rPr>
              <w:t>DEV/UAT</w:t>
            </w:r>
            <w:r w:rsidR="008477CC" w:rsidRPr="004D620F">
              <w:rPr>
                <w:rFonts w:ascii="Arial" w:hAnsi="Arial" w:cs="Arial"/>
                <w:bCs/>
                <w:color w:val="121B1F" w:themeColor="background1"/>
                <w:sz w:val="14"/>
                <w:szCs w:val="14"/>
                <w:rPrChange w:id="8610" w:author="Locke Liu" w:date="2021-05-24T14:33:00Z">
                  <w:rPr>
                    <w:rFonts w:ascii="Segoe UI" w:hAnsi="Segoe UI" w:cs="Segoe UI"/>
                    <w:bCs/>
                    <w:color w:val="121B1F" w:themeColor="background1"/>
                    <w:sz w:val="14"/>
                    <w:szCs w:val="14"/>
                  </w:rPr>
                </w:rPrChange>
              </w:rPr>
              <w:t>/PRD</w:t>
            </w:r>
          </w:p>
        </w:tc>
        <w:tc>
          <w:tcPr>
            <w:tcW w:w="2042" w:type="pct"/>
            <w:vAlign w:val="center"/>
            <w:tcPrChange w:id="8611" w:author="Locke Liu" w:date="2021-05-24T16:27:00Z">
              <w:tcPr>
                <w:tcW w:w="2042" w:type="pct"/>
                <w:vAlign w:val="center"/>
              </w:tcPr>
            </w:tcPrChange>
          </w:tcPr>
          <w:p w14:paraId="28CD92A0" w14:textId="395705DF" w:rsidR="00C31FFB" w:rsidRPr="004D620F" w:rsidRDefault="008477CC">
            <w:pPr>
              <w:jc w:val="center"/>
              <w:rPr>
                <w:rFonts w:ascii="Arial" w:hAnsi="Arial" w:cs="Arial"/>
                <w:bCs/>
                <w:color w:val="121B1F" w:themeColor="background1"/>
                <w:sz w:val="14"/>
                <w:szCs w:val="14"/>
                <w:rPrChange w:id="8612" w:author="Locke Liu" w:date="2021-05-24T14:33:00Z">
                  <w:rPr>
                    <w:rFonts w:ascii="Segoe UI" w:hAnsi="Segoe UI" w:cs="Segoe UI"/>
                    <w:bCs/>
                    <w:color w:val="121B1F" w:themeColor="background1"/>
                    <w:sz w:val="14"/>
                    <w:szCs w:val="14"/>
                  </w:rPr>
                </w:rPrChange>
              </w:rPr>
              <w:pPrChange w:id="8613"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14" w:author="Locke Liu" w:date="2021-05-24T14:33:00Z">
                  <w:rPr>
                    <w:rFonts w:ascii="Segoe UI" w:hAnsi="Segoe UI" w:cs="Segoe UI"/>
                    <w:bCs/>
                    <w:color w:val="121B1F" w:themeColor="background1"/>
                    <w:sz w:val="14"/>
                    <w:szCs w:val="14"/>
                  </w:rPr>
                </w:rPrChange>
              </w:rPr>
              <w:t>Shared components, such as virtual network, route table, nsg etc</w:t>
            </w:r>
          </w:p>
        </w:tc>
      </w:tr>
      <w:tr w:rsidR="008477CC" w:rsidRPr="004D620F" w14:paraId="3A8B6643" w14:textId="717ED3C5" w:rsidTr="000707F7">
        <w:trPr>
          <w:trHeight w:val="358"/>
          <w:trPrChange w:id="8615" w:author="Locke Liu" w:date="2021-05-24T16:27:00Z">
            <w:trPr>
              <w:trHeight w:val="358"/>
            </w:trPr>
          </w:trPrChange>
        </w:trPr>
        <w:tc>
          <w:tcPr>
            <w:tcW w:w="848" w:type="pct"/>
            <w:shd w:val="clear" w:color="auto" w:fill="auto"/>
            <w:vAlign w:val="center"/>
            <w:tcPrChange w:id="8616" w:author="Locke Liu" w:date="2021-05-24T16:27:00Z">
              <w:tcPr>
                <w:tcW w:w="848" w:type="pct"/>
                <w:shd w:val="clear" w:color="auto" w:fill="auto"/>
                <w:vAlign w:val="center"/>
              </w:tcPr>
            </w:tcPrChange>
          </w:tcPr>
          <w:p w14:paraId="4E984C9E" w14:textId="3F4E1B6F" w:rsidR="008477CC" w:rsidRPr="004D620F" w:rsidRDefault="008477CC">
            <w:pPr>
              <w:jc w:val="center"/>
              <w:rPr>
                <w:rFonts w:ascii="Arial" w:eastAsiaTheme="minorEastAsia" w:hAnsi="Arial" w:cs="Arial"/>
                <w:bCs/>
                <w:color w:val="121B1F" w:themeColor="background1"/>
                <w:sz w:val="14"/>
                <w:szCs w:val="14"/>
                <w:rPrChange w:id="8617" w:author="Locke Liu" w:date="2021-05-24T14:33:00Z">
                  <w:rPr>
                    <w:rFonts w:ascii="Segoe UI" w:eastAsiaTheme="minorEastAsia" w:hAnsi="Segoe UI" w:cs="Segoe UI"/>
                    <w:bCs/>
                    <w:color w:val="121B1F" w:themeColor="background1"/>
                    <w:sz w:val="14"/>
                    <w:szCs w:val="14"/>
                  </w:rPr>
                </w:rPrChange>
              </w:rPr>
              <w:pPrChange w:id="8618" w:author="Locke Liu" w:date="2021-05-24T16:27: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8619" w:author="Locke Liu" w:date="2021-05-24T14:33:00Z">
                  <w:rPr>
                    <w:rFonts w:ascii="Segoe UI" w:eastAsiaTheme="minorEastAsia" w:hAnsi="Segoe UI" w:cs="Segoe UI"/>
                    <w:bCs/>
                    <w:color w:val="121B1F" w:themeColor="background1"/>
                    <w:sz w:val="14"/>
                    <w:szCs w:val="14"/>
                  </w:rPr>
                </w:rPrChange>
              </w:rPr>
              <w:t>d9dlchn0</w:t>
            </w:r>
          </w:p>
        </w:tc>
        <w:tc>
          <w:tcPr>
            <w:tcW w:w="755" w:type="pct"/>
            <w:shd w:val="clear" w:color="auto" w:fill="auto"/>
            <w:vAlign w:val="center"/>
            <w:tcPrChange w:id="8620" w:author="Locke Liu" w:date="2021-05-24T16:27:00Z">
              <w:tcPr>
                <w:tcW w:w="755" w:type="pct"/>
                <w:shd w:val="clear" w:color="auto" w:fill="auto"/>
                <w:vAlign w:val="center"/>
              </w:tcPr>
            </w:tcPrChange>
          </w:tcPr>
          <w:p w14:paraId="063FFC13" w14:textId="4875862F" w:rsidR="008477CC" w:rsidRPr="004D620F" w:rsidRDefault="008477CC">
            <w:pPr>
              <w:jc w:val="center"/>
              <w:rPr>
                <w:rFonts w:ascii="Arial" w:eastAsiaTheme="minorEastAsia" w:hAnsi="Arial" w:cs="Arial"/>
                <w:bCs/>
                <w:color w:val="121B1F" w:themeColor="background1"/>
                <w:sz w:val="14"/>
                <w:szCs w:val="14"/>
                <w:rPrChange w:id="8621" w:author="Locke Liu" w:date="2021-05-24T14:33:00Z">
                  <w:rPr>
                    <w:rFonts w:ascii="Segoe UI" w:eastAsiaTheme="minorEastAsia" w:hAnsi="Segoe UI" w:cs="Segoe UI"/>
                    <w:bCs/>
                    <w:color w:val="121B1F" w:themeColor="background1"/>
                    <w:sz w:val="14"/>
                    <w:szCs w:val="14"/>
                  </w:rPr>
                </w:rPrChange>
              </w:rPr>
              <w:pPrChange w:id="8622" w:author="Locke Liu" w:date="2021-05-24T16:27:00Z">
                <w:pPr>
                  <w:framePr w:hSpace="141" w:wrap="around" w:vAnchor="text" w:hAnchor="margin" w:xAlign="center" w:y="265"/>
                </w:pPr>
              </w:pPrChange>
            </w:pPr>
            <w:r w:rsidRPr="004D620F">
              <w:rPr>
                <w:rFonts w:ascii="Arial" w:hAnsi="Arial" w:cs="Arial"/>
                <w:color w:val="121B1F" w:themeColor="background1"/>
                <w:sz w:val="14"/>
                <w:szCs w:val="14"/>
                <w:rPrChange w:id="8623" w:author="Locke Liu" w:date="2021-05-24T14:33:00Z">
                  <w:rPr>
                    <w:rFonts w:ascii="Segoe UI" w:hAnsi="Segoe UI" w:cs="Segoe UI"/>
                    <w:color w:val="121B1F" w:themeColor="background1"/>
                    <w:sz w:val="14"/>
                    <w:szCs w:val="14"/>
                  </w:rPr>
                </w:rPrChange>
              </w:rPr>
              <w:t>BIBCNCDP</w:t>
            </w:r>
          </w:p>
        </w:tc>
        <w:tc>
          <w:tcPr>
            <w:tcW w:w="815" w:type="pct"/>
            <w:vAlign w:val="center"/>
            <w:tcPrChange w:id="8624" w:author="Locke Liu" w:date="2021-05-24T16:27:00Z">
              <w:tcPr>
                <w:tcW w:w="815" w:type="pct"/>
                <w:vAlign w:val="center"/>
              </w:tcPr>
            </w:tcPrChange>
          </w:tcPr>
          <w:p w14:paraId="6B9B4001" w14:textId="2A29508A" w:rsidR="008477CC" w:rsidRPr="004D620F" w:rsidRDefault="008477CC">
            <w:pPr>
              <w:jc w:val="center"/>
              <w:rPr>
                <w:rFonts w:ascii="Arial" w:eastAsiaTheme="minorEastAsia" w:hAnsi="Arial" w:cs="Arial"/>
                <w:bCs/>
                <w:color w:val="121B1F" w:themeColor="background1"/>
                <w:sz w:val="14"/>
                <w:szCs w:val="14"/>
                <w:rPrChange w:id="8625" w:author="Locke Liu" w:date="2021-05-24T14:33:00Z">
                  <w:rPr>
                    <w:rFonts w:ascii="Segoe UI" w:eastAsiaTheme="minorEastAsia" w:hAnsi="Segoe UI" w:cs="Segoe UI"/>
                    <w:bCs/>
                    <w:color w:val="121B1F" w:themeColor="background1"/>
                    <w:sz w:val="14"/>
                    <w:szCs w:val="14"/>
                  </w:rPr>
                </w:rPrChange>
              </w:rPr>
              <w:pPrChange w:id="8626"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27" w:author="Locke Liu" w:date="2021-05-24T14:33:00Z">
                  <w:rPr>
                    <w:rFonts w:ascii="Segoe UI" w:hAnsi="Segoe UI" w:cs="Segoe UI"/>
                    <w:bCs/>
                    <w:color w:val="121B1F" w:themeColor="background1"/>
                    <w:sz w:val="14"/>
                    <w:szCs w:val="14"/>
                  </w:rPr>
                </w:rPrChange>
              </w:rPr>
              <w:t>China East 2</w:t>
            </w:r>
          </w:p>
        </w:tc>
        <w:tc>
          <w:tcPr>
            <w:tcW w:w="539" w:type="pct"/>
            <w:vAlign w:val="center"/>
            <w:tcPrChange w:id="8628" w:author="Locke Liu" w:date="2021-05-24T16:27:00Z">
              <w:tcPr>
                <w:tcW w:w="539" w:type="pct"/>
                <w:vAlign w:val="center"/>
              </w:tcPr>
            </w:tcPrChange>
          </w:tcPr>
          <w:p w14:paraId="07C5639E" w14:textId="5AEF6F68" w:rsidR="008477CC" w:rsidRPr="004D620F" w:rsidRDefault="008477CC">
            <w:pPr>
              <w:jc w:val="center"/>
              <w:rPr>
                <w:rFonts w:ascii="Arial" w:hAnsi="Arial" w:cs="Arial"/>
                <w:bCs/>
                <w:color w:val="121B1F" w:themeColor="background1"/>
                <w:sz w:val="14"/>
                <w:szCs w:val="14"/>
                <w:rPrChange w:id="8629" w:author="Locke Liu" w:date="2021-05-24T14:33:00Z">
                  <w:rPr>
                    <w:rFonts w:ascii="Segoe UI" w:hAnsi="Segoe UI" w:cs="Segoe UI"/>
                    <w:bCs/>
                    <w:color w:val="121B1F" w:themeColor="background1"/>
                    <w:sz w:val="14"/>
                    <w:szCs w:val="14"/>
                  </w:rPr>
                </w:rPrChange>
              </w:rPr>
              <w:pPrChange w:id="8630"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31" w:author="Locke Liu" w:date="2021-05-24T14:33:00Z">
                  <w:rPr>
                    <w:rFonts w:ascii="Segoe UI" w:hAnsi="Segoe UI" w:cs="Segoe UI"/>
                    <w:bCs/>
                    <w:color w:val="121B1F" w:themeColor="background1"/>
                    <w:sz w:val="14"/>
                    <w:szCs w:val="14"/>
                  </w:rPr>
                </w:rPrChange>
              </w:rPr>
              <w:t>DEV/UAT</w:t>
            </w:r>
          </w:p>
        </w:tc>
        <w:tc>
          <w:tcPr>
            <w:tcW w:w="2042" w:type="pct"/>
            <w:vAlign w:val="center"/>
            <w:tcPrChange w:id="8632" w:author="Locke Liu" w:date="2021-05-24T16:27:00Z">
              <w:tcPr>
                <w:tcW w:w="2042" w:type="pct"/>
                <w:vAlign w:val="center"/>
              </w:tcPr>
            </w:tcPrChange>
          </w:tcPr>
          <w:p w14:paraId="298F2FFE" w14:textId="7EFA7D00" w:rsidR="008477CC" w:rsidRPr="004D620F" w:rsidRDefault="008477CC">
            <w:pPr>
              <w:jc w:val="center"/>
              <w:rPr>
                <w:rFonts w:ascii="Arial" w:hAnsi="Arial" w:cs="Arial"/>
                <w:bCs/>
                <w:color w:val="121B1F" w:themeColor="background1"/>
                <w:sz w:val="14"/>
                <w:szCs w:val="14"/>
                <w:rPrChange w:id="8633" w:author="Locke Liu" w:date="2021-05-24T14:33:00Z">
                  <w:rPr>
                    <w:rFonts w:ascii="Segoe UI" w:hAnsi="Segoe UI" w:cs="Segoe UI"/>
                    <w:bCs/>
                    <w:color w:val="121B1F" w:themeColor="background1"/>
                    <w:sz w:val="14"/>
                    <w:szCs w:val="14"/>
                  </w:rPr>
                </w:rPrChange>
              </w:rPr>
              <w:pPrChange w:id="8634" w:author="Locke Liu" w:date="2021-05-24T16:27:00Z">
                <w:pPr>
                  <w:framePr w:hSpace="141" w:wrap="around" w:vAnchor="text" w:hAnchor="margin" w:xAlign="center" w:y="265"/>
                </w:pPr>
              </w:pPrChange>
            </w:pPr>
            <w:commentRangeStart w:id="8635"/>
            <w:r w:rsidRPr="004D620F">
              <w:rPr>
                <w:rFonts w:ascii="Arial" w:hAnsi="Arial" w:cs="Arial"/>
                <w:bCs/>
                <w:color w:val="121B1F" w:themeColor="background1"/>
                <w:sz w:val="14"/>
                <w:szCs w:val="14"/>
                <w:rPrChange w:id="8636" w:author="Locke Liu" w:date="2021-05-24T14:33:00Z">
                  <w:rPr>
                    <w:rFonts w:ascii="Segoe UI" w:hAnsi="Segoe UI" w:cs="Segoe UI"/>
                    <w:bCs/>
                    <w:color w:val="121B1F" w:themeColor="background1"/>
                    <w:sz w:val="14"/>
                    <w:szCs w:val="14"/>
                  </w:rPr>
                </w:rPrChange>
              </w:rPr>
              <w:t>Datalake components except databricks and infra shared components of dev and uat environment</w:t>
            </w:r>
            <w:commentRangeEnd w:id="8635"/>
            <w:r w:rsidR="002109F3">
              <w:rPr>
                <w:rStyle w:val="CommentReference"/>
              </w:rPr>
              <w:commentReference w:id="8635"/>
            </w:r>
          </w:p>
        </w:tc>
      </w:tr>
      <w:tr w:rsidR="008477CC" w:rsidRPr="004D620F" w14:paraId="73CE9854" w14:textId="7530EDD3" w:rsidTr="000707F7">
        <w:trPr>
          <w:trHeight w:val="358"/>
          <w:trPrChange w:id="8637" w:author="Locke Liu" w:date="2021-05-24T16:27:00Z">
            <w:trPr>
              <w:trHeight w:val="358"/>
            </w:trPr>
          </w:trPrChange>
        </w:trPr>
        <w:tc>
          <w:tcPr>
            <w:tcW w:w="848" w:type="pct"/>
            <w:shd w:val="clear" w:color="auto" w:fill="auto"/>
            <w:vAlign w:val="center"/>
            <w:tcPrChange w:id="8638" w:author="Locke Liu" w:date="2021-05-24T16:27:00Z">
              <w:tcPr>
                <w:tcW w:w="848" w:type="pct"/>
                <w:shd w:val="clear" w:color="auto" w:fill="auto"/>
                <w:vAlign w:val="center"/>
              </w:tcPr>
            </w:tcPrChange>
          </w:tcPr>
          <w:p w14:paraId="10DEE538" w14:textId="501AE53B" w:rsidR="008477CC" w:rsidRPr="004D620F" w:rsidRDefault="008477CC">
            <w:pPr>
              <w:jc w:val="center"/>
              <w:rPr>
                <w:rFonts w:ascii="Arial" w:eastAsiaTheme="minorEastAsia" w:hAnsi="Arial" w:cs="Arial"/>
                <w:bCs/>
                <w:color w:val="121B1F" w:themeColor="background1"/>
                <w:sz w:val="14"/>
                <w:szCs w:val="14"/>
                <w:rPrChange w:id="8639" w:author="Locke Liu" w:date="2021-05-24T14:33:00Z">
                  <w:rPr>
                    <w:rFonts w:ascii="Segoe UI" w:eastAsiaTheme="minorEastAsia" w:hAnsi="Segoe UI" w:cs="Segoe UI"/>
                    <w:bCs/>
                    <w:color w:val="121B1F" w:themeColor="background1"/>
                    <w:sz w:val="14"/>
                    <w:szCs w:val="14"/>
                  </w:rPr>
                </w:rPrChange>
              </w:rPr>
              <w:pPrChange w:id="8640" w:author="Locke Liu" w:date="2021-05-24T16:27: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8641" w:author="Locke Liu" w:date="2021-05-24T14:33:00Z">
                  <w:rPr>
                    <w:rFonts w:ascii="Segoe UI" w:eastAsiaTheme="minorEastAsia" w:hAnsi="Segoe UI" w:cs="Segoe UI"/>
                    <w:bCs/>
                    <w:color w:val="121B1F" w:themeColor="background1"/>
                    <w:sz w:val="14"/>
                    <w:szCs w:val="14"/>
                  </w:rPr>
                </w:rPrChange>
              </w:rPr>
              <w:t>d9dlchn1</w:t>
            </w:r>
          </w:p>
        </w:tc>
        <w:tc>
          <w:tcPr>
            <w:tcW w:w="755" w:type="pct"/>
            <w:shd w:val="clear" w:color="auto" w:fill="auto"/>
            <w:vAlign w:val="center"/>
            <w:tcPrChange w:id="8642" w:author="Locke Liu" w:date="2021-05-24T16:27:00Z">
              <w:tcPr>
                <w:tcW w:w="755" w:type="pct"/>
                <w:shd w:val="clear" w:color="auto" w:fill="auto"/>
                <w:vAlign w:val="center"/>
              </w:tcPr>
            </w:tcPrChange>
          </w:tcPr>
          <w:p w14:paraId="6113B36B" w14:textId="5FA99250" w:rsidR="008477CC" w:rsidRPr="004D620F" w:rsidRDefault="008477CC">
            <w:pPr>
              <w:jc w:val="center"/>
              <w:rPr>
                <w:rFonts w:ascii="Arial" w:eastAsiaTheme="minorEastAsia" w:hAnsi="Arial" w:cs="Arial"/>
                <w:bCs/>
                <w:color w:val="121B1F" w:themeColor="background1"/>
                <w:sz w:val="14"/>
                <w:szCs w:val="14"/>
                <w:rPrChange w:id="8643" w:author="Locke Liu" w:date="2021-05-24T14:33:00Z">
                  <w:rPr>
                    <w:rFonts w:ascii="Segoe UI" w:eastAsiaTheme="minorEastAsia" w:hAnsi="Segoe UI" w:cs="Segoe UI"/>
                    <w:bCs/>
                    <w:color w:val="121B1F" w:themeColor="background1"/>
                    <w:sz w:val="14"/>
                    <w:szCs w:val="14"/>
                  </w:rPr>
                </w:rPrChange>
              </w:rPr>
              <w:pPrChange w:id="8644" w:author="Locke Liu" w:date="2021-05-24T16:27:00Z">
                <w:pPr>
                  <w:framePr w:hSpace="141" w:wrap="around" w:vAnchor="text" w:hAnchor="margin" w:xAlign="center" w:y="265"/>
                </w:pPr>
              </w:pPrChange>
            </w:pPr>
            <w:r w:rsidRPr="004D620F">
              <w:rPr>
                <w:rFonts w:ascii="Arial" w:hAnsi="Arial" w:cs="Arial"/>
                <w:color w:val="121B1F" w:themeColor="background1"/>
                <w:sz w:val="14"/>
                <w:szCs w:val="14"/>
                <w:rPrChange w:id="8645" w:author="Locke Liu" w:date="2021-05-24T14:33:00Z">
                  <w:rPr>
                    <w:rFonts w:ascii="Segoe UI" w:hAnsi="Segoe UI" w:cs="Segoe UI"/>
                    <w:color w:val="121B1F" w:themeColor="background1"/>
                    <w:sz w:val="14"/>
                    <w:szCs w:val="14"/>
                  </w:rPr>
                </w:rPrChange>
              </w:rPr>
              <w:t>BIBCNCDP</w:t>
            </w:r>
          </w:p>
        </w:tc>
        <w:tc>
          <w:tcPr>
            <w:tcW w:w="815" w:type="pct"/>
            <w:vAlign w:val="center"/>
            <w:tcPrChange w:id="8646" w:author="Locke Liu" w:date="2021-05-24T16:27:00Z">
              <w:tcPr>
                <w:tcW w:w="815" w:type="pct"/>
                <w:vAlign w:val="center"/>
              </w:tcPr>
            </w:tcPrChange>
          </w:tcPr>
          <w:p w14:paraId="38F2B10E" w14:textId="5067B89D" w:rsidR="008477CC" w:rsidRPr="004D620F" w:rsidRDefault="008477CC">
            <w:pPr>
              <w:jc w:val="center"/>
              <w:rPr>
                <w:rFonts w:ascii="Arial" w:eastAsiaTheme="minorEastAsia" w:hAnsi="Arial" w:cs="Arial"/>
                <w:bCs/>
                <w:color w:val="121B1F" w:themeColor="background1"/>
                <w:sz w:val="14"/>
                <w:szCs w:val="14"/>
                <w:rPrChange w:id="8647" w:author="Locke Liu" w:date="2021-05-24T14:33:00Z">
                  <w:rPr>
                    <w:rFonts w:ascii="Segoe UI" w:eastAsiaTheme="minorEastAsia" w:hAnsi="Segoe UI" w:cs="Segoe UI"/>
                    <w:bCs/>
                    <w:color w:val="121B1F" w:themeColor="background1"/>
                    <w:sz w:val="14"/>
                    <w:szCs w:val="14"/>
                  </w:rPr>
                </w:rPrChange>
              </w:rPr>
              <w:pPrChange w:id="8648"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49" w:author="Locke Liu" w:date="2021-05-24T14:33:00Z">
                  <w:rPr>
                    <w:rFonts w:ascii="Segoe UI" w:hAnsi="Segoe UI" w:cs="Segoe UI"/>
                    <w:bCs/>
                    <w:color w:val="121B1F" w:themeColor="background1"/>
                    <w:sz w:val="14"/>
                    <w:szCs w:val="14"/>
                  </w:rPr>
                </w:rPrChange>
              </w:rPr>
              <w:t>China East 2</w:t>
            </w:r>
          </w:p>
        </w:tc>
        <w:tc>
          <w:tcPr>
            <w:tcW w:w="539" w:type="pct"/>
            <w:vAlign w:val="center"/>
            <w:tcPrChange w:id="8650" w:author="Locke Liu" w:date="2021-05-24T16:27:00Z">
              <w:tcPr>
                <w:tcW w:w="539" w:type="pct"/>
                <w:vAlign w:val="center"/>
              </w:tcPr>
            </w:tcPrChange>
          </w:tcPr>
          <w:p w14:paraId="445E617C" w14:textId="2E91CEE9" w:rsidR="008477CC" w:rsidRPr="004D620F" w:rsidRDefault="008477CC">
            <w:pPr>
              <w:jc w:val="center"/>
              <w:rPr>
                <w:rFonts w:ascii="Arial" w:eastAsiaTheme="minorEastAsia" w:hAnsi="Arial" w:cs="Arial"/>
                <w:bCs/>
                <w:color w:val="121B1F" w:themeColor="background1"/>
                <w:sz w:val="14"/>
                <w:szCs w:val="14"/>
                <w:rPrChange w:id="8651" w:author="Locke Liu" w:date="2021-05-24T14:33:00Z">
                  <w:rPr>
                    <w:rFonts w:ascii="Segoe UI" w:eastAsiaTheme="minorEastAsia" w:hAnsi="Segoe UI" w:cs="Segoe UI"/>
                    <w:bCs/>
                    <w:color w:val="121B1F" w:themeColor="background1"/>
                    <w:sz w:val="14"/>
                    <w:szCs w:val="14"/>
                  </w:rPr>
                </w:rPrChange>
              </w:rPr>
              <w:pPrChange w:id="8652"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53" w:author="Locke Liu" w:date="2021-05-24T14:33:00Z">
                  <w:rPr>
                    <w:rFonts w:ascii="Segoe UI" w:hAnsi="Segoe UI" w:cs="Segoe UI"/>
                    <w:bCs/>
                    <w:color w:val="121B1F" w:themeColor="background1"/>
                    <w:sz w:val="14"/>
                    <w:szCs w:val="14"/>
                  </w:rPr>
                </w:rPrChange>
              </w:rPr>
              <w:t>DEV/UAT</w:t>
            </w:r>
          </w:p>
        </w:tc>
        <w:tc>
          <w:tcPr>
            <w:tcW w:w="2042" w:type="pct"/>
            <w:vAlign w:val="center"/>
            <w:tcPrChange w:id="8654" w:author="Locke Liu" w:date="2021-05-24T16:27:00Z">
              <w:tcPr>
                <w:tcW w:w="2042" w:type="pct"/>
                <w:vAlign w:val="center"/>
              </w:tcPr>
            </w:tcPrChange>
          </w:tcPr>
          <w:p w14:paraId="7120AD96" w14:textId="5A9BA6DB" w:rsidR="008477CC" w:rsidRPr="004D620F" w:rsidRDefault="008477CC">
            <w:pPr>
              <w:jc w:val="center"/>
              <w:rPr>
                <w:rFonts w:ascii="Arial" w:eastAsiaTheme="minorEastAsia" w:hAnsi="Arial" w:cs="Arial"/>
                <w:bCs/>
                <w:color w:val="121B1F" w:themeColor="background1"/>
                <w:sz w:val="14"/>
                <w:szCs w:val="14"/>
                <w:rPrChange w:id="8655" w:author="Locke Liu" w:date="2021-05-24T14:33:00Z">
                  <w:rPr>
                    <w:rFonts w:ascii="Segoe UI" w:eastAsiaTheme="minorEastAsia" w:hAnsi="Segoe UI" w:cs="Segoe UI"/>
                    <w:bCs/>
                    <w:color w:val="121B1F" w:themeColor="background1"/>
                    <w:sz w:val="14"/>
                    <w:szCs w:val="14"/>
                  </w:rPr>
                </w:rPrChange>
              </w:rPr>
              <w:pPrChange w:id="8656" w:author="Locke Liu" w:date="2021-05-24T16:27: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8657" w:author="Locke Liu" w:date="2021-05-24T14:33:00Z">
                  <w:rPr>
                    <w:rFonts w:ascii="Segoe UI" w:eastAsiaTheme="minorEastAsia" w:hAnsi="Segoe UI" w:cs="Segoe UI"/>
                    <w:bCs/>
                    <w:color w:val="121B1F" w:themeColor="background1"/>
                    <w:sz w:val="14"/>
                    <w:szCs w:val="14"/>
                  </w:rPr>
                </w:rPrChange>
              </w:rPr>
              <w:t xml:space="preserve">Databricks components of </w:t>
            </w:r>
            <w:r w:rsidR="0018188A" w:rsidRPr="004D620F">
              <w:rPr>
                <w:rFonts w:ascii="Arial" w:eastAsiaTheme="minorEastAsia" w:hAnsi="Arial" w:cs="Arial"/>
                <w:bCs/>
                <w:color w:val="121B1F" w:themeColor="background1"/>
                <w:sz w:val="14"/>
                <w:szCs w:val="14"/>
                <w:rPrChange w:id="8658" w:author="Locke Liu" w:date="2021-05-24T14:33:00Z">
                  <w:rPr>
                    <w:rFonts w:ascii="Segoe UI" w:eastAsiaTheme="minorEastAsia" w:hAnsi="Segoe UI" w:cs="Segoe UI"/>
                    <w:bCs/>
                    <w:color w:val="121B1F" w:themeColor="background1"/>
                    <w:sz w:val="14"/>
                    <w:szCs w:val="14"/>
                  </w:rPr>
                </w:rPrChange>
              </w:rPr>
              <w:t>d</w:t>
            </w:r>
            <w:r w:rsidRPr="004D620F">
              <w:rPr>
                <w:rFonts w:ascii="Arial" w:hAnsi="Arial" w:cs="Arial"/>
                <w:bCs/>
                <w:color w:val="121B1F" w:themeColor="background1"/>
                <w:sz w:val="14"/>
                <w:szCs w:val="14"/>
                <w:rPrChange w:id="8659" w:author="Locke Liu" w:date="2021-05-24T14:33:00Z">
                  <w:rPr>
                    <w:rFonts w:ascii="Segoe UI" w:hAnsi="Segoe UI" w:cs="Segoe UI"/>
                    <w:bCs/>
                    <w:color w:val="121B1F" w:themeColor="background1"/>
                    <w:sz w:val="14"/>
                    <w:szCs w:val="14"/>
                  </w:rPr>
                </w:rPrChange>
              </w:rPr>
              <w:t>ev and uat environment</w:t>
            </w:r>
            <w:r w:rsidRPr="004D620F">
              <w:rPr>
                <w:rFonts w:ascii="Arial" w:eastAsiaTheme="minorEastAsia" w:hAnsi="Arial" w:cs="Arial"/>
                <w:bCs/>
                <w:color w:val="121B1F" w:themeColor="background1"/>
                <w:sz w:val="14"/>
                <w:szCs w:val="14"/>
                <w:rPrChange w:id="8660" w:author="Locke Liu" w:date="2021-05-24T14:33:00Z">
                  <w:rPr>
                    <w:rFonts w:ascii="Segoe UI" w:eastAsiaTheme="minorEastAsia" w:hAnsi="Segoe UI" w:cs="Segoe UI"/>
                    <w:bCs/>
                    <w:color w:val="121B1F" w:themeColor="background1"/>
                    <w:sz w:val="14"/>
                    <w:szCs w:val="14"/>
                  </w:rPr>
                </w:rPrChange>
              </w:rPr>
              <w:t xml:space="preserve"> only</w:t>
            </w:r>
          </w:p>
        </w:tc>
      </w:tr>
      <w:tr w:rsidR="0018188A" w:rsidRPr="004D620F" w14:paraId="1A52E95E" w14:textId="77777777" w:rsidTr="000707F7">
        <w:trPr>
          <w:trHeight w:val="358"/>
          <w:trPrChange w:id="8661" w:author="Locke Liu" w:date="2021-05-24T16:27:00Z">
            <w:trPr>
              <w:trHeight w:val="358"/>
            </w:trPr>
          </w:trPrChange>
        </w:trPr>
        <w:tc>
          <w:tcPr>
            <w:tcW w:w="848" w:type="pct"/>
            <w:shd w:val="clear" w:color="auto" w:fill="auto"/>
            <w:vAlign w:val="center"/>
            <w:tcPrChange w:id="8662" w:author="Locke Liu" w:date="2021-05-24T16:27:00Z">
              <w:tcPr>
                <w:tcW w:w="848" w:type="pct"/>
                <w:shd w:val="clear" w:color="auto" w:fill="auto"/>
                <w:vAlign w:val="center"/>
              </w:tcPr>
            </w:tcPrChange>
          </w:tcPr>
          <w:p w14:paraId="5016531A" w14:textId="7DCC10BE" w:rsidR="0018188A" w:rsidRPr="004D620F" w:rsidRDefault="0018188A">
            <w:pPr>
              <w:jc w:val="center"/>
              <w:rPr>
                <w:rFonts w:ascii="Arial" w:eastAsiaTheme="minorEastAsia" w:hAnsi="Arial" w:cs="Arial"/>
                <w:bCs/>
                <w:color w:val="121B1F" w:themeColor="background1"/>
                <w:sz w:val="14"/>
                <w:szCs w:val="14"/>
                <w:rPrChange w:id="8663" w:author="Locke Liu" w:date="2021-05-24T14:33:00Z">
                  <w:rPr>
                    <w:rFonts w:ascii="Segoe UI" w:eastAsiaTheme="minorEastAsia" w:hAnsi="Segoe UI" w:cs="Segoe UI"/>
                    <w:bCs/>
                    <w:color w:val="121B1F" w:themeColor="background1"/>
                    <w:sz w:val="14"/>
                    <w:szCs w:val="14"/>
                  </w:rPr>
                </w:rPrChange>
              </w:rPr>
              <w:pPrChange w:id="8664" w:author="Locke Liu" w:date="2021-05-24T16:27: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8665" w:author="Locke Liu" w:date="2021-05-24T14:33:00Z">
                  <w:rPr>
                    <w:rFonts w:ascii="Segoe UI" w:eastAsiaTheme="minorEastAsia" w:hAnsi="Segoe UI" w:cs="Segoe UI"/>
                    <w:bCs/>
                    <w:color w:val="121B1F" w:themeColor="background1"/>
                    <w:sz w:val="14"/>
                    <w:szCs w:val="14"/>
                  </w:rPr>
                </w:rPrChange>
              </w:rPr>
              <w:lastRenderedPageBreak/>
              <w:t>r9dlchn0</w:t>
            </w:r>
          </w:p>
        </w:tc>
        <w:tc>
          <w:tcPr>
            <w:tcW w:w="755" w:type="pct"/>
            <w:shd w:val="clear" w:color="auto" w:fill="auto"/>
            <w:vAlign w:val="center"/>
            <w:tcPrChange w:id="8666" w:author="Locke Liu" w:date="2021-05-24T16:27:00Z">
              <w:tcPr>
                <w:tcW w:w="755" w:type="pct"/>
                <w:shd w:val="clear" w:color="auto" w:fill="auto"/>
                <w:vAlign w:val="center"/>
              </w:tcPr>
            </w:tcPrChange>
          </w:tcPr>
          <w:p w14:paraId="037EFCD7" w14:textId="20421B18" w:rsidR="0018188A" w:rsidRPr="004D620F" w:rsidRDefault="0018188A">
            <w:pPr>
              <w:jc w:val="center"/>
              <w:rPr>
                <w:rFonts w:ascii="Arial" w:hAnsi="Arial" w:cs="Arial"/>
                <w:color w:val="121B1F" w:themeColor="background1"/>
                <w:sz w:val="14"/>
                <w:szCs w:val="14"/>
                <w:rPrChange w:id="8667" w:author="Locke Liu" w:date="2021-05-24T14:33:00Z">
                  <w:rPr>
                    <w:rFonts w:ascii="Segoe UI" w:hAnsi="Segoe UI" w:cs="Segoe UI"/>
                    <w:color w:val="121B1F" w:themeColor="background1"/>
                    <w:sz w:val="14"/>
                    <w:szCs w:val="14"/>
                  </w:rPr>
                </w:rPrChange>
              </w:rPr>
              <w:pPrChange w:id="8668" w:author="Locke Liu" w:date="2021-05-24T16:27:00Z">
                <w:pPr>
                  <w:framePr w:hSpace="141" w:wrap="around" w:vAnchor="text" w:hAnchor="margin" w:xAlign="center" w:y="265"/>
                </w:pPr>
              </w:pPrChange>
            </w:pPr>
            <w:r w:rsidRPr="004D620F">
              <w:rPr>
                <w:rFonts w:ascii="Arial" w:hAnsi="Arial" w:cs="Arial"/>
                <w:color w:val="121B1F" w:themeColor="background1"/>
                <w:sz w:val="14"/>
                <w:szCs w:val="14"/>
                <w:rPrChange w:id="8669" w:author="Locke Liu" w:date="2021-05-24T14:33:00Z">
                  <w:rPr>
                    <w:rFonts w:ascii="Segoe UI" w:hAnsi="Segoe UI" w:cs="Segoe UI"/>
                    <w:color w:val="121B1F" w:themeColor="background1"/>
                    <w:sz w:val="14"/>
                    <w:szCs w:val="14"/>
                  </w:rPr>
                </w:rPrChange>
              </w:rPr>
              <w:t>BIBCNCDP</w:t>
            </w:r>
          </w:p>
        </w:tc>
        <w:tc>
          <w:tcPr>
            <w:tcW w:w="815" w:type="pct"/>
            <w:vAlign w:val="center"/>
            <w:tcPrChange w:id="8670" w:author="Locke Liu" w:date="2021-05-24T16:27:00Z">
              <w:tcPr>
                <w:tcW w:w="815" w:type="pct"/>
                <w:vAlign w:val="center"/>
              </w:tcPr>
            </w:tcPrChange>
          </w:tcPr>
          <w:p w14:paraId="39B68944" w14:textId="23162BAE" w:rsidR="0018188A" w:rsidRPr="004D620F" w:rsidRDefault="0018188A">
            <w:pPr>
              <w:jc w:val="center"/>
              <w:rPr>
                <w:rFonts w:ascii="Arial" w:hAnsi="Arial" w:cs="Arial"/>
                <w:bCs/>
                <w:color w:val="121B1F" w:themeColor="background1"/>
                <w:sz w:val="14"/>
                <w:szCs w:val="14"/>
                <w:rPrChange w:id="8671" w:author="Locke Liu" w:date="2021-05-24T14:33:00Z">
                  <w:rPr>
                    <w:rFonts w:ascii="Segoe UI" w:hAnsi="Segoe UI" w:cs="Segoe UI"/>
                    <w:bCs/>
                    <w:color w:val="121B1F" w:themeColor="background1"/>
                    <w:sz w:val="14"/>
                    <w:szCs w:val="14"/>
                  </w:rPr>
                </w:rPrChange>
              </w:rPr>
              <w:pPrChange w:id="8672"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73" w:author="Locke Liu" w:date="2021-05-24T14:33:00Z">
                  <w:rPr>
                    <w:rFonts w:ascii="Segoe UI" w:hAnsi="Segoe UI" w:cs="Segoe UI"/>
                    <w:bCs/>
                    <w:color w:val="121B1F" w:themeColor="background1"/>
                    <w:sz w:val="14"/>
                    <w:szCs w:val="14"/>
                  </w:rPr>
                </w:rPrChange>
              </w:rPr>
              <w:t>China East 2</w:t>
            </w:r>
          </w:p>
        </w:tc>
        <w:tc>
          <w:tcPr>
            <w:tcW w:w="539" w:type="pct"/>
            <w:vAlign w:val="center"/>
            <w:tcPrChange w:id="8674" w:author="Locke Liu" w:date="2021-05-24T16:27:00Z">
              <w:tcPr>
                <w:tcW w:w="539" w:type="pct"/>
                <w:vAlign w:val="center"/>
              </w:tcPr>
            </w:tcPrChange>
          </w:tcPr>
          <w:p w14:paraId="2ABCC248" w14:textId="02127E22" w:rsidR="0018188A" w:rsidRPr="004D620F" w:rsidRDefault="0018188A">
            <w:pPr>
              <w:jc w:val="center"/>
              <w:rPr>
                <w:rFonts w:ascii="Arial" w:hAnsi="Arial" w:cs="Arial"/>
                <w:bCs/>
                <w:color w:val="121B1F" w:themeColor="background1"/>
                <w:sz w:val="14"/>
                <w:szCs w:val="14"/>
                <w:rPrChange w:id="8675" w:author="Locke Liu" w:date="2021-05-24T14:33:00Z">
                  <w:rPr>
                    <w:rFonts w:ascii="Segoe UI" w:hAnsi="Segoe UI" w:cs="Segoe UI"/>
                    <w:bCs/>
                    <w:color w:val="121B1F" w:themeColor="background1"/>
                    <w:sz w:val="14"/>
                    <w:szCs w:val="14"/>
                  </w:rPr>
                </w:rPrChange>
              </w:rPr>
              <w:pPrChange w:id="8676"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77" w:author="Locke Liu" w:date="2021-05-24T14:33:00Z">
                  <w:rPr>
                    <w:rFonts w:ascii="Segoe UI" w:hAnsi="Segoe UI" w:cs="Segoe UI"/>
                    <w:bCs/>
                    <w:color w:val="121B1F" w:themeColor="background1"/>
                    <w:sz w:val="14"/>
                    <w:szCs w:val="14"/>
                  </w:rPr>
                </w:rPrChange>
              </w:rPr>
              <w:t>Production</w:t>
            </w:r>
          </w:p>
        </w:tc>
        <w:tc>
          <w:tcPr>
            <w:tcW w:w="2042" w:type="pct"/>
            <w:vAlign w:val="center"/>
            <w:tcPrChange w:id="8678" w:author="Locke Liu" w:date="2021-05-24T16:27:00Z">
              <w:tcPr>
                <w:tcW w:w="2042" w:type="pct"/>
                <w:vAlign w:val="center"/>
              </w:tcPr>
            </w:tcPrChange>
          </w:tcPr>
          <w:p w14:paraId="2676100F" w14:textId="08EB20C7" w:rsidR="0018188A" w:rsidRPr="004D620F" w:rsidRDefault="0018188A">
            <w:pPr>
              <w:jc w:val="center"/>
              <w:rPr>
                <w:rFonts w:ascii="Arial" w:eastAsiaTheme="minorEastAsia" w:hAnsi="Arial" w:cs="Arial"/>
                <w:bCs/>
                <w:color w:val="121B1F" w:themeColor="background1"/>
                <w:sz w:val="14"/>
                <w:szCs w:val="14"/>
                <w:rPrChange w:id="8679" w:author="Locke Liu" w:date="2021-05-24T14:33:00Z">
                  <w:rPr>
                    <w:rFonts w:ascii="Segoe UI" w:eastAsiaTheme="minorEastAsia" w:hAnsi="Segoe UI" w:cs="Segoe UI"/>
                    <w:bCs/>
                    <w:color w:val="121B1F" w:themeColor="background1"/>
                    <w:sz w:val="14"/>
                    <w:szCs w:val="14"/>
                  </w:rPr>
                </w:rPrChange>
              </w:rPr>
              <w:pPrChange w:id="8680" w:author="Locke Liu" w:date="2021-05-24T16:27:00Z">
                <w:pPr>
                  <w:framePr w:hSpace="141" w:wrap="around" w:vAnchor="text" w:hAnchor="margin" w:xAlign="center" w:y="265"/>
                </w:pPr>
              </w:pPrChange>
            </w:pPr>
            <w:commentRangeStart w:id="8681"/>
            <w:r w:rsidRPr="004D620F">
              <w:rPr>
                <w:rFonts w:ascii="Arial" w:hAnsi="Arial" w:cs="Arial"/>
                <w:bCs/>
                <w:color w:val="121B1F" w:themeColor="background1"/>
                <w:sz w:val="14"/>
                <w:szCs w:val="14"/>
                <w:rPrChange w:id="8682" w:author="Locke Liu" w:date="2021-05-24T14:33:00Z">
                  <w:rPr>
                    <w:rFonts w:ascii="Segoe UI" w:hAnsi="Segoe UI" w:cs="Segoe UI"/>
                    <w:bCs/>
                    <w:color w:val="121B1F" w:themeColor="background1"/>
                    <w:sz w:val="14"/>
                    <w:szCs w:val="14"/>
                  </w:rPr>
                </w:rPrChange>
              </w:rPr>
              <w:t>Datalake components except databricks and infra shared components of production environment</w:t>
            </w:r>
            <w:commentRangeEnd w:id="8681"/>
            <w:r w:rsidR="002109F3">
              <w:rPr>
                <w:rStyle w:val="CommentReference"/>
              </w:rPr>
              <w:commentReference w:id="8681"/>
            </w:r>
          </w:p>
        </w:tc>
      </w:tr>
      <w:tr w:rsidR="0018188A" w:rsidRPr="004D620F" w14:paraId="61CA99BD" w14:textId="77777777" w:rsidTr="000707F7">
        <w:trPr>
          <w:trHeight w:val="358"/>
          <w:trPrChange w:id="8683" w:author="Locke Liu" w:date="2021-05-24T16:27:00Z">
            <w:trPr>
              <w:trHeight w:val="358"/>
            </w:trPr>
          </w:trPrChange>
        </w:trPr>
        <w:tc>
          <w:tcPr>
            <w:tcW w:w="848" w:type="pct"/>
            <w:shd w:val="clear" w:color="auto" w:fill="auto"/>
            <w:vAlign w:val="center"/>
            <w:tcPrChange w:id="8684" w:author="Locke Liu" w:date="2021-05-24T16:27:00Z">
              <w:tcPr>
                <w:tcW w:w="848" w:type="pct"/>
                <w:shd w:val="clear" w:color="auto" w:fill="auto"/>
                <w:vAlign w:val="center"/>
              </w:tcPr>
            </w:tcPrChange>
          </w:tcPr>
          <w:p w14:paraId="48975108" w14:textId="7CF17594" w:rsidR="0018188A" w:rsidRPr="004D620F" w:rsidRDefault="0018188A">
            <w:pPr>
              <w:jc w:val="center"/>
              <w:rPr>
                <w:rFonts w:ascii="Arial" w:eastAsiaTheme="minorEastAsia" w:hAnsi="Arial" w:cs="Arial"/>
                <w:bCs/>
                <w:color w:val="121B1F" w:themeColor="background1"/>
                <w:sz w:val="14"/>
                <w:szCs w:val="14"/>
                <w:rPrChange w:id="8685" w:author="Locke Liu" w:date="2021-05-24T14:33:00Z">
                  <w:rPr>
                    <w:rFonts w:ascii="Segoe UI" w:eastAsiaTheme="minorEastAsia" w:hAnsi="Segoe UI" w:cs="Segoe UI"/>
                    <w:bCs/>
                    <w:color w:val="121B1F" w:themeColor="background1"/>
                    <w:sz w:val="14"/>
                    <w:szCs w:val="14"/>
                  </w:rPr>
                </w:rPrChange>
              </w:rPr>
              <w:pPrChange w:id="8686" w:author="Locke Liu" w:date="2021-05-24T16:27: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8687" w:author="Locke Liu" w:date="2021-05-24T14:33:00Z">
                  <w:rPr>
                    <w:rFonts w:ascii="Segoe UI" w:eastAsiaTheme="minorEastAsia" w:hAnsi="Segoe UI" w:cs="Segoe UI"/>
                    <w:bCs/>
                    <w:color w:val="121B1F" w:themeColor="background1"/>
                    <w:sz w:val="14"/>
                    <w:szCs w:val="14"/>
                  </w:rPr>
                </w:rPrChange>
              </w:rPr>
              <w:t>r9dlchn1</w:t>
            </w:r>
          </w:p>
        </w:tc>
        <w:tc>
          <w:tcPr>
            <w:tcW w:w="755" w:type="pct"/>
            <w:shd w:val="clear" w:color="auto" w:fill="auto"/>
            <w:vAlign w:val="center"/>
            <w:tcPrChange w:id="8688" w:author="Locke Liu" w:date="2021-05-24T16:27:00Z">
              <w:tcPr>
                <w:tcW w:w="755" w:type="pct"/>
                <w:shd w:val="clear" w:color="auto" w:fill="auto"/>
                <w:vAlign w:val="center"/>
              </w:tcPr>
            </w:tcPrChange>
          </w:tcPr>
          <w:p w14:paraId="700C8222" w14:textId="0BCAB5B3" w:rsidR="0018188A" w:rsidRPr="004D620F" w:rsidRDefault="0018188A">
            <w:pPr>
              <w:jc w:val="center"/>
              <w:rPr>
                <w:rFonts w:ascii="Arial" w:hAnsi="Arial" w:cs="Arial"/>
                <w:color w:val="121B1F" w:themeColor="background1"/>
                <w:sz w:val="14"/>
                <w:szCs w:val="14"/>
                <w:rPrChange w:id="8689" w:author="Locke Liu" w:date="2021-05-24T14:33:00Z">
                  <w:rPr>
                    <w:rFonts w:ascii="Segoe UI" w:hAnsi="Segoe UI" w:cs="Segoe UI"/>
                    <w:color w:val="121B1F" w:themeColor="background1"/>
                    <w:sz w:val="14"/>
                    <w:szCs w:val="14"/>
                  </w:rPr>
                </w:rPrChange>
              </w:rPr>
              <w:pPrChange w:id="8690" w:author="Locke Liu" w:date="2021-05-24T16:27:00Z">
                <w:pPr>
                  <w:framePr w:hSpace="141" w:wrap="around" w:vAnchor="text" w:hAnchor="margin" w:xAlign="center" w:y="265"/>
                </w:pPr>
              </w:pPrChange>
            </w:pPr>
            <w:r w:rsidRPr="004D620F">
              <w:rPr>
                <w:rFonts w:ascii="Arial" w:hAnsi="Arial" w:cs="Arial"/>
                <w:color w:val="121B1F" w:themeColor="background1"/>
                <w:sz w:val="14"/>
                <w:szCs w:val="14"/>
                <w:rPrChange w:id="8691" w:author="Locke Liu" w:date="2021-05-24T14:33:00Z">
                  <w:rPr>
                    <w:rFonts w:ascii="Segoe UI" w:hAnsi="Segoe UI" w:cs="Segoe UI"/>
                    <w:color w:val="121B1F" w:themeColor="background1"/>
                    <w:sz w:val="14"/>
                    <w:szCs w:val="14"/>
                  </w:rPr>
                </w:rPrChange>
              </w:rPr>
              <w:t>BIBCNCDP</w:t>
            </w:r>
          </w:p>
        </w:tc>
        <w:tc>
          <w:tcPr>
            <w:tcW w:w="815" w:type="pct"/>
            <w:vAlign w:val="center"/>
            <w:tcPrChange w:id="8692" w:author="Locke Liu" w:date="2021-05-24T16:27:00Z">
              <w:tcPr>
                <w:tcW w:w="815" w:type="pct"/>
                <w:vAlign w:val="center"/>
              </w:tcPr>
            </w:tcPrChange>
          </w:tcPr>
          <w:p w14:paraId="2AE95793" w14:textId="7AA959B5" w:rsidR="0018188A" w:rsidRPr="004D620F" w:rsidRDefault="0018188A">
            <w:pPr>
              <w:jc w:val="center"/>
              <w:rPr>
                <w:rFonts w:ascii="Arial" w:hAnsi="Arial" w:cs="Arial"/>
                <w:bCs/>
                <w:color w:val="121B1F" w:themeColor="background1"/>
                <w:sz w:val="14"/>
                <w:szCs w:val="14"/>
                <w:rPrChange w:id="8693" w:author="Locke Liu" w:date="2021-05-24T14:33:00Z">
                  <w:rPr>
                    <w:rFonts w:ascii="Segoe UI" w:hAnsi="Segoe UI" w:cs="Segoe UI"/>
                    <w:bCs/>
                    <w:color w:val="121B1F" w:themeColor="background1"/>
                    <w:sz w:val="14"/>
                    <w:szCs w:val="14"/>
                  </w:rPr>
                </w:rPrChange>
              </w:rPr>
              <w:pPrChange w:id="8694"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95" w:author="Locke Liu" w:date="2021-05-24T14:33:00Z">
                  <w:rPr>
                    <w:rFonts w:ascii="Segoe UI" w:hAnsi="Segoe UI" w:cs="Segoe UI"/>
                    <w:bCs/>
                    <w:color w:val="121B1F" w:themeColor="background1"/>
                    <w:sz w:val="14"/>
                    <w:szCs w:val="14"/>
                  </w:rPr>
                </w:rPrChange>
              </w:rPr>
              <w:t>China East 2</w:t>
            </w:r>
          </w:p>
        </w:tc>
        <w:tc>
          <w:tcPr>
            <w:tcW w:w="539" w:type="pct"/>
            <w:vAlign w:val="center"/>
            <w:tcPrChange w:id="8696" w:author="Locke Liu" w:date="2021-05-24T16:27:00Z">
              <w:tcPr>
                <w:tcW w:w="539" w:type="pct"/>
                <w:vAlign w:val="center"/>
              </w:tcPr>
            </w:tcPrChange>
          </w:tcPr>
          <w:p w14:paraId="54D17ABE" w14:textId="24F8F50F" w:rsidR="0018188A" w:rsidRPr="004D620F" w:rsidRDefault="0018188A">
            <w:pPr>
              <w:jc w:val="center"/>
              <w:rPr>
                <w:rFonts w:ascii="Arial" w:hAnsi="Arial" w:cs="Arial"/>
                <w:bCs/>
                <w:color w:val="121B1F" w:themeColor="background1"/>
                <w:sz w:val="14"/>
                <w:szCs w:val="14"/>
                <w:rPrChange w:id="8697" w:author="Locke Liu" w:date="2021-05-24T14:33:00Z">
                  <w:rPr>
                    <w:rFonts w:ascii="Segoe UI" w:hAnsi="Segoe UI" w:cs="Segoe UI"/>
                    <w:bCs/>
                    <w:color w:val="121B1F" w:themeColor="background1"/>
                    <w:sz w:val="14"/>
                    <w:szCs w:val="14"/>
                  </w:rPr>
                </w:rPrChange>
              </w:rPr>
              <w:pPrChange w:id="8698" w:author="Locke Liu" w:date="2021-05-24T16:27:00Z">
                <w:pPr>
                  <w:framePr w:hSpace="141" w:wrap="around" w:vAnchor="text" w:hAnchor="margin" w:xAlign="center" w:y="265"/>
                </w:pPr>
              </w:pPrChange>
            </w:pPr>
            <w:r w:rsidRPr="004D620F">
              <w:rPr>
                <w:rFonts w:ascii="Arial" w:hAnsi="Arial" w:cs="Arial"/>
                <w:bCs/>
                <w:color w:val="121B1F" w:themeColor="background1"/>
                <w:sz w:val="14"/>
                <w:szCs w:val="14"/>
                <w:rPrChange w:id="8699" w:author="Locke Liu" w:date="2021-05-24T14:33:00Z">
                  <w:rPr>
                    <w:rFonts w:ascii="Segoe UI" w:hAnsi="Segoe UI" w:cs="Segoe UI"/>
                    <w:bCs/>
                    <w:color w:val="121B1F" w:themeColor="background1"/>
                    <w:sz w:val="14"/>
                    <w:szCs w:val="14"/>
                  </w:rPr>
                </w:rPrChange>
              </w:rPr>
              <w:t>Production</w:t>
            </w:r>
          </w:p>
        </w:tc>
        <w:tc>
          <w:tcPr>
            <w:tcW w:w="2042" w:type="pct"/>
            <w:vAlign w:val="center"/>
            <w:tcPrChange w:id="8700" w:author="Locke Liu" w:date="2021-05-24T16:27:00Z">
              <w:tcPr>
                <w:tcW w:w="2042" w:type="pct"/>
                <w:vAlign w:val="center"/>
              </w:tcPr>
            </w:tcPrChange>
          </w:tcPr>
          <w:p w14:paraId="035EAAC9" w14:textId="40E464BF" w:rsidR="0018188A" w:rsidRPr="004D620F" w:rsidRDefault="0018188A">
            <w:pPr>
              <w:jc w:val="center"/>
              <w:rPr>
                <w:rFonts w:ascii="Arial" w:eastAsiaTheme="minorEastAsia" w:hAnsi="Arial" w:cs="Arial"/>
                <w:bCs/>
                <w:color w:val="121B1F" w:themeColor="background1"/>
                <w:sz w:val="14"/>
                <w:szCs w:val="14"/>
                <w:rPrChange w:id="8701" w:author="Locke Liu" w:date="2021-05-24T14:33:00Z">
                  <w:rPr>
                    <w:rFonts w:ascii="Segoe UI" w:eastAsiaTheme="minorEastAsia" w:hAnsi="Segoe UI" w:cs="Segoe UI"/>
                    <w:bCs/>
                    <w:color w:val="121B1F" w:themeColor="background1"/>
                    <w:sz w:val="14"/>
                    <w:szCs w:val="14"/>
                  </w:rPr>
                </w:rPrChange>
              </w:rPr>
              <w:pPrChange w:id="8702" w:author="Locke Liu" w:date="2021-05-24T16:27:00Z">
                <w:pPr>
                  <w:framePr w:hSpace="141" w:wrap="around" w:vAnchor="text" w:hAnchor="margin" w:xAlign="center" w:y="265"/>
                </w:pPr>
              </w:pPrChange>
            </w:pPr>
            <w:r w:rsidRPr="004D620F">
              <w:rPr>
                <w:rFonts w:ascii="Arial" w:eastAsiaTheme="minorEastAsia" w:hAnsi="Arial" w:cs="Arial"/>
                <w:bCs/>
                <w:color w:val="121B1F" w:themeColor="background1"/>
                <w:sz w:val="14"/>
                <w:szCs w:val="14"/>
                <w:rPrChange w:id="8703" w:author="Locke Liu" w:date="2021-05-24T14:33:00Z">
                  <w:rPr>
                    <w:rFonts w:ascii="Segoe UI" w:eastAsiaTheme="minorEastAsia" w:hAnsi="Segoe UI" w:cs="Segoe UI"/>
                    <w:bCs/>
                    <w:color w:val="121B1F" w:themeColor="background1"/>
                    <w:sz w:val="14"/>
                    <w:szCs w:val="14"/>
                  </w:rPr>
                </w:rPrChange>
              </w:rPr>
              <w:t>Databricks components of</w:t>
            </w:r>
            <w:r w:rsidRPr="004D620F">
              <w:rPr>
                <w:rFonts w:ascii="Arial" w:hAnsi="Arial" w:cs="Arial"/>
                <w:bCs/>
                <w:color w:val="121B1F" w:themeColor="background1"/>
                <w:sz w:val="14"/>
                <w:szCs w:val="14"/>
                <w:rPrChange w:id="8704" w:author="Locke Liu" w:date="2021-05-24T14:33:00Z">
                  <w:rPr>
                    <w:rFonts w:ascii="Segoe UI" w:hAnsi="Segoe UI" w:cs="Segoe UI"/>
                    <w:bCs/>
                    <w:color w:val="121B1F" w:themeColor="background1"/>
                    <w:sz w:val="14"/>
                    <w:szCs w:val="14"/>
                  </w:rPr>
                </w:rPrChange>
              </w:rPr>
              <w:t xml:space="preserve"> production environment</w:t>
            </w:r>
            <w:r w:rsidRPr="004D620F">
              <w:rPr>
                <w:rFonts w:ascii="Arial" w:eastAsiaTheme="minorEastAsia" w:hAnsi="Arial" w:cs="Arial"/>
                <w:bCs/>
                <w:color w:val="121B1F" w:themeColor="background1"/>
                <w:sz w:val="14"/>
                <w:szCs w:val="14"/>
                <w:rPrChange w:id="8705" w:author="Locke Liu" w:date="2021-05-24T14:33:00Z">
                  <w:rPr>
                    <w:rFonts w:ascii="Segoe UI" w:eastAsiaTheme="minorEastAsia" w:hAnsi="Segoe UI" w:cs="Segoe UI"/>
                    <w:bCs/>
                    <w:color w:val="121B1F" w:themeColor="background1"/>
                    <w:sz w:val="14"/>
                    <w:szCs w:val="14"/>
                  </w:rPr>
                </w:rPrChange>
              </w:rPr>
              <w:t xml:space="preserve"> only</w:t>
            </w:r>
          </w:p>
        </w:tc>
      </w:tr>
      <w:tr w:rsidR="0018188A" w:rsidRPr="004D620F" w14:paraId="428AE01B" w14:textId="77777777" w:rsidTr="000707F7">
        <w:trPr>
          <w:trHeight w:val="358"/>
          <w:trPrChange w:id="8706" w:author="Locke Liu" w:date="2021-05-24T16:27:00Z">
            <w:trPr>
              <w:trHeight w:val="358"/>
            </w:trPr>
          </w:trPrChange>
        </w:trPr>
        <w:tc>
          <w:tcPr>
            <w:tcW w:w="848" w:type="pct"/>
            <w:shd w:val="clear" w:color="auto" w:fill="auto"/>
            <w:vAlign w:val="center"/>
            <w:tcPrChange w:id="8707" w:author="Locke Liu" w:date="2021-05-24T16:27:00Z">
              <w:tcPr>
                <w:tcW w:w="848" w:type="pct"/>
                <w:shd w:val="clear" w:color="auto" w:fill="auto"/>
                <w:vAlign w:val="center"/>
              </w:tcPr>
            </w:tcPrChange>
          </w:tcPr>
          <w:p w14:paraId="52EA4376" w14:textId="77777777" w:rsidR="0018188A" w:rsidRPr="004D620F" w:rsidRDefault="0018188A">
            <w:pPr>
              <w:jc w:val="center"/>
              <w:rPr>
                <w:rFonts w:ascii="Arial" w:eastAsiaTheme="minorEastAsia" w:hAnsi="Arial" w:cs="Arial"/>
                <w:bCs/>
                <w:color w:val="121B1F" w:themeColor="background1"/>
                <w:sz w:val="14"/>
                <w:szCs w:val="14"/>
                <w:rPrChange w:id="8708" w:author="Locke Liu" w:date="2021-05-24T14:33:00Z">
                  <w:rPr>
                    <w:rFonts w:ascii="Segoe UI" w:eastAsiaTheme="minorEastAsia" w:hAnsi="Segoe UI" w:cs="Segoe UI"/>
                    <w:bCs/>
                    <w:color w:val="121B1F" w:themeColor="background1"/>
                    <w:sz w:val="14"/>
                    <w:szCs w:val="14"/>
                  </w:rPr>
                </w:rPrChange>
              </w:rPr>
              <w:pPrChange w:id="8709" w:author="Locke Liu" w:date="2021-05-24T16:27:00Z">
                <w:pPr>
                  <w:framePr w:hSpace="141" w:wrap="around" w:vAnchor="text" w:hAnchor="margin" w:xAlign="center" w:y="265"/>
                </w:pPr>
              </w:pPrChange>
            </w:pPr>
          </w:p>
        </w:tc>
        <w:tc>
          <w:tcPr>
            <w:tcW w:w="755" w:type="pct"/>
            <w:shd w:val="clear" w:color="auto" w:fill="auto"/>
            <w:vAlign w:val="center"/>
            <w:tcPrChange w:id="8710" w:author="Locke Liu" w:date="2021-05-24T16:27:00Z">
              <w:tcPr>
                <w:tcW w:w="755" w:type="pct"/>
                <w:shd w:val="clear" w:color="auto" w:fill="auto"/>
                <w:vAlign w:val="center"/>
              </w:tcPr>
            </w:tcPrChange>
          </w:tcPr>
          <w:p w14:paraId="002AD572" w14:textId="77777777" w:rsidR="0018188A" w:rsidRPr="004D620F" w:rsidRDefault="0018188A">
            <w:pPr>
              <w:jc w:val="center"/>
              <w:rPr>
                <w:rFonts w:ascii="Arial" w:hAnsi="Arial" w:cs="Arial"/>
                <w:color w:val="121B1F" w:themeColor="background1"/>
                <w:sz w:val="14"/>
                <w:szCs w:val="14"/>
                <w:rPrChange w:id="8711" w:author="Locke Liu" w:date="2021-05-24T14:33:00Z">
                  <w:rPr>
                    <w:rFonts w:ascii="Segoe UI" w:hAnsi="Segoe UI" w:cs="Segoe UI"/>
                    <w:color w:val="121B1F" w:themeColor="background1"/>
                    <w:sz w:val="14"/>
                    <w:szCs w:val="14"/>
                  </w:rPr>
                </w:rPrChange>
              </w:rPr>
              <w:pPrChange w:id="8712" w:author="Locke Liu" w:date="2021-05-24T16:27:00Z">
                <w:pPr>
                  <w:framePr w:hSpace="141" w:wrap="around" w:vAnchor="text" w:hAnchor="margin" w:xAlign="center" w:y="265"/>
                </w:pPr>
              </w:pPrChange>
            </w:pPr>
          </w:p>
        </w:tc>
        <w:tc>
          <w:tcPr>
            <w:tcW w:w="815" w:type="pct"/>
            <w:vAlign w:val="center"/>
            <w:tcPrChange w:id="8713" w:author="Locke Liu" w:date="2021-05-24T16:27:00Z">
              <w:tcPr>
                <w:tcW w:w="815" w:type="pct"/>
                <w:vAlign w:val="center"/>
              </w:tcPr>
            </w:tcPrChange>
          </w:tcPr>
          <w:p w14:paraId="064B2626" w14:textId="77777777" w:rsidR="0018188A" w:rsidRPr="004D620F" w:rsidRDefault="0018188A">
            <w:pPr>
              <w:jc w:val="center"/>
              <w:rPr>
                <w:rFonts w:ascii="Arial" w:hAnsi="Arial" w:cs="Arial"/>
                <w:bCs/>
                <w:color w:val="121B1F" w:themeColor="background1"/>
                <w:sz w:val="14"/>
                <w:szCs w:val="14"/>
                <w:rPrChange w:id="8714" w:author="Locke Liu" w:date="2021-05-24T14:33:00Z">
                  <w:rPr>
                    <w:rFonts w:ascii="Segoe UI" w:hAnsi="Segoe UI" w:cs="Segoe UI"/>
                    <w:bCs/>
                    <w:color w:val="121B1F" w:themeColor="background1"/>
                    <w:sz w:val="14"/>
                    <w:szCs w:val="14"/>
                  </w:rPr>
                </w:rPrChange>
              </w:rPr>
              <w:pPrChange w:id="8715" w:author="Locke Liu" w:date="2021-05-24T16:27:00Z">
                <w:pPr>
                  <w:framePr w:hSpace="141" w:wrap="around" w:vAnchor="text" w:hAnchor="margin" w:xAlign="center" w:y="265"/>
                </w:pPr>
              </w:pPrChange>
            </w:pPr>
          </w:p>
        </w:tc>
        <w:tc>
          <w:tcPr>
            <w:tcW w:w="539" w:type="pct"/>
            <w:vAlign w:val="center"/>
            <w:tcPrChange w:id="8716" w:author="Locke Liu" w:date="2021-05-24T16:27:00Z">
              <w:tcPr>
                <w:tcW w:w="539" w:type="pct"/>
                <w:vAlign w:val="center"/>
              </w:tcPr>
            </w:tcPrChange>
          </w:tcPr>
          <w:p w14:paraId="0C0327F9" w14:textId="77777777" w:rsidR="0018188A" w:rsidRPr="004D620F" w:rsidRDefault="0018188A">
            <w:pPr>
              <w:jc w:val="center"/>
              <w:rPr>
                <w:rFonts w:ascii="Arial" w:hAnsi="Arial" w:cs="Arial"/>
                <w:bCs/>
                <w:color w:val="121B1F" w:themeColor="background1"/>
                <w:sz w:val="14"/>
                <w:szCs w:val="14"/>
                <w:rPrChange w:id="8717" w:author="Locke Liu" w:date="2021-05-24T14:33:00Z">
                  <w:rPr>
                    <w:rFonts w:ascii="Segoe UI" w:hAnsi="Segoe UI" w:cs="Segoe UI"/>
                    <w:bCs/>
                    <w:color w:val="121B1F" w:themeColor="background1"/>
                    <w:sz w:val="14"/>
                    <w:szCs w:val="14"/>
                  </w:rPr>
                </w:rPrChange>
              </w:rPr>
              <w:pPrChange w:id="8718" w:author="Locke Liu" w:date="2021-05-24T16:27:00Z">
                <w:pPr>
                  <w:framePr w:hSpace="141" w:wrap="around" w:vAnchor="text" w:hAnchor="margin" w:xAlign="center" w:y="265"/>
                </w:pPr>
              </w:pPrChange>
            </w:pPr>
          </w:p>
        </w:tc>
        <w:tc>
          <w:tcPr>
            <w:tcW w:w="2042" w:type="pct"/>
            <w:vAlign w:val="center"/>
            <w:tcPrChange w:id="8719" w:author="Locke Liu" w:date="2021-05-24T16:27:00Z">
              <w:tcPr>
                <w:tcW w:w="2042" w:type="pct"/>
                <w:vAlign w:val="center"/>
              </w:tcPr>
            </w:tcPrChange>
          </w:tcPr>
          <w:p w14:paraId="702124BA" w14:textId="77777777" w:rsidR="0018188A" w:rsidRPr="004D620F" w:rsidRDefault="0018188A">
            <w:pPr>
              <w:jc w:val="center"/>
              <w:rPr>
                <w:rFonts w:ascii="Arial" w:eastAsiaTheme="minorEastAsia" w:hAnsi="Arial" w:cs="Arial"/>
                <w:bCs/>
                <w:color w:val="121B1F" w:themeColor="background1"/>
                <w:sz w:val="14"/>
                <w:szCs w:val="14"/>
                <w:rPrChange w:id="8720" w:author="Locke Liu" w:date="2021-05-24T14:33:00Z">
                  <w:rPr>
                    <w:rFonts w:ascii="Segoe UI" w:eastAsiaTheme="minorEastAsia" w:hAnsi="Segoe UI" w:cs="Segoe UI"/>
                    <w:bCs/>
                    <w:color w:val="121B1F" w:themeColor="background1"/>
                    <w:sz w:val="14"/>
                    <w:szCs w:val="14"/>
                  </w:rPr>
                </w:rPrChange>
              </w:rPr>
              <w:pPrChange w:id="8721" w:author="Locke Liu" w:date="2021-05-24T16:27:00Z">
                <w:pPr>
                  <w:framePr w:hSpace="141" w:wrap="around" w:vAnchor="text" w:hAnchor="margin" w:xAlign="center" w:y="265"/>
                </w:pPr>
              </w:pPrChange>
            </w:pPr>
          </w:p>
        </w:tc>
      </w:tr>
    </w:tbl>
    <w:p w14:paraId="59150A80" w14:textId="53414CD2" w:rsidR="00C31FFB" w:rsidRPr="004D620F" w:rsidDel="00DE4A30" w:rsidRDefault="00C31FFB" w:rsidP="004D075A">
      <w:pPr>
        <w:rPr>
          <w:del w:id="8722" w:author="Locke Liu" w:date="2021-05-24T16:51:00Z"/>
          <w:rFonts w:ascii="Arial" w:hAnsi="Arial" w:cs="Arial"/>
          <w:lang w:val="en-GB"/>
          <w:rPrChange w:id="8723" w:author="Locke Liu" w:date="2021-05-24T14:33:00Z">
            <w:rPr>
              <w:del w:id="8724" w:author="Locke Liu" w:date="2021-05-24T16:51:00Z"/>
              <w:lang w:val="en-GB"/>
            </w:rPr>
          </w:rPrChange>
        </w:rPr>
      </w:pPr>
    </w:p>
    <w:p w14:paraId="385573FC" w14:textId="51832273" w:rsidR="005A735F" w:rsidRPr="004D620F" w:rsidRDefault="005A735F" w:rsidP="005A735F">
      <w:pPr>
        <w:pStyle w:val="Heading3"/>
        <w:rPr>
          <w:rFonts w:ascii="Arial" w:hAnsi="Arial"/>
          <w:rPrChange w:id="8725" w:author="Locke Liu" w:date="2021-05-24T14:33:00Z">
            <w:rPr/>
          </w:rPrChange>
        </w:rPr>
      </w:pPr>
      <w:bookmarkStart w:id="8726" w:name="_Toc72767218"/>
      <w:r w:rsidRPr="004D620F">
        <w:rPr>
          <w:rFonts w:ascii="Arial" w:hAnsi="Arial"/>
          <w:rPrChange w:id="8727" w:author="Locke Liu" w:date="2021-05-24T14:33:00Z">
            <w:rPr/>
          </w:rPrChange>
        </w:rPr>
        <w:t>Supporting model</w:t>
      </w:r>
      <w:bookmarkEnd w:id="8726"/>
    </w:p>
    <w:p w14:paraId="31C38D35" w14:textId="235824ED" w:rsidR="00907775" w:rsidRPr="004D620F" w:rsidRDefault="002F1CC8">
      <w:pPr>
        <w:jc w:val="both"/>
        <w:rPr>
          <w:rFonts w:ascii="Arial" w:hAnsi="Arial" w:cs="Arial"/>
          <w:color w:val="121B1F" w:themeColor="background1"/>
          <w:sz w:val="16"/>
          <w:szCs w:val="16"/>
          <w:lang w:val="en-GB"/>
          <w:rPrChange w:id="8728" w:author="Locke Liu" w:date="2021-05-24T14:33:00Z">
            <w:rPr>
              <w:rFonts w:ascii="Segoe UI" w:hAnsi="Segoe UI" w:cs="Segoe UI"/>
              <w:color w:val="121B1F" w:themeColor="background1"/>
              <w:sz w:val="16"/>
              <w:szCs w:val="16"/>
              <w:lang w:val="en-GB"/>
            </w:rPr>
          </w:rPrChange>
        </w:rPr>
        <w:pPrChange w:id="8729" w:author="Locke Liu" w:date="2021-05-24T16:30:00Z">
          <w:pPr/>
        </w:pPrChange>
      </w:pPr>
      <w:r w:rsidRPr="004D620F">
        <w:rPr>
          <w:rFonts w:ascii="Arial" w:hAnsi="Arial" w:cs="Arial"/>
          <w:color w:val="121B1F" w:themeColor="background1"/>
          <w:sz w:val="16"/>
          <w:szCs w:val="16"/>
          <w:lang w:val="en-GB"/>
          <w:rPrChange w:id="8730" w:author="Locke Liu" w:date="2021-05-24T14:33:00Z">
            <w:rPr>
              <w:rFonts w:ascii="Segoe UI" w:hAnsi="Segoe UI" w:cs="Segoe UI"/>
              <w:color w:val="121B1F" w:themeColor="background1"/>
              <w:sz w:val="16"/>
              <w:szCs w:val="16"/>
              <w:lang w:val="en-GB"/>
            </w:rPr>
          </w:rPrChange>
        </w:rPr>
        <w:t xml:space="preserve">Except a few self-hosted integration runtime VM. </w:t>
      </w:r>
      <w:r w:rsidR="003445D1" w:rsidRPr="004D620F">
        <w:rPr>
          <w:rFonts w:ascii="Arial" w:hAnsi="Arial" w:cs="Arial"/>
          <w:color w:val="121B1F" w:themeColor="background1"/>
          <w:sz w:val="16"/>
          <w:szCs w:val="16"/>
          <w:lang w:val="en-GB"/>
          <w:rPrChange w:id="8731" w:author="Locke Liu" w:date="2021-05-24T14:33:00Z">
            <w:rPr>
              <w:rFonts w:ascii="Segoe UI" w:hAnsi="Segoe UI" w:cs="Segoe UI"/>
              <w:color w:val="121B1F" w:themeColor="background1"/>
              <w:sz w:val="16"/>
              <w:szCs w:val="16"/>
              <w:lang w:val="en-GB"/>
            </w:rPr>
          </w:rPrChange>
        </w:rPr>
        <w:t xml:space="preserve">The solution itself is a pure PaaS solution. Based on the agreement, </w:t>
      </w:r>
      <w:r w:rsidR="00B10019" w:rsidRPr="004D620F">
        <w:rPr>
          <w:rFonts w:ascii="Arial" w:hAnsi="Arial" w:cs="Arial"/>
          <w:color w:val="121B1F" w:themeColor="background1"/>
          <w:sz w:val="16"/>
          <w:szCs w:val="16"/>
          <w:lang w:val="en-GB"/>
          <w:rPrChange w:id="8732" w:author="Locke Liu" w:date="2021-05-24T14:33:00Z">
            <w:rPr>
              <w:rFonts w:ascii="Segoe UI" w:hAnsi="Segoe UI" w:cs="Segoe UI"/>
              <w:color w:val="121B1F" w:themeColor="background1"/>
              <w:sz w:val="16"/>
              <w:szCs w:val="16"/>
              <w:lang w:val="en-GB"/>
            </w:rPr>
          </w:rPrChange>
        </w:rPr>
        <w:t>9DL</w:t>
      </w:r>
      <w:r w:rsidR="003445D1" w:rsidRPr="004D620F">
        <w:rPr>
          <w:rFonts w:ascii="Arial" w:hAnsi="Arial" w:cs="Arial"/>
          <w:color w:val="121B1F" w:themeColor="background1"/>
          <w:sz w:val="16"/>
          <w:szCs w:val="16"/>
          <w:lang w:val="en-GB"/>
          <w:rPrChange w:id="8733" w:author="Locke Liu" w:date="2021-05-24T14:33:00Z">
            <w:rPr>
              <w:rFonts w:ascii="Segoe UI" w:hAnsi="Segoe UI" w:cs="Segoe UI"/>
              <w:color w:val="121B1F" w:themeColor="background1"/>
              <w:sz w:val="16"/>
              <w:szCs w:val="16"/>
              <w:lang w:val="en-GB"/>
            </w:rPr>
          </w:rPrChange>
        </w:rPr>
        <w:t xml:space="preserve"> is considered as a self-service model, </w:t>
      </w:r>
      <w:r w:rsidRPr="004D620F">
        <w:rPr>
          <w:rFonts w:ascii="Arial" w:hAnsi="Arial" w:cs="Arial"/>
          <w:color w:val="121B1F" w:themeColor="background1"/>
          <w:sz w:val="16"/>
          <w:szCs w:val="16"/>
          <w:lang w:val="en-GB"/>
          <w:rPrChange w:id="8734" w:author="Locke Liu" w:date="2021-05-24T14:33:00Z">
            <w:rPr>
              <w:rFonts w:ascii="Segoe UI" w:hAnsi="Segoe UI" w:cs="Segoe UI"/>
              <w:color w:val="121B1F" w:themeColor="background1"/>
              <w:sz w:val="16"/>
              <w:szCs w:val="16"/>
              <w:lang w:val="en-GB"/>
            </w:rPr>
          </w:rPrChange>
        </w:rPr>
        <w:t>the</w:t>
      </w:r>
      <w:r w:rsidR="003445D1" w:rsidRPr="004D620F">
        <w:rPr>
          <w:rFonts w:ascii="Arial" w:hAnsi="Arial" w:cs="Arial"/>
          <w:color w:val="121B1F" w:themeColor="background1"/>
          <w:sz w:val="16"/>
          <w:szCs w:val="16"/>
          <w:lang w:val="en-GB"/>
          <w:rPrChange w:id="8735" w:author="Locke Liu" w:date="2021-05-24T14:33:00Z">
            <w:rPr>
              <w:rFonts w:ascii="Segoe UI" w:hAnsi="Segoe UI" w:cs="Segoe UI"/>
              <w:color w:val="121B1F" w:themeColor="background1"/>
              <w:sz w:val="16"/>
              <w:szCs w:val="16"/>
              <w:lang w:val="en-GB"/>
            </w:rPr>
          </w:rPrChange>
        </w:rPr>
        <w:t xml:space="preserve"> </w:t>
      </w:r>
      <w:r w:rsidR="00B10019" w:rsidRPr="004D620F">
        <w:rPr>
          <w:rFonts w:ascii="Arial" w:hAnsi="Arial" w:cs="Arial"/>
          <w:color w:val="121B1F" w:themeColor="background1"/>
          <w:sz w:val="16"/>
          <w:szCs w:val="16"/>
          <w:lang w:val="en-GB"/>
          <w:rPrChange w:id="8736" w:author="Locke Liu" w:date="2021-05-24T14:33:00Z">
            <w:rPr>
              <w:rFonts w:ascii="Segoe UI" w:hAnsi="Segoe UI" w:cs="Segoe UI"/>
              <w:color w:val="121B1F" w:themeColor="background1"/>
              <w:sz w:val="16"/>
              <w:szCs w:val="16"/>
              <w:lang w:val="en-GB"/>
            </w:rPr>
          </w:rPrChange>
        </w:rPr>
        <w:t>9DL</w:t>
      </w:r>
      <w:r w:rsidR="003445D1" w:rsidRPr="004D620F">
        <w:rPr>
          <w:rFonts w:ascii="Arial" w:hAnsi="Arial" w:cs="Arial"/>
          <w:color w:val="121B1F" w:themeColor="background1"/>
          <w:sz w:val="16"/>
          <w:szCs w:val="16"/>
          <w:lang w:val="en-GB"/>
          <w:rPrChange w:id="8737" w:author="Locke Liu" w:date="2021-05-24T14:33:00Z">
            <w:rPr>
              <w:rFonts w:ascii="Segoe UI" w:hAnsi="Segoe UI" w:cs="Segoe UI"/>
              <w:color w:val="121B1F" w:themeColor="background1"/>
              <w:sz w:val="16"/>
              <w:szCs w:val="16"/>
              <w:lang w:val="en-GB"/>
            </w:rPr>
          </w:rPrChange>
        </w:rPr>
        <w:t xml:space="preserve"> support team need to handle the L1 support. CCC team will implement relevant policy, security settings as per below attachment.</w:t>
      </w:r>
    </w:p>
    <w:p w14:paraId="2C547F0A" w14:textId="71101E3C" w:rsidR="00907775" w:rsidRPr="004D620F" w:rsidRDefault="00907775" w:rsidP="004D075A">
      <w:pPr>
        <w:rPr>
          <w:rFonts w:ascii="Arial" w:hAnsi="Arial" w:cs="Arial"/>
          <w:lang w:val="en-GB"/>
          <w:rPrChange w:id="8738" w:author="Locke Liu" w:date="2021-05-24T14:33:00Z">
            <w:rPr>
              <w:lang w:val="en-GB"/>
            </w:rPr>
          </w:rPrChange>
        </w:rPr>
      </w:pPr>
    </w:p>
    <w:p w14:paraId="462C677D" w14:textId="0EFEFA44" w:rsidR="003445D1" w:rsidRPr="004D620F" w:rsidRDefault="00D6465B" w:rsidP="004D075A">
      <w:pPr>
        <w:rPr>
          <w:rFonts w:ascii="Arial" w:hAnsi="Arial" w:cs="Arial"/>
          <w:lang w:val="en-GB"/>
          <w:rPrChange w:id="8739" w:author="Locke Liu" w:date="2021-05-24T14:33:00Z">
            <w:rPr>
              <w:lang w:val="en-GB"/>
            </w:rPr>
          </w:rPrChange>
        </w:rPr>
      </w:pPr>
      <w:r w:rsidRPr="00E21B55">
        <w:rPr>
          <w:rFonts w:ascii="Arial" w:hAnsi="Arial" w:cs="Arial"/>
          <w:noProof/>
          <w:lang w:val="en-GB"/>
        </w:rPr>
        <w:object w:dxaOrig="1155" w:dyaOrig="752" w14:anchorId="5AF7D26F">
          <v:shape id="_x0000_i1025" type="#_x0000_t75" alt="" style="width:57.5pt;height:38.35pt;mso-width-percent:0;mso-height-percent:0;mso-width-percent:0;mso-height-percent:0" o:ole="">
            <v:imagedata r:id="rId27" o:title=""/>
          </v:shape>
          <o:OLEObject Type="Embed" ProgID="Excel.Sheet.12" ShapeID="_x0000_i1025" DrawAspect="Icon" ObjectID="_1683706432" r:id="rId28"/>
        </w:object>
      </w:r>
    </w:p>
    <w:p w14:paraId="09BB7A46" w14:textId="0E46735C" w:rsidR="000A7A19" w:rsidRPr="004D620F" w:rsidRDefault="002778A3" w:rsidP="000A7A19">
      <w:pPr>
        <w:pStyle w:val="Heading3"/>
        <w:rPr>
          <w:rFonts w:ascii="Arial" w:hAnsi="Arial"/>
          <w:rPrChange w:id="8740" w:author="Locke Liu" w:date="2021-05-24T14:33:00Z">
            <w:rPr/>
          </w:rPrChange>
        </w:rPr>
      </w:pPr>
      <w:bookmarkStart w:id="8741" w:name="_Toc72767219"/>
      <w:r w:rsidRPr="004D620F">
        <w:rPr>
          <w:rFonts w:ascii="Arial" w:hAnsi="Arial"/>
          <w:rPrChange w:id="8742" w:author="Locke Liu" w:date="2021-05-24T14:33:00Z">
            <w:rPr/>
          </w:rPrChange>
        </w:rPr>
        <w:t>Decommission</w:t>
      </w:r>
      <w:bookmarkEnd w:id="8741"/>
    </w:p>
    <w:p w14:paraId="1E616093" w14:textId="0747F825" w:rsidR="004D075A" w:rsidRPr="004D620F" w:rsidRDefault="003445D1">
      <w:pPr>
        <w:jc w:val="both"/>
        <w:rPr>
          <w:rFonts w:ascii="Arial" w:hAnsi="Arial" w:cs="Arial"/>
          <w:lang w:val="en-GB"/>
          <w:rPrChange w:id="8743" w:author="Locke Liu" w:date="2021-05-24T14:33:00Z">
            <w:rPr>
              <w:rFonts w:ascii="Segoe UI" w:hAnsi="Segoe UI" w:cs="Segoe UI"/>
              <w:lang w:val="en-GB"/>
            </w:rPr>
          </w:rPrChange>
        </w:rPr>
        <w:pPrChange w:id="8744" w:author="Locke Liu" w:date="2021-05-24T16:32:00Z">
          <w:pPr/>
        </w:pPrChange>
      </w:pPr>
      <w:r w:rsidRPr="004D620F">
        <w:rPr>
          <w:rFonts w:ascii="Arial" w:hAnsi="Arial" w:cs="Arial"/>
          <w:color w:val="121B1F" w:themeColor="background1"/>
          <w:sz w:val="16"/>
          <w:szCs w:val="16"/>
          <w:rPrChange w:id="8745" w:author="Locke Liu" w:date="2021-05-24T14:33:00Z">
            <w:rPr>
              <w:rFonts w:ascii="Segoe UI" w:hAnsi="Segoe UI" w:cs="Segoe UI"/>
              <w:color w:val="121B1F" w:themeColor="background1"/>
              <w:sz w:val="16"/>
              <w:szCs w:val="16"/>
            </w:rPr>
          </w:rPrChange>
        </w:rPr>
        <w:t>It is a new deployment. There is nothing to decommission.</w:t>
      </w:r>
      <w:r w:rsidR="004D075A" w:rsidRPr="004D620F">
        <w:rPr>
          <w:rFonts w:ascii="Arial" w:hAnsi="Arial" w:cs="Arial"/>
          <w:lang w:val="en-GB"/>
          <w:rPrChange w:id="8746" w:author="Locke Liu" w:date="2021-05-24T14:33:00Z">
            <w:rPr>
              <w:rFonts w:ascii="Segoe UI" w:hAnsi="Segoe UI" w:cs="Segoe UI"/>
              <w:lang w:val="en-GB"/>
            </w:rPr>
          </w:rPrChange>
        </w:rPr>
        <w:br w:type="page"/>
      </w:r>
    </w:p>
    <w:p w14:paraId="1E616094" w14:textId="77777777" w:rsidR="004D075A" w:rsidRPr="004D620F" w:rsidRDefault="004D075A" w:rsidP="004D075A">
      <w:pPr>
        <w:pStyle w:val="Heading1"/>
        <w:rPr>
          <w:rFonts w:ascii="Arial" w:hAnsi="Arial"/>
          <w:rPrChange w:id="8747" w:author="Locke Liu" w:date="2021-05-24T14:33:00Z">
            <w:rPr/>
          </w:rPrChange>
        </w:rPr>
      </w:pPr>
      <w:bookmarkStart w:id="8748" w:name="_Toc213663055"/>
      <w:bookmarkStart w:id="8749" w:name="_Toc373508505"/>
      <w:bookmarkStart w:id="8750" w:name="_Toc482190458"/>
      <w:bookmarkStart w:id="8751" w:name="_Toc482707873"/>
      <w:bookmarkStart w:id="8752" w:name="_Toc72767220"/>
      <w:r w:rsidRPr="004D620F">
        <w:rPr>
          <w:rFonts w:ascii="Arial" w:hAnsi="Arial"/>
          <w:rPrChange w:id="8753" w:author="Locke Liu" w:date="2021-05-24T14:33:00Z">
            <w:rPr/>
          </w:rPrChange>
        </w:rPr>
        <w:lastRenderedPageBreak/>
        <w:t>Validation</w:t>
      </w:r>
      <w:bookmarkEnd w:id="8748"/>
      <w:r w:rsidRPr="004D620F">
        <w:rPr>
          <w:rFonts w:ascii="Arial" w:hAnsi="Arial"/>
          <w:rPrChange w:id="8754" w:author="Locke Liu" w:date="2021-05-24T14:33:00Z">
            <w:rPr/>
          </w:rPrChange>
        </w:rPr>
        <w:t xml:space="preserve"> View</w:t>
      </w:r>
      <w:bookmarkEnd w:id="8749"/>
      <w:bookmarkEnd w:id="8750"/>
      <w:bookmarkEnd w:id="8751"/>
      <w:bookmarkEnd w:id="8752"/>
    </w:p>
    <w:p w14:paraId="1E616095" w14:textId="75E43C9A" w:rsidR="004D075A" w:rsidRPr="004D620F" w:rsidDel="005A6D8C" w:rsidRDefault="004D075A" w:rsidP="004D075A">
      <w:pPr>
        <w:jc w:val="both"/>
        <w:rPr>
          <w:del w:id="8755" w:author="Locke Liu" w:date="2021-05-24T16:32:00Z"/>
          <w:rFonts w:ascii="Arial" w:hAnsi="Arial" w:cs="Arial"/>
          <w:color w:val="333333"/>
          <w:rPrChange w:id="8756" w:author="Locke Liu" w:date="2021-05-24T14:33:00Z">
            <w:rPr>
              <w:del w:id="8757" w:author="Locke Liu" w:date="2021-05-24T16:32:00Z"/>
              <w:color w:val="333333"/>
            </w:rPr>
          </w:rPrChange>
        </w:rPr>
      </w:pPr>
      <w:bookmarkStart w:id="8758" w:name="_Toc72767221"/>
      <w:bookmarkEnd w:id="8758"/>
    </w:p>
    <w:p w14:paraId="1E616096" w14:textId="77777777" w:rsidR="004D075A" w:rsidRPr="004D620F" w:rsidRDefault="004D075A" w:rsidP="004D075A">
      <w:pPr>
        <w:pStyle w:val="Heading2"/>
        <w:rPr>
          <w:rFonts w:ascii="Arial" w:hAnsi="Arial"/>
          <w:rPrChange w:id="8759" w:author="Locke Liu" w:date="2021-05-24T14:33:00Z">
            <w:rPr/>
          </w:rPrChange>
        </w:rPr>
      </w:pPr>
      <w:bookmarkStart w:id="8760" w:name="_Toc213663056"/>
      <w:bookmarkStart w:id="8761" w:name="_Toc373508506"/>
      <w:bookmarkStart w:id="8762" w:name="_Toc482190459"/>
      <w:bookmarkStart w:id="8763" w:name="_Toc482707874"/>
      <w:bookmarkStart w:id="8764" w:name="_Toc72767222"/>
      <w:r w:rsidRPr="004D620F">
        <w:rPr>
          <w:rFonts w:ascii="Arial" w:hAnsi="Arial"/>
          <w:rPrChange w:id="8765" w:author="Locke Liu" w:date="2021-05-24T14:33:00Z">
            <w:rPr/>
          </w:rPrChange>
        </w:rPr>
        <w:t>Risks</w:t>
      </w:r>
      <w:bookmarkEnd w:id="8760"/>
      <w:bookmarkEnd w:id="8761"/>
      <w:bookmarkEnd w:id="8762"/>
      <w:bookmarkEnd w:id="8763"/>
      <w:bookmarkEnd w:id="8764"/>
    </w:p>
    <w:p w14:paraId="1E616097" w14:textId="77777777" w:rsidR="004D075A" w:rsidRPr="004D620F" w:rsidRDefault="004D075A" w:rsidP="004D075A">
      <w:pPr>
        <w:jc w:val="both"/>
        <w:rPr>
          <w:rFonts w:ascii="Arial" w:hAnsi="Arial" w:cs="Arial"/>
          <w:color w:val="333333"/>
          <w:lang w:val="en-GB"/>
          <w:rPrChange w:id="8766" w:author="Locke Liu" w:date="2021-05-24T14:33:00Z">
            <w:rPr>
              <w:color w:val="333333"/>
              <w:lang w:val="en-GB"/>
            </w:rPr>
          </w:rPrChange>
        </w:rPr>
      </w:pPr>
    </w:p>
    <w:tbl>
      <w:tblPr>
        <w:tblW w:w="9786" w:type="dxa"/>
        <w:tblInd w:w="65" w:type="dxa"/>
        <w:tblBorders>
          <w:top w:val="single" w:sz="4" w:space="0" w:color="003195"/>
          <w:left w:val="single" w:sz="4" w:space="0" w:color="003195"/>
          <w:bottom w:val="single" w:sz="4" w:space="0" w:color="003195"/>
          <w:right w:val="single" w:sz="4" w:space="0" w:color="003195"/>
          <w:insideH w:val="single" w:sz="4" w:space="0" w:color="003195"/>
          <w:insideV w:val="single" w:sz="4" w:space="0" w:color="003195"/>
        </w:tblBorders>
        <w:tblCellMar>
          <w:left w:w="70" w:type="dxa"/>
          <w:right w:w="70" w:type="dxa"/>
        </w:tblCellMar>
        <w:tblLook w:val="0000" w:firstRow="0" w:lastRow="0" w:firstColumn="0" w:lastColumn="0" w:noHBand="0" w:noVBand="0"/>
      </w:tblPr>
      <w:tblGrid>
        <w:gridCol w:w="2132"/>
        <w:gridCol w:w="4961"/>
        <w:gridCol w:w="2693"/>
      </w:tblGrid>
      <w:tr w:rsidR="00CF55D4" w:rsidRPr="004D620F" w14:paraId="1E61609B" w14:textId="77777777" w:rsidTr="00CF55D4">
        <w:trPr>
          <w:trHeight w:val="420"/>
        </w:trPr>
        <w:tc>
          <w:tcPr>
            <w:tcW w:w="2132" w:type="dxa"/>
            <w:shd w:val="clear" w:color="auto" w:fill="D5E3FF"/>
          </w:tcPr>
          <w:p w14:paraId="1E616098" w14:textId="77777777" w:rsidR="004D075A" w:rsidRPr="004D620F" w:rsidRDefault="004D075A" w:rsidP="002129FF">
            <w:pPr>
              <w:jc w:val="center"/>
              <w:rPr>
                <w:rFonts w:ascii="Arial" w:hAnsi="Arial" w:cs="Arial"/>
                <w:b/>
                <w:bCs/>
                <w:iCs/>
                <w:color w:val="003195"/>
                <w:sz w:val="18"/>
                <w:szCs w:val="18"/>
                <w:rPrChange w:id="8767"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768" w:author="Locke Liu" w:date="2021-05-24T14:33:00Z">
                  <w:rPr>
                    <w:rFonts w:ascii="Segoe UI" w:hAnsi="Segoe UI" w:cs="Segoe UI"/>
                    <w:b/>
                    <w:bCs/>
                    <w:iCs/>
                    <w:color w:val="003195"/>
                    <w:sz w:val="18"/>
                    <w:szCs w:val="18"/>
                  </w:rPr>
                </w:rPrChange>
              </w:rPr>
              <w:t>Topic</w:t>
            </w:r>
          </w:p>
        </w:tc>
        <w:tc>
          <w:tcPr>
            <w:tcW w:w="4961" w:type="dxa"/>
            <w:shd w:val="clear" w:color="auto" w:fill="D5E3FF"/>
          </w:tcPr>
          <w:p w14:paraId="1E616099" w14:textId="77777777" w:rsidR="004D075A" w:rsidRPr="004D620F" w:rsidRDefault="004D075A" w:rsidP="002129FF">
            <w:pPr>
              <w:jc w:val="center"/>
              <w:rPr>
                <w:rFonts w:ascii="Arial" w:hAnsi="Arial" w:cs="Arial"/>
                <w:b/>
                <w:bCs/>
                <w:iCs/>
                <w:color w:val="003195"/>
                <w:sz w:val="18"/>
                <w:szCs w:val="18"/>
                <w:rPrChange w:id="8769"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770" w:author="Locke Liu" w:date="2021-05-24T14:33:00Z">
                  <w:rPr>
                    <w:rFonts w:ascii="Segoe UI" w:hAnsi="Segoe UI" w:cs="Segoe UI"/>
                    <w:b/>
                    <w:bCs/>
                    <w:iCs/>
                    <w:color w:val="003195"/>
                    <w:sz w:val="18"/>
                    <w:szCs w:val="18"/>
                  </w:rPr>
                </w:rPrChange>
              </w:rPr>
              <w:t>Description</w:t>
            </w:r>
          </w:p>
        </w:tc>
        <w:tc>
          <w:tcPr>
            <w:tcW w:w="2693" w:type="dxa"/>
            <w:shd w:val="clear" w:color="auto" w:fill="D5E3FF"/>
          </w:tcPr>
          <w:p w14:paraId="1E61609A" w14:textId="77777777" w:rsidR="004D075A" w:rsidRPr="004D620F" w:rsidRDefault="004D075A" w:rsidP="002129FF">
            <w:pPr>
              <w:jc w:val="center"/>
              <w:rPr>
                <w:rFonts w:ascii="Arial" w:hAnsi="Arial" w:cs="Arial"/>
                <w:b/>
                <w:bCs/>
                <w:iCs/>
                <w:color w:val="003195"/>
                <w:sz w:val="18"/>
                <w:szCs w:val="18"/>
                <w:rPrChange w:id="8771"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772" w:author="Locke Liu" w:date="2021-05-24T14:33:00Z">
                  <w:rPr>
                    <w:rFonts w:ascii="Segoe UI" w:hAnsi="Segoe UI" w:cs="Segoe UI"/>
                    <w:b/>
                    <w:bCs/>
                    <w:iCs/>
                    <w:color w:val="003195"/>
                    <w:sz w:val="18"/>
                    <w:szCs w:val="18"/>
                  </w:rPr>
                </w:rPrChange>
              </w:rPr>
              <w:t>Comment</w:t>
            </w:r>
          </w:p>
        </w:tc>
      </w:tr>
      <w:tr w:rsidR="00CF55D4" w:rsidRPr="004D620F" w14:paraId="1E61609F" w14:textId="77777777" w:rsidTr="00CF55D4">
        <w:trPr>
          <w:trHeight w:val="420"/>
        </w:trPr>
        <w:tc>
          <w:tcPr>
            <w:tcW w:w="2132" w:type="dxa"/>
            <w:shd w:val="clear" w:color="auto" w:fill="auto"/>
          </w:tcPr>
          <w:p w14:paraId="1E61609C" w14:textId="77777777" w:rsidR="004D075A" w:rsidRPr="004D620F" w:rsidRDefault="004D075A" w:rsidP="00440445">
            <w:pPr>
              <w:jc w:val="both"/>
              <w:rPr>
                <w:rFonts w:ascii="Arial" w:hAnsi="Arial" w:cs="Arial"/>
                <w:b/>
                <w:bCs/>
                <w:color w:val="003195"/>
                <w:sz w:val="18"/>
                <w:szCs w:val="18"/>
                <w:rPrChange w:id="8773"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774" w:author="Locke Liu" w:date="2021-05-24T14:33:00Z">
                  <w:rPr>
                    <w:rFonts w:ascii="Segoe UI" w:hAnsi="Segoe UI" w:cs="Segoe UI"/>
                    <w:b/>
                    <w:bCs/>
                    <w:color w:val="003195"/>
                    <w:sz w:val="18"/>
                    <w:szCs w:val="18"/>
                  </w:rPr>
                </w:rPrChange>
              </w:rPr>
              <w:t>RISK ID</w:t>
            </w:r>
          </w:p>
        </w:tc>
        <w:tc>
          <w:tcPr>
            <w:tcW w:w="4961" w:type="dxa"/>
            <w:shd w:val="clear" w:color="auto" w:fill="auto"/>
          </w:tcPr>
          <w:p w14:paraId="1E61609D" w14:textId="77777777" w:rsidR="004D075A" w:rsidRPr="004D620F" w:rsidRDefault="004D075A" w:rsidP="00440445">
            <w:pPr>
              <w:jc w:val="both"/>
              <w:rPr>
                <w:rFonts w:ascii="Arial" w:hAnsi="Arial" w:cs="Arial"/>
                <w:b/>
                <w:bCs/>
                <w:color w:val="003195"/>
                <w:sz w:val="18"/>
                <w:szCs w:val="18"/>
                <w:rPrChange w:id="8775"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776" w:author="Locke Liu" w:date="2021-05-24T14:33:00Z">
                  <w:rPr>
                    <w:rFonts w:ascii="Segoe UI" w:hAnsi="Segoe UI" w:cs="Segoe UI"/>
                    <w:b/>
                    <w:bCs/>
                    <w:color w:val="003195"/>
                    <w:sz w:val="18"/>
                    <w:szCs w:val="18"/>
                  </w:rPr>
                </w:rPrChange>
              </w:rPr>
              <w:t> </w:t>
            </w:r>
          </w:p>
        </w:tc>
        <w:tc>
          <w:tcPr>
            <w:tcW w:w="2693" w:type="dxa"/>
            <w:shd w:val="clear" w:color="auto" w:fill="auto"/>
          </w:tcPr>
          <w:p w14:paraId="1E61609E" w14:textId="77777777" w:rsidR="004D075A" w:rsidRPr="004D620F" w:rsidRDefault="004D075A" w:rsidP="00440445">
            <w:pPr>
              <w:jc w:val="both"/>
              <w:rPr>
                <w:rFonts w:ascii="Arial" w:hAnsi="Arial" w:cs="Arial"/>
                <w:color w:val="003195"/>
                <w:sz w:val="18"/>
                <w:szCs w:val="18"/>
                <w:rPrChange w:id="8777"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778" w:author="Locke Liu" w:date="2021-05-24T14:33:00Z">
                  <w:rPr>
                    <w:rFonts w:ascii="Segoe UI" w:hAnsi="Segoe UI" w:cs="Segoe UI"/>
                    <w:color w:val="003195"/>
                    <w:sz w:val="18"/>
                    <w:szCs w:val="18"/>
                  </w:rPr>
                </w:rPrChange>
              </w:rPr>
              <w:t> </w:t>
            </w:r>
          </w:p>
        </w:tc>
      </w:tr>
      <w:tr w:rsidR="00CF55D4" w:rsidRPr="004D620F" w14:paraId="1E6160A3" w14:textId="77777777" w:rsidTr="00CF55D4">
        <w:trPr>
          <w:trHeight w:val="420"/>
        </w:trPr>
        <w:tc>
          <w:tcPr>
            <w:tcW w:w="2132" w:type="dxa"/>
            <w:shd w:val="clear" w:color="auto" w:fill="auto"/>
          </w:tcPr>
          <w:p w14:paraId="1E6160A0" w14:textId="77777777" w:rsidR="004D075A" w:rsidRPr="004D620F" w:rsidRDefault="004D075A" w:rsidP="00440445">
            <w:pPr>
              <w:jc w:val="both"/>
              <w:rPr>
                <w:rFonts w:ascii="Arial" w:hAnsi="Arial" w:cs="Arial"/>
                <w:b/>
                <w:bCs/>
                <w:color w:val="003195"/>
                <w:sz w:val="18"/>
                <w:szCs w:val="18"/>
                <w:rPrChange w:id="8779"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780" w:author="Locke Liu" w:date="2021-05-24T14:33:00Z">
                  <w:rPr>
                    <w:rFonts w:ascii="Segoe UI" w:hAnsi="Segoe UI" w:cs="Segoe UI"/>
                    <w:b/>
                    <w:bCs/>
                    <w:color w:val="003195"/>
                    <w:sz w:val="18"/>
                    <w:szCs w:val="18"/>
                  </w:rPr>
                </w:rPrChange>
              </w:rPr>
              <w:t>Date Added</w:t>
            </w:r>
          </w:p>
        </w:tc>
        <w:tc>
          <w:tcPr>
            <w:tcW w:w="4961" w:type="dxa"/>
            <w:shd w:val="clear" w:color="auto" w:fill="auto"/>
          </w:tcPr>
          <w:p w14:paraId="1E6160A1" w14:textId="77777777" w:rsidR="004D075A" w:rsidRPr="004D620F" w:rsidRDefault="004D075A" w:rsidP="00440445">
            <w:pPr>
              <w:jc w:val="both"/>
              <w:rPr>
                <w:rFonts w:ascii="Arial" w:hAnsi="Arial" w:cs="Arial"/>
                <w:color w:val="003195"/>
                <w:sz w:val="18"/>
                <w:szCs w:val="18"/>
                <w:rPrChange w:id="8781"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782" w:author="Locke Liu" w:date="2021-05-24T14:33:00Z">
                  <w:rPr>
                    <w:rFonts w:ascii="Segoe UI" w:hAnsi="Segoe UI" w:cs="Segoe UI"/>
                    <w:color w:val="003195"/>
                    <w:sz w:val="18"/>
                    <w:szCs w:val="18"/>
                  </w:rPr>
                </w:rPrChange>
              </w:rPr>
              <w:t> </w:t>
            </w:r>
          </w:p>
        </w:tc>
        <w:tc>
          <w:tcPr>
            <w:tcW w:w="2693" w:type="dxa"/>
            <w:shd w:val="clear" w:color="auto" w:fill="auto"/>
          </w:tcPr>
          <w:p w14:paraId="1E6160A2" w14:textId="77777777" w:rsidR="004D075A" w:rsidRPr="004D620F" w:rsidRDefault="004D075A" w:rsidP="00440445">
            <w:pPr>
              <w:jc w:val="both"/>
              <w:rPr>
                <w:rFonts w:ascii="Arial" w:hAnsi="Arial" w:cs="Arial"/>
                <w:color w:val="003195"/>
                <w:sz w:val="18"/>
                <w:szCs w:val="18"/>
                <w:rPrChange w:id="8783"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784" w:author="Locke Liu" w:date="2021-05-24T14:33:00Z">
                  <w:rPr>
                    <w:rFonts w:ascii="Segoe UI" w:hAnsi="Segoe UI" w:cs="Segoe UI"/>
                    <w:color w:val="003195"/>
                    <w:sz w:val="18"/>
                    <w:szCs w:val="18"/>
                  </w:rPr>
                </w:rPrChange>
              </w:rPr>
              <w:t> </w:t>
            </w:r>
          </w:p>
        </w:tc>
      </w:tr>
      <w:tr w:rsidR="00CF55D4" w:rsidRPr="004D620F" w14:paraId="1E6160A7" w14:textId="77777777" w:rsidTr="00CF55D4">
        <w:trPr>
          <w:trHeight w:val="420"/>
        </w:trPr>
        <w:tc>
          <w:tcPr>
            <w:tcW w:w="2132" w:type="dxa"/>
            <w:shd w:val="clear" w:color="auto" w:fill="auto"/>
          </w:tcPr>
          <w:p w14:paraId="1E6160A4" w14:textId="77777777" w:rsidR="004D075A" w:rsidRPr="004D620F" w:rsidRDefault="004D075A" w:rsidP="00440445">
            <w:pPr>
              <w:jc w:val="both"/>
              <w:rPr>
                <w:rFonts w:ascii="Arial" w:hAnsi="Arial" w:cs="Arial"/>
                <w:b/>
                <w:bCs/>
                <w:color w:val="003195"/>
                <w:sz w:val="18"/>
                <w:szCs w:val="18"/>
                <w:rPrChange w:id="8785"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786" w:author="Locke Liu" w:date="2021-05-24T14:33:00Z">
                  <w:rPr>
                    <w:rFonts w:ascii="Segoe UI" w:hAnsi="Segoe UI" w:cs="Segoe UI"/>
                    <w:b/>
                    <w:bCs/>
                    <w:color w:val="003195"/>
                    <w:sz w:val="18"/>
                    <w:szCs w:val="18"/>
                  </w:rPr>
                </w:rPrChange>
              </w:rPr>
              <w:t>Risk Description</w:t>
            </w:r>
          </w:p>
        </w:tc>
        <w:tc>
          <w:tcPr>
            <w:tcW w:w="4961" w:type="dxa"/>
            <w:shd w:val="clear" w:color="auto" w:fill="auto"/>
          </w:tcPr>
          <w:p w14:paraId="1E6160A5" w14:textId="77777777" w:rsidR="004D075A" w:rsidRPr="004D620F" w:rsidRDefault="004D075A" w:rsidP="00440445">
            <w:pPr>
              <w:jc w:val="both"/>
              <w:rPr>
                <w:rFonts w:ascii="Arial" w:hAnsi="Arial" w:cs="Arial"/>
                <w:color w:val="003195"/>
                <w:sz w:val="18"/>
                <w:szCs w:val="18"/>
                <w:rPrChange w:id="8787"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788" w:author="Locke Liu" w:date="2021-05-24T14:33:00Z">
                  <w:rPr>
                    <w:rFonts w:ascii="Segoe UI" w:hAnsi="Segoe UI" w:cs="Segoe UI"/>
                    <w:color w:val="003195"/>
                    <w:sz w:val="18"/>
                    <w:szCs w:val="18"/>
                  </w:rPr>
                </w:rPrChange>
              </w:rPr>
              <w:t> </w:t>
            </w:r>
          </w:p>
        </w:tc>
        <w:tc>
          <w:tcPr>
            <w:tcW w:w="2693" w:type="dxa"/>
            <w:shd w:val="clear" w:color="auto" w:fill="auto"/>
          </w:tcPr>
          <w:p w14:paraId="1E6160A6" w14:textId="77777777" w:rsidR="004D075A" w:rsidRPr="004D620F" w:rsidRDefault="004D075A" w:rsidP="00440445">
            <w:pPr>
              <w:jc w:val="both"/>
              <w:rPr>
                <w:rFonts w:ascii="Arial" w:hAnsi="Arial" w:cs="Arial"/>
                <w:color w:val="003195"/>
                <w:sz w:val="18"/>
                <w:szCs w:val="18"/>
                <w:rPrChange w:id="8789"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790" w:author="Locke Liu" w:date="2021-05-24T14:33:00Z">
                  <w:rPr>
                    <w:rFonts w:ascii="Segoe UI" w:hAnsi="Segoe UI" w:cs="Segoe UI"/>
                    <w:color w:val="003195"/>
                    <w:sz w:val="18"/>
                    <w:szCs w:val="18"/>
                  </w:rPr>
                </w:rPrChange>
              </w:rPr>
              <w:t> </w:t>
            </w:r>
          </w:p>
        </w:tc>
      </w:tr>
      <w:tr w:rsidR="00CF55D4" w:rsidRPr="004D620F" w14:paraId="1E6160AB" w14:textId="77777777" w:rsidTr="00CF55D4">
        <w:trPr>
          <w:trHeight w:val="420"/>
        </w:trPr>
        <w:tc>
          <w:tcPr>
            <w:tcW w:w="2132" w:type="dxa"/>
            <w:shd w:val="clear" w:color="auto" w:fill="auto"/>
          </w:tcPr>
          <w:p w14:paraId="1E6160A8" w14:textId="77777777" w:rsidR="004D075A" w:rsidRPr="004D620F" w:rsidRDefault="004D075A" w:rsidP="00440445">
            <w:pPr>
              <w:jc w:val="both"/>
              <w:rPr>
                <w:rFonts w:ascii="Arial" w:hAnsi="Arial" w:cs="Arial"/>
                <w:b/>
                <w:bCs/>
                <w:color w:val="003195"/>
                <w:sz w:val="18"/>
                <w:szCs w:val="18"/>
                <w:rPrChange w:id="8791"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792" w:author="Locke Liu" w:date="2021-05-24T14:33:00Z">
                  <w:rPr>
                    <w:rFonts w:ascii="Segoe UI" w:hAnsi="Segoe UI" w:cs="Segoe UI"/>
                    <w:b/>
                    <w:bCs/>
                    <w:color w:val="003195"/>
                    <w:sz w:val="18"/>
                    <w:szCs w:val="18"/>
                  </w:rPr>
                </w:rPrChange>
              </w:rPr>
              <w:t>Risk Occurence</w:t>
            </w:r>
          </w:p>
        </w:tc>
        <w:tc>
          <w:tcPr>
            <w:tcW w:w="4961" w:type="dxa"/>
            <w:shd w:val="clear" w:color="auto" w:fill="auto"/>
          </w:tcPr>
          <w:p w14:paraId="1E6160A9" w14:textId="77777777" w:rsidR="004D075A" w:rsidRPr="004D620F" w:rsidRDefault="004D075A" w:rsidP="00440445">
            <w:pPr>
              <w:jc w:val="both"/>
              <w:rPr>
                <w:rFonts w:ascii="Arial" w:hAnsi="Arial" w:cs="Arial"/>
                <w:color w:val="003195"/>
                <w:sz w:val="18"/>
                <w:szCs w:val="18"/>
                <w:rPrChange w:id="8793" w:author="Locke Liu" w:date="2021-05-24T14:33:00Z">
                  <w:rPr>
                    <w:rFonts w:ascii="Segoe UI" w:hAnsi="Segoe UI" w:cs="Segoe UI"/>
                    <w:color w:val="003195"/>
                    <w:sz w:val="18"/>
                    <w:szCs w:val="18"/>
                  </w:rPr>
                </w:rPrChange>
              </w:rPr>
            </w:pPr>
          </w:p>
        </w:tc>
        <w:tc>
          <w:tcPr>
            <w:tcW w:w="2693" w:type="dxa"/>
            <w:shd w:val="clear" w:color="auto" w:fill="auto"/>
          </w:tcPr>
          <w:p w14:paraId="1E6160AA" w14:textId="77777777" w:rsidR="004D075A" w:rsidRPr="004D620F" w:rsidRDefault="004D075A" w:rsidP="00440445">
            <w:pPr>
              <w:jc w:val="both"/>
              <w:rPr>
                <w:rFonts w:ascii="Arial" w:hAnsi="Arial" w:cs="Arial"/>
                <w:color w:val="003195"/>
                <w:sz w:val="18"/>
                <w:szCs w:val="18"/>
                <w:rPrChange w:id="8794" w:author="Locke Liu" w:date="2021-05-24T14:33:00Z">
                  <w:rPr>
                    <w:rFonts w:ascii="Segoe UI" w:hAnsi="Segoe UI" w:cs="Segoe UI"/>
                    <w:color w:val="003195"/>
                    <w:sz w:val="18"/>
                    <w:szCs w:val="18"/>
                  </w:rPr>
                </w:rPrChange>
              </w:rPr>
            </w:pPr>
          </w:p>
        </w:tc>
      </w:tr>
      <w:tr w:rsidR="00CF55D4" w:rsidRPr="004D620F" w14:paraId="1E6160AF" w14:textId="77777777" w:rsidTr="00CF55D4">
        <w:trPr>
          <w:trHeight w:val="420"/>
        </w:trPr>
        <w:tc>
          <w:tcPr>
            <w:tcW w:w="2132" w:type="dxa"/>
            <w:shd w:val="clear" w:color="auto" w:fill="auto"/>
          </w:tcPr>
          <w:p w14:paraId="1E6160AC" w14:textId="77777777" w:rsidR="004D075A" w:rsidRPr="004D620F" w:rsidRDefault="004D075A" w:rsidP="00440445">
            <w:pPr>
              <w:jc w:val="both"/>
              <w:rPr>
                <w:rFonts w:ascii="Arial" w:hAnsi="Arial" w:cs="Arial"/>
                <w:b/>
                <w:bCs/>
                <w:color w:val="003195"/>
                <w:sz w:val="18"/>
                <w:szCs w:val="18"/>
                <w:rPrChange w:id="8795"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796" w:author="Locke Liu" w:date="2021-05-24T14:33:00Z">
                  <w:rPr>
                    <w:rFonts w:ascii="Segoe UI" w:hAnsi="Segoe UI" w:cs="Segoe UI"/>
                    <w:b/>
                    <w:bCs/>
                    <w:color w:val="003195"/>
                    <w:sz w:val="18"/>
                    <w:szCs w:val="18"/>
                  </w:rPr>
                </w:rPrChange>
              </w:rPr>
              <w:t>Risk impact</w:t>
            </w:r>
          </w:p>
        </w:tc>
        <w:tc>
          <w:tcPr>
            <w:tcW w:w="4961" w:type="dxa"/>
            <w:shd w:val="clear" w:color="auto" w:fill="auto"/>
          </w:tcPr>
          <w:p w14:paraId="1E6160AD" w14:textId="77777777" w:rsidR="004D075A" w:rsidRPr="004D620F" w:rsidRDefault="004D075A" w:rsidP="00440445">
            <w:pPr>
              <w:jc w:val="both"/>
              <w:rPr>
                <w:rFonts w:ascii="Arial" w:hAnsi="Arial" w:cs="Arial"/>
                <w:color w:val="003195"/>
                <w:sz w:val="18"/>
                <w:szCs w:val="18"/>
                <w:rPrChange w:id="8797"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798" w:author="Locke Liu" w:date="2021-05-24T14:33:00Z">
                  <w:rPr>
                    <w:rFonts w:ascii="Segoe UI" w:hAnsi="Segoe UI" w:cs="Segoe UI"/>
                    <w:color w:val="003195"/>
                    <w:sz w:val="18"/>
                    <w:szCs w:val="18"/>
                  </w:rPr>
                </w:rPrChange>
              </w:rPr>
              <w:t> </w:t>
            </w:r>
          </w:p>
        </w:tc>
        <w:tc>
          <w:tcPr>
            <w:tcW w:w="2693" w:type="dxa"/>
            <w:shd w:val="clear" w:color="auto" w:fill="auto"/>
          </w:tcPr>
          <w:p w14:paraId="1E6160AE" w14:textId="77777777" w:rsidR="004D075A" w:rsidRPr="004D620F" w:rsidRDefault="004D075A" w:rsidP="00440445">
            <w:pPr>
              <w:jc w:val="both"/>
              <w:rPr>
                <w:rFonts w:ascii="Arial" w:hAnsi="Arial" w:cs="Arial"/>
                <w:color w:val="003195"/>
                <w:sz w:val="18"/>
                <w:szCs w:val="18"/>
                <w:rPrChange w:id="8799"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00" w:author="Locke Liu" w:date="2021-05-24T14:33:00Z">
                  <w:rPr>
                    <w:rFonts w:ascii="Segoe UI" w:hAnsi="Segoe UI" w:cs="Segoe UI"/>
                    <w:color w:val="003195"/>
                    <w:sz w:val="18"/>
                    <w:szCs w:val="18"/>
                  </w:rPr>
                </w:rPrChange>
              </w:rPr>
              <w:t> </w:t>
            </w:r>
          </w:p>
        </w:tc>
      </w:tr>
      <w:tr w:rsidR="00CF55D4" w:rsidRPr="004D620F" w14:paraId="1E6160B3" w14:textId="77777777" w:rsidTr="00CF55D4">
        <w:trPr>
          <w:trHeight w:val="420"/>
        </w:trPr>
        <w:tc>
          <w:tcPr>
            <w:tcW w:w="2132" w:type="dxa"/>
            <w:shd w:val="clear" w:color="auto" w:fill="auto"/>
          </w:tcPr>
          <w:p w14:paraId="1E6160B0" w14:textId="77777777" w:rsidR="004D075A" w:rsidRPr="004D620F" w:rsidRDefault="004D075A" w:rsidP="00440445">
            <w:pPr>
              <w:jc w:val="both"/>
              <w:rPr>
                <w:rFonts w:ascii="Arial" w:hAnsi="Arial" w:cs="Arial"/>
                <w:b/>
                <w:bCs/>
                <w:color w:val="003195"/>
                <w:sz w:val="18"/>
                <w:szCs w:val="18"/>
                <w:rPrChange w:id="8801"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802" w:author="Locke Liu" w:date="2021-05-24T14:33:00Z">
                  <w:rPr>
                    <w:rFonts w:ascii="Segoe UI" w:hAnsi="Segoe UI" w:cs="Segoe UI"/>
                    <w:b/>
                    <w:bCs/>
                    <w:color w:val="003195"/>
                    <w:sz w:val="18"/>
                    <w:szCs w:val="18"/>
                  </w:rPr>
                </w:rPrChange>
              </w:rPr>
              <w:t>Mitigation Plans</w:t>
            </w:r>
          </w:p>
        </w:tc>
        <w:tc>
          <w:tcPr>
            <w:tcW w:w="4961" w:type="dxa"/>
            <w:shd w:val="clear" w:color="auto" w:fill="auto"/>
          </w:tcPr>
          <w:p w14:paraId="1E6160B1" w14:textId="77777777" w:rsidR="004D075A" w:rsidRPr="004D620F" w:rsidRDefault="004D075A" w:rsidP="00440445">
            <w:pPr>
              <w:jc w:val="both"/>
              <w:rPr>
                <w:rFonts w:ascii="Arial" w:hAnsi="Arial" w:cs="Arial"/>
                <w:color w:val="003195"/>
                <w:sz w:val="18"/>
                <w:szCs w:val="18"/>
                <w:rPrChange w:id="8803"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04" w:author="Locke Liu" w:date="2021-05-24T14:33:00Z">
                  <w:rPr>
                    <w:rFonts w:ascii="Segoe UI" w:hAnsi="Segoe UI" w:cs="Segoe UI"/>
                    <w:color w:val="003195"/>
                    <w:sz w:val="18"/>
                    <w:szCs w:val="18"/>
                  </w:rPr>
                </w:rPrChange>
              </w:rPr>
              <w:t> </w:t>
            </w:r>
          </w:p>
        </w:tc>
        <w:tc>
          <w:tcPr>
            <w:tcW w:w="2693" w:type="dxa"/>
            <w:shd w:val="clear" w:color="auto" w:fill="auto"/>
          </w:tcPr>
          <w:p w14:paraId="1E6160B2" w14:textId="77777777" w:rsidR="004D075A" w:rsidRPr="004D620F" w:rsidRDefault="004D075A" w:rsidP="00440445">
            <w:pPr>
              <w:jc w:val="both"/>
              <w:rPr>
                <w:rFonts w:ascii="Arial" w:hAnsi="Arial" w:cs="Arial"/>
                <w:color w:val="003195"/>
                <w:sz w:val="18"/>
                <w:szCs w:val="18"/>
                <w:rPrChange w:id="8805"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06" w:author="Locke Liu" w:date="2021-05-24T14:33:00Z">
                  <w:rPr>
                    <w:rFonts w:ascii="Segoe UI" w:hAnsi="Segoe UI" w:cs="Segoe UI"/>
                    <w:color w:val="003195"/>
                    <w:sz w:val="18"/>
                    <w:szCs w:val="18"/>
                  </w:rPr>
                </w:rPrChange>
              </w:rPr>
              <w:t> </w:t>
            </w:r>
          </w:p>
        </w:tc>
      </w:tr>
      <w:tr w:rsidR="00CF55D4" w:rsidRPr="004D620F" w14:paraId="1E6160B7" w14:textId="77777777" w:rsidTr="00CF55D4">
        <w:trPr>
          <w:trHeight w:val="420"/>
        </w:trPr>
        <w:tc>
          <w:tcPr>
            <w:tcW w:w="2132" w:type="dxa"/>
            <w:shd w:val="clear" w:color="auto" w:fill="auto"/>
          </w:tcPr>
          <w:p w14:paraId="1E6160B4" w14:textId="77777777" w:rsidR="004D075A" w:rsidRPr="004D620F" w:rsidRDefault="004D075A" w:rsidP="00440445">
            <w:pPr>
              <w:jc w:val="both"/>
              <w:rPr>
                <w:rFonts w:ascii="Arial" w:hAnsi="Arial" w:cs="Arial"/>
                <w:b/>
                <w:bCs/>
                <w:color w:val="003195"/>
                <w:sz w:val="18"/>
                <w:szCs w:val="18"/>
                <w:rPrChange w:id="8807"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808" w:author="Locke Liu" w:date="2021-05-24T14:33:00Z">
                  <w:rPr>
                    <w:rFonts w:ascii="Segoe UI" w:hAnsi="Segoe UI" w:cs="Segoe UI"/>
                    <w:b/>
                    <w:bCs/>
                    <w:color w:val="003195"/>
                    <w:sz w:val="18"/>
                    <w:szCs w:val="18"/>
                  </w:rPr>
                </w:rPrChange>
              </w:rPr>
              <w:t>Status</w:t>
            </w:r>
          </w:p>
        </w:tc>
        <w:tc>
          <w:tcPr>
            <w:tcW w:w="4961" w:type="dxa"/>
            <w:shd w:val="clear" w:color="auto" w:fill="auto"/>
          </w:tcPr>
          <w:p w14:paraId="1E6160B5" w14:textId="77777777" w:rsidR="004D075A" w:rsidRPr="004D620F" w:rsidRDefault="004D075A" w:rsidP="00440445">
            <w:pPr>
              <w:jc w:val="both"/>
              <w:rPr>
                <w:rFonts w:ascii="Arial" w:hAnsi="Arial" w:cs="Arial"/>
                <w:color w:val="003195"/>
                <w:sz w:val="18"/>
                <w:szCs w:val="18"/>
                <w:rPrChange w:id="8809"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10" w:author="Locke Liu" w:date="2021-05-24T14:33:00Z">
                  <w:rPr>
                    <w:rFonts w:ascii="Segoe UI" w:hAnsi="Segoe UI" w:cs="Segoe UI"/>
                    <w:color w:val="003195"/>
                    <w:sz w:val="18"/>
                    <w:szCs w:val="18"/>
                  </w:rPr>
                </w:rPrChange>
              </w:rPr>
              <w:t> </w:t>
            </w:r>
          </w:p>
        </w:tc>
        <w:tc>
          <w:tcPr>
            <w:tcW w:w="2693" w:type="dxa"/>
            <w:shd w:val="clear" w:color="auto" w:fill="auto"/>
          </w:tcPr>
          <w:p w14:paraId="1E6160B6" w14:textId="77777777" w:rsidR="004D075A" w:rsidRPr="004D620F" w:rsidRDefault="004D075A" w:rsidP="00440445">
            <w:pPr>
              <w:jc w:val="both"/>
              <w:rPr>
                <w:rFonts w:ascii="Arial" w:hAnsi="Arial" w:cs="Arial"/>
                <w:color w:val="003195"/>
                <w:sz w:val="18"/>
                <w:szCs w:val="18"/>
                <w:rPrChange w:id="8811"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12" w:author="Locke Liu" w:date="2021-05-24T14:33:00Z">
                  <w:rPr>
                    <w:rFonts w:ascii="Segoe UI" w:hAnsi="Segoe UI" w:cs="Segoe UI"/>
                    <w:color w:val="003195"/>
                    <w:sz w:val="18"/>
                    <w:szCs w:val="18"/>
                  </w:rPr>
                </w:rPrChange>
              </w:rPr>
              <w:t> </w:t>
            </w:r>
          </w:p>
        </w:tc>
      </w:tr>
    </w:tbl>
    <w:p w14:paraId="1E6160B8" w14:textId="77777777" w:rsidR="004D075A" w:rsidRPr="004D620F" w:rsidRDefault="004D075A" w:rsidP="004D075A">
      <w:pPr>
        <w:rPr>
          <w:rFonts w:ascii="Arial" w:hAnsi="Arial" w:cs="Arial"/>
          <w:i/>
          <w:color w:val="0000FF"/>
          <w:lang w:val="en-GB"/>
          <w:rPrChange w:id="8813" w:author="Locke Liu" w:date="2021-05-24T14:33:00Z">
            <w:rPr>
              <w:i/>
              <w:color w:val="0000FF"/>
              <w:lang w:val="en-GB"/>
            </w:rPr>
          </w:rPrChange>
        </w:rPr>
      </w:pPr>
    </w:p>
    <w:p w14:paraId="1E6160B9" w14:textId="77777777" w:rsidR="004D075A" w:rsidRPr="004D620F" w:rsidRDefault="004D075A" w:rsidP="004D075A">
      <w:pPr>
        <w:jc w:val="both"/>
        <w:rPr>
          <w:rFonts w:ascii="Arial" w:hAnsi="Arial" w:cs="Arial"/>
          <w:color w:val="333333"/>
          <w:rPrChange w:id="8814" w:author="Locke Liu" w:date="2021-05-24T14:33:00Z">
            <w:rPr>
              <w:color w:val="333333"/>
            </w:rPr>
          </w:rPrChange>
        </w:rPr>
      </w:pPr>
    </w:p>
    <w:p w14:paraId="1E6160BA" w14:textId="77777777" w:rsidR="004D075A" w:rsidRPr="004D620F" w:rsidRDefault="004D075A" w:rsidP="004D075A">
      <w:pPr>
        <w:pStyle w:val="Heading2"/>
        <w:rPr>
          <w:rFonts w:ascii="Arial" w:hAnsi="Arial"/>
          <w:rPrChange w:id="8815" w:author="Locke Liu" w:date="2021-05-24T14:33:00Z">
            <w:rPr/>
          </w:rPrChange>
        </w:rPr>
      </w:pPr>
      <w:bookmarkStart w:id="8816" w:name="_Toc373508507"/>
      <w:bookmarkStart w:id="8817" w:name="_Toc482190460"/>
      <w:bookmarkStart w:id="8818" w:name="_Toc482707875"/>
      <w:bookmarkStart w:id="8819" w:name="_Toc72767223"/>
      <w:bookmarkStart w:id="8820" w:name="_Toc213663057"/>
      <w:r w:rsidRPr="004D620F">
        <w:rPr>
          <w:rFonts w:ascii="Arial" w:hAnsi="Arial"/>
          <w:rPrChange w:id="8821" w:author="Locke Liu" w:date="2021-05-24T14:33:00Z">
            <w:rPr/>
          </w:rPrChange>
        </w:rPr>
        <w:t>Assumptions</w:t>
      </w:r>
      <w:bookmarkEnd w:id="8816"/>
      <w:bookmarkEnd w:id="8817"/>
      <w:bookmarkEnd w:id="8818"/>
      <w:bookmarkEnd w:id="8819"/>
    </w:p>
    <w:p w14:paraId="1E6160BB" w14:textId="77777777" w:rsidR="004D075A" w:rsidRPr="004D620F" w:rsidRDefault="004D075A" w:rsidP="004D075A">
      <w:pPr>
        <w:jc w:val="both"/>
        <w:rPr>
          <w:rFonts w:ascii="Arial" w:hAnsi="Arial" w:cs="Arial"/>
          <w:color w:val="333333"/>
          <w:lang w:val="en-GB"/>
          <w:rPrChange w:id="8822" w:author="Locke Liu" w:date="2021-05-24T14:33:00Z">
            <w:rPr>
              <w:color w:val="333333"/>
              <w:lang w:val="en-GB"/>
            </w:rPr>
          </w:rPrChange>
        </w:rPr>
      </w:pPr>
    </w:p>
    <w:tbl>
      <w:tblPr>
        <w:tblW w:w="9786" w:type="dxa"/>
        <w:tblInd w:w="65" w:type="dxa"/>
        <w:tblBorders>
          <w:top w:val="single" w:sz="4" w:space="0" w:color="003195"/>
          <w:left w:val="single" w:sz="4" w:space="0" w:color="003195"/>
          <w:bottom w:val="single" w:sz="4" w:space="0" w:color="003195"/>
          <w:right w:val="single" w:sz="4" w:space="0" w:color="003195"/>
          <w:insideH w:val="single" w:sz="4" w:space="0" w:color="003195"/>
          <w:insideV w:val="single" w:sz="4" w:space="0" w:color="003195"/>
        </w:tblBorders>
        <w:tblCellMar>
          <w:left w:w="70" w:type="dxa"/>
          <w:right w:w="70" w:type="dxa"/>
        </w:tblCellMar>
        <w:tblLook w:val="0000" w:firstRow="0" w:lastRow="0" w:firstColumn="0" w:lastColumn="0" w:noHBand="0" w:noVBand="0"/>
      </w:tblPr>
      <w:tblGrid>
        <w:gridCol w:w="2132"/>
        <w:gridCol w:w="4961"/>
        <w:gridCol w:w="2693"/>
      </w:tblGrid>
      <w:tr w:rsidR="00CF55D4" w:rsidRPr="004D620F" w14:paraId="1E6160BF" w14:textId="77777777" w:rsidTr="00CF55D4">
        <w:trPr>
          <w:trHeight w:val="420"/>
        </w:trPr>
        <w:tc>
          <w:tcPr>
            <w:tcW w:w="2132" w:type="dxa"/>
            <w:shd w:val="clear" w:color="auto" w:fill="D5E3FF"/>
          </w:tcPr>
          <w:p w14:paraId="1E6160BC" w14:textId="77777777" w:rsidR="004D075A" w:rsidRPr="004D620F" w:rsidRDefault="004D075A" w:rsidP="002129FF">
            <w:pPr>
              <w:jc w:val="center"/>
              <w:rPr>
                <w:rFonts w:ascii="Arial" w:hAnsi="Arial" w:cs="Arial"/>
                <w:b/>
                <w:bCs/>
                <w:iCs/>
                <w:color w:val="003195"/>
                <w:sz w:val="18"/>
                <w:szCs w:val="18"/>
                <w:rPrChange w:id="8823"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824" w:author="Locke Liu" w:date="2021-05-24T14:33:00Z">
                  <w:rPr>
                    <w:rFonts w:ascii="Segoe UI" w:hAnsi="Segoe UI" w:cs="Segoe UI"/>
                    <w:b/>
                    <w:bCs/>
                    <w:iCs/>
                    <w:color w:val="003195"/>
                    <w:sz w:val="18"/>
                    <w:szCs w:val="18"/>
                  </w:rPr>
                </w:rPrChange>
              </w:rPr>
              <w:t>Topic</w:t>
            </w:r>
          </w:p>
        </w:tc>
        <w:tc>
          <w:tcPr>
            <w:tcW w:w="4961" w:type="dxa"/>
            <w:shd w:val="clear" w:color="auto" w:fill="D5E3FF"/>
          </w:tcPr>
          <w:p w14:paraId="1E6160BD" w14:textId="77777777" w:rsidR="004D075A" w:rsidRPr="004D620F" w:rsidRDefault="004D075A" w:rsidP="002129FF">
            <w:pPr>
              <w:jc w:val="center"/>
              <w:rPr>
                <w:rFonts w:ascii="Arial" w:hAnsi="Arial" w:cs="Arial"/>
                <w:b/>
                <w:bCs/>
                <w:iCs/>
                <w:color w:val="003195"/>
                <w:sz w:val="18"/>
                <w:szCs w:val="18"/>
                <w:rPrChange w:id="8825"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826" w:author="Locke Liu" w:date="2021-05-24T14:33:00Z">
                  <w:rPr>
                    <w:rFonts w:ascii="Segoe UI" w:hAnsi="Segoe UI" w:cs="Segoe UI"/>
                    <w:b/>
                    <w:bCs/>
                    <w:iCs/>
                    <w:color w:val="003195"/>
                    <w:sz w:val="18"/>
                    <w:szCs w:val="18"/>
                  </w:rPr>
                </w:rPrChange>
              </w:rPr>
              <w:t>Description</w:t>
            </w:r>
          </w:p>
        </w:tc>
        <w:tc>
          <w:tcPr>
            <w:tcW w:w="2693" w:type="dxa"/>
            <w:shd w:val="clear" w:color="auto" w:fill="D5E3FF"/>
          </w:tcPr>
          <w:p w14:paraId="1E6160BE" w14:textId="77777777" w:rsidR="004D075A" w:rsidRPr="004D620F" w:rsidRDefault="004D075A" w:rsidP="002129FF">
            <w:pPr>
              <w:jc w:val="center"/>
              <w:rPr>
                <w:rFonts w:ascii="Arial" w:hAnsi="Arial" w:cs="Arial"/>
                <w:b/>
                <w:bCs/>
                <w:iCs/>
                <w:color w:val="003195"/>
                <w:sz w:val="18"/>
                <w:szCs w:val="18"/>
                <w:rPrChange w:id="8827"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828" w:author="Locke Liu" w:date="2021-05-24T14:33:00Z">
                  <w:rPr>
                    <w:rFonts w:ascii="Segoe UI" w:hAnsi="Segoe UI" w:cs="Segoe UI"/>
                    <w:b/>
                    <w:bCs/>
                    <w:iCs/>
                    <w:color w:val="003195"/>
                    <w:sz w:val="18"/>
                    <w:szCs w:val="18"/>
                  </w:rPr>
                </w:rPrChange>
              </w:rPr>
              <w:t>Comment</w:t>
            </w:r>
          </w:p>
        </w:tc>
      </w:tr>
      <w:tr w:rsidR="00CF55D4" w:rsidRPr="004D620F" w14:paraId="1E6160C3" w14:textId="77777777" w:rsidTr="00CF55D4">
        <w:trPr>
          <w:trHeight w:val="420"/>
        </w:trPr>
        <w:tc>
          <w:tcPr>
            <w:tcW w:w="2132" w:type="dxa"/>
            <w:shd w:val="clear" w:color="auto" w:fill="auto"/>
          </w:tcPr>
          <w:p w14:paraId="1E6160C0" w14:textId="77777777" w:rsidR="004D075A" w:rsidRPr="004D620F" w:rsidRDefault="004D075A" w:rsidP="00440445">
            <w:pPr>
              <w:jc w:val="both"/>
              <w:rPr>
                <w:rFonts w:ascii="Arial" w:hAnsi="Arial" w:cs="Arial"/>
                <w:b/>
                <w:bCs/>
                <w:color w:val="003195"/>
                <w:sz w:val="18"/>
                <w:szCs w:val="18"/>
                <w:lang w:val="en-GB"/>
                <w:rPrChange w:id="8829" w:author="Locke Liu" w:date="2021-05-24T14:33:00Z">
                  <w:rPr>
                    <w:rFonts w:ascii="Segoe UI" w:hAnsi="Segoe UI" w:cs="Segoe UI"/>
                    <w:b/>
                    <w:bCs/>
                    <w:color w:val="003195"/>
                    <w:sz w:val="18"/>
                    <w:szCs w:val="18"/>
                    <w:lang w:val="en-GB"/>
                  </w:rPr>
                </w:rPrChange>
              </w:rPr>
            </w:pPr>
            <w:r w:rsidRPr="004D620F">
              <w:rPr>
                <w:rFonts w:ascii="Arial" w:hAnsi="Arial" w:cs="Arial"/>
                <w:b/>
                <w:bCs/>
                <w:color w:val="003195"/>
                <w:sz w:val="18"/>
                <w:szCs w:val="18"/>
                <w:rPrChange w:id="8830" w:author="Locke Liu" w:date="2021-05-24T14:33:00Z">
                  <w:rPr>
                    <w:rFonts w:ascii="Segoe UI" w:hAnsi="Segoe UI" w:cs="Segoe UI"/>
                    <w:b/>
                    <w:bCs/>
                    <w:color w:val="003195"/>
                    <w:sz w:val="18"/>
                    <w:szCs w:val="18"/>
                  </w:rPr>
                </w:rPrChange>
              </w:rPr>
              <w:t>ASSUMPTION ID</w:t>
            </w:r>
          </w:p>
        </w:tc>
        <w:tc>
          <w:tcPr>
            <w:tcW w:w="4961" w:type="dxa"/>
            <w:shd w:val="clear" w:color="auto" w:fill="auto"/>
          </w:tcPr>
          <w:p w14:paraId="1E6160C1" w14:textId="77777777" w:rsidR="004D075A" w:rsidRPr="004D620F" w:rsidRDefault="004D075A" w:rsidP="00440445">
            <w:pPr>
              <w:jc w:val="both"/>
              <w:rPr>
                <w:rFonts w:ascii="Arial" w:hAnsi="Arial" w:cs="Arial"/>
                <w:b/>
                <w:bCs/>
                <w:color w:val="003195"/>
                <w:sz w:val="18"/>
                <w:szCs w:val="18"/>
                <w:lang w:val="en-GB"/>
                <w:rPrChange w:id="8831" w:author="Locke Liu" w:date="2021-05-24T14:33:00Z">
                  <w:rPr>
                    <w:rFonts w:ascii="Segoe UI" w:hAnsi="Segoe UI" w:cs="Segoe UI"/>
                    <w:b/>
                    <w:bCs/>
                    <w:color w:val="003195"/>
                    <w:sz w:val="18"/>
                    <w:szCs w:val="18"/>
                    <w:lang w:val="en-GB"/>
                  </w:rPr>
                </w:rPrChange>
              </w:rPr>
            </w:pPr>
            <w:r w:rsidRPr="004D620F">
              <w:rPr>
                <w:rFonts w:ascii="Arial" w:hAnsi="Arial" w:cs="Arial"/>
                <w:b/>
                <w:bCs/>
                <w:color w:val="003195"/>
                <w:sz w:val="18"/>
                <w:szCs w:val="18"/>
                <w:rPrChange w:id="8832" w:author="Locke Liu" w:date="2021-05-24T14:33:00Z">
                  <w:rPr>
                    <w:rFonts w:ascii="Segoe UI" w:hAnsi="Segoe UI" w:cs="Segoe UI"/>
                    <w:b/>
                    <w:bCs/>
                    <w:color w:val="003195"/>
                    <w:sz w:val="18"/>
                    <w:szCs w:val="18"/>
                  </w:rPr>
                </w:rPrChange>
              </w:rPr>
              <w:t> </w:t>
            </w:r>
          </w:p>
        </w:tc>
        <w:tc>
          <w:tcPr>
            <w:tcW w:w="2693" w:type="dxa"/>
            <w:shd w:val="clear" w:color="auto" w:fill="auto"/>
          </w:tcPr>
          <w:p w14:paraId="1E6160C2" w14:textId="77777777" w:rsidR="004D075A" w:rsidRPr="004D620F" w:rsidRDefault="004D075A" w:rsidP="00440445">
            <w:pPr>
              <w:jc w:val="both"/>
              <w:rPr>
                <w:rFonts w:ascii="Arial" w:hAnsi="Arial" w:cs="Arial"/>
                <w:color w:val="003195"/>
                <w:sz w:val="18"/>
                <w:szCs w:val="18"/>
                <w:lang w:val="en-GB"/>
                <w:rPrChange w:id="8833" w:author="Locke Liu" w:date="2021-05-24T14:33:00Z">
                  <w:rPr>
                    <w:rFonts w:ascii="Segoe UI" w:hAnsi="Segoe UI" w:cs="Segoe UI"/>
                    <w:color w:val="003195"/>
                    <w:sz w:val="18"/>
                    <w:szCs w:val="18"/>
                    <w:lang w:val="en-GB"/>
                  </w:rPr>
                </w:rPrChange>
              </w:rPr>
            </w:pPr>
            <w:r w:rsidRPr="004D620F">
              <w:rPr>
                <w:rFonts w:ascii="Arial" w:hAnsi="Arial" w:cs="Arial"/>
                <w:color w:val="003195"/>
                <w:sz w:val="18"/>
                <w:szCs w:val="18"/>
                <w:rPrChange w:id="8834" w:author="Locke Liu" w:date="2021-05-24T14:33:00Z">
                  <w:rPr>
                    <w:rFonts w:ascii="Segoe UI" w:hAnsi="Segoe UI" w:cs="Segoe UI"/>
                    <w:color w:val="003195"/>
                    <w:sz w:val="18"/>
                    <w:szCs w:val="18"/>
                  </w:rPr>
                </w:rPrChange>
              </w:rPr>
              <w:t> </w:t>
            </w:r>
          </w:p>
        </w:tc>
      </w:tr>
      <w:tr w:rsidR="00CF55D4" w:rsidRPr="004D620F" w14:paraId="1E6160C7" w14:textId="77777777" w:rsidTr="00CF55D4">
        <w:trPr>
          <w:trHeight w:val="420"/>
        </w:trPr>
        <w:tc>
          <w:tcPr>
            <w:tcW w:w="2132" w:type="dxa"/>
            <w:shd w:val="clear" w:color="auto" w:fill="auto"/>
          </w:tcPr>
          <w:p w14:paraId="1E6160C4" w14:textId="77777777" w:rsidR="004D075A" w:rsidRPr="004D620F" w:rsidRDefault="004D075A" w:rsidP="00440445">
            <w:pPr>
              <w:jc w:val="both"/>
              <w:rPr>
                <w:rFonts w:ascii="Arial" w:hAnsi="Arial" w:cs="Arial"/>
                <w:b/>
                <w:bCs/>
                <w:color w:val="003195"/>
                <w:sz w:val="18"/>
                <w:szCs w:val="18"/>
                <w:lang w:val="en-GB"/>
                <w:rPrChange w:id="8835" w:author="Locke Liu" w:date="2021-05-24T14:33:00Z">
                  <w:rPr>
                    <w:rFonts w:ascii="Segoe UI" w:hAnsi="Segoe UI" w:cs="Segoe UI"/>
                    <w:b/>
                    <w:bCs/>
                    <w:color w:val="003195"/>
                    <w:sz w:val="18"/>
                    <w:szCs w:val="18"/>
                    <w:lang w:val="en-GB"/>
                  </w:rPr>
                </w:rPrChange>
              </w:rPr>
            </w:pPr>
            <w:r w:rsidRPr="004D620F">
              <w:rPr>
                <w:rFonts w:ascii="Arial" w:hAnsi="Arial" w:cs="Arial"/>
                <w:b/>
                <w:bCs/>
                <w:color w:val="003195"/>
                <w:sz w:val="18"/>
                <w:szCs w:val="18"/>
                <w:rPrChange w:id="8836" w:author="Locke Liu" w:date="2021-05-24T14:33:00Z">
                  <w:rPr>
                    <w:rFonts w:ascii="Segoe UI" w:hAnsi="Segoe UI" w:cs="Segoe UI"/>
                    <w:b/>
                    <w:bCs/>
                    <w:color w:val="003195"/>
                    <w:sz w:val="18"/>
                    <w:szCs w:val="18"/>
                  </w:rPr>
                </w:rPrChange>
              </w:rPr>
              <w:t>Date Added</w:t>
            </w:r>
          </w:p>
        </w:tc>
        <w:tc>
          <w:tcPr>
            <w:tcW w:w="4961" w:type="dxa"/>
            <w:shd w:val="clear" w:color="auto" w:fill="auto"/>
          </w:tcPr>
          <w:p w14:paraId="1E6160C5" w14:textId="77777777" w:rsidR="004D075A" w:rsidRPr="004D620F" w:rsidRDefault="004D075A" w:rsidP="00440445">
            <w:pPr>
              <w:jc w:val="both"/>
              <w:rPr>
                <w:rFonts w:ascii="Arial" w:hAnsi="Arial" w:cs="Arial"/>
                <w:color w:val="003195"/>
                <w:sz w:val="18"/>
                <w:szCs w:val="18"/>
                <w:lang w:val="en-GB"/>
                <w:rPrChange w:id="8837" w:author="Locke Liu" w:date="2021-05-24T14:33:00Z">
                  <w:rPr>
                    <w:rFonts w:ascii="Segoe UI" w:hAnsi="Segoe UI" w:cs="Segoe UI"/>
                    <w:color w:val="003195"/>
                    <w:sz w:val="18"/>
                    <w:szCs w:val="18"/>
                    <w:lang w:val="en-GB"/>
                  </w:rPr>
                </w:rPrChange>
              </w:rPr>
            </w:pPr>
            <w:r w:rsidRPr="004D620F">
              <w:rPr>
                <w:rFonts w:ascii="Arial" w:hAnsi="Arial" w:cs="Arial"/>
                <w:color w:val="003195"/>
                <w:sz w:val="18"/>
                <w:szCs w:val="18"/>
                <w:rPrChange w:id="8838" w:author="Locke Liu" w:date="2021-05-24T14:33:00Z">
                  <w:rPr>
                    <w:rFonts w:ascii="Segoe UI" w:hAnsi="Segoe UI" w:cs="Segoe UI"/>
                    <w:color w:val="003195"/>
                    <w:sz w:val="18"/>
                    <w:szCs w:val="18"/>
                  </w:rPr>
                </w:rPrChange>
              </w:rPr>
              <w:t> </w:t>
            </w:r>
          </w:p>
        </w:tc>
        <w:tc>
          <w:tcPr>
            <w:tcW w:w="2693" w:type="dxa"/>
            <w:shd w:val="clear" w:color="auto" w:fill="auto"/>
          </w:tcPr>
          <w:p w14:paraId="1E6160C6" w14:textId="77777777" w:rsidR="004D075A" w:rsidRPr="004D620F" w:rsidRDefault="004D075A" w:rsidP="00440445">
            <w:pPr>
              <w:jc w:val="both"/>
              <w:rPr>
                <w:rFonts w:ascii="Arial" w:hAnsi="Arial" w:cs="Arial"/>
                <w:color w:val="003195"/>
                <w:sz w:val="18"/>
                <w:szCs w:val="18"/>
                <w:lang w:val="en-GB"/>
                <w:rPrChange w:id="8839" w:author="Locke Liu" w:date="2021-05-24T14:33:00Z">
                  <w:rPr>
                    <w:rFonts w:ascii="Segoe UI" w:hAnsi="Segoe UI" w:cs="Segoe UI"/>
                    <w:color w:val="003195"/>
                    <w:sz w:val="18"/>
                    <w:szCs w:val="18"/>
                    <w:lang w:val="en-GB"/>
                  </w:rPr>
                </w:rPrChange>
              </w:rPr>
            </w:pPr>
            <w:r w:rsidRPr="004D620F">
              <w:rPr>
                <w:rFonts w:ascii="Arial" w:hAnsi="Arial" w:cs="Arial"/>
                <w:color w:val="003195"/>
                <w:sz w:val="18"/>
                <w:szCs w:val="18"/>
                <w:rPrChange w:id="8840" w:author="Locke Liu" w:date="2021-05-24T14:33:00Z">
                  <w:rPr>
                    <w:rFonts w:ascii="Segoe UI" w:hAnsi="Segoe UI" w:cs="Segoe UI"/>
                    <w:color w:val="003195"/>
                    <w:sz w:val="18"/>
                    <w:szCs w:val="18"/>
                  </w:rPr>
                </w:rPrChange>
              </w:rPr>
              <w:t> </w:t>
            </w:r>
          </w:p>
        </w:tc>
      </w:tr>
      <w:tr w:rsidR="00CF55D4" w:rsidRPr="004D620F" w14:paraId="1E6160CB" w14:textId="77777777" w:rsidTr="00CF55D4">
        <w:trPr>
          <w:trHeight w:val="420"/>
        </w:trPr>
        <w:tc>
          <w:tcPr>
            <w:tcW w:w="2132" w:type="dxa"/>
            <w:shd w:val="clear" w:color="auto" w:fill="auto"/>
          </w:tcPr>
          <w:p w14:paraId="1E6160C8" w14:textId="77777777" w:rsidR="004D075A" w:rsidRPr="004D620F" w:rsidRDefault="004D075A" w:rsidP="00440445">
            <w:pPr>
              <w:jc w:val="both"/>
              <w:rPr>
                <w:rFonts w:ascii="Arial" w:hAnsi="Arial" w:cs="Arial"/>
                <w:b/>
                <w:bCs/>
                <w:color w:val="003195"/>
                <w:sz w:val="18"/>
                <w:szCs w:val="18"/>
                <w:lang w:val="en-GB"/>
                <w:rPrChange w:id="8841" w:author="Locke Liu" w:date="2021-05-24T14:33:00Z">
                  <w:rPr>
                    <w:rFonts w:ascii="Segoe UI" w:hAnsi="Segoe UI" w:cs="Segoe UI"/>
                    <w:b/>
                    <w:bCs/>
                    <w:color w:val="003195"/>
                    <w:sz w:val="18"/>
                    <w:szCs w:val="18"/>
                    <w:lang w:val="en-GB"/>
                  </w:rPr>
                </w:rPrChange>
              </w:rPr>
            </w:pPr>
            <w:r w:rsidRPr="004D620F">
              <w:rPr>
                <w:rFonts w:ascii="Arial" w:hAnsi="Arial" w:cs="Arial"/>
                <w:b/>
                <w:bCs/>
                <w:color w:val="003195"/>
                <w:sz w:val="18"/>
                <w:szCs w:val="18"/>
                <w:rPrChange w:id="8842" w:author="Locke Liu" w:date="2021-05-24T14:33:00Z">
                  <w:rPr>
                    <w:rFonts w:ascii="Segoe UI" w:hAnsi="Segoe UI" w:cs="Segoe UI"/>
                    <w:b/>
                    <w:bCs/>
                    <w:color w:val="003195"/>
                    <w:sz w:val="18"/>
                    <w:szCs w:val="18"/>
                  </w:rPr>
                </w:rPrChange>
              </w:rPr>
              <w:t>Assumption Description</w:t>
            </w:r>
          </w:p>
        </w:tc>
        <w:tc>
          <w:tcPr>
            <w:tcW w:w="4961" w:type="dxa"/>
            <w:shd w:val="clear" w:color="auto" w:fill="auto"/>
          </w:tcPr>
          <w:p w14:paraId="1E6160C9" w14:textId="77777777" w:rsidR="004D075A" w:rsidRPr="004D620F" w:rsidRDefault="004D075A" w:rsidP="00440445">
            <w:pPr>
              <w:jc w:val="both"/>
              <w:rPr>
                <w:rFonts w:ascii="Arial" w:hAnsi="Arial" w:cs="Arial"/>
                <w:color w:val="003195"/>
                <w:sz w:val="18"/>
                <w:szCs w:val="18"/>
                <w:lang w:val="en-GB"/>
                <w:rPrChange w:id="8843" w:author="Locke Liu" w:date="2021-05-24T14:33:00Z">
                  <w:rPr>
                    <w:rFonts w:ascii="Segoe UI" w:hAnsi="Segoe UI" w:cs="Segoe UI"/>
                    <w:color w:val="003195"/>
                    <w:sz w:val="18"/>
                    <w:szCs w:val="18"/>
                    <w:lang w:val="en-GB"/>
                  </w:rPr>
                </w:rPrChange>
              </w:rPr>
            </w:pPr>
            <w:r w:rsidRPr="004D620F">
              <w:rPr>
                <w:rFonts w:ascii="Arial" w:hAnsi="Arial" w:cs="Arial"/>
                <w:color w:val="003195"/>
                <w:sz w:val="18"/>
                <w:szCs w:val="18"/>
                <w:rPrChange w:id="8844" w:author="Locke Liu" w:date="2021-05-24T14:33:00Z">
                  <w:rPr>
                    <w:rFonts w:ascii="Segoe UI" w:hAnsi="Segoe UI" w:cs="Segoe UI"/>
                    <w:color w:val="003195"/>
                    <w:sz w:val="18"/>
                    <w:szCs w:val="18"/>
                  </w:rPr>
                </w:rPrChange>
              </w:rPr>
              <w:t> </w:t>
            </w:r>
          </w:p>
        </w:tc>
        <w:tc>
          <w:tcPr>
            <w:tcW w:w="2693" w:type="dxa"/>
            <w:shd w:val="clear" w:color="auto" w:fill="auto"/>
          </w:tcPr>
          <w:p w14:paraId="1E6160CA" w14:textId="77777777" w:rsidR="004D075A" w:rsidRPr="004D620F" w:rsidRDefault="004D075A" w:rsidP="00440445">
            <w:pPr>
              <w:jc w:val="both"/>
              <w:rPr>
                <w:rFonts w:ascii="Arial" w:hAnsi="Arial" w:cs="Arial"/>
                <w:color w:val="003195"/>
                <w:sz w:val="18"/>
                <w:szCs w:val="18"/>
                <w:lang w:val="en-GB"/>
                <w:rPrChange w:id="8845" w:author="Locke Liu" w:date="2021-05-24T14:33:00Z">
                  <w:rPr>
                    <w:rFonts w:ascii="Segoe UI" w:hAnsi="Segoe UI" w:cs="Segoe UI"/>
                    <w:color w:val="003195"/>
                    <w:sz w:val="18"/>
                    <w:szCs w:val="18"/>
                    <w:lang w:val="en-GB"/>
                  </w:rPr>
                </w:rPrChange>
              </w:rPr>
            </w:pPr>
            <w:r w:rsidRPr="004D620F">
              <w:rPr>
                <w:rFonts w:ascii="Arial" w:hAnsi="Arial" w:cs="Arial"/>
                <w:color w:val="003195"/>
                <w:sz w:val="18"/>
                <w:szCs w:val="18"/>
                <w:rPrChange w:id="8846" w:author="Locke Liu" w:date="2021-05-24T14:33:00Z">
                  <w:rPr>
                    <w:rFonts w:ascii="Segoe UI" w:hAnsi="Segoe UI" w:cs="Segoe UI"/>
                    <w:color w:val="003195"/>
                    <w:sz w:val="18"/>
                    <w:szCs w:val="18"/>
                  </w:rPr>
                </w:rPrChange>
              </w:rPr>
              <w:t> </w:t>
            </w:r>
          </w:p>
        </w:tc>
      </w:tr>
      <w:tr w:rsidR="00CF55D4" w:rsidRPr="004D620F" w14:paraId="1E6160CF" w14:textId="77777777" w:rsidTr="00CF55D4">
        <w:trPr>
          <w:trHeight w:val="420"/>
        </w:trPr>
        <w:tc>
          <w:tcPr>
            <w:tcW w:w="2132" w:type="dxa"/>
            <w:shd w:val="clear" w:color="auto" w:fill="auto"/>
          </w:tcPr>
          <w:p w14:paraId="1E6160CC" w14:textId="77777777" w:rsidR="004D075A" w:rsidRPr="004D620F" w:rsidRDefault="004D075A" w:rsidP="00440445">
            <w:pPr>
              <w:jc w:val="both"/>
              <w:rPr>
                <w:rFonts w:ascii="Arial" w:hAnsi="Arial" w:cs="Arial"/>
                <w:b/>
                <w:bCs/>
                <w:color w:val="003195"/>
                <w:sz w:val="18"/>
                <w:szCs w:val="18"/>
                <w:rPrChange w:id="8847"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848" w:author="Locke Liu" w:date="2021-05-24T14:33:00Z">
                  <w:rPr>
                    <w:rFonts w:ascii="Segoe UI" w:hAnsi="Segoe UI" w:cs="Segoe UI"/>
                    <w:b/>
                    <w:bCs/>
                    <w:color w:val="003195"/>
                    <w:sz w:val="18"/>
                    <w:szCs w:val="18"/>
                  </w:rPr>
                </w:rPrChange>
              </w:rPr>
              <w:t>Assumption Confidence</w:t>
            </w:r>
          </w:p>
        </w:tc>
        <w:tc>
          <w:tcPr>
            <w:tcW w:w="4961" w:type="dxa"/>
            <w:shd w:val="clear" w:color="auto" w:fill="auto"/>
          </w:tcPr>
          <w:p w14:paraId="1E6160CD" w14:textId="77777777" w:rsidR="004D075A" w:rsidRPr="004D620F" w:rsidRDefault="004D075A" w:rsidP="00440445">
            <w:pPr>
              <w:jc w:val="both"/>
              <w:rPr>
                <w:rFonts w:ascii="Arial" w:hAnsi="Arial" w:cs="Arial"/>
                <w:color w:val="003195"/>
                <w:sz w:val="18"/>
                <w:szCs w:val="18"/>
                <w:rPrChange w:id="8849" w:author="Locke Liu" w:date="2021-05-24T14:33:00Z">
                  <w:rPr>
                    <w:rFonts w:ascii="Segoe UI" w:hAnsi="Segoe UI" w:cs="Segoe UI"/>
                    <w:color w:val="003195"/>
                    <w:sz w:val="18"/>
                    <w:szCs w:val="18"/>
                  </w:rPr>
                </w:rPrChange>
              </w:rPr>
            </w:pPr>
          </w:p>
        </w:tc>
        <w:tc>
          <w:tcPr>
            <w:tcW w:w="2693" w:type="dxa"/>
            <w:shd w:val="clear" w:color="auto" w:fill="auto"/>
          </w:tcPr>
          <w:p w14:paraId="1E6160CE" w14:textId="77777777" w:rsidR="004D075A" w:rsidRPr="004D620F" w:rsidRDefault="004D075A" w:rsidP="00440445">
            <w:pPr>
              <w:jc w:val="both"/>
              <w:rPr>
                <w:rFonts w:ascii="Arial" w:hAnsi="Arial" w:cs="Arial"/>
                <w:color w:val="003195"/>
                <w:sz w:val="18"/>
                <w:szCs w:val="18"/>
                <w:rPrChange w:id="8850" w:author="Locke Liu" w:date="2021-05-24T14:33:00Z">
                  <w:rPr>
                    <w:rFonts w:ascii="Segoe UI" w:hAnsi="Segoe UI" w:cs="Segoe UI"/>
                    <w:color w:val="003195"/>
                    <w:sz w:val="18"/>
                    <w:szCs w:val="18"/>
                  </w:rPr>
                </w:rPrChange>
              </w:rPr>
            </w:pPr>
          </w:p>
        </w:tc>
      </w:tr>
      <w:tr w:rsidR="00CF55D4" w:rsidRPr="004D620F" w14:paraId="1E6160D3" w14:textId="77777777" w:rsidTr="00CF55D4">
        <w:trPr>
          <w:trHeight w:val="420"/>
        </w:trPr>
        <w:tc>
          <w:tcPr>
            <w:tcW w:w="2132" w:type="dxa"/>
            <w:shd w:val="clear" w:color="auto" w:fill="auto"/>
          </w:tcPr>
          <w:p w14:paraId="1E6160D0" w14:textId="77777777" w:rsidR="004D075A" w:rsidRPr="004D620F" w:rsidRDefault="004D075A" w:rsidP="00440445">
            <w:pPr>
              <w:jc w:val="both"/>
              <w:rPr>
                <w:rFonts w:ascii="Arial" w:hAnsi="Arial" w:cs="Arial"/>
                <w:b/>
                <w:bCs/>
                <w:color w:val="003195"/>
                <w:sz w:val="18"/>
                <w:szCs w:val="18"/>
                <w:lang w:val="en-GB"/>
                <w:rPrChange w:id="8851" w:author="Locke Liu" w:date="2021-05-24T14:33:00Z">
                  <w:rPr>
                    <w:rFonts w:ascii="Segoe UI" w:hAnsi="Segoe UI" w:cs="Segoe UI"/>
                    <w:b/>
                    <w:bCs/>
                    <w:color w:val="003195"/>
                    <w:sz w:val="18"/>
                    <w:szCs w:val="18"/>
                    <w:lang w:val="en-GB"/>
                  </w:rPr>
                </w:rPrChange>
              </w:rPr>
            </w:pPr>
            <w:r w:rsidRPr="004D620F">
              <w:rPr>
                <w:rFonts w:ascii="Arial" w:hAnsi="Arial" w:cs="Arial"/>
                <w:b/>
                <w:bCs/>
                <w:color w:val="003195"/>
                <w:sz w:val="18"/>
                <w:szCs w:val="18"/>
                <w:rPrChange w:id="8852" w:author="Locke Liu" w:date="2021-05-24T14:33:00Z">
                  <w:rPr>
                    <w:rFonts w:ascii="Segoe UI" w:hAnsi="Segoe UI" w:cs="Segoe UI"/>
                    <w:b/>
                    <w:bCs/>
                    <w:color w:val="003195"/>
                    <w:sz w:val="18"/>
                    <w:szCs w:val="18"/>
                  </w:rPr>
                </w:rPrChange>
              </w:rPr>
              <w:t>Assumption impact</w:t>
            </w:r>
          </w:p>
        </w:tc>
        <w:tc>
          <w:tcPr>
            <w:tcW w:w="4961" w:type="dxa"/>
            <w:shd w:val="clear" w:color="auto" w:fill="auto"/>
          </w:tcPr>
          <w:p w14:paraId="1E6160D1" w14:textId="77777777" w:rsidR="004D075A" w:rsidRPr="004D620F" w:rsidRDefault="004D075A" w:rsidP="00440445">
            <w:pPr>
              <w:jc w:val="both"/>
              <w:rPr>
                <w:rFonts w:ascii="Arial" w:hAnsi="Arial" w:cs="Arial"/>
                <w:color w:val="003195"/>
                <w:sz w:val="18"/>
                <w:szCs w:val="18"/>
                <w:lang w:val="en-GB"/>
                <w:rPrChange w:id="8853" w:author="Locke Liu" w:date="2021-05-24T14:33:00Z">
                  <w:rPr>
                    <w:rFonts w:ascii="Segoe UI" w:hAnsi="Segoe UI" w:cs="Segoe UI"/>
                    <w:color w:val="003195"/>
                    <w:sz w:val="18"/>
                    <w:szCs w:val="18"/>
                    <w:lang w:val="en-GB"/>
                  </w:rPr>
                </w:rPrChange>
              </w:rPr>
            </w:pPr>
            <w:r w:rsidRPr="004D620F">
              <w:rPr>
                <w:rFonts w:ascii="Arial" w:hAnsi="Arial" w:cs="Arial"/>
                <w:color w:val="003195"/>
                <w:sz w:val="18"/>
                <w:szCs w:val="18"/>
                <w:rPrChange w:id="8854" w:author="Locke Liu" w:date="2021-05-24T14:33:00Z">
                  <w:rPr>
                    <w:rFonts w:ascii="Segoe UI" w:hAnsi="Segoe UI" w:cs="Segoe UI"/>
                    <w:color w:val="003195"/>
                    <w:sz w:val="18"/>
                    <w:szCs w:val="18"/>
                  </w:rPr>
                </w:rPrChange>
              </w:rPr>
              <w:t> </w:t>
            </w:r>
          </w:p>
        </w:tc>
        <w:tc>
          <w:tcPr>
            <w:tcW w:w="2693" w:type="dxa"/>
            <w:shd w:val="clear" w:color="auto" w:fill="auto"/>
          </w:tcPr>
          <w:p w14:paraId="1E6160D2" w14:textId="77777777" w:rsidR="004D075A" w:rsidRPr="004D620F" w:rsidRDefault="004D075A" w:rsidP="00440445">
            <w:pPr>
              <w:jc w:val="both"/>
              <w:rPr>
                <w:rFonts w:ascii="Arial" w:hAnsi="Arial" w:cs="Arial"/>
                <w:color w:val="003195"/>
                <w:sz w:val="18"/>
                <w:szCs w:val="18"/>
                <w:lang w:val="en-GB"/>
                <w:rPrChange w:id="8855" w:author="Locke Liu" w:date="2021-05-24T14:33:00Z">
                  <w:rPr>
                    <w:rFonts w:ascii="Segoe UI" w:hAnsi="Segoe UI" w:cs="Segoe UI"/>
                    <w:color w:val="003195"/>
                    <w:sz w:val="18"/>
                    <w:szCs w:val="18"/>
                    <w:lang w:val="en-GB"/>
                  </w:rPr>
                </w:rPrChange>
              </w:rPr>
            </w:pPr>
            <w:r w:rsidRPr="004D620F">
              <w:rPr>
                <w:rFonts w:ascii="Arial" w:hAnsi="Arial" w:cs="Arial"/>
                <w:color w:val="003195"/>
                <w:sz w:val="18"/>
                <w:szCs w:val="18"/>
                <w:rPrChange w:id="8856" w:author="Locke Liu" w:date="2021-05-24T14:33:00Z">
                  <w:rPr>
                    <w:rFonts w:ascii="Segoe UI" w:hAnsi="Segoe UI" w:cs="Segoe UI"/>
                    <w:color w:val="003195"/>
                    <w:sz w:val="18"/>
                    <w:szCs w:val="18"/>
                  </w:rPr>
                </w:rPrChange>
              </w:rPr>
              <w:t> </w:t>
            </w:r>
          </w:p>
        </w:tc>
      </w:tr>
      <w:tr w:rsidR="00CF55D4" w:rsidRPr="004D620F" w14:paraId="1E6160D7" w14:textId="77777777" w:rsidTr="00CF55D4">
        <w:trPr>
          <w:trHeight w:val="420"/>
        </w:trPr>
        <w:tc>
          <w:tcPr>
            <w:tcW w:w="2132" w:type="dxa"/>
            <w:shd w:val="clear" w:color="auto" w:fill="auto"/>
          </w:tcPr>
          <w:p w14:paraId="1E6160D4" w14:textId="77777777" w:rsidR="004D075A" w:rsidRPr="004D620F" w:rsidRDefault="004D075A" w:rsidP="00440445">
            <w:pPr>
              <w:jc w:val="both"/>
              <w:rPr>
                <w:rFonts w:ascii="Arial" w:hAnsi="Arial" w:cs="Arial"/>
                <w:b/>
                <w:bCs/>
                <w:color w:val="003195"/>
                <w:sz w:val="18"/>
                <w:szCs w:val="18"/>
                <w:lang w:val="en-GB"/>
                <w:rPrChange w:id="8857" w:author="Locke Liu" w:date="2021-05-24T14:33:00Z">
                  <w:rPr>
                    <w:rFonts w:ascii="Segoe UI" w:hAnsi="Segoe UI" w:cs="Segoe UI"/>
                    <w:b/>
                    <w:bCs/>
                    <w:color w:val="003195"/>
                    <w:sz w:val="18"/>
                    <w:szCs w:val="18"/>
                    <w:lang w:val="en-GB"/>
                  </w:rPr>
                </w:rPrChange>
              </w:rPr>
            </w:pPr>
            <w:r w:rsidRPr="004D620F">
              <w:rPr>
                <w:rFonts w:ascii="Arial" w:hAnsi="Arial" w:cs="Arial"/>
                <w:b/>
                <w:bCs/>
                <w:color w:val="003195"/>
                <w:sz w:val="18"/>
                <w:szCs w:val="18"/>
                <w:rPrChange w:id="8858" w:author="Locke Liu" w:date="2021-05-24T14:33:00Z">
                  <w:rPr>
                    <w:rFonts w:ascii="Segoe UI" w:hAnsi="Segoe UI" w:cs="Segoe UI"/>
                    <w:b/>
                    <w:bCs/>
                    <w:color w:val="003195"/>
                    <w:sz w:val="18"/>
                    <w:szCs w:val="18"/>
                  </w:rPr>
                </w:rPrChange>
              </w:rPr>
              <w:t>Status</w:t>
            </w:r>
          </w:p>
        </w:tc>
        <w:tc>
          <w:tcPr>
            <w:tcW w:w="4961" w:type="dxa"/>
            <w:shd w:val="clear" w:color="auto" w:fill="auto"/>
          </w:tcPr>
          <w:p w14:paraId="1E6160D5" w14:textId="77777777" w:rsidR="004D075A" w:rsidRPr="004D620F" w:rsidRDefault="004D075A" w:rsidP="00440445">
            <w:pPr>
              <w:jc w:val="both"/>
              <w:rPr>
                <w:rFonts w:ascii="Arial" w:hAnsi="Arial" w:cs="Arial"/>
                <w:color w:val="003195"/>
                <w:sz w:val="18"/>
                <w:szCs w:val="18"/>
                <w:lang w:val="en-GB"/>
                <w:rPrChange w:id="8859" w:author="Locke Liu" w:date="2021-05-24T14:33:00Z">
                  <w:rPr>
                    <w:rFonts w:ascii="Segoe UI" w:hAnsi="Segoe UI" w:cs="Segoe UI"/>
                    <w:color w:val="003195"/>
                    <w:sz w:val="18"/>
                    <w:szCs w:val="18"/>
                    <w:lang w:val="en-GB"/>
                  </w:rPr>
                </w:rPrChange>
              </w:rPr>
            </w:pPr>
            <w:r w:rsidRPr="004D620F">
              <w:rPr>
                <w:rFonts w:ascii="Arial" w:hAnsi="Arial" w:cs="Arial"/>
                <w:color w:val="003195"/>
                <w:sz w:val="18"/>
                <w:szCs w:val="18"/>
                <w:rPrChange w:id="8860" w:author="Locke Liu" w:date="2021-05-24T14:33:00Z">
                  <w:rPr>
                    <w:rFonts w:ascii="Segoe UI" w:hAnsi="Segoe UI" w:cs="Segoe UI"/>
                    <w:color w:val="003195"/>
                    <w:sz w:val="18"/>
                    <w:szCs w:val="18"/>
                  </w:rPr>
                </w:rPrChange>
              </w:rPr>
              <w:t> </w:t>
            </w:r>
          </w:p>
        </w:tc>
        <w:tc>
          <w:tcPr>
            <w:tcW w:w="2693" w:type="dxa"/>
            <w:shd w:val="clear" w:color="auto" w:fill="auto"/>
          </w:tcPr>
          <w:p w14:paraId="1E6160D6" w14:textId="77777777" w:rsidR="004D075A" w:rsidRPr="004D620F" w:rsidRDefault="004D075A" w:rsidP="00440445">
            <w:pPr>
              <w:jc w:val="both"/>
              <w:rPr>
                <w:rFonts w:ascii="Arial" w:hAnsi="Arial" w:cs="Arial"/>
                <w:color w:val="003195"/>
                <w:sz w:val="18"/>
                <w:szCs w:val="18"/>
                <w:lang w:val="en-GB"/>
                <w:rPrChange w:id="8861" w:author="Locke Liu" w:date="2021-05-24T14:33:00Z">
                  <w:rPr>
                    <w:rFonts w:ascii="Segoe UI" w:hAnsi="Segoe UI" w:cs="Segoe UI"/>
                    <w:color w:val="003195"/>
                    <w:sz w:val="18"/>
                    <w:szCs w:val="18"/>
                    <w:lang w:val="en-GB"/>
                  </w:rPr>
                </w:rPrChange>
              </w:rPr>
            </w:pPr>
            <w:r w:rsidRPr="004D620F">
              <w:rPr>
                <w:rFonts w:ascii="Arial" w:hAnsi="Arial" w:cs="Arial"/>
                <w:color w:val="003195"/>
                <w:sz w:val="18"/>
                <w:szCs w:val="18"/>
                <w:rPrChange w:id="8862" w:author="Locke Liu" w:date="2021-05-24T14:33:00Z">
                  <w:rPr>
                    <w:rFonts w:ascii="Segoe UI" w:hAnsi="Segoe UI" w:cs="Segoe UI"/>
                    <w:color w:val="003195"/>
                    <w:sz w:val="18"/>
                    <w:szCs w:val="18"/>
                  </w:rPr>
                </w:rPrChange>
              </w:rPr>
              <w:t> </w:t>
            </w:r>
          </w:p>
        </w:tc>
      </w:tr>
    </w:tbl>
    <w:p w14:paraId="1E6160D8" w14:textId="77777777" w:rsidR="004D075A" w:rsidRPr="004D620F" w:rsidRDefault="004D075A" w:rsidP="004D075A">
      <w:pPr>
        <w:rPr>
          <w:rFonts w:ascii="Arial" w:hAnsi="Arial" w:cs="Arial"/>
          <w:i/>
          <w:color w:val="0000FF"/>
          <w:lang w:val="en-GB"/>
          <w:rPrChange w:id="8863" w:author="Locke Liu" w:date="2021-05-24T14:33:00Z">
            <w:rPr>
              <w:i/>
              <w:color w:val="0000FF"/>
              <w:lang w:val="en-GB"/>
            </w:rPr>
          </w:rPrChange>
        </w:rPr>
      </w:pPr>
    </w:p>
    <w:p w14:paraId="1E6160D9" w14:textId="77777777" w:rsidR="004D075A" w:rsidRPr="004D620F" w:rsidRDefault="004D075A" w:rsidP="004D075A">
      <w:pPr>
        <w:pStyle w:val="Heading2"/>
        <w:rPr>
          <w:rFonts w:ascii="Arial" w:hAnsi="Arial"/>
          <w:rPrChange w:id="8864" w:author="Locke Liu" w:date="2021-05-24T14:33:00Z">
            <w:rPr/>
          </w:rPrChange>
        </w:rPr>
      </w:pPr>
      <w:bookmarkStart w:id="8865" w:name="_Toc373508508"/>
      <w:bookmarkStart w:id="8866" w:name="_Toc72767224"/>
      <w:bookmarkStart w:id="8867" w:name="_Toc482190461"/>
      <w:bookmarkStart w:id="8868" w:name="_Toc482707876"/>
      <w:r w:rsidRPr="004D620F">
        <w:rPr>
          <w:rFonts w:ascii="Arial" w:hAnsi="Arial"/>
          <w:rPrChange w:id="8869" w:author="Locke Liu" w:date="2021-05-24T14:33:00Z">
            <w:rPr/>
          </w:rPrChange>
        </w:rPr>
        <w:t>Issues</w:t>
      </w:r>
      <w:bookmarkEnd w:id="8820"/>
      <w:bookmarkEnd w:id="8865"/>
      <w:bookmarkEnd w:id="8866"/>
      <w:r w:rsidRPr="004D620F">
        <w:rPr>
          <w:rFonts w:ascii="Arial" w:hAnsi="Arial"/>
          <w:rPrChange w:id="8870" w:author="Locke Liu" w:date="2021-05-24T14:33:00Z">
            <w:rPr/>
          </w:rPrChange>
        </w:rPr>
        <w:t xml:space="preserve"> </w:t>
      </w:r>
      <w:bookmarkEnd w:id="8867"/>
      <w:bookmarkEnd w:id="8868"/>
    </w:p>
    <w:p w14:paraId="1E6160DA" w14:textId="77777777" w:rsidR="004D075A" w:rsidRPr="004D620F" w:rsidRDefault="004D075A" w:rsidP="004D075A">
      <w:pPr>
        <w:rPr>
          <w:rFonts w:ascii="Arial" w:hAnsi="Arial" w:cs="Arial"/>
          <w:rPrChange w:id="8871" w:author="Locke Liu" w:date="2021-05-24T14:33:00Z">
            <w:rPr/>
          </w:rPrChange>
        </w:rPr>
      </w:pPr>
    </w:p>
    <w:tbl>
      <w:tblPr>
        <w:tblW w:w="9780" w:type="dxa"/>
        <w:tblInd w:w="65" w:type="dxa"/>
        <w:tblBorders>
          <w:top w:val="single" w:sz="4" w:space="0" w:color="003195"/>
          <w:left w:val="single" w:sz="4" w:space="0" w:color="003195"/>
          <w:bottom w:val="single" w:sz="4" w:space="0" w:color="003195"/>
          <w:right w:val="single" w:sz="4" w:space="0" w:color="003195"/>
          <w:insideH w:val="single" w:sz="4" w:space="0" w:color="003195"/>
          <w:insideV w:val="single" w:sz="4" w:space="0" w:color="003195"/>
        </w:tblBorders>
        <w:tblCellMar>
          <w:left w:w="70" w:type="dxa"/>
          <w:right w:w="70" w:type="dxa"/>
        </w:tblCellMar>
        <w:tblLook w:val="0000" w:firstRow="0" w:lastRow="0" w:firstColumn="0" w:lastColumn="0" w:noHBand="0" w:noVBand="0"/>
      </w:tblPr>
      <w:tblGrid>
        <w:gridCol w:w="2132"/>
        <w:gridCol w:w="4961"/>
        <w:gridCol w:w="2687"/>
      </w:tblGrid>
      <w:tr w:rsidR="004D075A" w:rsidRPr="004D620F" w14:paraId="1E6160DE" w14:textId="77777777" w:rsidTr="002129FF">
        <w:trPr>
          <w:trHeight w:val="390"/>
        </w:trPr>
        <w:tc>
          <w:tcPr>
            <w:tcW w:w="2132" w:type="dxa"/>
            <w:shd w:val="clear" w:color="auto" w:fill="D5E3FF"/>
            <w:vAlign w:val="center"/>
          </w:tcPr>
          <w:p w14:paraId="1E6160DB" w14:textId="77777777" w:rsidR="004D075A" w:rsidRPr="004D620F" w:rsidRDefault="004D075A" w:rsidP="00440445">
            <w:pPr>
              <w:jc w:val="center"/>
              <w:rPr>
                <w:rFonts w:ascii="Arial" w:hAnsi="Arial" w:cs="Arial"/>
                <w:b/>
                <w:bCs/>
                <w:iCs/>
                <w:color w:val="003195"/>
                <w:sz w:val="18"/>
                <w:szCs w:val="18"/>
                <w:rPrChange w:id="8872"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873" w:author="Locke Liu" w:date="2021-05-24T14:33:00Z">
                  <w:rPr>
                    <w:rFonts w:ascii="Segoe UI" w:hAnsi="Segoe UI" w:cs="Segoe UI"/>
                    <w:b/>
                    <w:bCs/>
                    <w:iCs/>
                    <w:color w:val="003195"/>
                    <w:sz w:val="18"/>
                    <w:szCs w:val="18"/>
                  </w:rPr>
                </w:rPrChange>
              </w:rPr>
              <w:t>Topic</w:t>
            </w:r>
          </w:p>
        </w:tc>
        <w:tc>
          <w:tcPr>
            <w:tcW w:w="4961" w:type="dxa"/>
            <w:shd w:val="clear" w:color="auto" w:fill="D5E3FF"/>
            <w:vAlign w:val="center"/>
          </w:tcPr>
          <w:p w14:paraId="1E6160DC" w14:textId="77777777" w:rsidR="004D075A" w:rsidRPr="004D620F" w:rsidRDefault="004D075A" w:rsidP="00440445">
            <w:pPr>
              <w:jc w:val="center"/>
              <w:rPr>
                <w:rFonts w:ascii="Arial" w:hAnsi="Arial" w:cs="Arial"/>
                <w:b/>
                <w:bCs/>
                <w:iCs/>
                <w:color w:val="003195"/>
                <w:sz w:val="18"/>
                <w:szCs w:val="18"/>
                <w:rPrChange w:id="8874"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875" w:author="Locke Liu" w:date="2021-05-24T14:33:00Z">
                  <w:rPr>
                    <w:rFonts w:ascii="Segoe UI" w:hAnsi="Segoe UI" w:cs="Segoe UI"/>
                    <w:b/>
                    <w:bCs/>
                    <w:iCs/>
                    <w:color w:val="003195"/>
                    <w:sz w:val="18"/>
                    <w:szCs w:val="18"/>
                  </w:rPr>
                </w:rPrChange>
              </w:rPr>
              <w:t>Description</w:t>
            </w:r>
          </w:p>
        </w:tc>
        <w:tc>
          <w:tcPr>
            <w:tcW w:w="2687" w:type="dxa"/>
            <w:shd w:val="clear" w:color="auto" w:fill="D5E3FF"/>
            <w:vAlign w:val="center"/>
          </w:tcPr>
          <w:p w14:paraId="1E6160DD" w14:textId="77777777" w:rsidR="004D075A" w:rsidRPr="004D620F" w:rsidRDefault="004D075A" w:rsidP="00440445">
            <w:pPr>
              <w:jc w:val="center"/>
              <w:rPr>
                <w:rFonts w:ascii="Arial" w:hAnsi="Arial" w:cs="Arial"/>
                <w:b/>
                <w:bCs/>
                <w:iCs/>
                <w:color w:val="003195"/>
                <w:sz w:val="18"/>
                <w:szCs w:val="18"/>
                <w:rPrChange w:id="8876"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877" w:author="Locke Liu" w:date="2021-05-24T14:33:00Z">
                  <w:rPr>
                    <w:rFonts w:ascii="Segoe UI" w:hAnsi="Segoe UI" w:cs="Segoe UI"/>
                    <w:b/>
                    <w:bCs/>
                    <w:iCs/>
                    <w:color w:val="003195"/>
                    <w:sz w:val="18"/>
                    <w:szCs w:val="18"/>
                  </w:rPr>
                </w:rPrChange>
              </w:rPr>
              <w:t>Comment</w:t>
            </w:r>
          </w:p>
        </w:tc>
      </w:tr>
      <w:tr w:rsidR="004D075A" w:rsidRPr="004D620F" w14:paraId="1E6160E2" w14:textId="77777777" w:rsidTr="002129FF">
        <w:trPr>
          <w:trHeight w:val="390"/>
        </w:trPr>
        <w:tc>
          <w:tcPr>
            <w:tcW w:w="2132" w:type="dxa"/>
            <w:shd w:val="clear" w:color="auto" w:fill="FFFFFF"/>
          </w:tcPr>
          <w:p w14:paraId="1E6160DF" w14:textId="77777777" w:rsidR="004D075A" w:rsidRPr="004D620F" w:rsidRDefault="004D075A" w:rsidP="00440445">
            <w:pPr>
              <w:jc w:val="both"/>
              <w:rPr>
                <w:rFonts w:ascii="Arial" w:hAnsi="Arial" w:cs="Arial"/>
                <w:b/>
                <w:bCs/>
                <w:color w:val="003195"/>
                <w:sz w:val="18"/>
                <w:szCs w:val="18"/>
                <w:rPrChange w:id="8878"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879" w:author="Locke Liu" w:date="2021-05-24T14:33:00Z">
                  <w:rPr>
                    <w:rFonts w:ascii="Segoe UI" w:hAnsi="Segoe UI" w:cs="Segoe UI"/>
                    <w:b/>
                    <w:bCs/>
                    <w:color w:val="003195"/>
                    <w:sz w:val="18"/>
                    <w:szCs w:val="18"/>
                  </w:rPr>
                </w:rPrChange>
              </w:rPr>
              <w:t>ISSUE ID</w:t>
            </w:r>
          </w:p>
        </w:tc>
        <w:tc>
          <w:tcPr>
            <w:tcW w:w="4961" w:type="dxa"/>
            <w:shd w:val="clear" w:color="auto" w:fill="auto"/>
          </w:tcPr>
          <w:p w14:paraId="1E6160E0" w14:textId="77777777" w:rsidR="004D075A" w:rsidRPr="004D620F" w:rsidRDefault="004D075A" w:rsidP="00440445">
            <w:pPr>
              <w:jc w:val="both"/>
              <w:rPr>
                <w:rFonts w:ascii="Arial" w:hAnsi="Arial" w:cs="Arial"/>
                <w:bCs/>
                <w:color w:val="003195"/>
                <w:sz w:val="18"/>
                <w:szCs w:val="18"/>
                <w:rPrChange w:id="8880" w:author="Locke Liu" w:date="2021-05-24T14:33:00Z">
                  <w:rPr>
                    <w:rFonts w:ascii="Segoe UI" w:hAnsi="Segoe UI" w:cs="Segoe UI"/>
                    <w:bCs/>
                    <w:color w:val="003195"/>
                    <w:sz w:val="18"/>
                    <w:szCs w:val="18"/>
                  </w:rPr>
                </w:rPrChange>
              </w:rPr>
            </w:pPr>
            <w:r w:rsidRPr="004D620F">
              <w:rPr>
                <w:rFonts w:ascii="Arial" w:hAnsi="Arial" w:cs="Arial"/>
                <w:bCs/>
                <w:color w:val="003195"/>
                <w:sz w:val="18"/>
                <w:szCs w:val="18"/>
                <w:rPrChange w:id="8881" w:author="Locke Liu" w:date="2021-05-24T14:33:00Z">
                  <w:rPr>
                    <w:rFonts w:ascii="Segoe UI" w:hAnsi="Segoe UI" w:cs="Segoe UI"/>
                    <w:bCs/>
                    <w:color w:val="003195"/>
                    <w:sz w:val="18"/>
                    <w:szCs w:val="18"/>
                  </w:rPr>
                </w:rPrChange>
              </w:rPr>
              <w:t> </w:t>
            </w:r>
          </w:p>
        </w:tc>
        <w:tc>
          <w:tcPr>
            <w:tcW w:w="2687" w:type="dxa"/>
            <w:shd w:val="clear" w:color="auto" w:fill="auto"/>
          </w:tcPr>
          <w:p w14:paraId="1E6160E1" w14:textId="77777777" w:rsidR="004D075A" w:rsidRPr="004D620F" w:rsidRDefault="004D075A" w:rsidP="00440445">
            <w:pPr>
              <w:jc w:val="both"/>
              <w:rPr>
                <w:rFonts w:ascii="Arial" w:hAnsi="Arial" w:cs="Arial"/>
                <w:color w:val="003195"/>
                <w:sz w:val="18"/>
                <w:szCs w:val="18"/>
                <w:rPrChange w:id="8882"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83" w:author="Locke Liu" w:date="2021-05-24T14:33:00Z">
                  <w:rPr>
                    <w:rFonts w:ascii="Segoe UI" w:hAnsi="Segoe UI" w:cs="Segoe UI"/>
                    <w:color w:val="003195"/>
                    <w:sz w:val="18"/>
                    <w:szCs w:val="18"/>
                  </w:rPr>
                </w:rPrChange>
              </w:rPr>
              <w:t> </w:t>
            </w:r>
          </w:p>
        </w:tc>
      </w:tr>
      <w:tr w:rsidR="004D075A" w:rsidRPr="004D620F" w14:paraId="1E6160E6" w14:textId="77777777" w:rsidTr="002129FF">
        <w:trPr>
          <w:trHeight w:val="390"/>
        </w:trPr>
        <w:tc>
          <w:tcPr>
            <w:tcW w:w="2132" w:type="dxa"/>
            <w:shd w:val="clear" w:color="auto" w:fill="FFFFFF"/>
          </w:tcPr>
          <w:p w14:paraId="1E6160E3" w14:textId="77777777" w:rsidR="004D075A" w:rsidRPr="004D620F" w:rsidRDefault="004D075A" w:rsidP="00440445">
            <w:pPr>
              <w:jc w:val="both"/>
              <w:rPr>
                <w:rFonts w:ascii="Arial" w:hAnsi="Arial" w:cs="Arial"/>
                <w:b/>
                <w:bCs/>
                <w:color w:val="003195"/>
                <w:sz w:val="18"/>
                <w:szCs w:val="18"/>
                <w:rPrChange w:id="8884"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885" w:author="Locke Liu" w:date="2021-05-24T14:33:00Z">
                  <w:rPr>
                    <w:rFonts w:ascii="Segoe UI" w:hAnsi="Segoe UI" w:cs="Segoe UI"/>
                    <w:b/>
                    <w:bCs/>
                    <w:color w:val="003195"/>
                    <w:sz w:val="18"/>
                    <w:szCs w:val="18"/>
                  </w:rPr>
                </w:rPrChange>
              </w:rPr>
              <w:t>Date Added</w:t>
            </w:r>
          </w:p>
        </w:tc>
        <w:tc>
          <w:tcPr>
            <w:tcW w:w="4961" w:type="dxa"/>
            <w:shd w:val="clear" w:color="auto" w:fill="auto"/>
          </w:tcPr>
          <w:p w14:paraId="1E6160E4" w14:textId="77777777" w:rsidR="004D075A" w:rsidRPr="004D620F" w:rsidRDefault="004D075A" w:rsidP="00440445">
            <w:pPr>
              <w:jc w:val="both"/>
              <w:rPr>
                <w:rFonts w:ascii="Arial" w:hAnsi="Arial" w:cs="Arial"/>
                <w:color w:val="003195"/>
                <w:sz w:val="18"/>
                <w:szCs w:val="18"/>
                <w:rPrChange w:id="8886"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87" w:author="Locke Liu" w:date="2021-05-24T14:33:00Z">
                  <w:rPr>
                    <w:rFonts w:ascii="Segoe UI" w:hAnsi="Segoe UI" w:cs="Segoe UI"/>
                    <w:color w:val="003195"/>
                    <w:sz w:val="18"/>
                    <w:szCs w:val="18"/>
                  </w:rPr>
                </w:rPrChange>
              </w:rPr>
              <w:t> </w:t>
            </w:r>
          </w:p>
        </w:tc>
        <w:tc>
          <w:tcPr>
            <w:tcW w:w="2687" w:type="dxa"/>
            <w:shd w:val="clear" w:color="auto" w:fill="auto"/>
          </w:tcPr>
          <w:p w14:paraId="1E6160E5" w14:textId="77777777" w:rsidR="004D075A" w:rsidRPr="004D620F" w:rsidRDefault="004D075A" w:rsidP="00440445">
            <w:pPr>
              <w:jc w:val="both"/>
              <w:rPr>
                <w:rFonts w:ascii="Arial" w:hAnsi="Arial" w:cs="Arial"/>
                <w:color w:val="003195"/>
                <w:sz w:val="18"/>
                <w:szCs w:val="18"/>
                <w:rPrChange w:id="8888"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89" w:author="Locke Liu" w:date="2021-05-24T14:33:00Z">
                  <w:rPr>
                    <w:rFonts w:ascii="Segoe UI" w:hAnsi="Segoe UI" w:cs="Segoe UI"/>
                    <w:color w:val="003195"/>
                    <w:sz w:val="18"/>
                    <w:szCs w:val="18"/>
                  </w:rPr>
                </w:rPrChange>
              </w:rPr>
              <w:t> </w:t>
            </w:r>
          </w:p>
        </w:tc>
      </w:tr>
      <w:tr w:rsidR="004D075A" w:rsidRPr="004D620F" w14:paraId="1E6160EA" w14:textId="77777777" w:rsidTr="002129FF">
        <w:trPr>
          <w:trHeight w:val="390"/>
        </w:trPr>
        <w:tc>
          <w:tcPr>
            <w:tcW w:w="2132" w:type="dxa"/>
            <w:shd w:val="clear" w:color="auto" w:fill="FFFFFF"/>
          </w:tcPr>
          <w:p w14:paraId="1E6160E7" w14:textId="77777777" w:rsidR="004D075A" w:rsidRPr="004D620F" w:rsidRDefault="004D075A" w:rsidP="00440445">
            <w:pPr>
              <w:jc w:val="both"/>
              <w:rPr>
                <w:rFonts w:ascii="Arial" w:hAnsi="Arial" w:cs="Arial"/>
                <w:b/>
                <w:bCs/>
                <w:color w:val="003195"/>
                <w:sz w:val="18"/>
                <w:szCs w:val="18"/>
                <w:rPrChange w:id="8890"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891" w:author="Locke Liu" w:date="2021-05-24T14:33:00Z">
                  <w:rPr>
                    <w:rFonts w:ascii="Segoe UI" w:hAnsi="Segoe UI" w:cs="Segoe UI"/>
                    <w:b/>
                    <w:bCs/>
                    <w:color w:val="003195"/>
                    <w:sz w:val="18"/>
                    <w:szCs w:val="18"/>
                  </w:rPr>
                </w:rPrChange>
              </w:rPr>
              <w:t>Issue Description</w:t>
            </w:r>
          </w:p>
        </w:tc>
        <w:tc>
          <w:tcPr>
            <w:tcW w:w="4961" w:type="dxa"/>
            <w:shd w:val="clear" w:color="auto" w:fill="auto"/>
          </w:tcPr>
          <w:p w14:paraId="1E6160E8" w14:textId="77777777" w:rsidR="004D075A" w:rsidRPr="004D620F" w:rsidRDefault="004D075A" w:rsidP="00440445">
            <w:pPr>
              <w:jc w:val="both"/>
              <w:rPr>
                <w:rFonts w:ascii="Arial" w:hAnsi="Arial" w:cs="Arial"/>
                <w:color w:val="003195"/>
                <w:sz w:val="18"/>
                <w:szCs w:val="18"/>
                <w:rPrChange w:id="8892"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93" w:author="Locke Liu" w:date="2021-05-24T14:33:00Z">
                  <w:rPr>
                    <w:rFonts w:ascii="Segoe UI" w:hAnsi="Segoe UI" w:cs="Segoe UI"/>
                    <w:color w:val="003195"/>
                    <w:sz w:val="18"/>
                    <w:szCs w:val="18"/>
                  </w:rPr>
                </w:rPrChange>
              </w:rPr>
              <w:t> </w:t>
            </w:r>
          </w:p>
        </w:tc>
        <w:tc>
          <w:tcPr>
            <w:tcW w:w="2687" w:type="dxa"/>
            <w:shd w:val="clear" w:color="auto" w:fill="auto"/>
          </w:tcPr>
          <w:p w14:paraId="1E6160E9" w14:textId="77777777" w:rsidR="004D075A" w:rsidRPr="004D620F" w:rsidRDefault="004D075A" w:rsidP="00440445">
            <w:pPr>
              <w:jc w:val="both"/>
              <w:rPr>
                <w:rFonts w:ascii="Arial" w:hAnsi="Arial" w:cs="Arial"/>
                <w:color w:val="003195"/>
                <w:sz w:val="18"/>
                <w:szCs w:val="18"/>
                <w:rPrChange w:id="8894"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95" w:author="Locke Liu" w:date="2021-05-24T14:33:00Z">
                  <w:rPr>
                    <w:rFonts w:ascii="Segoe UI" w:hAnsi="Segoe UI" w:cs="Segoe UI"/>
                    <w:color w:val="003195"/>
                    <w:sz w:val="18"/>
                    <w:szCs w:val="18"/>
                  </w:rPr>
                </w:rPrChange>
              </w:rPr>
              <w:t> </w:t>
            </w:r>
          </w:p>
        </w:tc>
      </w:tr>
      <w:tr w:rsidR="004D075A" w:rsidRPr="004D620F" w14:paraId="1E6160EE" w14:textId="77777777" w:rsidTr="002129FF">
        <w:trPr>
          <w:trHeight w:val="390"/>
        </w:trPr>
        <w:tc>
          <w:tcPr>
            <w:tcW w:w="2132" w:type="dxa"/>
            <w:shd w:val="clear" w:color="auto" w:fill="FFFFFF"/>
          </w:tcPr>
          <w:p w14:paraId="1E6160EB" w14:textId="77777777" w:rsidR="004D075A" w:rsidRPr="004D620F" w:rsidRDefault="004D075A" w:rsidP="00440445">
            <w:pPr>
              <w:jc w:val="both"/>
              <w:rPr>
                <w:rFonts w:ascii="Arial" w:hAnsi="Arial" w:cs="Arial"/>
                <w:b/>
                <w:bCs/>
                <w:color w:val="003195"/>
                <w:sz w:val="18"/>
                <w:szCs w:val="18"/>
                <w:rPrChange w:id="8896"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897" w:author="Locke Liu" w:date="2021-05-24T14:33:00Z">
                  <w:rPr>
                    <w:rFonts w:ascii="Segoe UI" w:hAnsi="Segoe UI" w:cs="Segoe UI"/>
                    <w:b/>
                    <w:bCs/>
                    <w:color w:val="003195"/>
                    <w:sz w:val="18"/>
                    <w:szCs w:val="18"/>
                  </w:rPr>
                </w:rPrChange>
              </w:rPr>
              <w:t>Solution</w:t>
            </w:r>
          </w:p>
        </w:tc>
        <w:tc>
          <w:tcPr>
            <w:tcW w:w="4961" w:type="dxa"/>
            <w:shd w:val="clear" w:color="auto" w:fill="auto"/>
          </w:tcPr>
          <w:p w14:paraId="1E6160EC" w14:textId="77777777" w:rsidR="004D075A" w:rsidRPr="004D620F" w:rsidRDefault="004D075A" w:rsidP="00440445">
            <w:pPr>
              <w:jc w:val="both"/>
              <w:rPr>
                <w:rFonts w:ascii="Arial" w:hAnsi="Arial" w:cs="Arial"/>
                <w:color w:val="003195"/>
                <w:sz w:val="18"/>
                <w:szCs w:val="18"/>
                <w:rPrChange w:id="8898"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899" w:author="Locke Liu" w:date="2021-05-24T14:33:00Z">
                  <w:rPr>
                    <w:rFonts w:ascii="Segoe UI" w:hAnsi="Segoe UI" w:cs="Segoe UI"/>
                    <w:color w:val="003195"/>
                    <w:sz w:val="18"/>
                    <w:szCs w:val="18"/>
                  </w:rPr>
                </w:rPrChange>
              </w:rPr>
              <w:t> </w:t>
            </w:r>
          </w:p>
        </w:tc>
        <w:tc>
          <w:tcPr>
            <w:tcW w:w="2687" w:type="dxa"/>
            <w:shd w:val="clear" w:color="auto" w:fill="auto"/>
          </w:tcPr>
          <w:p w14:paraId="1E6160ED" w14:textId="77777777" w:rsidR="004D075A" w:rsidRPr="004D620F" w:rsidRDefault="004D075A" w:rsidP="00440445">
            <w:pPr>
              <w:jc w:val="both"/>
              <w:rPr>
                <w:rFonts w:ascii="Arial" w:hAnsi="Arial" w:cs="Arial"/>
                <w:color w:val="003195"/>
                <w:sz w:val="18"/>
                <w:szCs w:val="18"/>
                <w:rPrChange w:id="8900"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01" w:author="Locke Liu" w:date="2021-05-24T14:33:00Z">
                  <w:rPr>
                    <w:rFonts w:ascii="Segoe UI" w:hAnsi="Segoe UI" w:cs="Segoe UI"/>
                    <w:color w:val="003195"/>
                    <w:sz w:val="18"/>
                    <w:szCs w:val="18"/>
                  </w:rPr>
                </w:rPrChange>
              </w:rPr>
              <w:t> </w:t>
            </w:r>
          </w:p>
        </w:tc>
      </w:tr>
      <w:tr w:rsidR="004D075A" w:rsidRPr="004D620F" w14:paraId="1E6160F2" w14:textId="77777777" w:rsidTr="002129FF">
        <w:trPr>
          <w:trHeight w:val="390"/>
        </w:trPr>
        <w:tc>
          <w:tcPr>
            <w:tcW w:w="2132" w:type="dxa"/>
            <w:shd w:val="clear" w:color="auto" w:fill="FFFFFF"/>
          </w:tcPr>
          <w:p w14:paraId="1E6160EF" w14:textId="77777777" w:rsidR="004D075A" w:rsidRPr="004D620F" w:rsidRDefault="004D075A" w:rsidP="00440445">
            <w:pPr>
              <w:jc w:val="both"/>
              <w:rPr>
                <w:rFonts w:ascii="Arial" w:hAnsi="Arial" w:cs="Arial"/>
                <w:b/>
                <w:bCs/>
                <w:color w:val="003195"/>
                <w:sz w:val="18"/>
                <w:szCs w:val="18"/>
                <w:rPrChange w:id="8902"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903" w:author="Locke Liu" w:date="2021-05-24T14:33:00Z">
                  <w:rPr>
                    <w:rFonts w:ascii="Segoe UI" w:hAnsi="Segoe UI" w:cs="Segoe UI"/>
                    <w:b/>
                    <w:bCs/>
                    <w:color w:val="003195"/>
                    <w:sz w:val="18"/>
                    <w:szCs w:val="18"/>
                  </w:rPr>
                </w:rPrChange>
              </w:rPr>
              <w:t>Alternative</w:t>
            </w:r>
          </w:p>
        </w:tc>
        <w:tc>
          <w:tcPr>
            <w:tcW w:w="4961" w:type="dxa"/>
            <w:shd w:val="clear" w:color="auto" w:fill="auto"/>
          </w:tcPr>
          <w:p w14:paraId="1E6160F0" w14:textId="77777777" w:rsidR="004D075A" w:rsidRPr="004D620F" w:rsidRDefault="004D075A" w:rsidP="00440445">
            <w:pPr>
              <w:jc w:val="both"/>
              <w:rPr>
                <w:rFonts w:ascii="Arial" w:hAnsi="Arial" w:cs="Arial"/>
                <w:color w:val="003195"/>
                <w:sz w:val="18"/>
                <w:szCs w:val="18"/>
                <w:rPrChange w:id="8904"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05" w:author="Locke Liu" w:date="2021-05-24T14:33:00Z">
                  <w:rPr>
                    <w:rFonts w:ascii="Segoe UI" w:hAnsi="Segoe UI" w:cs="Segoe UI"/>
                    <w:color w:val="003195"/>
                    <w:sz w:val="18"/>
                    <w:szCs w:val="18"/>
                  </w:rPr>
                </w:rPrChange>
              </w:rPr>
              <w:t> </w:t>
            </w:r>
          </w:p>
        </w:tc>
        <w:tc>
          <w:tcPr>
            <w:tcW w:w="2687" w:type="dxa"/>
            <w:shd w:val="clear" w:color="auto" w:fill="auto"/>
          </w:tcPr>
          <w:p w14:paraId="1E6160F1" w14:textId="77777777" w:rsidR="004D075A" w:rsidRPr="004D620F" w:rsidRDefault="004D075A" w:rsidP="00440445">
            <w:pPr>
              <w:jc w:val="both"/>
              <w:rPr>
                <w:rFonts w:ascii="Arial" w:hAnsi="Arial" w:cs="Arial"/>
                <w:color w:val="003195"/>
                <w:sz w:val="18"/>
                <w:szCs w:val="18"/>
                <w:rPrChange w:id="8906"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07" w:author="Locke Liu" w:date="2021-05-24T14:33:00Z">
                  <w:rPr>
                    <w:rFonts w:ascii="Segoe UI" w:hAnsi="Segoe UI" w:cs="Segoe UI"/>
                    <w:color w:val="003195"/>
                    <w:sz w:val="18"/>
                    <w:szCs w:val="18"/>
                  </w:rPr>
                </w:rPrChange>
              </w:rPr>
              <w:t> </w:t>
            </w:r>
          </w:p>
        </w:tc>
      </w:tr>
      <w:tr w:rsidR="004D075A" w:rsidRPr="004D620F" w14:paraId="1E6160F6" w14:textId="77777777" w:rsidTr="002129FF">
        <w:trPr>
          <w:trHeight w:val="390"/>
        </w:trPr>
        <w:tc>
          <w:tcPr>
            <w:tcW w:w="2132" w:type="dxa"/>
            <w:shd w:val="clear" w:color="auto" w:fill="FFFFFF"/>
          </w:tcPr>
          <w:p w14:paraId="1E6160F3" w14:textId="77777777" w:rsidR="004D075A" w:rsidRPr="004D620F" w:rsidRDefault="004D075A" w:rsidP="00440445">
            <w:pPr>
              <w:jc w:val="both"/>
              <w:rPr>
                <w:rFonts w:ascii="Arial" w:hAnsi="Arial" w:cs="Arial"/>
                <w:b/>
                <w:bCs/>
                <w:color w:val="003195"/>
                <w:sz w:val="18"/>
                <w:szCs w:val="18"/>
                <w:rPrChange w:id="8908"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909" w:author="Locke Liu" w:date="2021-05-24T14:33:00Z">
                  <w:rPr>
                    <w:rFonts w:ascii="Segoe UI" w:hAnsi="Segoe UI" w:cs="Segoe UI"/>
                    <w:b/>
                    <w:bCs/>
                    <w:color w:val="003195"/>
                    <w:sz w:val="18"/>
                    <w:szCs w:val="18"/>
                  </w:rPr>
                </w:rPrChange>
              </w:rPr>
              <w:t>Status</w:t>
            </w:r>
          </w:p>
        </w:tc>
        <w:tc>
          <w:tcPr>
            <w:tcW w:w="4961" w:type="dxa"/>
            <w:shd w:val="clear" w:color="auto" w:fill="auto"/>
          </w:tcPr>
          <w:p w14:paraId="1E6160F4" w14:textId="77777777" w:rsidR="004D075A" w:rsidRPr="004D620F" w:rsidRDefault="004D075A" w:rsidP="00440445">
            <w:pPr>
              <w:jc w:val="both"/>
              <w:rPr>
                <w:rFonts w:ascii="Arial" w:hAnsi="Arial" w:cs="Arial"/>
                <w:color w:val="003195"/>
                <w:sz w:val="18"/>
                <w:szCs w:val="18"/>
                <w:rPrChange w:id="8910"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11" w:author="Locke Liu" w:date="2021-05-24T14:33:00Z">
                  <w:rPr>
                    <w:rFonts w:ascii="Segoe UI" w:hAnsi="Segoe UI" w:cs="Segoe UI"/>
                    <w:color w:val="003195"/>
                    <w:sz w:val="18"/>
                    <w:szCs w:val="18"/>
                  </w:rPr>
                </w:rPrChange>
              </w:rPr>
              <w:t> </w:t>
            </w:r>
          </w:p>
        </w:tc>
        <w:tc>
          <w:tcPr>
            <w:tcW w:w="2687" w:type="dxa"/>
            <w:shd w:val="clear" w:color="auto" w:fill="auto"/>
          </w:tcPr>
          <w:p w14:paraId="1E6160F5" w14:textId="77777777" w:rsidR="004D075A" w:rsidRPr="004D620F" w:rsidRDefault="004D075A" w:rsidP="00440445">
            <w:pPr>
              <w:jc w:val="both"/>
              <w:rPr>
                <w:rFonts w:ascii="Arial" w:hAnsi="Arial" w:cs="Arial"/>
                <w:color w:val="003195"/>
                <w:sz w:val="18"/>
                <w:szCs w:val="18"/>
                <w:rPrChange w:id="8912"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13" w:author="Locke Liu" w:date="2021-05-24T14:33:00Z">
                  <w:rPr>
                    <w:rFonts w:ascii="Segoe UI" w:hAnsi="Segoe UI" w:cs="Segoe UI"/>
                    <w:color w:val="003195"/>
                    <w:sz w:val="18"/>
                    <w:szCs w:val="18"/>
                  </w:rPr>
                </w:rPrChange>
              </w:rPr>
              <w:t> </w:t>
            </w:r>
          </w:p>
        </w:tc>
      </w:tr>
    </w:tbl>
    <w:p w14:paraId="1E6160F7" w14:textId="77777777" w:rsidR="004D075A" w:rsidRPr="004D620F" w:rsidRDefault="004D075A" w:rsidP="004D075A">
      <w:pPr>
        <w:jc w:val="both"/>
        <w:rPr>
          <w:rFonts w:ascii="Arial" w:hAnsi="Arial" w:cs="Arial"/>
          <w:color w:val="333333"/>
          <w:rPrChange w:id="8914" w:author="Locke Liu" w:date="2021-05-24T14:33:00Z">
            <w:rPr>
              <w:color w:val="333333"/>
            </w:rPr>
          </w:rPrChange>
        </w:rPr>
      </w:pPr>
    </w:p>
    <w:p w14:paraId="1E6160F8" w14:textId="77777777" w:rsidR="004D075A" w:rsidRPr="004D620F" w:rsidRDefault="004D075A" w:rsidP="004D075A">
      <w:pPr>
        <w:pStyle w:val="Heading2"/>
        <w:rPr>
          <w:rFonts w:ascii="Arial" w:hAnsi="Arial"/>
          <w:rPrChange w:id="8915" w:author="Locke Liu" w:date="2021-05-24T14:33:00Z">
            <w:rPr/>
          </w:rPrChange>
        </w:rPr>
      </w:pPr>
      <w:bookmarkStart w:id="8916" w:name="_Toc373508509"/>
      <w:bookmarkStart w:id="8917" w:name="_Toc482190462"/>
      <w:bookmarkStart w:id="8918" w:name="_Toc482707877"/>
      <w:bookmarkStart w:id="8919" w:name="_Toc72767225"/>
      <w:r w:rsidRPr="004D620F">
        <w:rPr>
          <w:rFonts w:ascii="Arial" w:hAnsi="Arial"/>
          <w:rPrChange w:id="8920" w:author="Locke Liu" w:date="2021-05-24T14:33:00Z">
            <w:rPr/>
          </w:rPrChange>
        </w:rPr>
        <w:t>Dependencies</w:t>
      </w:r>
      <w:bookmarkEnd w:id="8916"/>
      <w:bookmarkEnd w:id="8917"/>
      <w:bookmarkEnd w:id="8918"/>
      <w:bookmarkEnd w:id="8919"/>
    </w:p>
    <w:p w14:paraId="1E6160F9" w14:textId="77777777" w:rsidR="004D075A" w:rsidRPr="004D620F" w:rsidRDefault="004D075A" w:rsidP="004D075A">
      <w:pPr>
        <w:rPr>
          <w:rFonts w:ascii="Arial" w:hAnsi="Arial" w:cs="Arial"/>
          <w:rPrChange w:id="8921" w:author="Locke Liu" w:date="2021-05-24T14:33:00Z">
            <w:rPr/>
          </w:rPrChange>
        </w:rPr>
      </w:pPr>
    </w:p>
    <w:tbl>
      <w:tblPr>
        <w:tblW w:w="9780" w:type="dxa"/>
        <w:tblInd w:w="65" w:type="dxa"/>
        <w:tblBorders>
          <w:top w:val="single" w:sz="4" w:space="0" w:color="003195"/>
          <w:left w:val="single" w:sz="4" w:space="0" w:color="003195"/>
          <w:bottom w:val="single" w:sz="4" w:space="0" w:color="003195"/>
          <w:right w:val="single" w:sz="4" w:space="0" w:color="003195"/>
          <w:insideH w:val="single" w:sz="4" w:space="0" w:color="003195"/>
          <w:insideV w:val="single" w:sz="4" w:space="0" w:color="003195"/>
        </w:tblBorders>
        <w:tblCellMar>
          <w:left w:w="70" w:type="dxa"/>
          <w:right w:w="70" w:type="dxa"/>
        </w:tblCellMar>
        <w:tblLook w:val="0000" w:firstRow="0" w:lastRow="0" w:firstColumn="0" w:lastColumn="0" w:noHBand="0" w:noVBand="0"/>
      </w:tblPr>
      <w:tblGrid>
        <w:gridCol w:w="1800"/>
        <w:gridCol w:w="5500"/>
        <w:gridCol w:w="2480"/>
      </w:tblGrid>
      <w:tr w:rsidR="002129FF" w:rsidRPr="004D620F" w14:paraId="1E6160FD" w14:textId="77777777" w:rsidTr="002129FF">
        <w:trPr>
          <w:trHeight w:val="390"/>
        </w:trPr>
        <w:tc>
          <w:tcPr>
            <w:tcW w:w="1800" w:type="dxa"/>
            <w:shd w:val="clear" w:color="auto" w:fill="D5E3FF"/>
            <w:vAlign w:val="center"/>
          </w:tcPr>
          <w:p w14:paraId="1E6160FA" w14:textId="77777777" w:rsidR="004D075A" w:rsidRPr="004D620F" w:rsidRDefault="004D075A" w:rsidP="00440445">
            <w:pPr>
              <w:jc w:val="center"/>
              <w:rPr>
                <w:rFonts w:ascii="Arial" w:hAnsi="Arial" w:cs="Arial"/>
                <w:b/>
                <w:bCs/>
                <w:iCs/>
                <w:color w:val="003195"/>
                <w:sz w:val="18"/>
                <w:szCs w:val="18"/>
                <w:rPrChange w:id="8922"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923" w:author="Locke Liu" w:date="2021-05-24T14:33:00Z">
                  <w:rPr>
                    <w:rFonts w:ascii="Segoe UI" w:hAnsi="Segoe UI" w:cs="Segoe UI"/>
                    <w:b/>
                    <w:bCs/>
                    <w:iCs/>
                    <w:color w:val="003195"/>
                    <w:sz w:val="18"/>
                    <w:szCs w:val="18"/>
                  </w:rPr>
                </w:rPrChange>
              </w:rPr>
              <w:t>Topic</w:t>
            </w:r>
          </w:p>
        </w:tc>
        <w:tc>
          <w:tcPr>
            <w:tcW w:w="5500" w:type="dxa"/>
            <w:shd w:val="clear" w:color="auto" w:fill="D5E3FF"/>
            <w:vAlign w:val="center"/>
          </w:tcPr>
          <w:p w14:paraId="1E6160FB" w14:textId="77777777" w:rsidR="004D075A" w:rsidRPr="004D620F" w:rsidRDefault="004D075A" w:rsidP="00440445">
            <w:pPr>
              <w:jc w:val="center"/>
              <w:rPr>
                <w:rFonts w:ascii="Arial" w:hAnsi="Arial" w:cs="Arial"/>
                <w:b/>
                <w:bCs/>
                <w:iCs/>
                <w:color w:val="003195"/>
                <w:sz w:val="18"/>
                <w:szCs w:val="18"/>
                <w:rPrChange w:id="8924"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925" w:author="Locke Liu" w:date="2021-05-24T14:33:00Z">
                  <w:rPr>
                    <w:rFonts w:ascii="Segoe UI" w:hAnsi="Segoe UI" w:cs="Segoe UI"/>
                    <w:b/>
                    <w:bCs/>
                    <w:iCs/>
                    <w:color w:val="003195"/>
                    <w:sz w:val="18"/>
                    <w:szCs w:val="18"/>
                  </w:rPr>
                </w:rPrChange>
              </w:rPr>
              <w:t>Description</w:t>
            </w:r>
          </w:p>
        </w:tc>
        <w:tc>
          <w:tcPr>
            <w:tcW w:w="2480" w:type="dxa"/>
            <w:shd w:val="clear" w:color="auto" w:fill="D5E3FF"/>
            <w:vAlign w:val="center"/>
          </w:tcPr>
          <w:p w14:paraId="1E6160FC" w14:textId="77777777" w:rsidR="004D075A" w:rsidRPr="004D620F" w:rsidRDefault="004D075A" w:rsidP="00440445">
            <w:pPr>
              <w:jc w:val="center"/>
              <w:rPr>
                <w:rFonts w:ascii="Arial" w:hAnsi="Arial" w:cs="Arial"/>
                <w:b/>
                <w:bCs/>
                <w:iCs/>
                <w:color w:val="003195"/>
                <w:sz w:val="18"/>
                <w:szCs w:val="18"/>
                <w:rPrChange w:id="8926" w:author="Locke Liu" w:date="2021-05-24T14:33:00Z">
                  <w:rPr>
                    <w:rFonts w:ascii="Segoe UI" w:hAnsi="Segoe UI" w:cs="Segoe UI"/>
                    <w:b/>
                    <w:bCs/>
                    <w:iCs/>
                    <w:color w:val="003195"/>
                    <w:sz w:val="18"/>
                    <w:szCs w:val="18"/>
                  </w:rPr>
                </w:rPrChange>
              </w:rPr>
            </w:pPr>
            <w:r w:rsidRPr="004D620F">
              <w:rPr>
                <w:rFonts w:ascii="Arial" w:hAnsi="Arial" w:cs="Arial"/>
                <w:b/>
                <w:bCs/>
                <w:iCs/>
                <w:color w:val="003195"/>
                <w:sz w:val="18"/>
                <w:szCs w:val="18"/>
                <w:rPrChange w:id="8927" w:author="Locke Liu" w:date="2021-05-24T14:33:00Z">
                  <w:rPr>
                    <w:rFonts w:ascii="Segoe UI" w:hAnsi="Segoe UI" w:cs="Segoe UI"/>
                    <w:b/>
                    <w:bCs/>
                    <w:iCs/>
                    <w:color w:val="003195"/>
                    <w:sz w:val="18"/>
                    <w:szCs w:val="18"/>
                  </w:rPr>
                </w:rPrChange>
              </w:rPr>
              <w:t>Comment</w:t>
            </w:r>
          </w:p>
        </w:tc>
      </w:tr>
      <w:tr w:rsidR="002129FF" w:rsidRPr="004D620F" w14:paraId="1E616101" w14:textId="77777777" w:rsidTr="002129FF">
        <w:trPr>
          <w:trHeight w:val="390"/>
        </w:trPr>
        <w:tc>
          <w:tcPr>
            <w:tcW w:w="1800" w:type="dxa"/>
            <w:shd w:val="clear" w:color="auto" w:fill="FFFFFF"/>
          </w:tcPr>
          <w:p w14:paraId="1E6160FE" w14:textId="77777777" w:rsidR="004D075A" w:rsidRPr="004D620F" w:rsidRDefault="004D075A" w:rsidP="00440445">
            <w:pPr>
              <w:jc w:val="both"/>
              <w:rPr>
                <w:rFonts w:ascii="Arial" w:hAnsi="Arial" w:cs="Arial"/>
                <w:b/>
                <w:bCs/>
                <w:color w:val="003195"/>
                <w:sz w:val="18"/>
                <w:szCs w:val="18"/>
                <w:rPrChange w:id="8928"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929" w:author="Locke Liu" w:date="2021-05-24T14:33:00Z">
                  <w:rPr>
                    <w:rFonts w:ascii="Segoe UI" w:hAnsi="Segoe UI" w:cs="Segoe UI"/>
                    <w:b/>
                    <w:bCs/>
                    <w:color w:val="003195"/>
                    <w:sz w:val="18"/>
                    <w:szCs w:val="18"/>
                  </w:rPr>
                </w:rPrChange>
              </w:rPr>
              <w:t>DEPENDENCY ID</w:t>
            </w:r>
          </w:p>
        </w:tc>
        <w:tc>
          <w:tcPr>
            <w:tcW w:w="5500" w:type="dxa"/>
            <w:shd w:val="clear" w:color="auto" w:fill="auto"/>
          </w:tcPr>
          <w:p w14:paraId="1E6160FF" w14:textId="77777777" w:rsidR="004D075A" w:rsidRPr="004D620F" w:rsidRDefault="004D075A" w:rsidP="00440445">
            <w:pPr>
              <w:jc w:val="both"/>
              <w:rPr>
                <w:rFonts w:ascii="Arial" w:hAnsi="Arial" w:cs="Arial"/>
                <w:b/>
                <w:bCs/>
                <w:color w:val="003195"/>
                <w:sz w:val="18"/>
                <w:szCs w:val="18"/>
                <w:rPrChange w:id="8930"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931" w:author="Locke Liu" w:date="2021-05-24T14:33:00Z">
                  <w:rPr>
                    <w:rFonts w:ascii="Segoe UI" w:hAnsi="Segoe UI" w:cs="Segoe UI"/>
                    <w:b/>
                    <w:bCs/>
                    <w:color w:val="003195"/>
                    <w:sz w:val="18"/>
                    <w:szCs w:val="18"/>
                  </w:rPr>
                </w:rPrChange>
              </w:rPr>
              <w:t> </w:t>
            </w:r>
          </w:p>
        </w:tc>
        <w:tc>
          <w:tcPr>
            <w:tcW w:w="2480" w:type="dxa"/>
            <w:shd w:val="clear" w:color="auto" w:fill="auto"/>
          </w:tcPr>
          <w:p w14:paraId="1E616100" w14:textId="77777777" w:rsidR="004D075A" w:rsidRPr="004D620F" w:rsidRDefault="004D075A" w:rsidP="00440445">
            <w:pPr>
              <w:jc w:val="both"/>
              <w:rPr>
                <w:rFonts w:ascii="Arial" w:hAnsi="Arial" w:cs="Arial"/>
                <w:color w:val="003195"/>
                <w:sz w:val="18"/>
                <w:szCs w:val="18"/>
                <w:rPrChange w:id="8932"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33" w:author="Locke Liu" w:date="2021-05-24T14:33:00Z">
                  <w:rPr>
                    <w:rFonts w:ascii="Segoe UI" w:hAnsi="Segoe UI" w:cs="Segoe UI"/>
                    <w:color w:val="003195"/>
                    <w:sz w:val="18"/>
                    <w:szCs w:val="18"/>
                  </w:rPr>
                </w:rPrChange>
              </w:rPr>
              <w:t> </w:t>
            </w:r>
          </w:p>
        </w:tc>
      </w:tr>
      <w:tr w:rsidR="002129FF" w:rsidRPr="004D620F" w14:paraId="1E616105" w14:textId="77777777" w:rsidTr="002129FF">
        <w:trPr>
          <w:trHeight w:val="390"/>
        </w:trPr>
        <w:tc>
          <w:tcPr>
            <w:tcW w:w="1800" w:type="dxa"/>
            <w:shd w:val="clear" w:color="auto" w:fill="FFFFFF"/>
          </w:tcPr>
          <w:p w14:paraId="1E616102" w14:textId="77777777" w:rsidR="004D075A" w:rsidRPr="004D620F" w:rsidRDefault="004D075A" w:rsidP="00440445">
            <w:pPr>
              <w:jc w:val="both"/>
              <w:rPr>
                <w:rFonts w:ascii="Arial" w:hAnsi="Arial" w:cs="Arial"/>
                <w:b/>
                <w:bCs/>
                <w:color w:val="003195"/>
                <w:sz w:val="18"/>
                <w:szCs w:val="18"/>
                <w:rPrChange w:id="8934"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935" w:author="Locke Liu" w:date="2021-05-24T14:33:00Z">
                  <w:rPr>
                    <w:rFonts w:ascii="Segoe UI" w:hAnsi="Segoe UI" w:cs="Segoe UI"/>
                    <w:b/>
                    <w:bCs/>
                    <w:color w:val="003195"/>
                    <w:sz w:val="18"/>
                    <w:szCs w:val="18"/>
                  </w:rPr>
                </w:rPrChange>
              </w:rPr>
              <w:t>Date Added</w:t>
            </w:r>
          </w:p>
        </w:tc>
        <w:tc>
          <w:tcPr>
            <w:tcW w:w="5500" w:type="dxa"/>
            <w:shd w:val="clear" w:color="auto" w:fill="auto"/>
          </w:tcPr>
          <w:p w14:paraId="1E616103" w14:textId="77777777" w:rsidR="004D075A" w:rsidRPr="004D620F" w:rsidRDefault="004D075A" w:rsidP="00440445">
            <w:pPr>
              <w:jc w:val="both"/>
              <w:rPr>
                <w:rFonts w:ascii="Arial" w:hAnsi="Arial" w:cs="Arial"/>
                <w:color w:val="003195"/>
                <w:sz w:val="18"/>
                <w:szCs w:val="18"/>
                <w:rPrChange w:id="8936"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37" w:author="Locke Liu" w:date="2021-05-24T14:33:00Z">
                  <w:rPr>
                    <w:rFonts w:ascii="Segoe UI" w:hAnsi="Segoe UI" w:cs="Segoe UI"/>
                    <w:color w:val="003195"/>
                    <w:sz w:val="18"/>
                    <w:szCs w:val="18"/>
                  </w:rPr>
                </w:rPrChange>
              </w:rPr>
              <w:t> </w:t>
            </w:r>
          </w:p>
        </w:tc>
        <w:tc>
          <w:tcPr>
            <w:tcW w:w="2480" w:type="dxa"/>
            <w:shd w:val="clear" w:color="auto" w:fill="auto"/>
          </w:tcPr>
          <w:p w14:paraId="1E616104" w14:textId="77777777" w:rsidR="004D075A" w:rsidRPr="004D620F" w:rsidRDefault="004D075A" w:rsidP="00440445">
            <w:pPr>
              <w:jc w:val="both"/>
              <w:rPr>
                <w:rFonts w:ascii="Arial" w:hAnsi="Arial" w:cs="Arial"/>
                <w:color w:val="003195"/>
                <w:sz w:val="18"/>
                <w:szCs w:val="18"/>
                <w:rPrChange w:id="8938"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39" w:author="Locke Liu" w:date="2021-05-24T14:33:00Z">
                  <w:rPr>
                    <w:rFonts w:ascii="Segoe UI" w:hAnsi="Segoe UI" w:cs="Segoe UI"/>
                    <w:color w:val="003195"/>
                    <w:sz w:val="18"/>
                    <w:szCs w:val="18"/>
                  </w:rPr>
                </w:rPrChange>
              </w:rPr>
              <w:t> </w:t>
            </w:r>
          </w:p>
        </w:tc>
      </w:tr>
      <w:tr w:rsidR="002129FF" w:rsidRPr="004D620F" w14:paraId="1E616109" w14:textId="77777777" w:rsidTr="002129FF">
        <w:trPr>
          <w:trHeight w:val="390"/>
        </w:trPr>
        <w:tc>
          <w:tcPr>
            <w:tcW w:w="1800" w:type="dxa"/>
            <w:shd w:val="clear" w:color="auto" w:fill="FFFFFF"/>
          </w:tcPr>
          <w:p w14:paraId="1E616106" w14:textId="77777777" w:rsidR="004D075A" w:rsidRPr="004D620F" w:rsidRDefault="004D075A" w:rsidP="00440445">
            <w:pPr>
              <w:jc w:val="both"/>
              <w:rPr>
                <w:rFonts w:ascii="Arial" w:hAnsi="Arial" w:cs="Arial"/>
                <w:b/>
                <w:bCs/>
                <w:color w:val="003195"/>
                <w:sz w:val="18"/>
                <w:szCs w:val="18"/>
                <w:rPrChange w:id="8940"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941" w:author="Locke Liu" w:date="2021-05-24T14:33:00Z">
                  <w:rPr>
                    <w:rFonts w:ascii="Segoe UI" w:hAnsi="Segoe UI" w:cs="Segoe UI"/>
                    <w:b/>
                    <w:bCs/>
                    <w:color w:val="003195"/>
                    <w:sz w:val="18"/>
                    <w:szCs w:val="18"/>
                  </w:rPr>
                </w:rPrChange>
              </w:rPr>
              <w:t>Dependency Description</w:t>
            </w:r>
          </w:p>
        </w:tc>
        <w:tc>
          <w:tcPr>
            <w:tcW w:w="5500" w:type="dxa"/>
            <w:shd w:val="clear" w:color="auto" w:fill="auto"/>
          </w:tcPr>
          <w:p w14:paraId="1E616107" w14:textId="77777777" w:rsidR="004D075A" w:rsidRPr="004D620F" w:rsidRDefault="004D075A" w:rsidP="00440445">
            <w:pPr>
              <w:jc w:val="both"/>
              <w:rPr>
                <w:rFonts w:ascii="Arial" w:hAnsi="Arial" w:cs="Arial"/>
                <w:color w:val="003195"/>
                <w:sz w:val="18"/>
                <w:szCs w:val="18"/>
                <w:rPrChange w:id="8942"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43" w:author="Locke Liu" w:date="2021-05-24T14:33:00Z">
                  <w:rPr>
                    <w:rFonts w:ascii="Segoe UI" w:hAnsi="Segoe UI" w:cs="Segoe UI"/>
                    <w:color w:val="003195"/>
                    <w:sz w:val="18"/>
                    <w:szCs w:val="18"/>
                  </w:rPr>
                </w:rPrChange>
              </w:rPr>
              <w:t> </w:t>
            </w:r>
          </w:p>
        </w:tc>
        <w:tc>
          <w:tcPr>
            <w:tcW w:w="2480" w:type="dxa"/>
            <w:shd w:val="clear" w:color="auto" w:fill="auto"/>
          </w:tcPr>
          <w:p w14:paraId="1E616108" w14:textId="77777777" w:rsidR="004D075A" w:rsidRPr="004D620F" w:rsidRDefault="004D075A" w:rsidP="00440445">
            <w:pPr>
              <w:jc w:val="both"/>
              <w:rPr>
                <w:rFonts w:ascii="Arial" w:hAnsi="Arial" w:cs="Arial"/>
                <w:color w:val="003195"/>
                <w:sz w:val="18"/>
                <w:szCs w:val="18"/>
                <w:rPrChange w:id="8944"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45" w:author="Locke Liu" w:date="2021-05-24T14:33:00Z">
                  <w:rPr>
                    <w:rFonts w:ascii="Segoe UI" w:hAnsi="Segoe UI" w:cs="Segoe UI"/>
                    <w:color w:val="003195"/>
                    <w:sz w:val="18"/>
                    <w:szCs w:val="18"/>
                  </w:rPr>
                </w:rPrChange>
              </w:rPr>
              <w:t> </w:t>
            </w:r>
          </w:p>
        </w:tc>
      </w:tr>
      <w:tr w:rsidR="002129FF" w:rsidRPr="004D620F" w14:paraId="1E61610D" w14:textId="77777777" w:rsidTr="002129FF">
        <w:trPr>
          <w:trHeight w:val="390"/>
        </w:trPr>
        <w:tc>
          <w:tcPr>
            <w:tcW w:w="1800" w:type="dxa"/>
            <w:shd w:val="clear" w:color="auto" w:fill="FFFFFF"/>
          </w:tcPr>
          <w:p w14:paraId="1E61610A" w14:textId="77777777" w:rsidR="004D075A" w:rsidRPr="004D620F" w:rsidRDefault="004D075A" w:rsidP="00440445">
            <w:pPr>
              <w:jc w:val="both"/>
              <w:rPr>
                <w:rFonts w:ascii="Arial" w:hAnsi="Arial" w:cs="Arial"/>
                <w:b/>
                <w:bCs/>
                <w:color w:val="003195"/>
                <w:sz w:val="18"/>
                <w:szCs w:val="18"/>
                <w:rPrChange w:id="8946"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947" w:author="Locke Liu" w:date="2021-05-24T14:33:00Z">
                  <w:rPr>
                    <w:rFonts w:ascii="Segoe UI" w:hAnsi="Segoe UI" w:cs="Segoe UI"/>
                    <w:b/>
                    <w:bCs/>
                    <w:color w:val="003195"/>
                    <w:sz w:val="18"/>
                    <w:szCs w:val="18"/>
                  </w:rPr>
                </w:rPrChange>
              </w:rPr>
              <w:t>Dependency impact</w:t>
            </w:r>
          </w:p>
        </w:tc>
        <w:tc>
          <w:tcPr>
            <w:tcW w:w="5500" w:type="dxa"/>
            <w:shd w:val="clear" w:color="auto" w:fill="auto"/>
          </w:tcPr>
          <w:p w14:paraId="1E61610B" w14:textId="77777777" w:rsidR="004D075A" w:rsidRPr="004D620F" w:rsidRDefault="004D075A" w:rsidP="00440445">
            <w:pPr>
              <w:jc w:val="both"/>
              <w:rPr>
                <w:rFonts w:ascii="Arial" w:hAnsi="Arial" w:cs="Arial"/>
                <w:color w:val="003195"/>
                <w:sz w:val="18"/>
                <w:szCs w:val="18"/>
                <w:rPrChange w:id="8948"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49" w:author="Locke Liu" w:date="2021-05-24T14:33:00Z">
                  <w:rPr>
                    <w:rFonts w:ascii="Segoe UI" w:hAnsi="Segoe UI" w:cs="Segoe UI"/>
                    <w:color w:val="003195"/>
                    <w:sz w:val="18"/>
                    <w:szCs w:val="18"/>
                  </w:rPr>
                </w:rPrChange>
              </w:rPr>
              <w:t> </w:t>
            </w:r>
          </w:p>
        </w:tc>
        <w:tc>
          <w:tcPr>
            <w:tcW w:w="2480" w:type="dxa"/>
            <w:shd w:val="clear" w:color="auto" w:fill="auto"/>
          </w:tcPr>
          <w:p w14:paraId="1E61610C" w14:textId="77777777" w:rsidR="004D075A" w:rsidRPr="004D620F" w:rsidRDefault="004D075A" w:rsidP="00440445">
            <w:pPr>
              <w:jc w:val="both"/>
              <w:rPr>
                <w:rFonts w:ascii="Arial" w:hAnsi="Arial" w:cs="Arial"/>
                <w:color w:val="003195"/>
                <w:sz w:val="18"/>
                <w:szCs w:val="18"/>
                <w:rPrChange w:id="8950"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51" w:author="Locke Liu" w:date="2021-05-24T14:33:00Z">
                  <w:rPr>
                    <w:rFonts w:ascii="Segoe UI" w:hAnsi="Segoe UI" w:cs="Segoe UI"/>
                    <w:color w:val="003195"/>
                    <w:sz w:val="18"/>
                    <w:szCs w:val="18"/>
                  </w:rPr>
                </w:rPrChange>
              </w:rPr>
              <w:t> </w:t>
            </w:r>
          </w:p>
        </w:tc>
      </w:tr>
      <w:tr w:rsidR="002129FF" w:rsidRPr="004D620F" w14:paraId="1E616111" w14:textId="77777777" w:rsidTr="002129FF">
        <w:trPr>
          <w:trHeight w:val="390"/>
        </w:trPr>
        <w:tc>
          <w:tcPr>
            <w:tcW w:w="1800" w:type="dxa"/>
            <w:shd w:val="clear" w:color="auto" w:fill="FFFFFF"/>
          </w:tcPr>
          <w:p w14:paraId="1E61610E" w14:textId="77777777" w:rsidR="004D075A" w:rsidRPr="004D620F" w:rsidRDefault="004D075A" w:rsidP="00440445">
            <w:pPr>
              <w:jc w:val="both"/>
              <w:rPr>
                <w:rFonts w:ascii="Arial" w:hAnsi="Arial" w:cs="Arial"/>
                <w:b/>
                <w:bCs/>
                <w:color w:val="003195"/>
                <w:sz w:val="18"/>
                <w:szCs w:val="18"/>
                <w:rPrChange w:id="8952"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953" w:author="Locke Liu" w:date="2021-05-24T14:33:00Z">
                  <w:rPr>
                    <w:rFonts w:ascii="Segoe UI" w:hAnsi="Segoe UI" w:cs="Segoe UI"/>
                    <w:b/>
                    <w:bCs/>
                    <w:color w:val="003195"/>
                    <w:sz w:val="18"/>
                    <w:szCs w:val="18"/>
                  </w:rPr>
                </w:rPrChange>
              </w:rPr>
              <w:t>Associated Risk ID</w:t>
            </w:r>
          </w:p>
        </w:tc>
        <w:tc>
          <w:tcPr>
            <w:tcW w:w="5500" w:type="dxa"/>
            <w:shd w:val="clear" w:color="auto" w:fill="auto"/>
          </w:tcPr>
          <w:p w14:paraId="1E61610F" w14:textId="77777777" w:rsidR="004D075A" w:rsidRPr="004D620F" w:rsidRDefault="004D075A" w:rsidP="00440445">
            <w:pPr>
              <w:jc w:val="both"/>
              <w:rPr>
                <w:rFonts w:ascii="Arial" w:hAnsi="Arial" w:cs="Arial"/>
                <w:color w:val="003195"/>
                <w:sz w:val="18"/>
                <w:szCs w:val="18"/>
                <w:rPrChange w:id="8954" w:author="Locke Liu" w:date="2021-05-24T14:33:00Z">
                  <w:rPr>
                    <w:rFonts w:ascii="Segoe UI" w:hAnsi="Segoe UI" w:cs="Segoe UI"/>
                    <w:color w:val="003195"/>
                    <w:sz w:val="18"/>
                    <w:szCs w:val="18"/>
                  </w:rPr>
                </w:rPrChange>
              </w:rPr>
            </w:pPr>
          </w:p>
        </w:tc>
        <w:tc>
          <w:tcPr>
            <w:tcW w:w="2480" w:type="dxa"/>
            <w:shd w:val="clear" w:color="auto" w:fill="auto"/>
          </w:tcPr>
          <w:p w14:paraId="1E616110" w14:textId="77777777" w:rsidR="004D075A" w:rsidRPr="004D620F" w:rsidRDefault="004D075A" w:rsidP="00440445">
            <w:pPr>
              <w:jc w:val="both"/>
              <w:rPr>
                <w:rFonts w:ascii="Arial" w:hAnsi="Arial" w:cs="Arial"/>
                <w:color w:val="003195"/>
                <w:sz w:val="18"/>
                <w:szCs w:val="18"/>
                <w:rPrChange w:id="8955" w:author="Locke Liu" w:date="2021-05-24T14:33:00Z">
                  <w:rPr>
                    <w:rFonts w:ascii="Segoe UI" w:hAnsi="Segoe UI" w:cs="Segoe UI"/>
                    <w:color w:val="003195"/>
                    <w:sz w:val="18"/>
                    <w:szCs w:val="18"/>
                  </w:rPr>
                </w:rPrChange>
              </w:rPr>
            </w:pPr>
          </w:p>
        </w:tc>
      </w:tr>
      <w:tr w:rsidR="002129FF" w:rsidRPr="004D620F" w14:paraId="1E616115" w14:textId="77777777" w:rsidTr="002129FF">
        <w:trPr>
          <w:trHeight w:val="390"/>
        </w:trPr>
        <w:tc>
          <w:tcPr>
            <w:tcW w:w="1800" w:type="dxa"/>
            <w:shd w:val="clear" w:color="auto" w:fill="FFFFFF"/>
          </w:tcPr>
          <w:p w14:paraId="1E616112" w14:textId="77777777" w:rsidR="004D075A" w:rsidRPr="004D620F" w:rsidRDefault="004D075A" w:rsidP="00440445">
            <w:pPr>
              <w:jc w:val="both"/>
              <w:rPr>
                <w:rFonts w:ascii="Arial" w:hAnsi="Arial" w:cs="Arial"/>
                <w:b/>
                <w:bCs/>
                <w:color w:val="003195"/>
                <w:sz w:val="18"/>
                <w:szCs w:val="18"/>
                <w:rPrChange w:id="8956" w:author="Locke Liu" w:date="2021-05-24T14:33:00Z">
                  <w:rPr>
                    <w:rFonts w:ascii="Segoe UI" w:hAnsi="Segoe UI" w:cs="Segoe UI"/>
                    <w:b/>
                    <w:bCs/>
                    <w:color w:val="003195"/>
                    <w:sz w:val="18"/>
                    <w:szCs w:val="18"/>
                  </w:rPr>
                </w:rPrChange>
              </w:rPr>
            </w:pPr>
            <w:r w:rsidRPr="004D620F">
              <w:rPr>
                <w:rFonts w:ascii="Arial" w:hAnsi="Arial" w:cs="Arial"/>
                <w:b/>
                <w:bCs/>
                <w:color w:val="003195"/>
                <w:sz w:val="18"/>
                <w:szCs w:val="18"/>
                <w:rPrChange w:id="8957" w:author="Locke Liu" w:date="2021-05-24T14:33:00Z">
                  <w:rPr>
                    <w:rFonts w:ascii="Segoe UI" w:hAnsi="Segoe UI" w:cs="Segoe UI"/>
                    <w:b/>
                    <w:bCs/>
                    <w:color w:val="003195"/>
                    <w:sz w:val="18"/>
                    <w:szCs w:val="18"/>
                  </w:rPr>
                </w:rPrChange>
              </w:rPr>
              <w:t>Status</w:t>
            </w:r>
          </w:p>
        </w:tc>
        <w:tc>
          <w:tcPr>
            <w:tcW w:w="5500" w:type="dxa"/>
            <w:shd w:val="clear" w:color="auto" w:fill="auto"/>
          </w:tcPr>
          <w:p w14:paraId="1E616113" w14:textId="77777777" w:rsidR="004D075A" w:rsidRPr="004D620F" w:rsidRDefault="004D075A" w:rsidP="00440445">
            <w:pPr>
              <w:jc w:val="both"/>
              <w:rPr>
                <w:rFonts w:ascii="Arial" w:hAnsi="Arial" w:cs="Arial"/>
                <w:color w:val="003195"/>
                <w:sz w:val="18"/>
                <w:szCs w:val="18"/>
                <w:rPrChange w:id="8958"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59" w:author="Locke Liu" w:date="2021-05-24T14:33:00Z">
                  <w:rPr>
                    <w:rFonts w:ascii="Segoe UI" w:hAnsi="Segoe UI" w:cs="Segoe UI"/>
                    <w:color w:val="003195"/>
                    <w:sz w:val="18"/>
                    <w:szCs w:val="18"/>
                  </w:rPr>
                </w:rPrChange>
              </w:rPr>
              <w:t> </w:t>
            </w:r>
          </w:p>
        </w:tc>
        <w:tc>
          <w:tcPr>
            <w:tcW w:w="2480" w:type="dxa"/>
            <w:shd w:val="clear" w:color="auto" w:fill="auto"/>
          </w:tcPr>
          <w:p w14:paraId="1E616114" w14:textId="77777777" w:rsidR="004D075A" w:rsidRPr="004D620F" w:rsidRDefault="004D075A" w:rsidP="00440445">
            <w:pPr>
              <w:jc w:val="both"/>
              <w:rPr>
                <w:rFonts w:ascii="Arial" w:hAnsi="Arial" w:cs="Arial"/>
                <w:color w:val="003195"/>
                <w:sz w:val="18"/>
                <w:szCs w:val="18"/>
                <w:rPrChange w:id="8960" w:author="Locke Liu" w:date="2021-05-24T14:33:00Z">
                  <w:rPr>
                    <w:rFonts w:ascii="Segoe UI" w:hAnsi="Segoe UI" w:cs="Segoe UI"/>
                    <w:color w:val="003195"/>
                    <w:sz w:val="18"/>
                    <w:szCs w:val="18"/>
                  </w:rPr>
                </w:rPrChange>
              </w:rPr>
            </w:pPr>
            <w:r w:rsidRPr="004D620F">
              <w:rPr>
                <w:rFonts w:ascii="Arial" w:hAnsi="Arial" w:cs="Arial"/>
                <w:color w:val="003195"/>
                <w:sz w:val="18"/>
                <w:szCs w:val="18"/>
                <w:rPrChange w:id="8961" w:author="Locke Liu" w:date="2021-05-24T14:33:00Z">
                  <w:rPr>
                    <w:rFonts w:ascii="Segoe UI" w:hAnsi="Segoe UI" w:cs="Segoe UI"/>
                    <w:color w:val="003195"/>
                    <w:sz w:val="18"/>
                    <w:szCs w:val="18"/>
                  </w:rPr>
                </w:rPrChange>
              </w:rPr>
              <w:t> </w:t>
            </w:r>
          </w:p>
        </w:tc>
      </w:tr>
    </w:tbl>
    <w:p w14:paraId="1E616116" w14:textId="77777777" w:rsidR="004D075A" w:rsidRPr="004D620F" w:rsidRDefault="004D075A" w:rsidP="004D075A">
      <w:pPr>
        <w:jc w:val="both"/>
        <w:rPr>
          <w:rFonts w:ascii="Arial" w:hAnsi="Arial" w:cs="Arial"/>
          <w:color w:val="333333"/>
          <w:rPrChange w:id="8962" w:author="Locke Liu" w:date="2021-05-24T14:33:00Z">
            <w:rPr>
              <w:color w:val="333333"/>
            </w:rPr>
          </w:rPrChange>
        </w:rPr>
      </w:pPr>
    </w:p>
    <w:p w14:paraId="1E616117" w14:textId="77777777" w:rsidR="004D075A" w:rsidRPr="004D620F" w:rsidRDefault="004D075A" w:rsidP="004D075A">
      <w:pPr>
        <w:jc w:val="both"/>
        <w:rPr>
          <w:rFonts w:ascii="Arial" w:hAnsi="Arial" w:cs="Arial"/>
          <w:color w:val="003195"/>
          <w:rPrChange w:id="8963" w:author="Locke Liu" w:date="2021-05-24T14:33:00Z">
            <w:rPr>
              <w:color w:val="003195"/>
            </w:rPr>
          </w:rPrChange>
        </w:rPr>
      </w:pPr>
    </w:p>
    <w:p w14:paraId="1E616118" w14:textId="77777777" w:rsidR="004D075A" w:rsidRPr="004D620F" w:rsidRDefault="004D075A" w:rsidP="004D075A">
      <w:pPr>
        <w:spacing w:before="6000"/>
        <w:rPr>
          <w:rFonts w:ascii="Arial" w:hAnsi="Arial" w:cs="Arial"/>
          <w:color w:val="003195"/>
          <w:rPrChange w:id="8964" w:author="Locke Liu" w:date="2021-05-24T14:33:00Z">
            <w:rPr>
              <w:color w:val="003195"/>
            </w:rPr>
          </w:rPrChange>
        </w:rPr>
      </w:pPr>
      <w:bookmarkStart w:id="8965" w:name="_Webspehere_cluster_architecture"/>
      <w:bookmarkStart w:id="8966" w:name="_WAS_6.0_backup"/>
      <w:bookmarkStart w:id="8967" w:name="_WMQ_monitoring"/>
      <w:bookmarkStart w:id="8968" w:name="_Soap_security"/>
      <w:bookmarkEnd w:id="8965"/>
      <w:bookmarkEnd w:id="8966"/>
      <w:bookmarkEnd w:id="8967"/>
      <w:bookmarkEnd w:id="8968"/>
      <w:r w:rsidRPr="004D620F">
        <w:rPr>
          <w:rFonts w:ascii="Arial" w:hAnsi="Arial" w:cs="Arial"/>
          <w:color w:val="003195"/>
          <w:rPrChange w:id="8969" w:author="Locke Liu" w:date="2021-05-24T14:33:00Z">
            <w:rPr>
              <w:color w:val="003195"/>
            </w:rPr>
          </w:rPrChange>
        </w:rPr>
        <w:br w:type="page"/>
      </w:r>
    </w:p>
    <w:p w14:paraId="1E616119" w14:textId="77777777" w:rsidR="004D075A" w:rsidRPr="004D620F" w:rsidRDefault="004D075A" w:rsidP="004D075A">
      <w:pPr>
        <w:spacing w:before="6000"/>
        <w:rPr>
          <w:rFonts w:ascii="Arial" w:hAnsi="Arial" w:cs="Arial"/>
          <w:color w:val="333333"/>
          <w:rPrChange w:id="8970" w:author="Locke Liu" w:date="2021-05-24T14:33:00Z">
            <w:rPr>
              <w:color w:val="333333"/>
            </w:rPr>
          </w:rPrChange>
        </w:rPr>
      </w:pPr>
    </w:p>
    <w:p w14:paraId="1E61611A" w14:textId="77777777" w:rsidR="004D075A" w:rsidRPr="004D620F" w:rsidRDefault="004D075A" w:rsidP="004D075A">
      <w:pPr>
        <w:spacing w:before="6000"/>
        <w:rPr>
          <w:rFonts w:ascii="Arial" w:hAnsi="Arial" w:cs="Arial"/>
          <w:color w:val="003195"/>
          <w:rPrChange w:id="8971" w:author="Locke Liu" w:date="2021-05-24T14:33:00Z">
            <w:rPr>
              <w:rFonts w:cs="Arial"/>
              <w:color w:val="003195"/>
            </w:rPr>
          </w:rPrChange>
        </w:rPr>
      </w:pPr>
    </w:p>
    <w:p w14:paraId="1E61611B" w14:textId="77777777" w:rsidR="004D075A" w:rsidRPr="004D620F" w:rsidRDefault="004D075A" w:rsidP="004D075A">
      <w:pPr>
        <w:pBdr>
          <w:top w:val="single" w:sz="12" w:space="1" w:color="auto"/>
          <w:bottom w:val="single" w:sz="12" w:space="1" w:color="auto"/>
        </w:pBdr>
        <w:jc w:val="center"/>
        <w:rPr>
          <w:rFonts w:ascii="Arial" w:hAnsi="Arial" w:cs="Arial"/>
          <w:color w:val="003195"/>
          <w:sz w:val="40"/>
          <w:szCs w:val="40"/>
          <w:rPrChange w:id="8972" w:author="Locke Liu" w:date="2021-05-24T14:33:00Z">
            <w:rPr>
              <w:rFonts w:cs="Arial"/>
              <w:color w:val="003195"/>
              <w:sz w:val="40"/>
              <w:szCs w:val="40"/>
            </w:rPr>
          </w:rPrChange>
        </w:rPr>
      </w:pPr>
      <w:r w:rsidRPr="004D620F">
        <w:rPr>
          <w:rFonts w:ascii="Arial" w:hAnsi="Arial" w:cs="Arial"/>
          <w:color w:val="003195"/>
          <w:sz w:val="40"/>
          <w:szCs w:val="40"/>
          <w:rPrChange w:id="8973" w:author="Locke Liu" w:date="2021-05-24T14:33:00Z">
            <w:rPr>
              <w:rFonts w:cs="Arial"/>
              <w:color w:val="003195"/>
              <w:sz w:val="40"/>
              <w:szCs w:val="40"/>
            </w:rPr>
          </w:rPrChange>
        </w:rPr>
        <w:t>END OF THE DOCUMENT</w:t>
      </w:r>
    </w:p>
    <w:p w14:paraId="1E61611C" w14:textId="77777777" w:rsidR="004D075A" w:rsidRPr="00277D34" w:rsidRDefault="004D075A" w:rsidP="004D075A">
      <w:pPr>
        <w:pStyle w:val="Style7"/>
        <w:rPr>
          <w:rFonts w:cs="Arial"/>
          <w:color w:val="003195"/>
        </w:rPr>
      </w:pPr>
    </w:p>
    <w:p w14:paraId="1E61611D" w14:textId="77777777" w:rsidR="004D075A" w:rsidRPr="004D620F" w:rsidRDefault="004D075A" w:rsidP="004D075A">
      <w:pPr>
        <w:jc w:val="both"/>
        <w:rPr>
          <w:rFonts w:ascii="Arial" w:hAnsi="Arial" w:cs="Arial"/>
          <w:rPrChange w:id="8974" w:author="Locke Liu" w:date="2021-05-24T14:33:00Z">
            <w:rPr/>
          </w:rPrChange>
        </w:rPr>
      </w:pPr>
    </w:p>
    <w:p w14:paraId="1E61611E" w14:textId="77777777" w:rsidR="004D075A" w:rsidRPr="004D620F" w:rsidRDefault="004D075A" w:rsidP="004D075A">
      <w:pPr>
        <w:rPr>
          <w:rFonts w:ascii="Arial" w:hAnsi="Arial" w:cs="Arial"/>
          <w:lang w:val="en-GB"/>
          <w:rPrChange w:id="8975" w:author="Locke Liu" w:date="2021-05-24T14:33:00Z">
            <w:rPr>
              <w:lang w:val="en-GB"/>
            </w:rPr>
          </w:rPrChange>
        </w:rPr>
      </w:pPr>
    </w:p>
    <w:p w14:paraId="1E61611F" w14:textId="77777777" w:rsidR="00F77BE9" w:rsidRPr="004D620F" w:rsidRDefault="00F77BE9" w:rsidP="00F77BE9">
      <w:pPr>
        <w:rPr>
          <w:rFonts w:ascii="Arial" w:hAnsi="Arial" w:cs="Arial"/>
          <w:rPrChange w:id="8976" w:author="Locke Liu" w:date="2021-05-24T14:33:00Z">
            <w:rPr/>
          </w:rPrChange>
        </w:rPr>
      </w:pPr>
    </w:p>
    <w:sectPr w:rsidR="00F77BE9" w:rsidRPr="004D620F" w:rsidSect="00D27DDF">
      <w:headerReference w:type="default" r:id="rId29"/>
      <w:footerReference w:type="default" r:id="rId30"/>
      <w:headerReference w:type="first" r:id="rId31"/>
      <w:footerReference w:type="first" r:id="rId32"/>
      <w:pgSz w:w="11907" w:h="16840" w:code="9"/>
      <w:pgMar w:top="1134" w:right="567" w:bottom="1134" w:left="1077" w:header="680" w:footer="1064" w:gutter="0"/>
      <w:paperSrc w:first="7" w:other="7"/>
      <w:pgBorders w:offsetFrom="page">
        <w:top w:val="dotted" w:sz="4" w:space="24" w:color="auto"/>
        <w:left w:val="dotted" w:sz="4" w:space="24" w:color="auto"/>
        <w:bottom w:val="dotted" w:sz="4" w:space="24" w:color="auto"/>
        <w:right w:val="dotted" w:sz="4" w:space="24" w:color="auto"/>
      </w:pgBorders>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715" w:author="Locke Liu" w:date="2021-05-24T14:30:00Z" w:initials="LL">
    <w:p w14:paraId="611B5CE5" w14:textId="0CBADCF6" w:rsidR="00CE59E7" w:rsidRDefault="00CE59E7">
      <w:pPr>
        <w:pStyle w:val="CommentText"/>
      </w:pPr>
      <w:r>
        <w:rPr>
          <w:rStyle w:val="CommentReference"/>
        </w:rPr>
        <w:annotationRef/>
      </w:r>
      <w:r>
        <w:t>Is there a more clear pic?</w:t>
      </w:r>
    </w:p>
  </w:comment>
  <w:comment w:id="2098" w:author="Locke Liu" w:date="2021-05-24T14:46:00Z" w:initials="LL">
    <w:p w14:paraId="7CBB9C64" w14:textId="05E43918" w:rsidR="001476CE" w:rsidRDefault="001476CE">
      <w:pPr>
        <w:pStyle w:val="CommentText"/>
      </w:pPr>
      <w:r>
        <w:rPr>
          <w:rStyle w:val="CommentReference"/>
        </w:rPr>
        <w:annotationRef/>
      </w:r>
      <w:r>
        <w:t>Strong D2 or weak D2? Has it been reviewed and approved by SSI?</w:t>
      </w:r>
    </w:p>
  </w:comment>
  <w:comment w:id="2191" w:author="Locke Liu" w:date="2021-05-24T14:49:00Z" w:initials="LL">
    <w:p w14:paraId="2B44D9DB" w14:textId="4477A7FA" w:rsidR="009869DE" w:rsidRDefault="009869DE">
      <w:pPr>
        <w:pStyle w:val="CommentText"/>
      </w:pPr>
      <w:r>
        <w:rPr>
          <w:rStyle w:val="CommentReference"/>
        </w:rPr>
        <w:annotationRef/>
      </w:r>
      <w:r>
        <w:t>Same total users between 2023 and 2022, but the concurrent users are increased from 15 to 20. Not quite understand why.</w:t>
      </w:r>
    </w:p>
  </w:comment>
  <w:comment w:id="2224" w:author="Locke Liu" w:date="2021-05-24T14:50:00Z" w:initials="LL">
    <w:p w14:paraId="37AEBAA5" w14:textId="58345534" w:rsidR="002856C3" w:rsidRDefault="002856C3">
      <w:pPr>
        <w:pStyle w:val="CommentText"/>
      </w:pPr>
      <w:r>
        <w:rPr>
          <w:rStyle w:val="CommentReference"/>
        </w:rPr>
        <w:annotationRef/>
      </w:r>
      <w:r>
        <w:rPr>
          <w:lang w:eastAsia="zh-CN"/>
        </w:rPr>
        <w:t>Is it still TBD now?</w:t>
      </w:r>
    </w:p>
  </w:comment>
  <w:comment w:id="2312" w:author="Locke Liu" w:date="2021-05-24T14:52:00Z" w:initials="LL">
    <w:p w14:paraId="48EDCFAF" w14:textId="067967E8" w:rsidR="007D0194" w:rsidRDefault="007D0194">
      <w:pPr>
        <w:pStyle w:val="CommentText"/>
      </w:pPr>
      <w:r>
        <w:rPr>
          <w:rStyle w:val="CommentReference"/>
        </w:rPr>
        <w:annotationRef/>
      </w:r>
      <w:r w:rsidR="007A3C1D">
        <w:t>What is the time unit? Per day, p</w:t>
      </w:r>
      <w:r>
        <w:t>er month or per year?</w:t>
      </w:r>
    </w:p>
  </w:comment>
  <w:comment w:id="2347" w:author="Locke Liu" w:date="2021-05-24T14:53:00Z" w:initials="LL">
    <w:p w14:paraId="2AC88C1F" w14:textId="16CB8151" w:rsidR="00874429" w:rsidRDefault="00874429">
      <w:pPr>
        <w:pStyle w:val="CommentText"/>
      </w:pPr>
      <w:r>
        <w:rPr>
          <w:rStyle w:val="CommentReference"/>
        </w:rPr>
        <w:annotationRef/>
      </w:r>
      <w:r>
        <w:t>Are these still TBD now?</w:t>
      </w:r>
    </w:p>
  </w:comment>
  <w:comment w:id="3323" w:author="Locke Liu" w:date="2021-05-24T15:07:00Z" w:initials="LL">
    <w:p w14:paraId="5B4D51AF" w14:textId="4791F644" w:rsidR="005D6C63" w:rsidRDefault="005D6C63">
      <w:pPr>
        <w:pStyle w:val="CommentText"/>
      </w:pPr>
      <w:r>
        <w:rPr>
          <w:rStyle w:val="CommentReference"/>
        </w:rPr>
        <w:annotationRef/>
      </w:r>
      <w:r>
        <w:t>Unless the new application/system requires for integration with other applications/systems in vDC China East.</w:t>
      </w:r>
    </w:p>
  </w:comment>
  <w:comment w:id="4189" w:author="Locke Liu" w:date="2021-05-24T15:18:00Z" w:initials="LL">
    <w:p w14:paraId="20C57170" w14:textId="42A16C31" w:rsidR="00231F5B" w:rsidRDefault="00231F5B">
      <w:pPr>
        <w:pStyle w:val="CommentText"/>
      </w:pPr>
      <w:r>
        <w:rPr>
          <w:rStyle w:val="CommentReference"/>
        </w:rPr>
        <w:annotationRef/>
      </w:r>
      <w:r>
        <w:t>Do we need to list the network components like UDR, VNet as well?</w:t>
      </w:r>
    </w:p>
  </w:comment>
  <w:comment w:id="8321" w:author="Locke Liu" w:date="2021-05-24T16:47:00Z" w:initials="LL">
    <w:p w14:paraId="0DC422E5" w14:textId="77777777" w:rsidR="003D0391" w:rsidRDefault="003D0391">
      <w:pPr>
        <w:pStyle w:val="CommentText"/>
      </w:pPr>
      <w:r>
        <w:rPr>
          <w:rStyle w:val="CommentReference"/>
        </w:rPr>
        <w:annotationRef/>
      </w:r>
      <w:r>
        <w:rPr>
          <w:lang w:eastAsia="zh-CN"/>
        </w:rPr>
        <w:t>Should</w:t>
      </w:r>
      <w:r>
        <w:t xml:space="preserve"> it add one more subnet named </w:t>
      </w:r>
      <w:r w:rsidRPr="003D0391">
        <w:t>AZRCNE2CDPMGT0001</w:t>
      </w:r>
      <w:r>
        <w:t xml:space="preserve"> for management usage in DEV/UAT?</w:t>
      </w:r>
    </w:p>
    <w:p w14:paraId="4648A525" w14:textId="75BEE25A" w:rsidR="003D0391" w:rsidRDefault="003D0391">
      <w:pPr>
        <w:pStyle w:val="CommentText"/>
      </w:pPr>
      <w:r>
        <w:rPr>
          <w:lang w:eastAsia="zh-CN"/>
        </w:rPr>
        <w:t>Its range could be /28.</w:t>
      </w:r>
    </w:p>
  </w:comment>
  <w:comment w:id="8635" w:author="Locke Liu" w:date="2021-05-24T16:29:00Z" w:initials="LL">
    <w:p w14:paraId="1DC1AC72" w14:textId="62E54CEF" w:rsidR="002109F3" w:rsidRDefault="002109F3">
      <w:pPr>
        <w:pStyle w:val="CommentText"/>
      </w:pPr>
      <w:r>
        <w:rPr>
          <w:rStyle w:val="CommentReference"/>
        </w:rPr>
        <w:annotationRef/>
      </w:r>
      <w:r>
        <w:rPr>
          <w:rFonts w:ascii="Arial" w:hAnsi="Arial" w:cs="Arial"/>
          <w:bCs/>
          <w:color w:val="121B1F" w:themeColor="background1"/>
          <w:sz w:val="14"/>
          <w:szCs w:val="14"/>
        </w:rPr>
        <w:t>This RG should be for “</w:t>
      </w:r>
      <w:r w:rsidRPr="003A67B7">
        <w:rPr>
          <w:rFonts w:ascii="Arial" w:hAnsi="Arial" w:cs="Arial"/>
          <w:bCs/>
          <w:color w:val="121B1F" w:themeColor="background1"/>
          <w:sz w:val="14"/>
          <w:szCs w:val="14"/>
        </w:rPr>
        <w:t>Datalake components except databricks</w:t>
      </w:r>
      <w:r>
        <w:rPr>
          <w:rFonts w:ascii="Arial" w:hAnsi="Arial" w:cs="Arial"/>
          <w:bCs/>
          <w:color w:val="121B1F" w:themeColor="background1"/>
          <w:sz w:val="14"/>
          <w:szCs w:val="14"/>
        </w:rPr>
        <w:t>”?</w:t>
      </w:r>
    </w:p>
  </w:comment>
  <w:comment w:id="8681" w:author="Locke Liu" w:date="2021-05-24T16:30:00Z" w:initials="LL">
    <w:p w14:paraId="3013821A" w14:textId="0FD54293" w:rsidR="002109F3" w:rsidRDefault="002109F3">
      <w:pPr>
        <w:pStyle w:val="CommentText"/>
      </w:pPr>
      <w:r>
        <w:rPr>
          <w:rStyle w:val="CommentReference"/>
        </w:rPr>
        <w:annotationRef/>
      </w:r>
      <w:r>
        <w:rPr>
          <w:rFonts w:ascii="Arial" w:hAnsi="Arial" w:cs="Arial"/>
          <w:bCs/>
          <w:color w:val="121B1F" w:themeColor="background1"/>
          <w:sz w:val="14"/>
          <w:szCs w:val="14"/>
        </w:rPr>
        <w:t>This RG should be for “</w:t>
      </w:r>
      <w:r w:rsidRPr="003A67B7">
        <w:rPr>
          <w:rFonts w:ascii="Arial" w:hAnsi="Arial" w:cs="Arial"/>
          <w:bCs/>
          <w:color w:val="121B1F" w:themeColor="background1"/>
          <w:sz w:val="14"/>
          <w:szCs w:val="14"/>
        </w:rPr>
        <w:t>Datalake components except databricks</w:t>
      </w:r>
      <w:r>
        <w:rPr>
          <w:rFonts w:ascii="Arial" w:hAnsi="Arial" w:cs="Arial"/>
          <w:bCs/>
          <w:color w:val="121B1F" w:themeColor="background1"/>
          <w:sz w:val="14"/>
          <w:szCs w:val="14"/>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11B5CE5" w15:done="0"/>
  <w15:commentEx w15:paraId="7CBB9C64" w15:done="0"/>
  <w15:commentEx w15:paraId="2B44D9DB" w15:done="0"/>
  <w15:commentEx w15:paraId="37AEBAA5" w15:done="0"/>
  <w15:commentEx w15:paraId="48EDCFAF" w15:done="0"/>
  <w15:commentEx w15:paraId="2AC88C1F" w15:done="0"/>
  <w15:commentEx w15:paraId="5B4D51AF" w15:done="0"/>
  <w15:commentEx w15:paraId="20C57170" w15:done="0"/>
  <w15:commentEx w15:paraId="4648A525" w15:done="0"/>
  <w15:commentEx w15:paraId="1DC1AC72" w15:done="0"/>
  <w15:commentEx w15:paraId="301382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563703" w16cex:dateUtc="2021-05-24T06:30:00Z"/>
  <w16cex:commentExtensible w16cex:durableId="24563AD7" w16cex:dateUtc="2021-05-24T06:46:00Z"/>
  <w16cex:commentExtensible w16cex:durableId="24563B68" w16cex:dateUtc="2021-05-24T06:49:00Z"/>
  <w16cex:commentExtensible w16cex:durableId="24563B9E" w16cex:dateUtc="2021-05-24T06:50:00Z"/>
  <w16cex:commentExtensible w16cex:durableId="24563C21" w16cex:dateUtc="2021-05-24T06:52:00Z"/>
  <w16cex:commentExtensible w16cex:durableId="24563C64" w16cex:dateUtc="2021-05-24T06:53:00Z"/>
  <w16cex:commentExtensible w16cex:durableId="24563FC2" w16cex:dateUtc="2021-05-24T07:07:00Z"/>
  <w16cex:commentExtensible w16cex:durableId="2456425D" w16cex:dateUtc="2021-05-24T07:18:00Z"/>
  <w16cex:commentExtensible w16cex:durableId="24565736" w16cex:dateUtc="2021-05-24T08:47:00Z"/>
  <w16cex:commentExtensible w16cex:durableId="245652F5" w16cex:dateUtc="2021-05-24T08:29:00Z"/>
  <w16cex:commentExtensible w16cex:durableId="24565313" w16cex:dateUtc="2021-05-24T0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11B5CE5" w16cid:durableId="24563703"/>
  <w16cid:commentId w16cid:paraId="7CBB9C64" w16cid:durableId="24563AD7"/>
  <w16cid:commentId w16cid:paraId="2B44D9DB" w16cid:durableId="24563B68"/>
  <w16cid:commentId w16cid:paraId="37AEBAA5" w16cid:durableId="24563B9E"/>
  <w16cid:commentId w16cid:paraId="48EDCFAF" w16cid:durableId="24563C21"/>
  <w16cid:commentId w16cid:paraId="2AC88C1F" w16cid:durableId="24563C64"/>
  <w16cid:commentId w16cid:paraId="5B4D51AF" w16cid:durableId="24563FC2"/>
  <w16cid:commentId w16cid:paraId="20C57170" w16cid:durableId="2456425D"/>
  <w16cid:commentId w16cid:paraId="4648A525" w16cid:durableId="24565736"/>
  <w16cid:commentId w16cid:paraId="1DC1AC72" w16cid:durableId="245652F5"/>
  <w16cid:commentId w16cid:paraId="3013821A" w16cid:durableId="245653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6FEF3C" w14:textId="77777777" w:rsidR="00D6465B" w:rsidRDefault="00D6465B">
      <w:r>
        <w:separator/>
      </w:r>
    </w:p>
  </w:endnote>
  <w:endnote w:type="continuationSeparator" w:id="0">
    <w:p w14:paraId="4165C2A4" w14:textId="77777777" w:rsidR="00D6465B" w:rsidRDefault="00D64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16173" w14:textId="77777777" w:rsidR="009953C2" w:rsidRPr="00F77BE9" w:rsidRDefault="009953C2" w:rsidP="00F77BE9">
    <w:pPr>
      <w:pStyle w:val="Footer"/>
      <w:jc w:val="center"/>
      <w:rPr>
        <w:i/>
        <w:sz w:val="16"/>
        <w:szCs w:val="16"/>
      </w:rPr>
    </w:pPr>
    <w:r w:rsidRPr="00F87446">
      <w:rPr>
        <w:rStyle w:val="PageNumber"/>
        <w:rFonts w:ascii="Arial" w:hAnsi="Arial" w:cs="Arial"/>
        <w:bCs/>
        <w:i/>
        <w:noProof/>
        <w:color w:val="002060" w:themeColor="accent1"/>
        <w:sz w:val="16"/>
        <w:szCs w:val="16"/>
        <w:lang w:val="en-GB" w:eastAsia="en-GB"/>
      </w:rPr>
      <w:drawing>
        <wp:anchor distT="0" distB="0" distL="114300" distR="114300" simplePos="0" relativeHeight="251668480" behindDoc="0" locked="0" layoutInCell="1" allowOverlap="1" wp14:anchorId="1E61618E" wp14:editId="1E61618F">
          <wp:simplePos x="0" y="0"/>
          <wp:positionH relativeFrom="column">
            <wp:posOffset>4901565</wp:posOffset>
          </wp:positionH>
          <wp:positionV relativeFrom="paragraph">
            <wp:posOffset>296545</wp:posOffset>
          </wp:positionV>
          <wp:extent cx="1778635" cy="339090"/>
          <wp:effectExtent l="0" t="0" r="0" b="3810"/>
          <wp:wrapNone/>
          <wp:docPr id="8" name="Image 8" descr="C:\Users\F372369\Desktop\Home-Miche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372369\Desktop\Home-Micheli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8635" cy="339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7BE9">
      <w:rPr>
        <w:rFonts w:ascii="Arial" w:hAnsi="Arial" w:cs="Arial"/>
        <w:color w:val="002060" w:themeColor="accent1"/>
        <w:sz w:val="16"/>
        <w:szCs w:val="16"/>
      </w:rPr>
      <w:t>Page </w:t>
    </w:r>
    <w:r w:rsidRPr="00F77BE9">
      <w:rPr>
        <w:rFonts w:ascii="Arial" w:hAnsi="Arial" w:cs="Arial"/>
        <w:i/>
        <w:color w:val="002060" w:themeColor="accent1"/>
        <w:sz w:val="16"/>
        <w:szCs w:val="16"/>
      </w:rPr>
      <w:t xml:space="preserve">: </w:t>
    </w:r>
    <w:r w:rsidRPr="00F77BE9">
      <w:rPr>
        <w:rFonts w:ascii="Arial" w:hAnsi="Arial" w:cs="Arial"/>
        <w:i/>
        <w:color w:val="002060" w:themeColor="accent1"/>
        <w:sz w:val="16"/>
        <w:szCs w:val="16"/>
      </w:rPr>
      <w:fldChar w:fldCharType="begin"/>
    </w:r>
    <w:r w:rsidRPr="00F77BE9">
      <w:rPr>
        <w:rFonts w:ascii="Arial" w:hAnsi="Arial" w:cs="Arial"/>
        <w:i/>
        <w:color w:val="002060" w:themeColor="accent1"/>
        <w:sz w:val="16"/>
        <w:szCs w:val="16"/>
      </w:rPr>
      <w:instrText xml:space="preserve"> PAGE  \* Arabic  \* MERGEFORMAT </w:instrText>
    </w:r>
    <w:r w:rsidRPr="00F77BE9">
      <w:rPr>
        <w:rFonts w:ascii="Arial" w:hAnsi="Arial" w:cs="Arial"/>
        <w:i/>
        <w:color w:val="002060" w:themeColor="accent1"/>
        <w:sz w:val="16"/>
        <w:szCs w:val="16"/>
      </w:rPr>
      <w:fldChar w:fldCharType="separate"/>
    </w:r>
    <w:r>
      <w:rPr>
        <w:rFonts w:ascii="Arial" w:hAnsi="Arial" w:cs="Arial"/>
        <w:i/>
        <w:noProof/>
        <w:color w:val="002060" w:themeColor="accent1"/>
        <w:sz w:val="16"/>
        <w:szCs w:val="16"/>
      </w:rPr>
      <w:t>3</w:t>
    </w:r>
    <w:r w:rsidRPr="00F77BE9">
      <w:rPr>
        <w:rFonts w:ascii="Arial" w:hAnsi="Arial" w:cs="Arial"/>
        <w:i/>
        <w:color w:val="002060" w:themeColor="accent1"/>
        <w:sz w:val="16"/>
        <w:szCs w:val="16"/>
      </w:rPr>
      <w:fldChar w:fldCharType="end"/>
    </w:r>
    <w:r w:rsidRPr="00F77BE9">
      <w:rPr>
        <w:rFonts w:ascii="Arial" w:hAnsi="Arial" w:cs="Arial"/>
        <w:i/>
        <w:color w:val="002060" w:themeColor="accent1"/>
        <w:sz w:val="16"/>
        <w:szCs w:val="16"/>
      </w:rPr>
      <w:t>/</w:t>
    </w:r>
    <w:r w:rsidRPr="00F77BE9">
      <w:rPr>
        <w:rStyle w:val="PageNumber"/>
        <w:rFonts w:ascii="Arial" w:hAnsi="Arial" w:cs="Arial"/>
        <w:bCs/>
        <w:i/>
        <w:color w:val="002060" w:themeColor="accent1"/>
        <w:sz w:val="16"/>
        <w:szCs w:val="16"/>
      </w:rPr>
      <w:fldChar w:fldCharType="begin"/>
    </w:r>
    <w:r w:rsidRPr="00F77BE9">
      <w:rPr>
        <w:rStyle w:val="PageNumber"/>
        <w:rFonts w:ascii="Arial" w:hAnsi="Arial" w:cs="Arial"/>
        <w:bCs/>
        <w:i/>
        <w:color w:val="002060" w:themeColor="accent1"/>
        <w:sz w:val="16"/>
        <w:szCs w:val="16"/>
      </w:rPr>
      <w:instrText xml:space="preserve"> NUMPAGES  \* Arabic  \* MERGEFORMAT </w:instrText>
    </w:r>
    <w:r w:rsidRPr="00F77BE9">
      <w:rPr>
        <w:rStyle w:val="PageNumber"/>
        <w:rFonts w:ascii="Arial" w:hAnsi="Arial" w:cs="Arial"/>
        <w:bCs/>
        <w:i/>
        <w:color w:val="002060" w:themeColor="accent1"/>
        <w:sz w:val="16"/>
        <w:szCs w:val="16"/>
      </w:rPr>
      <w:fldChar w:fldCharType="separate"/>
    </w:r>
    <w:r>
      <w:rPr>
        <w:rStyle w:val="PageNumber"/>
        <w:rFonts w:ascii="Arial" w:hAnsi="Arial" w:cs="Arial"/>
        <w:bCs/>
        <w:i/>
        <w:noProof/>
        <w:color w:val="002060" w:themeColor="accent1"/>
        <w:sz w:val="16"/>
        <w:szCs w:val="16"/>
      </w:rPr>
      <w:t>19</w:t>
    </w:r>
    <w:r w:rsidRPr="00F77BE9">
      <w:rPr>
        <w:rStyle w:val="PageNumber"/>
        <w:rFonts w:ascii="Arial" w:hAnsi="Arial" w:cs="Arial"/>
        <w:bCs/>
        <w:i/>
        <w:color w:val="002060" w:themeColor="accent1"/>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1618A" w14:textId="77777777" w:rsidR="009953C2" w:rsidRPr="00F77BE9" w:rsidRDefault="009953C2" w:rsidP="00F77BE9">
    <w:pPr>
      <w:pStyle w:val="Footer"/>
      <w:jc w:val="center"/>
      <w:rPr>
        <w:i/>
        <w:sz w:val="16"/>
        <w:szCs w:val="16"/>
      </w:rPr>
    </w:pPr>
    <w:r w:rsidRPr="00F77BE9">
      <w:rPr>
        <w:rFonts w:ascii="Arial" w:hAnsi="Arial" w:cs="Arial"/>
        <w:color w:val="002060" w:themeColor="accent1"/>
        <w:sz w:val="16"/>
        <w:szCs w:val="16"/>
      </w:rPr>
      <w:t>Page </w:t>
    </w:r>
    <w:r w:rsidRPr="00F77BE9">
      <w:rPr>
        <w:rFonts w:ascii="Arial" w:hAnsi="Arial" w:cs="Arial"/>
        <w:i/>
        <w:color w:val="002060" w:themeColor="accent1"/>
        <w:sz w:val="16"/>
        <w:szCs w:val="16"/>
      </w:rPr>
      <w:t xml:space="preserve">: </w:t>
    </w:r>
    <w:r w:rsidRPr="00F77BE9">
      <w:rPr>
        <w:rFonts w:ascii="Arial" w:hAnsi="Arial" w:cs="Arial"/>
        <w:i/>
        <w:color w:val="002060" w:themeColor="accent1"/>
        <w:sz w:val="16"/>
        <w:szCs w:val="16"/>
      </w:rPr>
      <w:fldChar w:fldCharType="begin"/>
    </w:r>
    <w:r w:rsidRPr="00F77BE9">
      <w:rPr>
        <w:rFonts w:ascii="Arial" w:hAnsi="Arial" w:cs="Arial"/>
        <w:i/>
        <w:color w:val="002060" w:themeColor="accent1"/>
        <w:sz w:val="16"/>
        <w:szCs w:val="16"/>
      </w:rPr>
      <w:instrText xml:space="preserve"> PAGE  \* Arabic  \* MERGEFORMAT </w:instrText>
    </w:r>
    <w:r w:rsidRPr="00F77BE9">
      <w:rPr>
        <w:rFonts w:ascii="Arial" w:hAnsi="Arial" w:cs="Arial"/>
        <w:i/>
        <w:color w:val="002060" w:themeColor="accent1"/>
        <w:sz w:val="16"/>
        <w:szCs w:val="16"/>
      </w:rPr>
      <w:fldChar w:fldCharType="separate"/>
    </w:r>
    <w:r>
      <w:rPr>
        <w:rFonts w:ascii="Arial" w:hAnsi="Arial" w:cs="Arial"/>
        <w:i/>
        <w:noProof/>
        <w:color w:val="002060" w:themeColor="accent1"/>
        <w:sz w:val="16"/>
        <w:szCs w:val="16"/>
      </w:rPr>
      <w:t>1</w:t>
    </w:r>
    <w:r w:rsidRPr="00F77BE9">
      <w:rPr>
        <w:rFonts w:ascii="Arial" w:hAnsi="Arial" w:cs="Arial"/>
        <w:i/>
        <w:color w:val="002060" w:themeColor="accent1"/>
        <w:sz w:val="16"/>
        <w:szCs w:val="16"/>
      </w:rPr>
      <w:fldChar w:fldCharType="end"/>
    </w:r>
    <w:r w:rsidRPr="00F77BE9">
      <w:rPr>
        <w:rFonts w:ascii="Arial" w:hAnsi="Arial" w:cs="Arial"/>
        <w:i/>
        <w:color w:val="002060" w:themeColor="accent1"/>
        <w:sz w:val="16"/>
        <w:szCs w:val="16"/>
      </w:rPr>
      <w:t>/</w:t>
    </w:r>
    <w:r w:rsidRPr="00F77BE9">
      <w:rPr>
        <w:rStyle w:val="PageNumber"/>
        <w:rFonts w:ascii="Arial" w:hAnsi="Arial" w:cs="Arial"/>
        <w:bCs/>
        <w:i/>
        <w:color w:val="002060" w:themeColor="accent1"/>
        <w:sz w:val="16"/>
        <w:szCs w:val="16"/>
      </w:rPr>
      <w:fldChar w:fldCharType="begin"/>
    </w:r>
    <w:r w:rsidRPr="00F77BE9">
      <w:rPr>
        <w:rStyle w:val="PageNumber"/>
        <w:rFonts w:ascii="Arial" w:hAnsi="Arial" w:cs="Arial"/>
        <w:bCs/>
        <w:i/>
        <w:color w:val="002060" w:themeColor="accent1"/>
        <w:sz w:val="16"/>
        <w:szCs w:val="16"/>
      </w:rPr>
      <w:instrText xml:space="preserve"> NUMPAGES  \* Arabic  \* MERGEFORMAT </w:instrText>
    </w:r>
    <w:r w:rsidRPr="00F77BE9">
      <w:rPr>
        <w:rStyle w:val="PageNumber"/>
        <w:rFonts w:ascii="Arial" w:hAnsi="Arial" w:cs="Arial"/>
        <w:bCs/>
        <w:i/>
        <w:color w:val="002060" w:themeColor="accent1"/>
        <w:sz w:val="16"/>
        <w:szCs w:val="16"/>
      </w:rPr>
      <w:fldChar w:fldCharType="separate"/>
    </w:r>
    <w:r>
      <w:rPr>
        <w:rStyle w:val="PageNumber"/>
        <w:rFonts w:ascii="Arial" w:hAnsi="Arial" w:cs="Arial"/>
        <w:bCs/>
        <w:i/>
        <w:noProof/>
        <w:color w:val="002060" w:themeColor="accent1"/>
        <w:sz w:val="16"/>
        <w:szCs w:val="16"/>
      </w:rPr>
      <w:t>19</w:t>
    </w:r>
    <w:r w:rsidRPr="00F77BE9">
      <w:rPr>
        <w:rStyle w:val="PageNumber"/>
        <w:rFonts w:ascii="Arial" w:hAnsi="Arial" w:cs="Arial"/>
        <w:bCs/>
        <w:i/>
        <w:color w:val="002060" w:themeColor="accent1"/>
        <w:sz w:val="16"/>
        <w:szCs w:val="16"/>
      </w:rPr>
      <w:fldChar w:fldCharType="end"/>
    </w:r>
  </w:p>
  <w:p w14:paraId="1E61618B" w14:textId="77777777" w:rsidR="009953C2" w:rsidRPr="00F77BE9" w:rsidRDefault="009953C2" w:rsidP="00F77BE9">
    <w:pPr>
      <w:pStyle w:val="Footer"/>
    </w:pPr>
    <w:r w:rsidRPr="00D80299">
      <w:rPr>
        <w:noProof/>
        <w:lang w:val="en-GB" w:eastAsia="en-GB"/>
      </w:rPr>
      <w:drawing>
        <wp:anchor distT="0" distB="0" distL="114300" distR="114300" simplePos="0" relativeHeight="251671552" behindDoc="0" locked="0" layoutInCell="1" allowOverlap="1" wp14:anchorId="1E616192" wp14:editId="1E616193">
          <wp:simplePos x="0" y="0"/>
          <wp:positionH relativeFrom="column">
            <wp:posOffset>4857588</wp:posOffset>
          </wp:positionH>
          <wp:positionV relativeFrom="paragraph">
            <wp:posOffset>206597</wp:posOffset>
          </wp:positionV>
          <wp:extent cx="1817783" cy="346553"/>
          <wp:effectExtent l="0" t="0" r="0" b="0"/>
          <wp:wrapNone/>
          <wp:docPr id="13" name="Image 13" descr="C:\Users\F372369\Desktop\Home-Miche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372369\Desktop\Home-Micheli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028" cy="348506"/>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9B7449" w14:textId="77777777" w:rsidR="00D6465B" w:rsidRDefault="00D6465B">
      <w:r>
        <w:separator/>
      </w:r>
    </w:p>
  </w:footnote>
  <w:footnote w:type="continuationSeparator" w:id="0">
    <w:p w14:paraId="6F13C997" w14:textId="77777777" w:rsidR="00D6465B" w:rsidRDefault="00D64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73" w:type="dxa"/>
      <w:tblInd w:w="-496" w:type="dxa"/>
      <w:tblBorders>
        <w:bottom w:val="single" w:sz="4" w:space="0" w:color="002060" w:themeColor="accent1"/>
      </w:tblBorders>
      <w:tblLayout w:type="fixed"/>
      <w:tblCellMar>
        <w:left w:w="71" w:type="dxa"/>
        <w:right w:w="71" w:type="dxa"/>
      </w:tblCellMar>
      <w:tblLook w:val="0000" w:firstRow="0" w:lastRow="0" w:firstColumn="0" w:lastColumn="0" w:noHBand="0" w:noVBand="0"/>
    </w:tblPr>
    <w:tblGrid>
      <w:gridCol w:w="1680"/>
      <w:gridCol w:w="7392"/>
      <w:gridCol w:w="1701"/>
    </w:tblGrid>
    <w:tr w:rsidR="009953C2" w:rsidRPr="00501D73" w14:paraId="1E616171" w14:textId="77777777" w:rsidTr="00913E6C">
      <w:trPr>
        <w:trHeight w:val="983"/>
      </w:trPr>
      <w:tc>
        <w:tcPr>
          <w:tcW w:w="1680" w:type="dxa"/>
          <w:vAlign w:val="center"/>
        </w:tcPr>
        <w:p w14:paraId="1E61616E" w14:textId="77777777" w:rsidR="009953C2" w:rsidRPr="00D2431A" w:rsidRDefault="009953C2" w:rsidP="00D23742">
          <w:pPr>
            <w:pStyle w:val="TITREEN-TETE"/>
            <w:tabs>
              <w:tab w:val="left" w:pos="1778"/>
            </w:tabs>
            <w:spacing w:before="0" w:after="0"/>
            <w:ind w:left="-71" w:right="-71"/>
            <w:rPr>
              <w:rFonts w:ascii="Arial Black" w:hAnsi="Arial Black" w:cs="Arial"/>
              <w:b w:val="0"/>
              <w:color w:val="17365D"/>
              <w:sz w:val="20"/>
              <w:szCs w:val="20"/>
            </w:rPr>
          </w:pPr>
          <w:r>
            <w:rPr>
              <w:rFonts w:ascii="Arial Black" w:hAnsi="Arial Black" w:cs="Arial"/>
              <w:noProof/>
              <w:color w:val="121B1F" w:themeColor="background1"/>
              <w:sz w:val="36"/>
              <w:lang w:val="en-GB" w:eastAsia="en-GB"/>
            </w:rPr>
            <w:drawing>
              <wp:anchor distT="0" distB="0" distL="114300" distR="114300" simplePos="0" relativeHeight="251666432" behindDoc="0" locked="0" layoutInCell="1" allowOverlap="1" wp14:anchorId="1E61618C" wp14:editId="1E61618D">
                <wp:simplePos x="0" y="0"/>
                <wp:positionH relativeFrom="column">
                  <wp:posOffset>-5080</wp:posOffset>
                </wp:positionH>
                <wp:positionV relativeFrom="paragraph">
                  <wp:posOffset>-86360</wp:posOffset>
                </wp:positionV>
                <wp:extent cx="1574165" cy="561975"/>
                <wp:effectExtent l="0" t="0" r="0" b="0"/>
                <wp:wrapNone/>
                <wp:docPr id="6" name="Image 6" descr="C:\Users\F372369\Desktop\E-motio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372369\Desktop\E-motion\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74165" cy="5619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392" w:type="dxa"/>
          <w:vAlign w:val="center"/>
        </w:tcPr>
        <w:p w14:paraId="1E61616F" w14:textId="56EC4382" w:rsidR="009953C2" w:rsidRPr="00547850" w:rsidRDefault="00D6465B" w:rsidP="00CE5247">
          <w:pPr>
            <w:pStyle w:val="TITREEN-TETE"/>
            <w:rPr>
              <w:rFonts w:asciiTheme="minorHAnsi" w:hAnsiTheme="minorHAnsi"/>
            </w:rPr>
          </w:pPr>
          <w:sdt>
            <w:sdtPr>
              <w:rPr>
                <w:rFonts w:asciiTheme="minorHAnsi" w:hAnsiTheme="minorHAnsi"/>
                <w:color w:val="0042C7" w:themeColor="accent1" w:themeTint="BF"/>
              </w:rPr>
              <w:alias w:val="Titre "/>
              <w:tag w:val=""/>
              <w:id w:val="-1183971847"/>
              <w:dataBinding w:prefixMappings="xmlns:ns0='http://purl.org/dc/elements/1.1/' xmlns:ns1='http://schemas.openxmlformats.org/package/2006/metadata/core-properties' " w:xpath="/ns1:coreProperties[1]/ns0:title[1]" w:storeItemID="{6C3C8BC8-F283-45AE-878A-BAB7291924A1}"/>
              <w:text/>
            </w:sdtPr>
            <w:sdtEndPr/>
            <w:sdtContent>
              <w:r w:rsidR="009953C2">
                <w:rPr>
                  <w:rFonts w:asciiTheme="minorHAnsi" w:hAnsiTheme="minorHAnsi"/>
                  <w:color w:val="0042C7" w:themeColor="accent1" w:themeTint="BF"/>
                </w:rPr>
                <w:t>DGSI/IN TSD 9DL</w:t>
              </w:r>
            </w:sdtContent>
          </w:sdt>
        </w:p>
      </w:tc>
      <w:tc>
        <w:tcPr>
          <w:tcW w:w="1701" w:type="dxa"/>
          <w:vAlign w:val="center"/>
        </w:tcPr>
        <w:sdt>
          <w:sdtPr>
            <w:rPr>
              <w:color w:val="266CFF" w:themeColor="text2" w:themeTint="99"/>
            </w:rPr>
            <w:alias w:val="Catégorie "/>
            <w:tag w:val=""/>
            <w:id w:val="1283384447"/>
            <w:dataBinding w:prefixMappings="xmlns:ns0='http://purl.org/dc/elements/1.1/' xmlns:ns1='http://schemas.openxmlformats.org/package/2006/metadata/core-properties' " w:xpath="/ns1:coreProperties[1]/ns1:category[1]" w:storeItemID="{6C3C8BC8-F283-45AE-878A-BAB7291924A1}"/>
            <w:text/>
          </w:sdtPr>
          <w:sdtEndPr/>
          <w:sdtContent>
            <w:p w14:paraId="1E616170" w14:textId="77777777" w:rsidR="009953C2" w:rsidRPr="00501D73" w:rsidRDefault="009953C2" w:rsidP="00486D4F">
              <w:pPr>
                <w:pStyle w:val="TITREEN-TETE"/>
              </w:pPr>
              <w:r>
                <w:rPr>
                  <w:color w:val="266CFF" w:themeColor="text2" w:themeTint="99"/>
                </w:rPr>
                <w:t>D3</w:t>
              </w:r>
            </w:p>
          </w:sdtContent>
        </w:sdt>
      </w:tc>
    </w:tr>
  </w:tbl>
  <w:p w14:paraId="1E616172" w14:textId="77777777" w:rsidR="009953C2" w:rsidRPr="00700ECD" w:rsidRDefault="009953C2">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632" w:type="dxa"/>
      <w:tblInd w:w="-355" w:type="dxa"/>
      <w:tblBorders>
        <w:top w:val="single" w:sz="4" w:space="0" w:color="17365D"/>
        <w:left w:val="single" w:sz="4" w:space="0" w:color="17365D"/>
        <w:bottom w:val="single" w:sz="4" w:space="0" w:color="17365D"/>
        <w:right w:val="single" w:sz="4" w:space="0" w:color="17365D"/>
        <w:insideH w:val="single" w:sz="4" w:space="0" w:color="17365D"/>
        <w:insideV w:val="single" w:sz="4" w:space="0" w:color="17365D"/>
      </w:tblBorders>
      <w:tblLayout w:type="fixed"/>
      <w:tblCellMar>
        <w:left w:w="71" w:type="dxa"/>
        <w:right w:w="71" w:type="dxa"/>
      </w:tblCellMar>
      <w:tblLook w:val="0000" w:firstRow="0" w:lastRow="0" w:firstColumn="0" w:lastColumn="0" w:noHBand="0" w:noVBand="0"/>
    </w:tblPr>
    <w:tblGrid>
      <w:gridCol w:w="1560"/>
      <w:gridCol w:w="850"/>
      <w:gridCol w:w="3119"/>
      <w:gridCol w:w="1418"/>
      <w:gridCol w:w="2551"/>
      <w:gridCol w:w="1134"/>
    </w:tblGrid>
    <w:tr w:rsidR="009953C2" w:rsidRPr="00501D73" w14:paraId="1E616177" w14:textId="77777777" w:rsidTr="002F60B7">
      <w:trPr>
        <w:trHeight w:val="983"/>
      </w:trPr>
      <w:tc>
        <w:tcPr>
          <w:tcW w:w="2410" w:type="dxa"/>
          <w:gridSpan w:val="2"/>
          <w:tcBorders>
            <w:top w:val="nil"/>
            <w:left w:val="nil"/>
            <w:bottom w:val="nil"/>
            <w:right w:val="nil"/>
          </w:tcBorders>
          <w:vAlign w:val="center"/>
        </w:tcPr>
        <w:p w14:paraId="1E616174" w14:textId="77777777" w:rsidR="009953C2" w:rsidRPr="00D2431A" w:rsidRDefault="009953C2" w:rsidP="00440445">
          <w:pPr>
            <w:pStyle w:val="TITREEN-TETE"/>
            <w:tabs>
              <w:tab w:val="left" w:pos="1778"/>
            </w:tabs>
            <w:spacing w:before="0" w:after="0"/>
            <w:ind w:left="-71" w:right="-71"/>
            <w:rPr>
              <w:rFonts w:ascii="Arial Black" w:hAnsi="Arial Black" w:cs="Arial"/>
              <w:b w:val="0"/>
              <w:color w:val="17365D"/>
              <w:sz w:val="20"/>
              <w:szCs w:val="20"/>
            </w:rPr>
          </w:pPr>
          <w:r w:rsidRPr="009F6714">
            <w:rPr>
              <w:rFonts w:ascii="Arial Black" w:hAnsi="Arial Black" w:cs="Arial"/>
              <w:b w:val="0"/>
              <w:noProof/>
              <w:color w:val="17365D"/>
              <w:sz w:val="20"/>
              <w:szCs w:val="20"/>
              <w:lang w:val="en-GB" w:eastAsia="en-GB"/>
            </w:rPr>
            <w:drawing>
              <wp:inline distT="0" distB="0" distL="0" distR="0" wp14:anchorId="1E616190" wp14:editId="1E616191">
                <wp:extent cx="1454226" cy="75277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64496" cy="758093"/>
                        </a:xfrm>
                        <a:prstGeom prst="rect">
                          <a:avLst/>
                        </a:prstGeom>
                      </pic:spPr>
                    </pic:pic>
                  </a:graphicData>
                </a:graphic>
              </wp:inline>
            </w:drawing>
          </w:r>
        </w:p>
      </w:tc>
      <w:tc>
        <w:tcPr>
          <w:tcW w:w="7088" w:type="dxa"/>
          <w:gridSpan w:val="3"/>
          <w:tcBorders>
            <w:top w:val="nil"/>
            <w:left w:val="nil"/>
            <w:bottom w:val="nil"/>
            <w:right w:val="nil"/>
          </w:tcBorders>
          <w:vAlign w:val="center"/>
        </w:tcPr>
        <w:p w14:paraId="1E616175" w14:textId="51BC748C" w:rsidR="009953C2" w:rsidRPr="00547850" w:rsidRDefault="00D6465B" w:rsidP="00821774">
          <w:pPr>
            <w:pStyle w:val="TITREEN-TETE"/>
            <w:tabs>
              <w:tab w:val="clear" w:pos="4536"/>
            </w:tabs>
            <w:rPr>
              <w:rFonts w:asciiTheme="minorHAnsi" w:hAnsiTheme="minorHAnsi"/>
              <w:sz w:val="24"/>
            </w:rPr>
          </w:pPr>
          <w:sdt>
            <w:sdtPr>
              <w:rPr>
                <w:rFonts w:asciiTheme="minorHAnsi" w:hAnsiTheme="minorHAnsi"/>
                <w:color w:val="0042C7" w:themeColor="accent1" w:themeTint="BF"/>
              </w:rPr>
              <w:alias w:val="Titre "/>
              <w:tag w:val=""/>
              <w:id w:val="-1890171634"/>
              <w:dataBinding w:prefixMappings="xmlns:ns0='http://purl.org/dc/elements/1.1/' xmlns:ns1='http://schemas.openxmlformats.org/package/2006/metadata/core-properties' " w:xpath="/ns1:coreProperties[1]/ns0:title[1]" w:storeItemID="{6C3C8BC8-F283-45AE-878A-BAB7291924A1}"/>
              <w:text/>
            </w:sdtPr>
            <w:sdtEndPr/>
            <w:sdtContent>
              <w:r w:rsidR="009953C2" w:rsidRPr="00D706BC">
                <w:rPr>
                  <w:rFonts w:asciiTheme="minorHAnsi" w:hAnsiTheme="minorHAnsi"/>
                  <w:color w:val="0042C7" w:themeColor="accent1" w:themeTint="BF"/>
                </w:rPr>
                <w:t xml:space="preserve">DGSI/IN TSD </w:t>
              </w:r>
              <w:r w:rsidR="009953C2">
                <w:rPr>
                  <w:rFonts w:asciiTheme="minorHAnsi" w:hAnsiTheme="minorHAnsi"/>
                  <w:color w:val="0042C7" w:themeColor="accent1" w:themeTint="BF"/>
                </w:rPr>
                <w:t>9DL</w:t>
              </w:r>
            </w:sdtContent>
          </w:sdt>
        </w:p>
      </w:tc>
      <w:tc>
        <w:tcPr>
          <w:tcW w:w="1134" w:type="dxa"/>
          <w:tcBorders>
            <w:top w:val="nil"/>
            <w:left w:val="nil"/>
            <w:bottom w:val="nil"/>
            <w:right w:val="nil"/>
          </w:tcBorders>
          <w:vAlign w:val="center"/>
        </w:tcPr>
        <w:sdt>
          <w:sdtPr>
            <w:rPr>
              <w:color w:val="266CFF" w:themeColor="text2" w:themeTint="99"/>
            </w:rPr>
            <w:alias w:val="Catégorie "/>
            <w:tag w:val=""/>
            <w:id w:val="979965444"/>
            <w:dataBinding w:prefixMappings="xmlns:ns0='http://purl.org/dc/elements/1.1/' xmlns:ns1='http://schemas.openxmlformats.org/package/2006/metadata/core-properties' " w:xpath="/ns1:coreProperties[1]/ns1:category[1]" w:storeItemID="{6C3C8BC8-F283-45AE-878A-BAB7291924A1}"/>
            <w:text/>
          </w:sdtPr>
          <w:sdtEndPr/>
          <w:sdtContent>
            <w:p w14:paraId="1E616176" w14:textId="77777777" w:rsidR="009953C2" w:rsidRPr="00501D73" w:rsidRDefault="009953C2" w:rsidP="00821774">
              <w:pPr>
                <w:pStyle w:val="TITREEN-TETE"/>
              </w:pPr>
              <w:r>
                <w:rPr>
                  <w:color w:val="266CFF" w:themeColor="text2" w:themeTint="99"/>
                </w:rPr>
                <w:t>D3</w:t>
              </w:r>
            </w:p>
          </w:sdtContent>
        </w:sdt>
      </w:tc>
    </w:tr>
    <w:tr w:rsidR="009953C2" w:rsidRPr="00501D73" w14:paraId="1E61617B" w14:textId="77777777" w:rsidTr="002F60B7">
      <w:trPr>
        <w:trHeight w:val="315"/>
      </w:trPr>
      <w:tc>
        <w:tcPr>
          <w:tcW w:w="2410" w:type="dxa"/>
          <w:gridSpan w:val="2"/>
          <w:tcBorders>
            <w:top w:val="nil"/>
            <w:left w:val="nil"/>
            <w:bottom w:val="single" w:sz="4" w:space="0" w:color="002060" w:themeColor="accent1"/>
            <w:right w:val="nil"/>
          </w:tcBorders>
          <w:vAlign w:val="center"/>
        </w:tcPr>
        <w:p w14:paraId="1E616178" w14:textId="77777777" w:rsidR="009953C2" w:rsidRPr="00486D4F" w:rsidRDefault="009953C2" w:rsidP="002F60B7">
          <w:pPr>
            <w:rPr>
              <w:noProof/>
            </w:rPr>
          </w:pPr>
        </w:p>
      </w:tc>
      <w:tc>
        <w:tcPr>
          <w:tcW w:w="7088" w:type="dxa"/>
          <w:gridSpan w:val="3"/>
          <w:tcBorders>
            <w:top w:val="nil"/>
            <w:left w:val="nil"/>
            <w:bottom w:val="single" w:sz="4" w:space="0" w:color="002060" w:themeColor="accent1"/>
            <w:right w:val="nil"/>
          </w:tcBorders>
          <w:vAlign w:val="center"/>
        </w:tcPr>
        <w:p w14:paraId="1E616179" w14:textId="77777777" w:rsidR="009953C2" w:rsidRPr="00CE5247" w:rsidRDefault="009953C2" w:rsidP="002F60B7"/>
      </w:tc>
      <w:tc>
        <w:tcPr>
          <w:tcW w:w="1134" w:type="dxa"/>
          <w:tcBorders>
            <w:top w:val="nil"/>
            <w:left w:val="nil"/>
            <w:bottom w:val="single" w:sz="4" w:space="0" w:color="002060" w:themeColor="accent1"/>
            <w:right w:val="nil"/>
          </w:tcBorders>
          <w:vAlign w:val="center"/>
        </w:tcPr>
        <w:p w14:paraId="1E61617A" w14:textId="77777777" w:rsidR="009953C2" w:rsidRDefault="009953C2" w:rsidP="002F60B7"/>
      </w:tc>
    </w:tr>
    <w:tr w:rsidR="009953C2" w:rsidRPr="00501D73" w14:paraId="1E616180" w14:textId="77777777" w:rsidTr="00D91A30">
      <w:trPr>
        <w:trHeight w:val="360"/>
      </w:trPr>
      <w:tc>
        <w:tcPr>
          <w:tcW w:w="1560" w:type="dxa"/>
          <w:tcBorders>
            <w:top w:val="nil"/>
            <w:left w:val="nil"/>
            <w:bottom w:val="nil"/>
            <w:right w:val="nil"/>
          </w:tcBorders>
          <w:vAlign w:val="center"/>
        </w:tcPr>
        <w:p w14:paraId="1E61617C" w14:textId="77777777" w:rsidR="009953C2" w:rsidRPr="00501D73" w:rsidRDefault="009953C2" w:rsidP="007439FB">
          <w:r w:rsidRPr="00501D73">
            <w:t xml:space="preserve">Date : </w:t>
          </w:r>
        </w:p>
      </w:tc>
      <w:sdt>
        <w:sdtPr>
          <w:alias w:val="Date de publication"/>
          <w:tag w:val=""/>
          <w:id w:val="61916054"/>
          <w:dataBinding w:prefixMappings="xmlns:ns0='http://schemas.microsoft.com/office/2006/coverPageProps' " w:xpath="/ns0:CoverPageProperties[1]/ns0:PublishDate[1]" w:storeItemID="{55AF091B-3C7A-41E3-B477-F2FDAA23CFDA}"/>
          <w:date w:fullDate="2021-04-30T00:00:00Z">
            <w:dateFormat w:val="dd/MM/yyyy"/>
            <w:lid w:val="fr-FR"/>
            <w:storeMappedDataAs w:val="dateTime"/>
            <w:calendar w:val="gregorian"/>
          </w:date>
        </w:sdtPr>
        <w:sdtEndPr/>
        <w:sdtContent>
          <w:tc>
            <w:tcPr>
              <w:tcW w:w="3969" w:type="dxa"/>
              <w:gridSpan w:val="2"/>
              <w:tcBorders>
                <w:top w:val="nil"/>
                <w:left w:val="nil"/>
                <w:bottom w:val="nil"/>
                <w:right w:val="nil"/>
              </w:tcBorders>
              <w:vAlign w:val="center"/>
            </w:tcPr>
            <w:p w14:paraId="1E61617D" w14:textId="1814AA89" w:rsidR="009953C2" w:rsidRPr="00501D73" w:rsidRDefault="009953C2" w:rsidP="00CE05D7">
              <w:pPr>
                <w:pStyle w:val="Propriete"/>
              </w:pPr>
              <w:r>
                <w:rPr>
                  <w:lang w:val="fr-FR"/>
                </w:rPr>
                <w:t>30/04/2021</w:t>
              </w:r>
            </w:p>
          </w:tc>
        </w:sdtContent>
      </w:sdt>
      <w:tc>
        <w:tcPr>
          <w:tcW w:w="1418" w:type="dxa"/>
          <w:tcBorders>
            <w:top w:val="nil"/>
            <w:left w:val="nil"/>
            <w:bottom w:val="nil"/>
            <w:right w:val="nil"/>
          </w:tcBorders>
          <w:vAlign w:val="center"/>
        </w:tcPr>
        <w:p w14:paraId="1E61617E" w14:textId="77777777" w:rsidR="009953C2" w:rsidRPr="00501D73" w:rsidRDefault="009953C2" w:rsidP="007F2DFB">
          <w:r w:rsidRPr="00501D73">
            <w:t xml:space="preserve">Conservation : </w:t>
          </w:r>
        </w:p>
      </w:tc>
      <w:sdt>
        <w:sdtPr>
          <w:alias w:val="État "/>
          <w:tag w:val=""/>
          <w:id w:val="375666457"/>
          <w:dataBinding w:prefixMappings="xmlns:ns0='http://purl.org/dc/elements/1.1/' xmlns:ns1='http://schemas.openxmlformats.org/package/2006/metadata/core-properties' " w:xpath="/ns1:coreProperties[1]/ns1:contentStatus[1]" w:storeItemID="{6C3C8BC8-F283-45AE-878A-BAB7291924A1}"/>
          <w:text/>
        </w:sdtPr>
        <w:sdtEndPr/>
        <w:sdtContent>
          <w:tc>
            <w:tcPr>
              <w:tcW w:w="3685" w:type="dxa"/>
              <w:gridSpan w:val="2"/>
              <w:tcBorders>
                <w:top w:val="nil"/>
                <w:left w:val="nil"/>
                <w:bottom w:val="nil"/>
                <w:right w:val="nil"/>
              </w:tcBorders>
              <w:vAlign w:val="center"/>
            </w:tcPr>
            <w:p w14:paraId="1E61617F" w14:textId="77777777" w:rsidR="009953C2" w:rsidRPr="00501D73" w:rsidRDefault="009953C2" w:rsidP="005F31E8">
              <w:pPr>
                <w:pStyle w:val="Propriete"/>
              </w:pPr>
              <w:r>
                <w:t>S</w:t>
              </w:r>
            </w:p>
          </w:tc>
        </w:sdtContent>
      </w:sdt>
    </w:tr>
    <w:tr w:rsidR="009953C2" w:rsidRPr="00501D73" w14:paraId="1E616185" w14:textId="77777777" w:rsidTr="000C0432">
      <w:trPr>
        <w:trHeight w:val="360"/>
      </w:trPr>
      <w:tc>
        <w:tcPr>
          <w:tcW w:w="1560" w:type="dxa"/>
          <w:tcBorders>
            <w:top w:val="nil"/>
            <w:left w:val="nil"/>
            <w:bottom w:val="nil"/>
            <w:right w:val="nil"/>
          </w:tcBorders>
          <w:vAlign w:val="center"/>
        </w:tcPr>
        <w:p w14:paraId="1E616181" w14:textId="77777777" w:rsidR="009953C2" w:rsidRPr="00501D73" w:rsidRDefault="009953C2" w:rsidP="007F2DFB">
          <w:r w:rsidRPr="00821774">
            <w:rPr>
              <w:color w:val="003195" w:themeColor="accent3" w:themeShade="BF"/>
            </w:rPr>
            <w:t>Author</w:t>
          </w:r>
          <w:r w:rsidRPr="00501D73">
            <w:t xml:space="preserve"> : </w:t>
          </w:r>
        </w:p>
      </w:tc>
      <w:sdt>
        <w:sdtPr>
          <w:alias w:val="Auteur "/>
          <w:tag w:val=""/>
          <w:id w:val="1046033641"/>
          <w:dataBinding w:prefixMappings="xmlns:ns0='http://purl.org/dc/elements/1.1/' xmlns:ns1='http://schemas.openxmlformats.org/package/2006/metadata/core-properties' " w:xpath="/ns1:coreProperties[1]/ns0:creator[1]" w:storeItemID="{6C3C8BC8-F283-45AE-878A-BAB7291924A1}"/>
          <w:text/>
        </w:sdtPr>
        <w:sdtEndPr/>
        <w:sdtContent>
          <w:tc>
            <w:tcPr>
              <w:tcW w:w="3969" w:type="dxa"/>
              <w:gridSpan w:val="2"/>
              <w:tcBorders>
                <w:top w:val="nil"/>
                <w:left w:val="nil"/>
                <w:bottom w:val="nil"/>
                <w:right w:val="nil"/>
              </w:tcBorders>
              <w:vAlign w:val="center"/>
            </w:tcPr>
            <w:p w14:paraId="1E616182" w14:textId="2C45607B" w:rsidR="009953C2" w:rsidRPr="00501D73" w:rsidRDefault="009953C2" w:rsidP="009D3305">
              <w:pPr>
                <w:pStyle w:val="Propriete"/>
              </w:pPr>
              <w:r>
                <w:t>Fan Wei</w:t>
              </w:r>
            </w:p>
          </w:tc>
        </w:sdtContent>
      </w:sdt>
      <w:tc>
        <w:tcPr>
          <w:tcW w:w="1418" w:type="dxa"/>
          <w:tcBorders>
            <w:top w:val="nil"/>
            <w:left w:val="nil"/>
            <w:bottom w:val="nil"/>
            <w:right w:val="nil"/>
          </w:tcBorders>
          <w:vAlign w:val="center"/>
        </w:tcPr>
        <w:p w14:paraId="1E616183" w14:textId="77777777" w:rsidR="009953C2" w:rsidRPr="00501D73" w:rsidRDefault="009953C2" w:rsidP="007F2DFB">
          <w:r>
            <w:t>Validation</w:t>
          </w:r>
          <w:r w:rsidRPr="00501D73">
            <w:t xml:space="preserve"> : </w:t>
          </w:r>
        </w:p>
      </w:tc>
      <w:sdt>
        <w:sdtPr>
          <w:alias w:val="Responsable"/>
          <w:tag w:val=""/>
          <w:id w:val="423237270"/>
          <w:showingPlcHdr/>
          <w:dataBinding w:prefixMappings="xmlns:ns0='http://schemas.openxmlformats.org/officeDocument/2006/extended-properties' " w:xpath="/ns0:Properties[1]/ns0:Manager[1]" w:storeItemID="{6668398D-A668-4E3E-A5EB-62B293D839F1}"/>
          <w:text/>
        </w:sdtPr>
        <w:sdtEndPr/>
        <w:sdtContent>
          <w:tc>
            <w:tcPr>
              <w:tcW w:w="3685" w:type="dxa"/>
              <w:gridSpan w:val="2"/>
              <w:tcBorders>
                <w:top w:val="nil"/>
                <w:left w:val="nil"/>
                <w:bottom w:val="nil"/>
                <w:right w:val="nil"/>
              </w:tcBorders>
              <w:vAlign w:val="center"/>
            </w:tcPr>
            <w:p w14:paraId="1E616184" w14:textId="50A5B094" w:rsidR="009953C2" w:rsidRPr="00501D73" w:rsidRDefault="009953C2" w:rsidP="002F60B7">
              <w:pPr>
                <w:pStyle w:val="Propriete"/>
              </w:pPr>
              <w:r>
                <w:t xml:space="preserve">     </w:t>
              </w:r>
            </w:p>
          </w:tc>
        </w:sdtContent>
      </w:sdt>
    </w:tr>
    <w:tr w:rsidR="009953C2" w:rsidRPr="002513ED" w14:paraId="1E616188" w14:textId="77777777" w:rsidTr="000C0432">
      <w:trPr>
        <w:trHeight w:val="360"/>
      </w:trPr>
      <w:tc>
        <w:tcPr>
          <w:tcW w:w="1560" w:type="dxa"/>
          <w:tcBorders>
            <w:top w:val="nil"/>
            <w:left w:val="nil"/>
            <w:bottom w:val="nil"/>
            <w:right w:val="nil"/>
          </w:tcBorders>
          <w:vAlign w:val="center"/>
        </w:tcPr>
        <w:p w14:paraId="1E616186" w14:textId="77777777" w:rsidR="009953C2" w:rsidRPr="00501D73" w:rsidRDefault="009953C2" w:rsidP="007F2DFB">
          <w:r>
            <w:t>File</w:t>
          </w:r>
          <w:r w:rsidRPr="00501D73">
            <w:t xml:space="preserve"> :   </w:t>
          </w:r>
        </w:p>
      </w:tc>
      <w:tc>
        <w:tcPr>
          <w:tcW w:w="9072" w:type="dxa"/>
          <w:gridSpan w:val="5"/>
          <w:tcBorders>
            <w:top w:val="nil"/>
            <w:left w:val="nil"/>
            <w:bottom w:val="nil"/>
            <w:right w:val="nil"/>
          </w:tcBorders>
          <w:vAlign w:val="center"/>
        </w:tcPr>
        <w:p w14:paraId="1E616187" w14:textId="4A40745D" w:rsidR="009953C2" w:rsidRPr="009D3305" w:rsidRDefault="009953C2" w:rsidP="002F60B7">
          <w:pPr>
            <w:pStyle w:val="Propriete"/>
            <w:rPr>
              <w:lang w:val="en-GB"/>
            </w:rPr>
          </w:pPr>
          <w:r>
            <w:fldChar w:fldCharType="begin"/>
          </w:r>
          <w:r w:rsidRPr="009D3305">
            <w:rPr>
              <w:lang w:val="en-GB"/>
            </w:rPr>
            <w:instrText xml:space="preserve"> FILENAME </w:instrText>
          </w:r>
          <w:r>
            <w:fldChar w:fldCharType="separate"/>
          </w:r>
          <w:r w:rsidRPr="009D3305">
            <w:rPr>
              <w:noProof/>
              <w:lang w:val="en-GB"/>
            </w:rPr>
            <w:t>DGSI_IN_TSD_</w:t>
          </w:r>
          <w:r>
            <w:t xml:space="preserve"> </w:t>
          </w:r>
          <w:r>
            <w:rPr>
              <w:noProof/>
              <w:lang w:val="en-GB"/>
            </w:rPr>
            <w:t>9DL v</w:t>
          </w:r>
          <w:r w:rsidR="00186646">
            <w:rPr>
              <w:noProof/>
              <w:lang w:val="en-GB"/>
            </w:rPr>
            <w:t>1</w:t>
          </w:r>
          <w:r>
            <w:rPr>
              <w:noProof/>
              <w:lang w:val="en-GB"/>
            </w:rPr>
            <w:t>.</w:t>
          </w:r>
          <w:r w:rsidR="00186646">
            <w:rPr>
              <w:noProof/>
              <w:lang w:val="en-GB"/>
            </w:rPr>
            <w:t>0</w:t>
          </w:r>
          <w:r w:rsidRPr="009D3305">
            <w:rPr>
              <w:noProof/>
              <w:lang w:val="en-GB"/>
            </w:rPr>
            <w:t>.docx</w:t>
          </w:r>
          <w:r>
            <w:rPr>
              <w:noProof/>
            </w:rPr>
            <w:fldChar w:fldCharType="end"/>
          </w:r>
        </w:p>
      </w:tc>
    </w:tr>
  </w:tbl>
  <w:p w14:paraId="1E616189" w14:textId="77777777" w:rsidR="009953C2" w:rsidRPr="009D3305" w:rsidRDefault="009953C2">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58ED"/>
      </v:shape>
    </w:pict>
  </w:numPicBullet>
  <w:abstractNum w:abstractNumId="0" w15:restartNumberingAfterBreak="0">
    <w:nsid w:val="FFFFFFFB"/>
    <w:multiLevelType w:val="multilevel"/>
    <w:tmpl w:val="09D4685C"/>
    <w:lvl w:ilvl="0">
      <w:start w:val="1"/>
      <w:numFmt w:val="decimal"/>
      <w:lvlText w:val="%1"/>
      <w:lvlJc w:val="left"/>
      <w:pPr>
        <w:tabs>
          <w:tab w:val="num" w:pos="858"/>
        </w:tabs>
        <w:ind w:left="858" w:hanging="432"/>
      </w:pPr>
    </w:lvl>
    <w:lvl w:ilvl="1">
      <w:start w:val="1"/>
      <w:numFmt w:val="decimal"/>
      <w:lvlText w:val="%1.%2"/>
      <w:lvlJc w:val="left"/>
      <w:pPr>
        <w:tabs>
          <w:tab w:val="num" w:pos="1002"/>
        </w:tabs>
        <w:ind w:left="1002" w:hanging="576"/>
      </w:pPr>
    </w:lvl>
    <w:lvl w:ilvl="2">
      <w:start w:val="1"/>
      <w:numFmt w:val="decimal"/>
      <w:lvlText w:val="%1.%2.%3"/>
      <w:lvlJc w:val="left"/>
      <w:pPr>
        <w:tabs>
          <w:tab w:val="num" w:pos="990"/>
        </w:tabs>
        <w:ind w:left="990" w:hanging="720"/>
      </w:pPr>
    </w:lvl>
    <w:lvl w:ilvl="3">
      <w:start w:val="1"/>
      <w:numFmt w:val="decimal"/>
      <w:lvlText w:val="%1.%2.%3.%4"/>
      <w:lvlJc w:val="left"/>
      <w:pPr>
        <w:tabs>
          <w:tab w:val="num" w:pos="504"/>
        </w:tabs>
        <w:ind w:left="504" w:hanging="864"/>
      </w:pPr>
    </w:lvl>
    <w:lvl w:ilvl="4">
      <w:start w:val="1"/>
      <w:numFmt w:val="decimal"/>
      <w:lvlText w:val="%1.%2.%3.%4.%5"/>
      <w:lvlJc w:val="left"/>
      <w:pPr>
        <w:tabs>
          <w:tab w:val="num" w:pos="1434"/>
        </w:tabs>
        <w:ind w:left="1434" w:hanging="1008"/>
      </w:pPr>
    </w:lvl>
    <w:lvl w:ilvl="5">
      <w:start w:val="1"/>
      <w:numFmt w:val="decimal"/>
      <w:lvlText w:val="%1.%2.%3.%4.%5.%6"/>
      <w:lvlJc w:val="left"/>
      <w:pPr>
        <w:tabs>
          <w:tab w:val="num" w:pos="1578"/>
        </w:tabs>
        <w:ind w:left="1578" w:hanging="1152"/>
      </w:pPr>
    </w:lvl>
    <w:lvl w:ilvl="6">
      <w:start w:val="1"/>
      <w:numFmt w:val="decimal"/>
      <w:lvlText w:val="%1.%2.%3.%4.%5.%6.%7"/>
      <w:lvlJc w:val="left"/>
      <w:pPr>
        <w:tabs>
          <w:tab w:val="num" w:pos="1722"/>
        </w:tabs>
        <w:ind w:left="1722" w:hanging="1296"/>
      </w:pPr>
    </w:lvl>
    <w:lvl w:ilvl="7">
      <w:start w:val="1"/>
      <w:numFmt w:val="decimal"/>
      <w:lvlText w:val="%1.%2.%3.%4.%5.%6.%7.%8"/>
      <w:lvlJc w:val="left"/>
      <w:pPr>
        <w:tabs>
          <w:tab w:val="num" w:pos="1866"/>
        </w:tabs>
        <w:ind w:left="1866" w:hanging="1440"/>
      </w:pPr>
    </w:lvl>
    <w:lvl w:ilvl="8">
      <w:start w:val="1"/>
      <w:numFmt w:val="decimal"/>
      <w:lvlText w:val="%1.%2.%3.%4.%5.%6.%7.%8.%9"/>
      <w:lvlJc w:val="left"/>
      <w:pPr>
        <w:tabs>
          <w:tab w:val="num" w:pos="2010"/>
        </w:tabs>
        <w:ind w:left="2010" w:hanging="1584"/>
      </w:pPr>
    </w:lvl>
  </w:abstractNum>
  <w:abstractNum w:abstractNumId="1" w15:restartNumberingAfterBreak="0">
    <w:nsid w:val="039C1403"/>
    <w:multiLevelType w:val="hybridMultilevel"/>
    <w:tmpl w:val="FACAA0F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B66FC5"/>
    <w:multiLevelType w:val="multilevel"/>
    <w:tmpl w:val="BFD290C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D417CB"/>
    <w:multiLevelType w:val="hybridMultilevel"/>
    <w:tmpl w:val="0D2222B4"/>
    <w:lvl w:ilvl="0" w:tplc="AC76CEA0">
      <w:start w:val="1"/>
      <w:numFmt w:val="bullet"/>
      <w:lvlText w:val="•"/>
      <w:lvlJc w:val="left"/>
      <w:pPr>
        <w:tabs>
          <w:tab w:val="num" w:pos="360"/>
        </w:tabs>
        <w:ind w:left="360" w:hanging="360"/>
      </w:pPr>
      <w:rPr>
        <w:rFonts w:ascii="Arial" w:hAnsi="Arial" w:hint="default"/>
      </w:rPr>
    </w:lvl>
    <w:lvl w:ilvl="1" w:tplc="8046A09E" w:tentative="1">
      <w:start w:val="1"/>
      <w:numFmt w:val="bullet"/>
      <w:lvlText w:val="•"/>
      <w:lvlJc w:val="left"/>
      <w:pPr>
        <w:tabs>
          <w:tab w:val="num" w:pos="1080"/>
        </w:tabs>
        <w:ind w:left="1080" w:hanging="360"/>
      </w:pPr>
      <w:rPr>
        <w:rFonts w:ascii="Arial" w:hAnsi="Arial" w:hint="default"/>
      </w:rPr>
    </w:lvl>
    <w:lvl w:ilvl="2" w:tplc="6FAC748C" w:tentative="1">
      <w:start w:val="1"/>
      <w:numFmt w:val="bullet"/>
      <w:lvlText w:val="•"/>
      <w:lvlJc w:val="left"/>
      <w:pPr>
        <w:tabs>
          <w:tab w:val="num" w:pos="1800"/>
        </w:tabs>
        <w:ind w:left="1800" w:hanging="360"/>
      </w:pPr>
      <w:rPr>
        <w:rFonts w:ascii="Arial" w:hAnsi="Arial" w:hint="default"/>
      </w:rPr>
    </w:lvl>
    <w:lvl w:ilvl="3" w:tplc="AD32DF46" w:tentative="1">
      <w:start w:val="1"/>
      <w:numFmt w:val="bullet"/>
      <w:lvlText w:val="•"/>
      <w:lvlJc w:val="left"/>
      <w:pPr>
        <w:tabs>
          <w:tab w:val="num" w:pos="2520"/>
        </w:tabs>
        <w:ind w:left="2520" w:hanging="360"/>
      </w:pPr>
      <w:rPr>
        <w:rFonts w:ascii="Arial" w:hAnsi="Arial" w:hint="default"/>
      </w:rPr>
    </w:lvl>
    <w:lvl w:ilvl="4" w:tplc="3356E5F4" w:tentative="1">
      <w:start w:val="1"/>
      <w:numFmt w:val="bullet"/>
      <w:lvlText w:val="•"/>
      <w:lvlJc w:val="left"/>
      <w:pPr>
        <w:tabs>
          <w:tab w:val="num" w:pos="3240"/>
        </w:tabs>
        <w:ind w:left="3240" w:hanging="360"/>
      </w:pPr>
      <w:rPr>
        <w:rFonts w:ascii="Arial" w:hAnsi="Arial" w:hint="default"/>
      </w:rPr>
    </w:lvl>
    <w:lvl w:ilvl="5" w:tplc="59523894" w:tentative="1">
      <w:start w:val="1"/>
      <w:numFmt w:val="bullet"/>
      <w:lvlText w:val="•"/>
      <w:lvlJc w:val="left"/>
      <w:pPr>
        <w:tabs>
          <w:tab w:val="num" w:pos="3960"/>
        </w:tabs>
        <w:ind w:left="3960" w:hanging="360"/>
      </w:pPr>
      <w:rPr>
        <w:rFonts w:ascii="Arial" w:hAnsi="Arial" w:hint="default"/>
      </w:rPr>
    </w:lvl>
    <w:lvl w:ilvl="6" w:tplc="FA565EFA" w:tentative="1">
      <w:start w:val="1"/>
      <w:numFmt w:val="bullet"/>
      <w:lvlText w:val="•"/>
      <w:lvlJc w:val="left"/>
      <w:pPr>
        <w:tabs>
          <w:tab w:val="num" w:pos="4680"/>
        </w:tabs>
        <w:ind w:left="4680" w:hanging="360"/>
      </w:pPr>
      <w:rPr>
        <w:rFonts w:ascii="Arial" w:hAnsi="Arial" w:hint="default"/>
      </w:rPr>
    </w:lvl>
    <w:lvl w:ilvl="7" w:tplc="FF424F88" w:tentative="1">
      <w:start w:val="1"/>
      <w:numFmt w:val="bullet"/>
      <w:lvlText w:val="•"/>
      <w:lvlJc w:val="left"/>
      <w:pPr>
        <w:tabs>
          <w:tab w:val="num" w:pos="5400"/>
        </w:tabs>
        <w:ind w:left="5400" w:hanging="360"/>
      </w:pPr>
      <w:rPr>
        <w:rFonts w:ascii="Arial" w:hAnsi="Arial" w:hint="default"/>
      </w:rPr>
    </w:lvl>
    <w:lvl w:ilvl="8" w:tplc="744E5A2C"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0D66281E"/>
    <w:multiLevelType w:val="hybridMultilevel"/>
    <w:tmpl w:val="6CF21E3E"/>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0E1E3FF0"/>
    <w:multiLevelType w:val="hybridMultilevel"/>
    <w:tmpl w:val="634CD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84435F"/>
    <w:multiLevelType w:val="hybridMultilevel"/>
    <w:tmpl w:val="794A8D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1B637A"/>
    <w:multiLevelType w:val="multilevel"/>
    <w:tmpl w:val="BFD290C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516563"/>
    <w:multiLevelType w:val="hybridMultilevel"/>
    <w:tmpl w:val="634CD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8874D2"/>
    <w:multiLevelType w:val="multilevel"/>
    <w:tmpl w:val="BFD290C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505A47"/>
    <w:multiLevelType w:val="multilevel"/>
    <w:tmpl w:val="BFD290C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7C703E"/>
    <w:multiLevelType w:val="multilevel"/>
    <w:tmpl w:val="BFD290C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D47CD4"/>
    <w:multiLevelType w:val="hybridMultilevel"/>
    <w:tmpl w:val="634CD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DB61FB4"/>
    <w:multiLevelType w:val="hybridMultilevel"/>
    <w:tmpl w:val="D16842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F3D44FA"/>
    <w:multiLevelType w:val="hybridMultilevel"/>
    <w:tmpl w:val="2764A0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405" w:hanging="360"/>
      </w:pPr>
      <w:rPr>
        <w:rFonts w:ascii="Courier New" w:hAnsi="Courier New" w:cs="Courier New" w:hint="default"/>
      </w:rPr>
    </w:lvl>
    <w:lvl w:ilvl="2" w:tplc="04090005">
      <w:start w:val="1"/>
      <w:numFmt w:val="bullet"/>
      <w:lvlText w:val=""/>
      <w:lvlJc w:val="left"/>
      <w:pPr>
        <w:ind w:left="567" w:firstLine="0"/>
      </w:pPr>
      <w:rPr>
        <w:rFonts w:ascii="Wingdings" w:hAnsi="Wingdings" w:hint="default"/>
      </w:rPr>
    </w:lvl>
    <w:lvl w:ilvl="3" w:tplc="5AE207D8">
      <w:start w:val="1"/>
      <w:numFmt w:val="bullet"/>
      <w:lvlText w:val=""/>
      <w:lvlJc w:val="left"/>
      <w:pPr>
        <w:ind w:left="567" w:firstLine="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0263A9"/>
    <w:multiLevelType w:val="hybridMultilevel"/>
    <w:tmpl w:val="4A30AAE0"/>
    <w:lvl w:ilvl="0" w:tplc="C7441EE8">
      <w:start w:val="1"/>
      <w:numFmt w:val="bullet"/>
      <w:lvlText w:val="•"/>
      <w:lvlJc w:val="left"/>
      <w:pPr>
        <w:tabs>
          <w:tab w:val="num" w:pos="360"/>
        </w:tabs>
        <w:ind w:left="360" w:hanging="360"/>
      </w:pPr>
      <w:rPr>
        <w:rFonts w:ascii="Arial" w:hAnsi="Arial" w:hint="default"/>
      </w:rPr>
    </w:lvl>
    <w:lvl w:ilvl="1" w:tplc="1ACECBE6" w:tentative="1">
      <w:start w:val="1"/>
      <w:numFmt w:val="bullet"/>
      <w:lvlText w:val="•"/>
      <w:lvlJc w:val="left"/>
      <w:pPr>
        <w:tabs>
          <w:tab w:val="num" w:pos="1080"/>
        </w:tabs>
        <w:ind w:left="1080" w:hanging="360"/>
      </w:pPr>
      <w:rPr>
        <w:rFonts w:ascii="Arial" w:hAnsi="Arial" w:hint="default"/>
      </w:rPr>
    </w:lvl>
    <w:lvl w:ilvl="2" w:tplc="D1CE4348" w:tentative="1">
      <w:start w:val="1"/>
      <w:numFmt w:val="bullet"/>
      <w:lvlText w:val="•"/>
      <w:lvlJc w:val="left"/>
      <w:pPr>
        <w:tabs>
          <w:tab w:val="num" w:pos="1800"/>
        </w:tabs>
        <w:ind w:left="1800" w:hanging="360"/>
      </w:pPr>
      <w:rPr>
        <w:rFonts w:ascii="Arial" w:hAnsi="Arial" w:hint="default"/>
      </w:rPr>
    </w:lvl>
    <w:lvl w:ilvl="3" w:tplc="8B8AA36E" w:tentative="1">
      <w:start w:val="1"/>
      <w:numFmt w:val="bullet"/>
      <w:lvlText w:val="•"/>
      <w:lvlJc w:val="left"/>
      <w:pPr>
        <w:tabs>
          <w:tab w:val="num" w:pos="2520"/>
        </w:tabs>
        <w:ind w:left="2520" w:hanging="360"/>
      </w:pPr>
      <w:rPr>
        <w:rFonts w:ascii="Arial" w:hAnsi="Arial" w:hint="default"/>
      </w:rPr>
    </w:lvl>
    <w:lvl w:ilvl="4" w:tplc="6096CD9E" w:tentative="1">
      <w:start w:val="1"/>
      <w:numFmt w:val="bullet"/>
      <w:lvlText w:val="•"/>
      <w:lvlJc w:val="left"/>
      <w:pPr>
        <w:tabs>
          <w:tab w:val="num" w:pos="3240"/>
        </w:tabs>
        <w:ind w:left="3240" w:hanging="360"/>
      </w:pPr>
      <w:rPr>
        <w:rFonts w:ascii="Arial" w:hAnsi="Arial" w:hint="default"/>
      </w:rPr>
    </w:lvl>
    <w:lvl w:ilvl="5" w:tplc="E1CE1DDC" w:tentative="1">
      <w:start w:val="1"/>
      <w:numFmt w:val="bullet"/>
      <w:lvlText w:val="•"/>
      <w:lvlJc w:val="left"/>
      <w:pPr>
        <w:tabs>
          <w:tab w:val="num" w:pos="3960"/>
        </w:tabs>
        <w:ind w:left="3960" w:hanging="360"/>
      </w:pPr>
      <w:rPr>
        <w:rFonts w:ascii="Arial" w:hAnsi="Arial" w:hint="default"/>
      </w:rPr>
    </w:lvl>
    <w:lvl w:ilvl="6" w:tplc="DD220378" w:tentative="1">
      <w:start w:val="1"/>
      <w:numFmt w:val="bullet"/>
      <w:lvlText w:val="•"/>
      <w:lvlJc w:val="left"/>
      <w:pPr>
        <w:tabs>
          <w:tab w:val="num" w:pos="4680"/>
        </w:tabs>
        <w:ind w:left="4680" w:hanging="360"/>
      </w:pPr>
      <w:rPr>
        <w:rFonts w:ascii="Arial" w:hAnsi="Arial" w:hint="default"/>
      </w:rPr>
    </w:lvl>
    <w:lvl w:ilvl="7" w:tplc="845C561A" w:tentative="1">
      <w:start w:val="1"/>
      <w:numFmt w:val="bullet"/>
      <w:lvlText w:val="•"/>
      <w:lvlJc w:val="left"/>
      <w:pPr>
        <w:tabs>
          <w:tab w:val="num" w:pos="5400"/>
        </w:tabs>
        <w:ind w:left="5400" w:hanging="360"/>
      </w:pPr>
      <w:rPr>
        <w:rFonts w:ascii="Arial" w:hAnsi="Arial" w:hint="default"/>
      </w:rPr>
    </w:lvl>
    <w:lvl w:ilvl="8" w:tplc="7D861FE8" w:tentative="1">
      <w:start w:val="1"/>
      <w:numFmt w:val="bullet"/>
      <w:lvlText w:val="•"/>
      <w:lvlJc w:val="left"/>
      <w:pPr>
        <w:tabs>
          <w:tab w:val="num" w:pos="6120"/>
        </w:tabs>
        <w:ind w:left="6120" w:hanging="360"/>
      </w:pPr>
      <w:rPr>
        <w:rFonts w:ascii="Arial" w:hAnsi="Arial" w:hint="default"/>
      </w:rPr>
    </w:lvl>
  </w:abstractNum>
  <w:abstractNum w:abstractNumId="16" w15:restartNumberingAfterBreak="0">
    <w:nsid w:val="49B322CE"/>
    <w:multiLevelType w:val="hybridMultilevel"/>
    <w:tmpl w:val="794A8D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A764BA8"/>
    <w:multiLevelType w:val="hybridMultilevel"/>
    <w:tmpl w:val="634CD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CD2482A"/>
    <w:multiLevelType w:val="multilevel"/>
    <w:tmpl w:val="BFD290C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6D5F59"/>
    <w:multiLevelType w:val="hybridMultilevel"/>
    <w:tmpl w:val="634CD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1EF0460"/>
    <w:multiLevelType w:val="multilevel"/>
    <w:tmpl w:val="BFD290C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51D0CC7"/>
    <w:multiLevelType w:val="multilevel"/>
    <w:tmpl w:val="BFD290C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86179A"/>
    <w:multiLevelType w:val="multilevel"/>
    <w:tmpl w:val="BFD290C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6A83354"/>
    <w:multiLevelType w:val="multilevel"/>
    <w:tmpl w:val="2952BD4A"/>
    <w:lvl w:ilvl="0">
      <w:start w:val="1"/>
      <w:numFmt w:val="decimal"/>
      <w:lvlText w:val="%1."/>
      <w:lvlJc w:val="left"/>
      <w:pPr>
        <w:ind w:left="720" w:hanging="360"/>
      </w:pPr>
      <w:rPr>
        <w:rFonts w:hint="default"/>
        <w:sz w:val="18"/>
        <w:szCs w:val="18"/>
      </w:rPr>
    </w:lvl>
    <w:lvl w:ilvl="1">
      <w:start w:val="1"/>
      <w:numFmt w:val="decimal"/>
      <w:lvlText w:val="%1.%2."/>
      <w:lvlJc w:val="left"/>
      <w:pPr>
        <w:ind w:left="1152" w:hanging="432"/>
      </w:pPr>
      <w:rPr>
        <w:sz w:val="16"/>
        <w:szCs w:val="16"/>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571D3B5E"/>
    <w:multiLevelType w:val="hybridMultilevel"/>
    <w:tmpl w:val="794A8D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F6B48D0"/>
    <w:multiLevelType w:val="hybridMultilevel"/>
    <w:tmpl w:val="634CD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3BD28B9"/>
    <w:multiLevelType w:val="hybridMultilevel"/>
    <w:tmpl w:val="56C655D4"/>
    <w:lvl w:ilvl="0" w:tplc="04090001">
      <w:start w:val="1"/>
      <w:numFmt w:val="bullet"/>
      <w:lvlText w:val=""/>
      <w:lvlJc w:val="left"/>
      <w:pPr>
        <w:ind w:left="810" w:hanging="360"/>
      </w:pPr>
      <w:rPr>
        <w:rFonts w:ascii="Symbol" w:hAnsi="Symbol" w:hint="default"/>
      </w:rPr>
    </w:lvl>
    <w:lvl w:ilvl="1" w:tplc="92A0AC5C">
      <w:start w:val="1"/>
      <w:numFmt w:val="bullet"/>
      <w:lvlText w:val="o"/>
      <w:lvlJc w:val="left"/>
      <w:pPr>
        <w:ind w:left="567" w:firstLine="0"/>
      </w:pPr>
      <w:rPr>
        <w:rFonts w:ascii="Courier New" w:hAnsi="Courier New" w:hint="default"/>
      </w:rPr>
    </w:lvl>
    <w:lvl w:ilvl="2" w:tplc="1FFA33EC">
      <w:start w:val="1"/>
      <w:numFmt w:val="bullet"/>
      <w:lvlText w:val=""/>
      <w:lvlJc w:val="left"/>
      <w:pPr>
        <w:ind w:left="1134" w:firstLine="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73410D0"/>
    <w:multiLevelType w:val="multilevel"/>
    <w:tmpl w:val="FEB886FC"/>
    <w:lvl w:ilvl="0">
      <w:start w:val="1"/>
      <w:numFmt w:val="decimal"/>
      <w:pStyle w:val="Heading1"/>
      <w:lvlText w:val="%1 -"/>
      <w:lvlJc w:val="left"/>
      <w:pPr>
        <w:tabs>
          <w:tab w:val="num" w:pos="425"/>
        </w:tabs>
        <w:ind w:left="425" w:hanging="425"/>
      </w:pPr>
      <w:rPr>
        <w:rFonts w:hint="default"/>
      </w:rPr>
    </w:lvl>
    <w:lvl w:ilvl="1">
      <w:start w:val="1"/>
      <w:numFmt w:val="decimal"/>
      <w:pStyle w:val="Heading2"/>
      <w:lvlText w:val="%1.%2 -"/>
      <w:lvlJc w:val="left"/>
      <w:pPr>
        <w:tabs>
          <w:tab w:val="num" w:pos="709"/>
        </w:tabs>
        <w:ind w:left="709" w:hanging="567"/>
      </w:pPr>
      <w:rPr>
        <w:rFonts w:hint="default"/>
      </w:rPr>
    </w:lvl>
    <w:lvl w:ilvl="2">
      <w:start w:val="1"/>
      <w:numFmt w:val="decimal"/>
      <w:pStyle w:val="Heading3"/>
      <w:lvlText w:val="%1.%2.%3 -"/>
      <w:lvlJc w:val="left"/>
      <w:pPr>
        <w:tabs>
          <w:tab w:val="num" w:pos="992"/>
        </w:tabs>
        <w:ind w:left="992" w:hanging="708"/>
      </w:pPr>
      <w:rPr>
        <w:rFonts w:hint="default"/>
      </w:rPr>
    </w:lvl>
    <w:lvl w:ilvl="3">
      <w:start w:val="1"/>
      <w:numFmt w:val="decimal"/>
      <w:pStyle w:val="Heading4"/>
      <w:lvlText w:val="%1.%2.%3.%4 -"/>
      <w:lvlJc w:val="left"/>
      <w:pPr>
        <w:tabs>
          <w:tab w:val="num" w:pos="1276"/>
        </w:tabs>
        <w:ind w:left="1276" w:hanging="851"/>
      </w:pPr>
      <w:rPr>
        <w:rFonts w:hint="default"/>
      </w:rPr>
    </w:lvl>
    <w:lvl w:ilvl="4">
      <w:start w:val="1"/>
      <w:numFmt w:val="decimal"/>
      <w:pStyle w:val="Heading5"/>
      <w:lvlText w:val="%1.%2.%3.%4.%5 -"/>
      <w:lvlJc w:val="left"/>
      <w:pPr>
        <w:tabs>
          <w:tab w:val="num" w:pos="1559"/>
        </w:tabs>
        <w:ind w:left="1559" w:hanging="9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8" w15:restartNumberingAfterBreak="0">
    <w:nsid w:val="71534D47"/>
    <w:multiLevelType w:val="hybridMultilevel"/>
    <w:tmpl w:val="8050F5F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1964AC9"/>
    <w:multiLevelType w:val="multilevel"/>
    <w:tmpl w:val="BFD290C4"/>
    <w:lvl w:ilvl="0">
      <w:start w:val="1"/>
      <w:numFmt w:val="decimal"/>
      <w:lvlText w:val="%1."/>
      <w:lvlJc w:val="left"/>
      <w:pPr>
        <w:ind w:left="360" w:hanging="360"/>
      </w:pPr>
      <w:rPr>
        <w:rFonts w:hint="default"/>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5DF4265"/>
    <w:multiLevelType w:val="hybridMultilevel"/>
    <w:tmpl w:val="634CD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7"/>
  </w:num>
  <w:num w:numId="2">
    <w:abstractNumId w:val="13"/>
  </w:num>
  <w:num w:numId="3">
    <w:abstractNumId w:val="19"/>
  </w:num>
  <w:num w:numId="4">
    <w:abstractNumId w:val="0"/>
  </w:num>
  <w:num w:numId="5">
    <w:abstractNumId w:val="14"/>
  </w:num>
  <w:num w:numId="6">
    <w:abstractNumId w:val="3"/>
  </w:num>
  <w:num w:numId="7">
    <w:abstractNumId w:val="15"/>
  </w:num>
  <w:num w:numId="8">
    <w:abstractNumId w:val="23"/>
  </w:num>
  <w:num w:numId="9">
    <w:abstractNumId w:val="18"/>
  </w:num>
  <w:num w:numId="10">
    <w:abstractNumId w:val="30"/>
  </w:num>
  <w:num w:numId="11">
    <w:abstractNumId w:val="29"/>
  </w:num>
  <w:num w:numId="12">
    <w:abstractNumId w:val="17"/>
  </w:num>
  <w:num w:numId="13">
    <w:abstractNumId w:val="22"/>
  </w:num>
  <w:num w:numId="14">
    <w:abstractNumId w:val="8"/>
  </w:num>
  <w:num w:numId="15">
    <w:abstractNumId w:val="21"/>
  </w:num>
  <w:num w:numId="16">
    <w:abstractNumId w:val="12"/>
  </w:num>
  <w:num w:numId="17">
    <w:abstractNumId w:val="20"/>
  </w:num>
  <w:num w:numId="18">
    <w:abstractNumId w:val="25"/>
  </w:num>
  <w:num w:numId="19">
    <w:abstractNumId w:val="9"/>
  </w:num>
  <w:num w:numId="20">
    <w:abstractNumId w:val="5"/>
  </w:num>
  <w:num w:numId="21">
    <w:abstractNumId w:val="10"/>
  </w:num>
  <w:num w:numId="22">
    <w:abstractNumId w:val="16"/>
  </w:num>
  <w:num w:numId="23">
    <w:abstractNumId w:val="7"/>
  </w:num>
  <w:num w:numId="24">
    <w:abstractNumId w:val="24"/>
  </w:num>
  <w:num w:numId="25">
    <w:abstractNumId w:val="2"/>
  </w:num>
  <w:num w:numId="26">
    <w:abstractNumId w:val="6"/>
  </w:num>
  <w:num w:numId="27">
    <w:abstractNumId w:val="11"/>
  </w:num>
  <w:num w:numId="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num>
  <w:num w:numId="32">
    <w:abstractNumId w:val="1"/>
  </w:num>
  <w:num w:numId="33">
    <w:abstractNumId w:val="27"/>
  </w:num>
  <w:num w:numId="34">
    <w:abstractNumId w:val="27"/>
  </w:num>
  <w:num w:numId="35">
    <w:abstractNumId w:val="27"/>
  </w:num>
  <w:num w:numId="36">
    <w:abstractNumId w:val="4"/>
  </w:num>
  <w:num w:numId="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ocke Liu">
    <w15:presenceInfo w15:providerId="AD" w15:userId="S::locke.liu@michelin.com::7b7908b7-132a-46e8-b681-42d62d5521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5"/>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C7E"/>
    <w:rsid w:val="0000054B"/>
    <w:rsid w:val="00000808"/>
    <w:rsid w:val="00001B23"/>
    <w:rsid w:val="00005D3C"/>
    <w:rsid w:val="000075EB"/>
    <w:rsid w:val="000100A0"/>
    <w:rsid w:val="00010219"/>
    <w:rsid w:val="00010D82"/>
    <w:rsid w:val="000120BF"/>
    <w:rsid w:val="00016560"/>
    <w:rsid w:val="00017921"/>
    <w:rsid w:val="00022D48"/>
    <w:rsid w:val="00024777"/>
    <w:rsid w:val="000303C4"/>
    <w:rsid w:val="00036EEC"/>
    <w:rsid w:val="00043931"/>
    <w:rsid w:val="00043E9F"/>
    <w:rsid w:val="00047124"/>
    <w:rsid w:val="000478D9"/>
    <w:rsid w:val="00052CF8"/>
    <w:rsid w:val="00053978"/>
    <w:rsid w:val="00056D47"/>
    <w:rsid w:val="00057485"/>
    <w:rsid w:val="00057922"/>
    <w:rsid w:val="000635DB"/>
    <w:rsid w:val="00063F93"/>
    <w:rsid w:val="0006535F"/>
    <w:rsid w:val="00065496"/>
    <w:rsid w:val="000663E6"/>
    <w:rsid w:val="000707F7"/>
    <w:rsid w:val="00071716"/>
    <w:rsid w:val="000770E3"/>
    <w:rsid w:val="00077A9B"/>
    <w:rsid w:val="00081535"/>
    <w:rsid w:val="000900DE"/>
    <w:rsid w:val="000904F8"/>
    <w:rsid w:val="0009280E"/>
    <w:rsid w:val="00092840"/>
    <w:rsid w:val="00093156"/>
    <w:rsid w:val="00093AE6"/>
    <w:rsid w:val="00093BF7"/>
    <w:rsid w:val="000A007F"/>
    <w:rsid w:val="000A308D"/>
    <w:rsid w:val="000A49FD"/>
    <w:rsid w:val="000A5393"/>
    <w:rsid w:val="000A5C49"/>
    <w:rsid w:val="000A6BC1"/>
    <w:rsid w:val="000A7957"/>
    <w:rsid w:val="000A7A19"/>
    <w:rsid w:val="000A7AF9"/>
    <w:rsid w:val="000B1C39"/>
    <w:rsid w:val="000B61C0"/>
    <w:rsid w:val="000C0432"/>
    <w:rsid w:val="000C4A95"/>
    <w:rsid w:val="000D0815"/>
    <w:rsid w:val="000D55BA"/>
    <w:rsid w:val="000D679E"/>
    <w:rsid w:val="000E0D44"/>
    <w:rsid w:val="000E291C"/>
    <w:rsid w:val="000E4EE2"/>
    <w:rsid w:val="000F1FB3"/>
    <w:rsid w:val="000F5D1C"/>
    <w:rsid w:val="000F70DD"/>
    <w:rsid w:val="0010053B"/>
    <w:rsid w:val="00100600"/>
    <w:rsid w:val="00100B75"/>
    <w:rsid w:val="001015B7"/>
    <w:rsid w:val="00103933"/>
    <w:rsid w:val="00103C96"/>
    <w:rsid w:val="00105BDA"/>
    <w:rsid w:val="001121A1"/>
    <w:rsid w:val="001126AE"/>
    <w:rsid w:val="00113868"/>
    <w:rsid w:val="001144C0"/>
    <w:rsid w:val="001150CD"/>
    <w:rsid w:val="00116278"/>
    <w:rsid w:val="00116A4A"/>
    <w:rsid w:val="001271C9"/>
    <w:rsid w:val="001275EE"/>
    <w:rsid w:val="00127665"/>
    <w:rsid w:val="00130F60"/>
    <w:rsid w:val="00132C66"/>
    <w:rsid w:val="00132F53"/>
    <w:rsid w:val="00135090"/>
    <w:rsid w:val="00135222"/>
    <w:rsid w:val="001374EA"/>
    <w:rsid w:val="00140E7B"/>
    <w:rsid w:val="00141650"/>
    <w:rsid w:val="00145215"/>
    <w:rsid w:val="001460AA"/>
    <w:rsid w:val="001476CE"/>
    <w:rsid w:val="00154333"/>
    <w:rsid w:val="0015605C"/>
    <w:rsid w:val="00160291"/>
    <w:rsid w:val="00163165"/>
    <w:rsid w:val="0016666D"/>
    <w:rsid w:val="001745E0"/>
    <w:rsid w:val="00174ADD"/>
    <w:rsid w:val="001750E1"/>
    <w:rsid w:val="00177864"/>
    <w:rsid w:val="0017792A"/>
    <w:rsid w:val="0018188A"/>
    <w:rsid w:val="00183CF7"/>
    <w:rsid w:val="00183FFB"/>
    <w:rsid w:val="00186646"/>
    <w:rsid w:val="00190A25"/>
    <w:rsid w:val="001926E9"/>
    <w:rsid w:val="00196BBE"/>
    <w:rsid w:val="001A0024"/>
    <w:rsid w:val="001A1CA5"/>
    <w:rsid w:val="001A2465"/>
    <w:rsid w:val="001A4137"/>
    <w:rsid w:val="001A4A7A"/>
    <w:rsid w:val="001A636F"/>
    <w:rsid w:val="001B0371"/>
    <w:rsid w:val="001C0F92"/>
    <w:rsid w:val="001C1980"/>
    <w:rsid w:val="001C4EC7"/>
    <w:rsid w:val="001C711C"/>
    <w:rsid w:val="001D5E2A"/>
    <w:rsid w:val="001D66F1"/>
    <w:rsid w:val="001D785F"/>
    <w:rsid w:val="001E20E0"/>
    <w:rsid w:val="001F49FD"/>
    <w:rsid w:val="001F52E7"/>
    <w:rsid w:val="001F5B2A"/>
    <w:rsid w:val="001F776E"/>
    <w:rsid w:val="002006FB"/>
    <w:rsid w:val="00202628"/>
    <w:rsid w:val="0020528E"/>
    <w:rsid w:val="002108A8"/>
    <w:rsid w:val="002109F3"/>
    <w:rsid w:val="002129FF"/>
    <w:rsid w:val="00213598"/>
    <w:rsid w:val="002145FA"/>
    <w:rsid w:val="00217C09"/>
    <w:rsid w:val="00220B77"/>
    <w:rsid w:val="00220F56"/>
    <w:rsid w:val="0022195C"/>
    <w:rsid w:val="00227187"/>
    <w:rsid w:val="00231F5B"/>
    <w:rsid w:val="002425A7"/>
    <w:rsid w:val="00245DB0"/>
    <w:rsid w:val="00245F1C"/>
    <w:rsid w:val="00246913"/>
    <w:rsid w:val="00247E1E"/>
    <w:rsid w:val="002513ED"/>
    <w:rsid w:val="002544E4"/>
    <w:rsid w:val="00254B05"/>
    <w:rsid w:val="00255874"/>
    <w:rsid w:val="0026087D"/>
    <w:rsid w:val="00261920"/>
    <w:rsid w:val="00263635"/>
    <w:rsid w:val="0027094D"/>
    <w:rsid w:val="002755BB"/>
    <w:rsid w:val="002757F9"/>
    <w:rsid w:val="00275E65"/>
    <w:rsid w:val="002778A3"/>
    <w:rsid w:val="00277D34"/>
    <w:rsid w:val="0028047F"/>
    <w:rsid w:val="0028219E"/>
    <w:rsid w:val="00282984"/>
    <w:rsid w:val="002856C3"/>
    <w:rsid w:val="00285CA1"/>
    <w:rsid w:val="00286DE7"/>
    <w:rsid w:val="0028748F"/>
    <w:rsid w:val="00287688"/>
    <w:rsid w:val="002917D5"/>
    <w:rsid w:val="0029229A"/>
    <w:rsid w:val="0029544F"/>
    <w:rsid w:val="0029574A"/>
    <w:rsid w:val="0029734D"/>
    <w:rsid w:val="002A16C7"/>
    <w:rsid w:val="002A543B"/>
    <w:rsid w:val="002A6BE0"/>
    <w:rsid w:val="002B07BD"/>
    <w:rsid w:val="002B1838"/>
    <w:rsid w:val="002B1AAF"/>
    <w:rsid w:val="002B1CB1"/>
    <w:rsid w:val="002B6C5E"/>
    <w:rsid w:val="002C06B8"/>
    <w:rsid w:val="002C0A4E"/>
    <w:rsid w:val="002C4356"/>
    <w:rsid w:val="002C4FF7"/>
    <w:rsid w:val="002D06F6"/>
    <w:rsid w:val="002D424D"/>
    <w:rsid w:val="002D770D"/>
    <w:rsid w:val="002E24E1"/>
    <w:rsid w:val="002F1CC8"/>
    <w:rsid w:val="002F350E"/>
    <w:rsid w:val="002F60B7"/>
    <w:rsid w:val="0030021F"/>
    <w:rsid w:val="00300AA6"/>
    <w:rsid w:val="003014C8"/>
    <w:rsid w:val="00302331"/>
    <w:rsid w:val="0031067A"/>
    <w:rsid w:val="003107A6"/>
    <w:rsid w:val="00310C25"/>
    <w:rsid w:val="00315820"/>
    <w:rsid w:val="003173B7"/>
    <w:rsid w:val="0031778C"/>
    <w:rsid w:val="0032162F"/>
    <w:rsid w:val="00322D29"/>
    <w:rsid w:val="00323999"/>
    <w:rsid w:val="00323B7B"/>
    <w:rsid w:val="00327622"/>
    <w:rsid w:val="00331BA7"/>
    <w:rsid w:val="0033275A"/>
    <w:rsid w:val="0033276F"/>
    <w:rsid w:val="00333404"/>
    <w:rsid w:val="00336D3F"/>
    <w:rsid w:val="00337217"/>
    <w:rsid w:val="003410B9"/>
    <w:rsid w:val="0034407B"/>
    <w:rsid w:val="003445D1"/>
    <w:rsid w:val="003453CE"/>
    <w:rsid w:val="0035071F"/>
    <w:rsid w:val="0035117D"/>
    <w:rsid w:val="00351DD4"/>
    <w:rsid w:val="00360CBB"/>
    <w:rsid w:val="003613F3"/>
    <w:rsid w:val="00363FAE"/>
    <w:rsid w:val="00365EFC"/>
    <w:rsid w:val="00370E50"/>
    <w:rsid w:val="0037130B"/>
    <w:rsid w:val="00371846"/>
    <w:rsid w:val="003733BF"/>
    <w:rsid w:val="0038035E"/>
    <w:rsid w:val="003835CF"/>
    <w:rsid w:val="00383A05"/>
    <w:rsid w:val="00384112"/>
    <w:rsid w:val="003928D0"/>
    <w:rsid w:val="00394DFE"/>
    <w:rsid w:val="003962E1"/>
    <w:rsid w:val="003966DF"/>
    <w:rsid w:val="003A0957"/>
    <w:rsid w:val="003A5266"/>
    <w:rsid w:val="003A6928"/>
    <w:rsid w:val="003A6E97"/>
    <w:rsid w:val="003A7281"/>
    <w:rsid w:val="003B1473"/>
    <w:rsid w:val="003B2009"/>
    <w:rsid w:val="003B3B2C"/>
    <w:rsid w:val="003B47FE"/>
    <w:rsid w:val="003B5800"/>
    <w:rsid w:val="003B596A"/>
    <w:rsid w:val="003B6922"/>
    <w:rsid w:val="003C2612"/>
    <w:rsid w:val="003C35C0"/>
    <w:rsid w:val="003C50EF"/>
    <w:rsid w:val="003D009A"/>
    <w:rsid w:val="003D0391"/>
    <w:rsid w:val="003D07E5"/>
    <w:rsid w:val="003D5A98"/>
    <w:rsid w:val="003D5F0E"/>
    <w:rsid w:val="003E049E"/>
    <w:rsid w:val="003E1BD9"/>
    <w:rsid w:val="003E3756"/>
    <w:rsid w:val="003F0519"/>
    <w:rsid w:val="003F29EC"/>
    <w:rsid w:val="003F3153"/>
    <w:rsid w:val="003F7DA4"/>
    <w:rsid w:val="004003C6"/>
    <w:rsid w:val="00401739"/>
    <w:rsid w:val="00406833"/>
    <w:rsid w:val="00406CD3"/>
    <w:rsid w:val="00406F3E"/>
    <w:rsid w:val="004100DA"/>
    <w:rsid w:val="00410EE3"/>
    <w:rsid w:val="0041115A"/>
    <w:rsid w:val="00411A09"/>
    <w:rsid w:val="00411CAE"/>
    <w:rsid w:val="004138F2"/>
    <w:rsid w:val="00414CC6"/>
    <w:rsid w:val="00414EAA"/>
    <w:rsid w:val="00415539"/>
    <w:rsid w:val="00417ADA"/>
    <w:rsid w:val="00425192"/>
    <w:rsid w:val="0042685F"/>
    <w:rsid w:val="00426C4F"/>
    <w:rsid w:val="0043279B"/>
    <w:rsid w:val="00433F6F"/>
    <w:rsid w:val="00434545"/>
    <w:rsid w:val="00435203"/>
    <w:rsid w:val="00440445"/>
    <w:rsid w:val="00440471"/>
    <w:rsid w:val="00441270"/>
    <w:rsid w:val="004429E7"/>
    <w:rsid w:val="00442B87"/>
    <w:rsid w:val="00445503"/>
    <w:rsid w:val="00446019"/>
    <w:rsid w:val="004518D5"/>
    <w:rsid w:val="004529A7"/>
    <w:rsid w:val="00452AD3"/>
    <w:rsid w:val="004555A1"/>
    <w:rsid w:val="00460311"/>
    <w:rsid w:val="00460487"/>
    <w:rsid w:val="00461AD4"/>
    <w:rsid w:val="004638AB"/>
    <w:rsid w:val="00464B6F"/>
    <w:rsid w:val="0046500F"/>
    <w:rsid w:val="004664F5"/>
    <w:rsid w:val="00466C0C"/>
    <w:rsid w:val="00470B76"/>
    <w:rsid w:val="004713B2"/>
    <w:rsid w:val="00471761"/>
    <w:rsid w:val="00472748"/>
    <w:rsid w:val="00473069"/>
    <w:rsid w:val="004773EC"/>
    <w:rsid w:val="00482828"/>
    <w:rsid w:val="004850A8"/>
    <w:rsid w:val="00486D4F"/>
    <w:rsid w:val="004903CD"/>
    <w:rsid w:val="00493D36"/>
    <w:rsid w:val="004959BA"/>
    <w:rsid w:val="004973F2"/>
    <w:rsid w:val="004A0CB6"/>
    <w:rsid w:val="004A40AC"/>
    <w:rsid w:val="004A4150"/>
    <w:rsid w:val="004A41B6"/>
    <w:rsid w:val="004B3DE3"/>
    <w:rsid w:val="004B4BA0"/>
    <w:rsid w:val="004B5AE9"/>
    <w:rsid w:val="004B6396"/>
    <w:rsid w:val="004C08DF"/>
    <w:rsid w:val="004C3270"/>
    <w:rsid w:val="004C5101"/>
    <w:rsid w:val="004C51BB"/>
    <w:rsid w:val="004D075A"/>
    <w:rsid w:val="004D5194"/>
    <w:rsid w:val="004D5307"/>
    <w:rsid w:val="004D620F"/>
    <w:rsid w:val="004D7372"/>
    <w:rsid w:val="004E05D6"/>
    <w:rsid w:val="004E2270"/>
    <w:rsid w:val="004E5EFB"/>
    <w:rsid w:val="004E61F8"/>
    <w:rsid w:val="004F1C19"/>
    <w:rsid w:val="004F21F7"/>
    <w:rsid w:val="004F5EB1"/>
    <w:rsid w:val="005008F8"/>
    <w:rsid w:val="0050102A"/>
    <w:rsid w:val="0050168C"/>
    <w:rsid w:val="00501D73"/>
    <w:rsid w:val="00502204"/>
    <w:rsid w:val="005025F4"/>
    <w:rsid w:val="00504455"/>
    <w:rsid w:val="005101B2"/>
    <w:rsid w:val="00513198"/>
    <w:rsid w:val="00520263"/>
    <w:rsid w:val="00522A68"/>
    <w:rsid w:val="00527144"/>
    <w:rsid w:val="005273E0"/>
    <w:rsid w:val="00533730"/>
    <w:rsid w:val="00533CD4"/>
    <w:rsid w:val="005362EE"/>
    <w:rsid w:val="0053635C"/>
    <w:rsid w:val="005368D2"/>
    <w:rsid w:val="005401AA"/>
    <w:rsid w:val="00540B79"/>
    <w:rsid w:val="00541AB0"/>
    <w:rsid w:val="0054330F"/>
    <w:rsid w:val="005436D4"/>
    <w:rsid w:val="00543848"/>
    <w:rsid w:val="00544526"/>
    <w:rsid w:val="00547850"/>
    <w:rsid w:val="00550F8E"/>
    <w:rsid w:val="00555BA4"/>
    <w:rsid w:val="00562054"/>
    <w:rsid w:val="00562168"/>
    <w:rsid w:val="005651FC"/>
    <w:rsid w:val="00565B18"/>
    <w:rsid w:val="00567508"/>
    <w:rsid w:val="0057394C"/>
    <w:rsid w:val="00574D30"/>
    <w:rsid w:val="005758E2"/>
    <w:rsid w:val="00577600"/>
    <w:rsid w:val="00580E2B"/>
    <w:rsid w:val="0058255F"/>
    <w:rsid w:val="005869C8"/>
    <w:rsid w:val="005875C5"/>
    <w:rsid w:val="005878B0"/>
    <w:rsid w:val="00591693"/>
    <w:rsid w:val="00593138"/>
    <w:rsid w:val="0059588D"/>
    <w:rsid w:val="00596E72"/>
    <w:rsid w:val="005A2387"/>
    <w:rsid w:val="005A4542"/>
    <w:rsid w:val="005A4A7B"/>
    <w:rsid w:val="005A69AC"/>
    <w:rsid w:val="005A6D8C"/>
    <w:rsid w:val="005A735F"/>
    <w:rsid w:val="005B2FB1"/>
    <w:rsid w:val="005B3098"/>
    <w:rsid w:val="005B72AC"/>
    <w:rsid w:val="005B78CB"/>
    <w:rsid w:val="005B7B63"/>
    <w:rsid w:val="005C4DE8"/>
    <w:rsid w:val="005C6E49"/>
    <w:rsid w:val="005D17AB"/>
    <w:rsid w:val="005D4D41"/>
    <w:rsid w:val="005D6C63"/>
    <w:rsid w:val="005E4E1A"/>
    <w:rsid w:val="005E70A8"/>
    <w:rsid w:val="005E7354"/>
    <w:rsid w:val="005F31E8"/>
    <w:rsid w:val="005F4F25"/>
    <w:rsid w:val="005F5F1A"/>
    <w:rsid w:val="006008C0"/>
    <w:rsid w:val="00601A57"/>
    <w:rsid w:val="0060494B"/>
    <w:rsid w:val="00605B96"/>
    <w:rsid w:val="00607727"/>
    <w:rsid w:val="00610731"/>
    <w:rsid w:val="00613E5F"/>
    <w:rsid w:val="006153E2"/>
    <w:rsid w:val="00620942"/>
    <w:rsid w:val="00620CA4"/>
    <w:rsid w:val="00622578"/>
    <w:rsid w:val="00630937"/>
    <w:rsid w:val="00633309"/>
    <w:rsid w:val="00635FC6"/>
    <w:rsid w:val="00640A23"/>
    <w:rsid w:val="0064187D"/>
    <w:rsid w:val="00643098"/>
    <w:rsid w:val="00644ABB"/>
    <w:rsid w:val="00645553"/>
    <w:rsid w:val="00650176"/>
    <w:rsid w:val="0065171F"/>
    <w:rsid w:val="0065292A"/>
    <w:rsid w:val="00653FE9"/>
    <w:rsid w:val="006618B2"/>
    <w:rsid w:val="00662284"/>
    <w:rsid w:val="00666ED0"/>
    <w:rsid w:val="00672B54"/>
    <w:rsid w:val="00676375"/>
    <w:rsid w:val="00681F09"/>
    <w:rsid w:val="00683F2C"/>
    <w:rsid w:val="00685968"/>
    <w:rsid w:val="006869FD"/>
    <w:rsid w:val="00691772"/>
    <w:rsid w:val="00691F69"/>
    <w:rsid w:val="00696959"/>
    <w:rsid w:val="006A380A"/>
    <w:rsid w:val="006A422C"/>
    <w:rsid w:val="006A4611"/>
    <w:rsid w:val="006A5A8F"/>
    <w:rsid w:val="006A6870"/>
    <w:rsid w:val="006A6BD1"/>
    <w:rsid w:val="006B1150"/>
    <w:rsid w:val="006B3802"/>
    <w:rsid w:val="006B4EE4"/>
    <w:rsid w:val="006B70CB"/>
    <w:rsid w:val="006C2C28"/>
    <w:rsid w:val="006C3CE2"/>
    <w:rsid w:val="006C5A7D"/>
    <w:rsid w:val="006C666E"/>
    <w:rsid w:val="006C6A8B"/>
    <w:rsid w:val="006C7191"/>
    <w:rsid w:val="006C7F4F"/>
    <w:rsid w:val="006D1050"/>
    <w:rsid w:val="006D1A1B"/>
    <w:rsid w:val="006D2BC4"/>
    <w:rsid w:val="006D6676"/>
    <w:rsid w:val="006D6F57"/>
    <w:rsid w:val="006D7A39"/>
    <w:rsid w:val="006E046D"/>
    <w:rsid w:val="006E0A2F"/>
    <w:rsid w:val="006E3790"/>
    <w:rsid w:val="006E5E99"/>
    <w:rsid w:val="006E767E"/>
    <w:rsid w:val="006E7950"/>
    <w:rsid w:val="006F14DD"/>
    <w:rsid w:val="006F2285"/>
    <w:rsid w:val="006F2DE2"/>
    <w:rsid w:val="006F3B13"/>
    <w:rsid w:val="006F4096"/>
    <w:rsid w:val="006F7E55"/>
    <w:rsid w:val="007008C9"/>
    <w:rsid w:val="00700ECD"/>
    <w:rsid w:val="00702FB1"/>
    <w:rsid w:val="007049CF"/>
    <w:rsid w:val="00705E0C"/>
    <w:rsid w:val="00712E76"/>
    <w:rsid w:val="00713AF2"/>
    <w:rsid w:val="0071727B"/>
    <w:rsid w:val="00721CA4"/>
    <w:rsid w:val="007223D2"/>
    <w:rsid w:val="00725DA5"/>
    <w:rsid w:val="00726081"/>
    <w:rsid w:val="00726DC4"/>
    <w:rsid w:val="007275D9"/>
    <w:rsid w:val="00730517"/>
    <w:rsid w:val="00730D2E"/>
    <w:rsid w:val="007314C4"/>
    <w:rsid w:val="0073779F"/>
    <w:rsid w:val="007439FB"/>
    <w:rsid w:val="00745BBC"/>
    <w:rsid w:val="00753290"/>
    <w:rsid w:val="007535B2"/>
    <w:rsid w:val="0075410B"/>
    <w:rsid w:val="00754903"/>
    <w:rsid w:val="007550B0"/>
    <w:rsid w:val="00756EF2"/>
    <w:rsid w:val="00764E72"/>
    <w:rsid w:val="00766D7C"/>
    <w:rsid w:val="00772203"/>
    <w:rsid w:val="00772862"/>
    <w:rsid w:val="0077324E"/>
    <w:rsid w:val="00773FAA"/>
    <w:rsid w:val="00776EE5"/>
    <w:rsid w:val="00777B60"/>
    <w:rsid w:val="00777B6F"/>
    <w:rsid w:val="0078040C"/>
    <w:rsid w:val="007806DF"/>
    <w:rsid w:val="00781D1F"/>
    <w:rsid w:val="0078234A"/>
    <w:rsid w:val="00783E80"/>
    <w:rsid w:val="00785136"/>
    <w:rsid w:val="00786209"/>
    <w:rsid w:val="0078703A"/>
    <w:rsid w:val="007903CF"/>
    <w:rsid w:val="0079108B"/>
    <w:rsid w:val="00797786"/>
    <w:rsid w:val="007A3C1D"/>
    <w:rsid w:val="007A3F14"/>
    <w:rsid w:val="007B3B64"/>
    <w:rsid w:val="007B4F8B"/>
    <w:rsid w:val="007B6296"/>
    <w:rsid w:val="007B68C7"/>
    <w:rsid w:val="007C2AB5"/>
    <w:rsid w:val="007C2EA9"/>
    <w:rsid w:val="007C3305"/>
    <w:rsid w:val="007C5CDB"/>
    <w:rsid w:val="007C635E"/>
    <w:rsid w:val="007C7A77"/>
    <w:rsid w:val="007D0194"/>
    <w:rsid w:val="007D16A9"/>
    <w:rsid w:val="007D27FC"/>
    <w:rsid w:val="007D49A8"/>
    <w:rsid w:val="007D4ED7"/>
    <w:rsid w:val="007D503E"/>
    <w:rsid w:val="007D5087"/>
    <w:rsid w:val="007E034F"/>
    <w:rsid w:val="007E2EC2"/>
    <w:rsid w:val="007E56A2"/>
    <w:rsid w:val="007E6B34"/>
    <w:rsid w:val="007E6EEC"/>
    <w:rsid w:val="007E790B"/>
    <w:rsid w:val="007F204B"/>
    <w:rsid w:val="007F2DFB"/>
    <w:rsid w:val="00800AD4"/>
    <w:rsid w:val="00803173"/>
    <w:rsid w:val="00810366"/>
    <w:rsid w:val="00810420"/>
    <w:rsid w:val="00816809"/>
    <w:rsid w:val="00817811"/>
    <w:rsid w:val="00821774"/>
    <w:rsid w:val="008252EA"/>
    <w:rsid w:val="00827950"/>
    <w:rsid w:val="00833514"/>
    <w:rsid w:val="00834952"/>
    <w:rsid w:val="0083553C"/>
    <w:rsid w:val="00836EE4"/>
    <w:rsid w:val="00837EAA"/>
    <w:rsid w:val="008408FF"/>
    <w:rsid w:val="00843F67"/>
    <w:rsid w:val="008477CC"/>
    <w:rsid w:val="00850EC8"/>
    <w:rsid w:val="00852C13"/>
    <w:rsid w:val="00861A6B"/>
    <w:rsid w:val="008667DA"/>
    <w:rsid w:val="0087096E"/>
    <w:rsid w:val="008723A4"/>
    <w:rsid w:val="008736E6"/>
    <w:rsid w:val="00873D69"/>
    <w:rsid w:val="00874429"/>
    <w:rsid w:val="00874A55"/>
    <w:rsid w:val="00875D0D"/>
    <w:rsid w:val="008804C8"/>
    <w:rsid w:val="00880775"/>
    <w:rsid w:val="00880DEA"/>
    <w:rsid w:val="00883259"/>
    <w:rsid w:val="00884D26"/>
    <w:rsid w:val="00886267"/>
    <w:rsid w:val="008913DC"/>
    <w:rsid w:val="008922BF"/>
    <w:rsid w:val="00892814"/>
    <w:rsid w:val="0089304F"/>
    <w:rsid w:val="00893413"/>
    <w:rsid w:val="0089359F"/>
    <w:rsid w:val="008942EF"/>
    <w:rsid w:val="008A6032"/>
    <w:rsid w:val="008B003F"/>
    <w:rsid w:val="008B387F"/>
    <w:rsid w:val="008B7017"/>
    <w:rsid w:val="008C12C6"/>
    <w:rsid w:val="008C39A0"/>
    <w:rsid w:val="008C618D"/>
    <w:rsid w:val="008D03FB"/>
    <w:rsid w:val="008D10B9"/>
    <w:rsid w:val="008D3B5B"/>
    <w:rsid w:val="008D63B3"/>
    <w:rsid w:val="008E323D"/>
    <w:rsid w:val="008E3D70"/>
    <w:rsid w:val="008E667D"/>
    <w:rsid w:val="008E6D9E"/>
    <w:rsid w:val="008F0663"/>
    <w:rsid w:val="008F1261"/>
    <w:rsid w:val="008F1E3C"/>
    <w:rsid w:val="008F478B"/>
    <w:rsid w:val="008F775C"/>
    <w:rsid w:val="00901D03"/>
    <w:rsid w:val="00904C8D"/>
    <w:rsid w:val="00904FB6"/>
    <w:rsid w:val="00907775"/>
    <w:rsid w:val="0091229A"/>
    <w:rsid w:val="00913E6C"/>
    <w:rsid w:val="00915BBF"/>
    <w:rsid w:val="00916741"/>
    <w:rsid w:val="00917C18"/>
    <w:rsid w:val="00922C3E"/>
    <w:rsid w:val="00922F42"/>
    <w:rsid w:val="00923096"/>
    <w:rsid w:val="00925297"/>
    <w:rsid w:val="00932D32"/>
    <w:rsid w:val="00934909"/>
    <w:rsid w:val="00937474"/>
    <w:rsid w:val="009451C8"/>
    <w:rsid w:val="009468A1"/>
    <w:rsid w:val="009475C8"/>
    <w:rsid w:val="009515B6"/>
    <w:rsid w:val="00957739"/>
    <w:rsid w:val="009578DA"/>
    <w:rsid w:val="0096033E"/>
    <w:rsid w:val="00965B2A"/>
    <w:rsid w:val="00967784"/>
    <w:rsid w:val="009679C6"/>
    <w:rsid w:val="00972BB5"/>
    <w:rsid w:val="00973311"/>
    <w:rsid w:val="00976515"/>
    <w:rsid w:val="0098167D"/>
    <w:rsid w:val="0098357E"/>
    <w:rsid w:val="00983D7E"/>
    <w:rsid w:val="00984858"/>
    <w:rsid w:val="00985C72"/>
    <w:rsid w:val="009869DE"/>
    <w:rsid w:val="009953C2"/>
    <w:rsid w:val="00995AB0"/>
    <w:rsid w:val="009A1F6E"/>
    <w:rsid w:val="009A26FE"/>
    <w:rsid w:val="009A3BAC"/>
    <w:rsid w:val="009A3D20"/>
    <w:rsid w:val="009A3E8C"/>
    <w:rsid w:val="009A4263"/>
    <w:rsid w:val="009A4CB7"/>
    <w:rsid w:val="009A7E65"/>
    <w:rsid w:val="009B1A5E"/>
    <w:rsid w:val="009B2B9F"/>
    <w:rsid w:val="009C07C2"/>
    <w:rsid w:val="009C2AC2"/>
    <w:rsid w:val="009C2D84"/>
    <w:rsid w:val="009C42A0"/>
    <w:rsid w:val="009C5118"/>
    <w:rsid w:val="009D3305"/>
    <w:rsid w:val="009D6902"/>
    <w:rsid w:val="009E02ED"/>
    <w:rsid w:val="009E07E4"/>
    <w:rsid w:val="009E150C"/>
    <w:rsid w:val="009E5ED5"/>
    <w:rsid w:val="009F06E2"/>
    <w:rsid w:val="009F1802"/>
    <w:rsid w:val="009F185D"/>
    <w:rsid w:val="009F4B87"/>
    <w:rsid w:val="009F5088"/>
    <w:rsid w:val="009F6452"/>
    <w:rsid w:val="009F6714"/>
    <w:rsid w:val="009F6B67"/>
    <w:rsid w:val="009F7E6E"/>
    <w:rsid w:val="00A00BE9"/>
    <w:rsid w:val="00A028A1"/>
    <w:rsid w:val="00A029C8"/>
    <w:rsid w:val="00A048ED"/>
    <w:rsid w:val="00A14161"/>
    <w:rsid w:val="00A14913"/>
    <w:rsid w:val="00A14C7E"/>
    <w:rsid w:val="00A14FB6"/>
    <w:rsid w:val="00A1527F"/>
    <w:rsid w:val="00A21428"/>
    <w:rsid w:val="00A36B31"/>
    <w:rsid w:val="00A3767A"/>
    <w:rsid w:val="00A41457"/>
    <w:rsid w:val="00A461B4"/>
    <w:rsid w:val="00A47CC0"/>
    <w:rsid w:val="00A47EF8"/>
    <w:rsid w:val="00A52980"/>
    <w:rsid w:val="00A52B25"/>
    <w:rsid w:val="00A52EE5"/>
    <w:rsid w:val="00A53039"/>
    <w:rsid w:val="00A5654D"/>
    <w:rsid w:val="00A6465A"/>
    <w:rsid w:val="00A64BE7"/>
    <w:rsid w:val="00A64E9B"/>
    <w:rsid w:val="00A6551D"/>
    <w:rsid w:val="00A74523"/>
    <w:rsid w:val="00A800C4"/>
    <w:rsid w:val="00A801FD"/>
    <w:rsid w:val="00A80892"/>
    <w:rsid w:val="00A82799"/>
    <w:rsid w:val="00A832B9"/>
    <w:rsid w:val="00A87A3E"/>
    <w:rsid w:val="00A87FB0"/>
    <w:rsid w:val="00A907E8"/>
    <w:rsid w:val="00A95BD5"/>
    <w:rsid w:val="00AA49BA"/>
    <w:rsid w:val="00AA54E9"/>
    <w:rsid w:val="00AA6AF7"/>
    <w:rsid w:val="00AB00A2"/>
    <w:rsid w:val="00AB0A50"/>
    <w:rsid w:val="00AB0C7B"/>
    <w:rsid w:val="00AB2BB8"/>
    <w:rsid w:val="00AB4F16"/>
    <w:rsid w:val="00AB511F"/>
    <w:rsid w:val="00AB555C"/>
    <w:rsid w:val="00AB71EB"/>
    <w:rsid w:val="00AC1095"/>
    <w:rsid w:val="00AC123B"/>
    <w:rsid w:val="00AC56FA"/>
    <w:rsid w:val="00AC6202"/>
    <w:rsid w:val="00AC70C7"/>
    <w:rsid w:val="00AD29BC"/>
    <w:rsid w:val="00AD3B7C"/>
    <w:rsid w:val="00AD4E2F"/>
    <w:rsid w:val="00AD625D"/>
    <w:rsid w:val="00AE4CB5"/>
    <w:rsid w:val="00AE6D8F"/>
    <w:rsid w:val="00AF0098"/>
    <w:rsid w:val="00AF3115"/>
    <w:rsid w:val="00AF6261"/>
    <w:rsid w:val="00B00B36"/>
    <w:rsid w:val="00B015B2"/>
    <w:rsid w:val="00B07038"/>
    <w:rsid w:val="00B10019"/>
    <w:rsid w:val="00B11B94"/>
    <w:rsid w:val="00B13702"/>
    <w:rsid w:val="00B17209"/>
    <w:rsid w:val="00B20997"/>
    <w:rsid w:val="00B21289"/>
    <w:rsid w:val="00B23A76"/>
    <w:rsid w:val="00B23B8A"/>
    <w:rsid w:val="00B24B4F"/>
    <w:rsid w:val="00B3040D"/>
    <w:rsid w:val="00B31D4C"/>
    <w:rsid w:val="00B32943"/>
    <w:rsid w:val="00B32E57"/>
    <w:rsid w:val="00B341C5"/>
    <w:rsid w:val="00B348C9"/>
    <w:rsid w:val="00B35D4E"/>
    <w:rsid w:val="00B42097"/>
    <w:rsid w:val="00B44D6A"/>
    <w:rsid w:val="00B5235C"/>
    <w:rsid w:val="00B55CE8"/>
    <w:rsid w:val="00B60DBF"/>
    <w:rsid w:val="00B6368E"/>
    <w:rsid w:val="00B639DF"/>
    <w:rsid w:val="00B63C80"/>
    <w:rsid w:val="00B65314"/>
    <w:rsid w:val="00B66F0A"/>
    <w:rsid w:val="00B700D5"/>
    <w:rsid w:val="00B7145C"/>
    <w:rsid w:val="00B73E5F"/>
    <w:rsid w:val="00B75494"/>
    <w:rsid w:val="00B77F6D"/>
    <w:rsid w:val="00B813C8"/>
    <w:rsid w:val="00B82699"/>
    <w:rsid w:val="00B85059"/>
    <w:rsid w:val="00B8584C"/>
    <w:rsid w:val="00B87583"/>
    <w:rsid w:val="00B90563"/>
    <w:rsid w:val="00B93F6D"/>
    <w:rsid w:val="00B94718"/>
    <w:rsid w:val="00B96515"/>
    <w:rsid w:val="00B97D22"/>
    <w:rsid w:val="00BA1023"/>
    <w:rsid w:val="00BA1A32"/>
    <w:rsid w:val="00BA26C6"/>
    <w:rsid w:val="00BA3940"/>
    <w:rsid w:val="00BA3D15"/>
    <w:rsid w:val="00BA6004"/>
    <w:rsid w:val="00BA633F"/>
    <w:rsid w:val="00BA73AD"/>
    <w:rsid w:val="00BA7980"/>
    <w:rsid w:val="00BB0F29"/>
    <w:rsid w:val="00BB343B"/>
    <w:rsid w:val="00BB4D5D"/>
    <w:rsid w:val="00BB646C"/>
    <w:rsid w:val="00BC20FA"/>
    <w:rsid w:val="00BD15B5"/>
    <w:rsid w:val="00BD1CE2"/>
    <w:rsid w:val="00BD4B10"/>
    <w:rsid w:val="00BE0367"/>
    <w:rsid w:val="00BE08D8"/>
    <w:rsid w:val="00BE13FB"/>
    <w:rsid w:val="00BE22AC"/>
    <w:rsid w:val="00BE2886"/>
    <w:rsid w:val="00BE39C9"/>
    <w:rsid w:val="00BE6C5F"/>
    <w:rsid w:val="00BE71D3"/>
    <w:rsid w:val="00BF2038"/>
    <w:rsid w:val="00BF20E6"/>
    <w:rsid w:val="00BF233E"/>
    <w:rsid w:val="00BF4352"/>
    <w:rsid w:val="00BF7FEA"/>
    <w:rsid w:val="00C00BE1"/>
    <w:rsid w:val="00C11609"/>
    <w:rsid w:val="00C1638B"/>
    <w:rsid w:val="00C21782"/>
    <w:rsid w:val="00C24328"/>
    <w:rsid w:val="00C30E07"/>
    <w:rsid w:val="00C31FFB"/>
    <w:rsid w:val="00C4085C"/>
    <w:rsid w:val="00C421D9"/>
    <w:rsid w:val="00C424A4"/>
    <w:rsid w:val="00C431CD"/>
    <w:rsid w:val="00C45952"/>
    <w:rsid w:val="00C45DC9"/>
    <w:rsid w:val="00C532E6"/>
    <w:rsid w:val="00C546FA"/>
    <w:rsid w:val="00C54921"/>
    <w:rsid w:val="00C54C26"/>
    <w:rsid w:val="00C554F3"/>
    <w:rsid w:val="00C56155"/>
    <w:rsid w:val="00C569ED"/>
    <w:rsid w:val="00C615C9"/>
    <w:rsid w:val="00C641BF"/>
    <w:rsid w:val="00C64F23"/>
    <w:rsid w:val="00C6606F"/>
    <w:rsid w:val="00C750FB"/>
    <w:rsid w:val="00C80370"/>
    <w:rsid w:val="00C80989"/>
    <w:rsid w:val="00C84316"/>
    <w:rsid w:val="00C86078"/>
    <w:rsid w:val="00C911B5"/>
    <w:rsid w:val="00C95A19"/>
    <w:rsid w:val="00C95FAC"/>
    <w:rsid w:val="00CA2F81"/>
    <w:rsid w:val="00CB05FE"/>
    <w:rsid w:val="00CB0754"/>
    <w:rsid w:val="00CB3A06"/>
    <w:rsid w:val="00CB3E49"/>
    <w:rsid w:val="00CB62D2"/>
    <w:rsid w:val="00CC3A43"/>
    <w:rsid w:val="00CC3D96"/>
    <w:rsid w:val="00CC4183"/>
    <w:rsid w:val="00CD0118"/>
    <w:rsid w:val="00CD6DFA"/>
    <w:rsid w:val="00CD738D"/>
    <w:rsid w:val="00CE01C2"/>
    <w:rsid w:val="00CE05D7"/>
    <w:rsid w:val="00CE3632"/>
    <w:rsid w:val="00CE431A"/>
    <w:rsid w:val="00CE50E5"/>
    <w:rsid w:val="00CE5247"/>
    <w:rsid w:val="00CE59E7"/>
    <w:rsid w:val="00CE6E82"/>
    <w:rsid w:val="00CE730C"/>
    <w:rsid w:val="00CE7754"/>
    <w:rsid w:val="00CF0DF2"/>
    <w:rsid w:val="00CF295A"/>
    <w:rsid w:val="00CF3F3B"/>
    <w:rsid w:val="00CF55D4"/>
    <w:rsid w:val="00CF6062"/>
    <w:rsid w:val="00CF73EF"/>
    <w:rsid w:val="00D043F6"/>
    <w:rsid w:val="00D049AE"/>
    <w:rsid w:val="00D05000"/>
    <w:rsid w:val="00D05F3C"/>
    <w:rsid w:val="00D125B5"/>
    <w:rsid w:val="00D1294E"/>
    <w:rsid w:val="00D171BE"/>
    <w:rsid w:val="00D23742"/>
    <w:rsid w:val="00D2431A"/>
    <w:rsid w:val="00D26D21"/>
    <w:rsid w:val="00D27BC3"/>
    <w:rsid w:val="00D27DDF"/>
    <w:rsid w:val="00D27EFE"/>
    <w:rsid w:val="00D30F43"/>
    <w:rsid w:val="00D31D75"/>
    <w:rsid w:val="00D33CD1"/>
    <w:rsid w:val="00D40077"/>
    <w:rsid w:val="00D4016F"/>
    <w:rsid w:val="00D51AB0"/>
    <w:rsid w:val="00D5361F"/>
    <w:rsid w:val="00D57F73"/>
    <w:rsid w:val="00D63755"/>
    <w:rsid w:val="00D64621"/>
    <w:rsid w:val="00D6465B"/>
    <w:rsid w:val="00D65C75"/>
    <w:rsid w:val="00D66747"/>
    <w:rsid w:val="00D706BC"/>
    <w:rsid w:val="00D753F3"/>
    <w:rsid w:val="00D75C69"/>
    <w:rsid w:val="00D76D87"/>
    <w:rsid w:val="00D7752D"/>
    <w:rsid w:val="00D80299"/>
    <w:rsid w:val="00D822B4"/>
    <w:rsid w:val="00D836B1"/>
    <w:rsid w:val="00D87991"/>
    <w:rsid w:val="00D90ABF"/>
    <w:rsid w:val="00D91A30"/>
    <w:rsid w:val="00D93C85"/>
    <w:rsid w:val="00D94668"/>
    <w:rsid w:val="00DA1CF2"/>
    <w:rsid w:val="00DA1DE1"/>
    <w:rsid w:val="00DA7BE4"/>
    <w:rsid w:val="00DB084B"/>
    <w:rsid w:val="00DB0E9F"/>
    <w:rsid w:val="00DB1115"/>
    <w:rsid w:val="00DB4B01"/>
    <w:rsid w:val="00DB5CB1"/>
    <w:rsid w:val="00DC29A0"/>
    <w:rsid w:val="00DD0FF7"/>
    <w:rsid w:val="00DD2747"/>
    <w:rsid w:val="00DD2A8F"/>
    <w:rsid w:val="00DD2C45"/>
    <w:rsid w:val="00DD47B9"/>
    <w:rsid w:val="00DE0EB1"/>
    <w:rsid w:val="00DE470F"/>
    <w:rsid w:val="00DE4A30"/>
    <w:rsid w:val="00DF61B6"/>
    <w:rsid w:val="00DF6898"/>
    <w:rsid w:val="00E00008"/>
    <w:rsid w:val="00E04E22"/>
    <w:rsid w:val="00E0519E"/>
    <w:rsid w:val="00E219FA"/>
    <w:rsid w:val="00E21B55"/>
    <w:rsid w:val="00E2461C"/>
    <w:rsid w:val="00E257E9"/>
    <w:rsid w:val="00E2613F"/>
    <w:rsid w:val="00E267B8"/>
    <w:rsid w:val="00E324D5"/>
    <w:rsid w:val="00E332A6"/>
    <w:rsid w:val="00E33D6D"/>
    <w:rsid w:val="00E3591A"/>
    <w:rsid w:val="00E37AD9"/>
    <w:rsid w:val="00E431CF"/>
    <w:rsid w:val="00E5391E"/>
    <w:rsid w:val="00E5417E"/>
    <w:rsid w:val="00E55BDE"/>
    <w:rsid w:val="00E6044B"/>
    <w:rsid w:val="00E60A32"/>
    <w:rsid w:val="00E60B16"/>
    <w:rsid w:val="00E61BD4"/>
    <w:rsid w:val="00E63E5A"/>
    <w:rsid w:val="00E66F7F"/>
    <w:rsid w:val="00E7173C"/>
    <w:rsid w:val="00E73CB2"/>
    <w:rsid w:val="00E74C9F"/>
    <w:rsid w:val="00E847BF"/>
    <w:rsid w:val="00E850ED"/>
    <w:rsid w:val="00E852CD"/>
    <w:rsid w:val="00E859E6"/>
    <w:rsid w:val="00E90889"/>
    <w:rsid w:val="00E94B56"/>
    <w:rsid w:val="00E9597D"/>
    <w:rsid w:val="00EA1615"/>
    <w:rsid w:val="00EA4EBB"/>
    <w:rsid w:val="00EB72B5"/>
    <w:rsid w:val="00EC1B44"/>
    <w:rsid w:val="00EC21A6"/>
    <w:rsid w:val="00EC4407"/>
    <w:rsid w:val="00ED0C3D"/>
    <w:rsid w:val="00ED2960"/>
    <w:rsid w:val="00ED4941"/>
    <w:rsid w:val="00ED497A"/>
    <w:rsid w:val="00ED6FD4"/>
    <w:rsid w:val="00EE1387"/>
    <w:rsid w:val="00EE14C3"/>
    <w:rsid w:val="00EE27DC"/>
    <w:rsid w:val="00EE5A14"/>
    <w:rsid w:val="00EE7EBA"/>
    <w:rsid w:val="00EF09E7"/>
    <w:rsid w:val="00EF4235"/>
    <w:rsid w:val="00F00740"/>
    <w:rsid w:val="00F1193B"/>
    <w:rsid w:val="00F1339A"/>
    <w:rsid w:val="00F144D0"/>
    <w:rsid w:val="00F15B0E"/>
    <w:rsid w:val="00F17077"/>
    <w:rsid w:val="00F201FE"/>
    <w:rsid w:val="00F21778"/>
    <w:rsid w:val="00F22990"/>
    <w:rsid w:val="00F2443A"/>
    <w:rsid w:val="00F248D2"/>
    <w:rsid w:val="00F24BAA"/>
    <w:rsid w:val="00F30018"/>
    <w:rsid w:val="00F308E6"/>
    <w:rsid w:val="00F32E16"/>
    <w:rsid w:val="00F365EE"/>
    <w:rsid w:val="00F378F4"/>
    <w:rsid w:val="00F37FA7"/>
    <w:rsid w:val="00F40309"/>
    <w:rsid w:val="00F409AC"/>
    <w:rsid w:val="00F42727"/>
    <w:rsid w:val="00F438C4"/>
    <w:rsid w:val="00F445DA"/>
    <w:rsid w:val="00F44E9D"/>
    <w:rsid w:val="00F50CF9"/>
    <w:rsid w:val="00F5306E"/>
    <w:rsid w:val="00F5657B"/>
    <w:rsid w:val="00F6051C"/>
    <w:rsid w:val="00F60696"/>
    <w:rsid w:val="00F65EEF"/>
    <w:rsid w:val="00F6684D"/>
    <w:rsid w:val="00F675A5"/>
    <w:rsid w:val="00F679A7"/>
    <w:rsid w:val="00F67FA2"/>
    <w:rsid w:val="00F723A0"/>
    <w:rsid w:val="00F77BE9"/>
    <w:rsid w:val="00F832F2"/>
    <w:rsid w:val="00F87446"/>
    <w:rsid w:val="00F87DB8"/>
    <w:rsid w:val="00F93D6B"/>
    <w:rsid w:val="00F944DA"/>
    <w:rsid w:val="00F9539D"/>
    <w:rsid w:val="00FA015B"/>
    <w:rsid w:val="00FA29E9"/>
    <w:rsid w:val="00FA5646"/>
    <w:rsid w:val="00FB002A"/>
    <w:rsid w:val="00FB4C72"/>
    <w:rsid w:val="00FB4E65"/>
    <w:rsid w:val="00FB4E6F"/>
    <w:rsid w:val="00FB6C03"/>
    <w:rsid w:val="00FB6E1B"/>
    <w:rsid w:val="00FB7F67"/>
    <w:rsid w:val="00FC0BB8"/>
    <w:rsid w:val="00FC1E7F"/>
    <w:rsid w:val="00FC2815"/>
    <w:rsid w:val="00FD100E"/>
    <w:rsid w:val="00FD75D6"/>
    <w:rsid w:val="00FE0AEE"/>
    <w:rsid w:val="00FE192E"/>
    <w:rsid w:val="00FE2075"/>
    <w:rsid w:val="00FE423F"/>
    <w:rsid w:val="00FE6D8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615DD3"/>
  <w15:docId w15:val="{B57D7E85-F392-4F6B-8D7E-F6DB9B53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432"/>
    <w:rPr>
      <w:rFonts w:ascii="Calibri" w:hAnsi="Calibri"/>
      <w:color w:val="003195" w:themeColor="text2"/>
      <w:lang w:val="en-US"/>
    </w:rPr>
  </w:style>
  <w:style w:type="paragraph" w:styleId="Heading1">
    <w:name w:val="heading 1"/>
    <w:basedOn w:val="Normal"/>
    <w:next w:val="Normal"/>
    <w:qFormat/>
    <w:rsid w:val="00643098"/>
    <w:pPr>
      <w:numPr>
        <w:numId w:val="1"/>
      </w:numPr>
      <w:pBdr>
        <w:top w:val="single" w:sz="4" w:space="1" w:color="ACC7FF" w:themeColor="accent1" w:themeTint="33"/>
      </w:pBdr>
      <w:spacing w:before="240" w:after="120"/>
      <w:outlineLvl w:val="0"/>
    </w:pPr>
    <w:rPr>
      <w:rFonts w:cs="Arial"/>
      <w:b/>
      <w:bCs/>
      <w:color w:val="266CFF"/>
      <w:kern w:val="28"/>
      <w:sz w:val="28"/>
      <w:szCs w:val="28"/>
    </w:rPr>
  </w:style>
  <w:style w:type="paragraph" w:styleId="Heading2">
    <w:name w:val="heading 2"/>
    <w:basedOn w:val="Heading1"/>
    <w:next w:val="Normal"/>
    <w:qFormat/>
    <w:rsid w:val="002F60B7"/>
    <w:pPr>
      <w:numPr>
        <w:ilvl w:val="1"/>
      </w:numPr>
      <w:pBdr>
        <w:top w:val="none" w:sz="0" w:space="0" w:color="auto"/>
      </w:pBdr>
      <w:spacing w:after="60"/>
      <w:outlineLvl w:val="1"/>
    </w:pPr>
    <w:rPr>
      <w:bCs w:val="0"/>
      <w:sz w:val="24"/>
      <w:szCs w:val="24"/>
    </w:rPr>
  </w:style>
  <w:style w:type="paragraph" w:styleId="Heading3">
    <w:name w:val="heading 3"/>
    <w:basedOn w:val="Heading2"/>
    <w:next w:val="Normal"/>
    <w:qFormat/>
    <w:rsid w:val="00183FFB"/>
    <w:pPr>
      <w:numPr>
        <w:ilvl w:val="2"/>
      </w:numPr>
      <w:outlineLvl w:val="2"/>
    </w:pPr>
    <w:rPr>
      <w:bCs/>
    </w:rPr>
  </w:style>
  <w:style w:type="paragraph" w:styleId="Heading4">
    <w:name w:val="heading 4"/>
    <w:basedOn w:val="Normal"/>
    <w:next w:val="Normal"/>
    <w:qFormat/>
    <w:rsid w:val="00183FFB"/>
    <w:pPr>
      <w:numPr>
        <w:ilvl w:val="3"/>
        <w:numId w:val="1"/>
      </w:numPr>
      <w:spacing w:before="240" w:after="60"/>
      <w:outlineLvl w:val="3"/>
    </w:pPr>
    <w:rPr>
      <w:b/>
      <w:bCs/>
      <w:iCs/>
      <w:color w:val="266CFF" w:themeColor="text2" w:themeTint="99"/>
      <w:sz w:val="22"/>
      <w:szCs w:val="24"/>
    </w:rPr>
  </w:style>
  <w:style w:type="paragraph" w:styleId="Heading5">
    <w:name w:val="heading 5"/>
    <w:basedOn w:val="Normal"/>
    <w:next w:val="Normal"/>
    <w:qFormat/>
    <w:rsid w:val="00183FFB"/>
    <w:pPr>
      <w:numPr>
        <w:ilvl w:val="4"/>
        <w:numId w:val="1"/>
      </w:numPr>
      <w:spacing w:before="240" w:after="60"/>
      <w:outlineLvl w:val="4"/>
    </w:pPr>
    <w:rPr>
      <w:rFonts w:cs="Arial"/>
      <w:b/>
      <w:color w:val="266CFF" w:themeColor="text2" w:themeTint="99"/>
      <w:sz w:val="22"/>
      <w:szCs w:val="22"/>
    </w:rPr>
  </w:style>
  <w:style w:type="paragraph" w:styleId="Heading6">
    <w:name w:val="heading 6"/>
    <w:basedOn w:val="Normal"/>
    <w:next w:val="Normal"/>
    <w:link w:val="Heading6Char"/>
    <w:qFormat/>
    <w:rsid w:val="00753290"/>
    <w:pPr>
      <w:tabs>
        <w:tab w:val="num" w:pos="4008"/>
      </w:tabs>
      <w:spacing w:before="240" w:after="60"/>
      <w:ind w:left="4008" w:hanging="1152"/>
      <w:outlineLvl w:val="5"/>
    </w:pPr>
    <w:rPr>
      <w:rFonts w:ascii="Arial" w:eastAsiaTheme="minorEastAsia" w:hAnsi="Arial"/>
      <w:i/>
      <w:color w:val="auto"/>
      <w:sz w:val="22"/>
    </w:rPr>
  </w:style>
  <w:style w:type="paragraph" w:styleId="Heading7">
    <w:name w:val="heading 7"/>
    <w:basedOn w:val="Normal"/>
    <w:next w:val="Normal"/>
    <w:link w:val="Heading7Char"/>
    <w:qFormat/>
    <w:rsid w:val="00753290"/>
    <w:pPr>
      <w:tabs>
        <w:tab w:val="num" w:pos="4152"/>
      </w:tabs>
      <w:spacing w:before="240" w:after="60"/>
      <w:ind w:left="4152" w:hanging="1296"/>
      <w:outlineLvl w:val="6"/>
    </w:pPr>
    <w:rPr>
      <w:rFonts w:ascii="Arial" w:eastAsiaTheme="minorEastAsia" w:hAnsi="Arial"/>
      <w:color w:val="auto"/>
    </w:rPr>
  </w:style>
  <w:style w:type="paragraph" w:styleId="Heading8">
    <w:name w:val="heading 8"/>
    <w:basedOn w:val="Normal"/>
    <w:next w:val="Normal"/>
    <w:link w:val="Heading8Char"/>
    <w:qFormat/>
    <w:rsid w:val="00753290"/>
    <w:pPr>
      <w:tabs>
        <w:tab w:val="num" w:pos="4296"/>
      </w:tabs>
      <w:spacing w:before="240" w:after="60"/>
      <w:ind w:left="4296" w:hanging="1440"/>
      <w:outlineLvl w:val="7"/>
    </w:pPr>
    <w:rPr>
      <w:rFonts w:ascii="Arial" w:eastAsiaTheme="minorEastAsia" w:hAnsi="Arial"/>
      <w:i/>
      <w:color w:val="auto"/>
    </w:rPr>
  </w:style>
  <w:style w:type="paragraph" w:styleId="Heading9">
    <w:name w:val="heading 9"/>
    <w:basedOn w:val="Normal"/>
    <w:next w:val="Normal"/>
    <w:link w:val="Heading9Char"/>
    <w:qFormat/>
    <w:rsid w:val="00753290"/>
    <w:pPr>
      <w:tabs>
        <w:tab w:val="num" w:pos="4440"/>
      </w:tabs>
      <w:spacing w:before="240" w:after="60"/>
      <w:ind w:left="4440" w:hanging="1584"/>
      <w:outlineLvl w:val="8"/>
    </w:pPr>
    <w:rPr>
      <w:rFonts w:ascii="Arial" w:eastAsiaTheme="minorEastAsia" w:hAnsi="Arial"/>
      <w:i/>
      <w:color w:val="auto"/>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52B25"/>
    <w:pPr>
      <w:tabs>
        <w:tab w:val="center" w:pos="4536"/>
        <w:tab w:val="right" w:pos="9072"/>
      </w:tabs>
    </w:pPr>
  </w:style>
  <w:style w:type="paragraph" w:styleId="Footer">
    <w:name w:val="footer"/>
    <w:basedOn w:val="Normal"/>
    <w:rsid w:val="00A52B25"/>
    <w:pPr>
      <w:tabs>
        <w:tab w:val="center" w:pos="4536"/>
        <w:tab w:val="right" w:pos="9072"/>
      </w:tabs>
    </w:pPr>
  </w:style>
  <w:style w:type="character" w:styleId="PageNumber">
    <w:name w:val="page number"/>
    <w:rsid w:val="00A52B25"/>
    <w:rPr>
      <w:rFonts w:ascii="Trebuchet MS" w:hAnsi="Trebuchet MS"/>
    </w:rPr>
  </w:style>
  <w:style w:type="paragraph" w:customStyle="1" w:styleId="TITREEN-TETE">
    <w:name w:val="TITRE EN-TETE"/>
    <w:basedOn w:val="Header"/>
    <w:rsid w:val="00486D4F"/>
    <w:pPr>
      <w:spacing w:before="120" w:after="120"/>
      <w:jc w:val="center"/>
    </w:pPr>
    <w:rPr>
      <w:b/>
      <w:bCs/>
      <w:color w:val="D3277D"/>
      <w:sz w:val="28"/>
      <w:szCs w:val="28"/>
    </w:rPr>
  </w:style>
  <w:style w:type="paragraph" w:customStyle="1" w:styleId="1TEXTE">
    <w:name w:val="1 TEXTE"/>
    <w:basedOn w:val="Normal"/>
    <w:rsid w:val="00A52B25"/>
    <w:pPr>
      <w:ind w:left="426"/>
    </w:pPr>
    <w:rPr>
      <w:sz w:val="24"/>
      <w:szCs w:val="24"/>
    </w:rPr>
  </w:style>
  <w:style w:type="paragraph" w:customStyle="1" w:styleId="1TEXTE1">
    <w:name w:val="1 TEXTE1"/>
    <w:basedOn w:val="1TEXTE"/>
    <w:rsid w:val="00A52B25"/>
    <w:pPr>
      <w:ind w:left="964"/>
    </w:pPr>
  </w:style>
  <w:style w:type="paragraph" w:styleId="BalloonText">
    <w:name w:val="Balloon Text"/>
    <w:basedOn w:val="Normal"/>
    <w:semiHidden/>
    <w:rsid w:val="00A52B25"/>
    <w:rPr>
      <w:rFonts w:ascii="Tahoma" w:hAnsi="Tahoma" w:cs="Tahoma"/>
      <w:sz w:val="16"/>
      <w:szCs w:val="16"/>
    </w:rPr>
  </w:style>
  <w:style w:type="table" w:styleId="TableGrid">
    <w:name w:val="Table Grid"/>
    <w:basedOn w:val="TableNormal"/>
    <w:rsid w:val="00A52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A52B25"/>
    <w:rPr>
      <w:sz w:val="16"/>
      <w:szCs w:val="16"/>
    </w:rPr>
  </w:style>
  <w:style w:type="paragraph" w:styleId="CommentText">
    <w:name w:val="annotation text"/>
    <w:basedOn w:val="Normal"/>
    <w:semiHidden/>
    <w:rsid w:val="00A52B25"/>
  </w:style>
  <w:style w:type="paragraph" w:styleId="CommentSubject">
    <w:name w:val="annotation subject"/>
    <w:basedOn w:val="CommentText"/>
    <w:next w:val="CommentText"/>
    <w:semiHidden/>
    <w:rsid w:val="00A52B25"/>
    <w:rPr>
      <w:b/>
      <w:bCs/>
    </w:rPr>
  </w:style>
  <w:style w:type="character" w:customStyle="1" w:styleId="Type-document">
    <w:name w:val="Type-document"/>
    <w:rsid w:val="00A52B25"/>
    <w:rPr>
      <w:rFonts w:ascii="Trebuchet MS" w:hAnsi="Trebuchet MS"/>
      <w:b/>
      <w:color w:val="0000FF"/>
      <w:sz w:val="2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TOC1">
    <w:name w:val="toc 1"/>
    <w:basedOn w:val="Normal"/>
    <w:next w:val="Normal"/>
    <w:autoRedefine/>
    <w:uiPriority w:val="39"/>
    <w:rsid w:val="00754903"/>
    <w:pPr>
      <w:tabs>
        <w:tab w:val="right" w:pos="1418"/>
        <w:tab w:val="right" w:leader="dot" w:pos="9741"/>
      </w:tabs>
    </w:pPr>
  </w:style>
  <w:style w:type="paragraph" w:customStyle="1" w:styleId="StyleTitre1Justifi">
    <w:name w:val="Style Titre 1 + Justifié"/>
    <w:basedOn w:val="Normal"/>
    <w:rsid w:val="00A52B25"/>
  </w:style>
  <w:style w:type="paragraph" w:styleId="TOC2">
    <w:name w:val="toc 2"/>
    <w:basedOn w:val="Normal"/>
    <w:next w:val="Normal"/>
    <w:autoRedefine/>
    <w:uiPriority w:val="39"/>
    <w:rsid w:val="00754903"/>
    <w:pPr>
      <w:tabs>
        <w:tab w:val="right" w:pos="1418"/>
        <w:tab w:val="right" w:leader="dot" w:pos="9743"/>
      </w:tabs>
    </w:pPr>
    <w:rPr>
      <w:noProof/>
    </w:rPr>
  </w:style>
  <w:style w:type="paragraph" w:styleId="TOC3">
    <w:name w:val="toc 3"/>
    <w:basedOn w:val="Normal"/>
    <w:next w:val="Normal"/>
    <w:autoRedefine/>
    <w:uiPriority w:val="39"/>
    <w:rsid w:val="00754903"/>
    <w:pPr>
      <w:tabs>
        <w:tab w:val="right" w:pos="1418"/>
        <w:tab w:val="right" w:leader="dot" w:pos="9743"/>
      </w:tabs>
    </w:pPr>
  </w:style>
  <w:style w:type="character" w:styleId="Hyperlink">
    <w:name w:val="Hyperlink"/>
    <w:uiPriority w:val="99"/>
    <w:rsid w:val="00A52B25"/>
    <w:rPr>
      <w:color w:val="0000FF"/>
      <w:u w:val="single"/>
    </w:rPr>
  </w:style>
  <w:style w:type="paragraph" w:customStyle="1" w:styleId="TitreDocument">
    <w:name w:val="Titre Document"/>
    <w:basedOn w:val="Normal"/>
    <w:rsid w:val="006D1A1B"/>
    <w:pPr>
      <w:ind w:left="567"/>
      <w:jc w:val="center"/>
    </w:pPr>
    <w:rPr>
      <w:b/>
      <w:color w:val="0000FF"/>
      <w:sz w:val="36"/>
      <w:szCs w:val="36"/>
      <w14:shadow w14:blurRad="50800" w14:dist="38100" w14:dir="2700000" w14:sx="100000" w14:sy="100000" w14:kx="0" w14:ky="0" w14:algn="tl">
        <w14:srgbClr w14:val="000000">
          <w14:alpha w14:val="60000"/>
        </w14:srgbClr>
      </w14:shadow>
    </w:rPr>
  </w:style>
  <w:style w:type="paragraph" w:customStyle="1" w:styleId="pourAction">
    <w:name w:val="pour Action"/>
    <w:basedOn w:val="Normal"/>
    <w:next w:val="Normal"/>
    <w:rsid w:val="008B003F"/>
    <w:pPr>
      <w:pBdr>
        <w:top w:val="dotted" w:sz="4" w:space="1" w:color="auto"/>
        <w:bottom w:val="dotted" w:sz="4" w:space="1" w:color="auto"/>
      </w:pBdr>
      <w:shd w:val="clear" w:color="auto" w:fill="B6CEFF" w:themeFill="text2" w:themeFillTint="33"/>
      <w:spacing w:before="60" w:after="60"/>
    </w:pPr>
    <w:rPr>
      <w:bCs/>
    </w:rPr>
  </w:style>
  <w:style w:type="table" w:customStyle="1" w:styleId="Tableau">
    <w:name w:val="Tableau"/>
    <w:basedOn w:val="TableNormal"/>
    <w:uiPriority w:val="99"/>
    <w:rsid w:val="00BA6004"/>
    <w:rPr>
      <w:rFonts w:asciiTheme="minorHAnsi" w:hAnsiTheme="minorHAnsi"/>
      <w:color w:val="F8FAFB" w:themeColor="text1"/>
    </w:rPr>
    <w:tblPr>
      <w:tblBorders>
        <w:top w:val="dotted" w:sz="8" w:space="0" w:color="F8FAFB" w:themeColor="text1"/>
        <w:left w:val="dotted" w:sz="8" w:space="0" w:color="F8FAFB" w:themeColor="text1"/>
        <w:bottom w:val="dotted" w:sz="8" w:space="0" w:color="F8FAFB" w:themeColor="text1"/>
        <w:right w:val="dotted" w:sz="8" w:space="0" w:color="F8FAFB" w:themeColor="text1"/>
        <w:insideH w:val="dotted" w:sz="8" w:space="0" w:color="F8FAFB" w:themeColor="text1"/>
        <w:insideV w:val="dotted" w:sz="8" w:space="0" w:color="F8FAFB" w:themeColor="text1"/>
      </w:tblBorders>
    </w:tblPr>
    <w:tcPr>
      <w:shd w:val="clear" w:color="auto" w:fill="auto"/>
    </w:tcPr>
    <w:tblStylePr w:type="firstRow">
      <w:rPr>
        <w:rFonts w:asciiTheme="minorHAnsi" w:hAnsiTheme="minorHAnsi"/>
        <w:b/>
        <w:i w:val="0"/>
        <w:color w:val="F8FAFB" w:themeColor="text1"/>
        <w:sz w:val="20"/>
      </w:rPr>
      <w:tblPr/>
      <w:tcPr>
        <w:tcBorders>
          <w:top w:val="dotted" w:sz="8" w:space="0" w:color="F8FAFB" w:themeColor="text1"/>
          <w:left w:val="dotted" w:sz="8" w:space="0" w:color="F8FAFB" w:themeColor="text1"/>
          <w:bottom w:val="dotted" w:sz="8" w:space="0" w:color="F8FAFB" w:themeColor="text1"/>
          <w:right w:val="dotted" w:sz="8" w:space="0" w:color="F8FAFB" w:themeColor="text1"/>
          <w:insideH w:val="dotted" w:sz="8" w:space="0" w:color="F8FAFB" w:themeColor="text1"/>
          <w:insideV w:val="dotted" w:sz="8" w:space="0" w:color="F8FAFB" w:themeColor="text1"/>
        </w:tcBorders>
        <w:shd w:val="clear" w:color="auto" w:fill="D5E3FF" w:themeFill="accent2" w:themeFillTint="33"/>
      </w:tcPr>
    </w:tblStylePr>
    <w:tblStylePr w:type="lastRow">
      <w:rPr>
        <w:color w:val="F8FAFB" w:themeColor="text1"/>
      </w:rPr>
    </w:tblStylePr>
  </w:style>
  <w:style w:type="table" w:customStyle="1" w:styleId="Tableaubleu">
    <w:name w:val="Tableau bleu"/>
    <w:basedOn w:val="Tableau"/>
    <w:uiPriority w:val="99"/>
    <w:rsid w:val="000C0432"/>
    <w:tblPr>
      <w:tblBorders>
        <w:top w:val="dotted" w:sz="8" w:space="0" w:color="003195" w:themeColor="text2"/>
        <w:left w:val="dotted" w:sz="8" w:space="0" w:color="003195" w:themeColor="text2"/>
        <w:bottom w:val="dotted" w:sz="8" w:space="0" w:color="003195" w:themeColor="text2"/>
        <w:right w:val="dotted" w:sz="8" w:space="0" w:color="003195" w:themeColor="text2"/>
        <w:insideH w:val="dotted" w:sz="8" w:space="0" w:color="003195" w:themeColor="text2"/>
        <w:insideV w:val="dotted" w:sz="8" w:space="0" w:color="003195" w:themeColor="text2"/>
      </w:tblBorders>
    </w:tblPr>
    <w:tcPr>
      <w:shd w:val="clear" w:color="auto" w:fill="auto"/>
    </w:tcPr>
    <w:tblStylePr w:type="firstRow">
      <w:rPr>
        <w:rFonts w:asciiTheme="minorHAnsi" w:hAnsiTheme="minorHAnsi"/>
        <w:b/>
        <w:i w:val="0"/>
        <w:color w:val="003195" w:themeColor="text2"/>
        <w:sz w:val="20"/>
      </w:rPr>
      <w:tblPr/>
      <w:tcPr>
        <w:tcBorders>
          <w:top w:val="dotted" w:sz="8" w:space="0" w:color="003195" w:themeColor="text2"/>
          <w:left w:val="dotted" w:sz="8" w:space="0" w:color="003195" w:themeColor="text2"/>
          <w:bottom w:val="dotted" w:sz="8" w:space="0" w:color="003195" w:themeColor="text2"/>
          <w:right w:val="dotted" w:sz="8" w:space="0" w:color="003195" w:themeColor="text2"/>
          <w:insideH w:val="dotted" w:sz="8" w:space="0" w:color="003195" w:themeColor="text2"/>
          <w:insideV w:val="dotted" w:sz="8" w:space="0" w:color="003195" w:themeColor="text2"/>
        </w:tcBorders>
        <w:shd w:val="clear" w:color="auto" w:fill="C0D5FF" w:themeFill="accent3" w:themeFillTint="33"/>
      </w:tcPr>
    </w:tblStylePr>
    <w:tblStylePr w:type="lastRow">
      <w:rPr>
        <w:color w:val="F8FAFB" w:themeColor="text1"/>
      </w:rPr>
    </w:tblStylePr>
  </w:style>
  <w:style w:type="paragraph" w:customStyle="1" w:styleId="Excerpt">
    <w:name w:val="Excerpt"/>
    <w:basedOn w:val="Normal"/>
    <w:qFormat/>
    <w:rsid w:val="0089359F"/>
    <w:pPr>
      <w:pBdr>
        <w:left w:val="single" w:sz="48" w:space="4" w:color="002060" w:themeColor="accent1"/>
      </w:pBdr>
      <w:shd w:val="clear" w:color="auto" w:fill="D5E3FF" w:themeFill="accent2" w:themeFillTint="33"/>
      <w:ind w:left="567"/>
    </w:pPr>
    <w:rPr>
      <w:i/>
    </w:rPr>
  </w:style>
  <w:style w:type="character" w:styleId="PlaceholderText">
    <w:name w:val="Placeholder Text"/>
    <w:basedOn w:val="DefaultParagraphFont"/>
    <w:uiPriority w:val="99"/>
    <w:semiHidden/>
    <w:rsid w:val="007439FB"/>
    <w:rPr>
      <w:color w:val="808080"/>
    </w:rPr>
  </w:style>
  <w:style w:type="paragraph" w:customStyle="1" w:styleId="Propriete">
    <w:name w:val="Propriete"/>
    <w:basedOn w:val="Normal"/>
    <w:qFormat/>
    <w:rsid w:val="005F31E8"/>
    <w:pPr>
      <w:shd w:val="clear" w:color="auto" w:fill="D5E3FF" w:themeFill="accent2" w:themeFillTint="33"/>
    </w:pPr>
  </w:style>
  <w:style w:type="paragraph" w:styleId="TOCHeading">
    <w:name w:val="TOC Heading"/>
    <w:basedOn w:val="Heading1"/>
    <w:next w:val="Normal"/>
    <w:uiPriority w:val="39"/>
    <w:unhideWhenUsed/>
    <w:qFormat/>
    <w:rsid w:val="00AF6261"/>
    <w:pPr>
      <w:numPr>
        <w:numId w:val="0"/>
      </w:numPr>
      <w:ind w:left="-567"/>
    </w:pPr>
  </w:style>
  <w:style w:type="paragraph" w:styleId="TOC4">
    <w:name w:val="toc 4"/>
    <w:basedOn w:val="Normal"/>
    <w:next w:val="Normal"/>
    <w:autoRedefine/>
    <w:uiPriority w:val="39"/>
    <w:unhideWhenUsed/>
    <w:rsid w:val="00AF6261"/>
    <w:pPr>
      <w:tabs>
        <w:tab w:val="right" w:pos="1418"/>
        <w:tab w:val="right" w:leader="dot" w:pos="9741"/>
      </w:tabs>
      <w:spacing w:after="100"/>
    </w:pPr>
  </w:style>
  <w:style w:type="paragraph" w:styleId="TOC5">
    <w:name w:val="toc 5"/>
    <w:basedOn w:val="TOC4"/>
    <w:next w:val="Normal"/>
    <w:autoRedefine/>
    <w:uiPriority w:val="39"/>
    <w:unhideWhenUsed/>
    <w:rsid w:val="00AF6261"/>
    <w:rPr>
      <w:noProof/>
    </w:rPr>
  </w:style>
  <w:style w:type="paragraph" w:styleId="TOC6">
    <w:name w:val="toc 6"/>
    <w:basedOn w:val="TOC5"/>
    <w:next w:val="Normal"/>
    <w:autoRedefine/>
    <w:uiPriority w:val="39"/>
    <w:unhideWhenUsed/>
    <w:rsid w:val="00AF6261"/>
  </w:style>
  <w:style w:type="paragraph" w:styleId="TOC7">
    <w:name w:val="toc 7"/>
    <w:basedOn w:val="TOC6"/>
    <w:next w:val="Normal"/>
    <w:autoRedefine/>
    <w:uiPriority w:val="39"/>
    <w:unhideWhenUsed/>
    <w:rsid w:val="00AF6261"/>
  </w:style>
  <w:style w:type="paragraph" w:styleId="TOC8">
    <w:name w:val="toc 8"/>
    <w:basedOn w:val="TOC7"/>
    <w:next w:val="Normal"/>
    <w:autoRedefine/>
    <w:uiPriority w:val="39"/>
    <w:unhideWhenUsed/>
    <w:rsid w:val="00AF6261"/>
  </w:style>
  <w:style w:type="paragraph" w:styleId="TOC9">
    <w:name w:val="toc 9"/>
    <w:basedOn w:val="TOC8"/>
    <w:next w:val="Normal"/>
    <w:autoRedefine/>
    <w:uiPriority w:val="39"/>
    <w:unhideWhenUsed/>
    <w:rsid w:val="00AF6261"/>
  </w:style>
  <w:style w:type="paragraph" w:styleId="Title">
    <w:name w:val="Title"/>
    <w:basedOn w:val="Normal"/>
    <w:next w:val="Normal"/>
    <w:link w:val="TitleChar"/>
    <w:uiPriority w:val="10"/>
    <w:qFormat/>
    <w:rsid w:val="009D3305"/>
    <w:pPr>
      <w:pBdr>
        <w:bottom w:val="single" w:sz="8" w:space="4" w:color="002060" w:themeColor="accent1"/>
      </w:pBdr>
      <w:spacing w:after="300"/>
      <w:contextualSpacing/>
    </w:pPr>
    <w:rPr>
      <w:rFonts w:asciiTheme="majorHAnsi" w:eastAsiaTheme="majorEastAsia" w:hAnsiTheme="majorHAnsi" w:cstheme="majorBidi"/>
      <w:color w:val="00246F" w:themeColor="text2" w:themeShade="BF"/>
      <w:spacing w:val="5"/>
      <w:kern w:val="28"/>
      <w:sz w:val="52"/>
      <w:szCs w:val="52"/>
    </w:rPr>
  </w:style>
  <w:style w:type="character" w:customStyle="1" w:styleId="TitleChar">
    <w:name w:val="Title Char"/>
    <w:basedOn w:val="DefaultParagraphFont"/>
    <w:link w:val="Title"/>
    <w:uiPriority w:val="10"/>
    <w:rsid w:val="009D3305"/>
    <w:rPr>
      <w:rFonts w:asciiTheme="majorHAnsi" w:eastAsiaTheme="majorEastAsia" w:hAnsiTheme="majorHAnsi" w:cstheme="majorBidi"/>
      <w:color w:val="00246F" w:themeColor="text2" w:themeShade="BF"/>
      <w:spacing w:val="5"/>
      <w:kern w:val="28"/>
      <w:sz w:val="52"/>
      <w:szCs w:val="52"/>
    </w:rPr>
  </w:style>
  <w:style w:type="paragraph" w:styleId="ListParagraph">
    <w:name w:val="List Paragraph"/>
    <w:basedOn w:val="Normal"/>
    <w:uiPriority w:val="34"/>
    <w:qFormat/>
    <w:rsid w:val="00613E5F"/>
    <w:pPr>
      <w:ind w:left="720"/>
      <w:contextualSpacing/>
    </w:pPr>
  </w:style>
  <w:style w:type="table" w:styleId="TableTheme">
    <w:name w:val="Table Theme"/>
    <w:basedOn w:val="TableProfessional"/>
    <w:rsid w:val="00613E5F"/>
    <w:pPr>
      <w:autoSpaceDE w:val="0"/>
      <w:autoSpaceDN w:val="0"/>
      <w:adjustRightInd w:val="0"/>
      <w:spacing w:after="60" w:line="240" w:lineRule="atLeast"/>
      <w:jc w:val="both"/>
    </w:pPr>
    <w:rPr>
      <w:rFonts w:ascii="Arial" w:hAnsi="Arial"/>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w:hAnsi="Arial"/>
        <w:b/>
        <w:bCs/>
        <w:i/>
        <w:color w:val="333333"/>
        <w:sz w:val="20"/>
      </w:rPr>
      <w:tblPr/>
      <w:tcPr>
        <w:tcBorders>
          <w:tl2br w:val="none" w:sz="0" w:space="0" w:color="auto"/>
          <w:tr2bl w:val="none" w:sz="0" w:space="0" w:color="auto"/>
        </w:tcBorders>
        <w:shd w:val="clear" w:color="auto" w:fill="E0E0E0"/>
      </w:tcPr>
    </w:tblStylePr>
    <w:tblStylePr w:type="firstCol">
      <w:rPr>
        <w:rFonts w:ascii="Arial" w:hAnsi="Arial"/>
        <w:b/>
        <w:sz w:val="20"/>
      </w:rPr>
      <w:tblPr/>
      <w:tcPr>
        <w:shd w:val="clear" w:color="auto" w:fill="F3F3F3"/>
      </w:tcPr>
    </w:tblStylePr>
  </w:style>
  <w:style w:type="character" w:styleId="Strong">
    <w:name w:val="Strong"/>
    <w:basedOn w:val="DefaultParagraphFont"/>
    <w:uiPriority w:val="22"/>
    <w:qFormat/>
    <w:rsid w:val="00613E5F"/>
    <w:rPr>
      <w:b/>
      <w:bCs/>
    </w:rPr>
  </w:style>
  <w:style w:type="table" w:styleId="TableProfessional">
    <w:name w:val="Table Professional"/>
    <w:basedOn w:val="TableNormal"/>
    <w:uiPriority w:val="99"/>
    <w:semiHidden/>
    <w:unhideWhenUsed/>
    <w:rsid w:val="00613E5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ubtitle">
    <w:name w:val="Subtitle"/>
    <w:basedOn w:val="Normal"/>
    <w:next w:val="Normal"/>
    <w:link w:val="SubtitleChar"/>
    <w:uiPriority w:val="11"/>
    <w:qFormat/>
    <w:rsid w:val="00643098"/>
    <w:pPr>
      <w:numPr>
        <w:ilvl w:val="1"/>
      </w:numPr>
    </w:pPr>
    <w:rPr>
      <w:rFonts w:asciiTheme="majorHAnsi" w:eastAsiaTheme="majorEastAsia" w:hAnsiTheme="majorHAnsi" w:cstheme="majorBidi"/>
      <w:i/>
      <w:iCs/>
      <w:color w:val="002060" w:themeColor="accent1"/>
      <w:spacing w:val="15"/>
      <w:sz w:val="24"/>
      <w:szCs w:val="24"/>
    </w:rPr>
  </w:style>
  <w:style w:type="character" w:customStyle="1" w:styleId="SubtitleChar">
    <w:name w:val="Subtitle Char"/>
    <w:basedOn w:val="DefaultParagraphFont"/>
    <w:link w:val="Subtitle"/>
    <w:uiPriority w:val="11"/>
    <w:rsid w:val="00643098"/>
    <w:rPr>
      <w:rFonts w:asciiTheme="majorHAnsi" w:eastAsiaTheme="majorEastAsia" w:hAnsiTheme="majorHAnsi" w:cstheme="majorBidi"/>
      <w:i/>
      <w:iCs/>
      <w:color w:val="002060" w:themeColor="accent1"/>
      <w:spacing w:val="15"/>
      <w:sz w:val="24"/>
      <w:szCs w:val="24"/>
    </w:rPr>
  </w:style>
  <w:style w:type="paragraph" w:styleId="TableofFigures">
    <w:name w:val="table of figures"/>
    <w:basedOn w:val="Normal"/>
    <w:next w:val="Normal"/>
    <w:uiPriority w:val="99"/>
    <w:rsid w:val="004D075A"/>
    <w:pPr>
      <w:spacing w:after="120"/>
      <w:ind w:left="400" w:hanging="400"/>
    </w:pPr>
    <w:rPr>
      <w:rFonts w:ascii="Arial" w:hAnsi="Arial"/>
      <w:color w:val="auto"/>
      <w:lang w:val="de-DE" w:eastAsia="de-DE"/>
    </w:rPr>
  </w:style>
  <w:style w:type="paragraph" w:customStyle="1" w:styleId="DefaultText">
    <w:name w:val="Default Text"/>
    <w:basedOn w:val="Normal"/>
    <w:rsid w:val="004D075A"/>
    <w:pPr>
      <w:spacing w:after="120"/>
    </w:pPr>
    <w:rPr>
      <w:rFonts w:ascii="Arial" w:hAnsi="Arial" w:cs="Arial"/>
      <w:color w:val="000000"/>
      <w:sz w:val="24"/>
      <w:lang w:eastAsia="de-DE"/>
    </w:rPr>
  </w:style>
  <w:style w:type="paragraph" w:styleId="Caption">
    <w:name w:val="caption"/>
    <w:basedOn w:val="Normal"/>
    <w:next w:val="Normal"/>
    <w:qFormat/>
    <w:rsid w:val="004D075A"/>
    <w:pPr>
      <w:spacing w:before="120" w:after="120"/>
    </w:pPr>
    <w:rPr>
      <w:rFonts w:ascii="Arial" w:hAnsi="Arial"/>
      <w:b/>
      <w:bCs/>
      <w:color w:val="auto"/>
      <w:lang w:val="de-DE" w:eastAsia="de-DE"/>
    </w:rPr>
  </w:style>
  <w:style w:type="paragraph" w:styleId="BodyText">
    <w:name w:val="Body Text"/>
    <w:basedOn w:val="Normal"/>
    <w:link w:val="BodyTextChar"/>
    <w:rsid w:val="004D075A"/>
    <w:pPr>
      <w:spacing w:after="120"/>
      <w:ind w:left="1080"/>
    </w:pPr>
    <w:rPr>
      <w:rFonts w:ascii="Trebuchet MS" w:hAnsi="Trebuchet MS"/>
      <w:color w:val="000000"/>
      <w:sz w:val="24"/>
      <w:szCs w:val="24"/>
      <w:lang w:eastAsia="en-US"/>
    </w:rPr>
  </w:style>
  <w:style w:type="character" w:customStyle="1" w:styleId="BodyTextChar">
    <w:name w:val="Body Text Char"/>
    <w:basedOn w:val="DefaultParagraphFont"/>
    <w:link w:val="BodyText"/>
    <w:rsid w:val="004D075A"/>
    <w:rPr>
      <w:rFonts w:ascii="Trebuchet MS" w:hAnsi="Trebuchet MS"/>
      <w:color w:val="000000"/>
      <w:sz w:val="24"/>
      <w:szCs w:val="24"/>
      <w:lang w:val="en-US" w:eastAsia="en-US"/>
    </w:rPr>
  </w:style>
  <w:style w:type="paragraph" w:customStyle="1" w:styleId="Style7">
    <w:name w:val="Style7"/>
    <w:basedOn w:val="Normal"/>
    <w:link w:val="Style7Char"/>
    <w:autoRedefine/>
    <w:rsid w:val="004D075A"/>
    <w:pPr>
      <w:widowControl w:val="0"/>
      <w:autoSpaceDE w:val="0"/>
      <w:autoSpaceDN w:val="0"/>
      <w:adjustRightInd w:val="0"/>
    </w:pPr>
    <w:rPr>
      <w:rFonts w:ascii="Arial" w:hAnsi="Arial"/>
      <w:color w:val="auto"/>
    </w:rPr>
  </w:style>
  <w:style w:type="character" w:customStyle="1" w:styleId="Style7Char">
    <w:name w:val="Style7 Char"/>
    <w:basedOn w:val="DefaultParagraphFont"/>
    <w:link w:val="Style7"/>
    <w:rsid w:val="004D075A"/>
    <w:rPr>
      <w:rFonts w:ascii="Arial" w:hAnsi="Arial"/>
      <w:lang w:val="en-US"/>
    </w:rPr>
  </w:style>
  <w:style w:type="character" w:styleId="FootnoteReference">
    <w:name w:val="footnote reference"/>
    <w:basedOn w:val="DefaultParagraphFont"/>
    <w:uiPriority w:val="99"/>
    <w:semiHidden/>
    <w:unhideWhenUsed/>
    <w:rsid w:val="00D822B4"/>
    <w:rPr>
      <w:vertAlign w:val="superscript"/>
    </w:rPr>
  </w:style>
  <w:style w:type="paragraph" w:styleId="EndnoteText">
    <w:name w:val="endnote text"/>
    <w:basedOn w:val="Normal"/>
    <w:link w:val="EndnoteTextChar"/>
    <w:uiPriority w:val="99"/>
    <w:semiHidden/>
    <w:unhideWhenUsed/>
    <w:rsid w:val="003A5266"/>
  </w:style>
  <w:style w:type="character" w:customStyle="1" w:styleId="EndnoteTextChar">
    <w:name w:val="Endnote Text Char"/>
    <w:basedOn w:val="DefaultParagraphFont"/>
    <w:link w:val="EndnoteText"/>
    <w:uiPriority w:val="99"/>
    <w:semiHidden/>
    <w:rsid w:val="003A5266"/>
    <w:rPr>
      <w:rFonts w:ascii="Calibri" w:hAnsi="Calibri"/>
      <w:color w:val="003195" w:themeColor="text2"/>
    </w:rPr>
  </w:style>
  <w:style w:type="paragraph" w:styleId="FootnoteText">
    <w:name w:val="footnote text"/>
    <w:basedOn w:val="Normal"/>
    <w:link w:val="FootnoteTextChar"/>
    <w:uiPriority w:val="99"/>
    <w:semiHidden/>
    <w:unhideWhenUsed/>
    <w:rsid w:val="003A5266"/>
  </w:style>
  <w:style w:type="character" w:customStyle="1" w:styleId="FootnoteTextChar">
    <w:name w:val="Footnote Text Char"/>
    <w:basedOn w:val="DefaultParagraphFont"/>
    <w:link w:val="FootnoteText"/>
    <w:uiPriority w:val="99"/>
    <w:semiHidden/>
    <w:rsid w:val="003A5266"/>
    <w:rPr>
      <w:rFonts w:ascii="Calibri" w:hAnsi="Calibri"/>
      <w:color w:val="003195" w:themeColor="text2"/>
    </w:rPr>
  </w:style>
  <w:style w:type="character" w:styleId="EndnoteReference">
    <w:name w:val="endnote reference"/>
    <w:basedOn w:val="DefaultParagraphFont"/>
    <w:uiPriority w:val="99"/>
    <w:semiHidden/>
    <w:unhideWhenUsed/>
    <w:rsid w:val="003A5266"/>
    <w:rPr>
      <w:vertAlign w:val="superscript"/>
    </w:rPr>
  </w:style>
  <w:style w:type="character" w:styleId="UnresolvedMention">
    <w:name w:val="Unresolved Mention"/>
    <w:basedOn w:val="DefaultParagraphFont"/>
    <w:uiPriority w:val="99"/>
    <w:semiHidden/>
    <w:unhideWhenUsed/>
    <w:rsid w:val="00A3767A"/>
    <w:rPr>
      <w:color w:val="605E5C"/>
      <w:shd w:val="clear" w:color="auto" w:fill="E1DFDD"/>
    </w:rPr>
  </w:style>
  <w:style w:type="character" w:customStyle="1" w:styleId="Heading6Char">
    <w:name w:val="Heading 6 Char"/>
    <w:basedOn w:val="DefaultParagraphFont"/>
    <w:link w:val="Heading6"/>
    <w:rsid w:val="00753290"/>
    <w:rPr>
      <w:rFonts w:ascii="Arial" w:eastAsiaTheme="minorEastAsia" w:hAnsi="Arial"/>
      <w:i/>
      <w:sz w:val="22"/>
    </w:rPr>
  </w:style>
  <w:style w:type="character" w:customStyle="1" w:styleId="Heading7Char">
    <w:name w:val="Heading 7 Char"/>
    <w:basedOn w:val="DefaultParagraphFont"/>
    <w:link w:val="Heading7"/>
    <w:rsid w:val="00753290"/>
    <w:rPr>
      <w:rFonts w:ascii="Arial" w:eastAsiaTheme="minorEastAsia" w:hAnsi="Arial"/>
    </w:rPr>
  </w:style>
  <w:style w:type="character" w:customStyle="1" w:styleId="Heading8Char">
    <w:name w:val="Heading 8 Char"/>
    <w:basedOn w:val="DefaultParagraphFont"/>
    <w:link w:val="Heading8"/>
    <w:rsid w:val="00753290"/>
    <w:rPr>
      <w:rFonts w:ascii="Arial" w:eastAsiaTheme="minorEastAsia" w:hAnsi="Arial"/>
      <w:i/>
    </w:rPr>
  </w:style>
  <w:style w:type="character" w:customStyle="1" w:styleId="Heading9Char">
    <w:name w:val="Heading 9 Char"/>
    <w:basedOn w:val="DefaultParagraphFont"/>
    <w:link w:val="Heading9"/>
    <w:rsid w:val="00753290"/>
    <w:rPr>
      <w:rFonts w:ascii="Arial" w:eastAsiaTheme="minorEastAsia" w:hAnsi="Arial"/>
      <w:i/>
      <w:sz w:val="18"/>
    </w:rPr>
  </w:style>
  <w:style w:type="paragraph" w:customStyle="1" w:styleId="PARAGR3">
    <w:name w:val="PARAGR 3"/>
    <w:basedOn w:val="Normal"/>
    <w:rsid w:val="00D043F6"/>
    <w:pPr>
      <w:spacing w:before="120" w:line="264" w:lineRule="auto"/>
      <w:ind w:left="1134"/>
      <w:jc w:val="both"/>
    </w:pPr>
    <w:rPr>
      <w:rFonts w:ascii="Times New Roman" w:hAnsi="Times New Roman"/>
      <w:color w:val="auto"/>
      <w:sz w:val="24"/>
      <w:lang w:eastAsia="zh-CN"/>
    </w:rPr>
  </w:style>
  <w:style w:type="paragraph" w:styleId="NoSpacing">
    <w:name w:val="No Spacing"/>
    <w:uiPriority w:val="1"/>
    <w:qFormat/>
    <w:rsid w:val="00622578"/>
    <w:rPr>
      <w:rFonts w:ascii="Calibri" w:hAnsi="Calibri"/>
      <w:color w:val="003195" w:themeColor="text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6639481">
      <w:bodyDiv w:val="1"/>
      <w:marLeft w:val="0"/>
      <w:marRight w:val="0"/>
      <w:marTop w:val="0"/>
      <w:marBottom w:val="0"/>
      <w:divBdr>
        <w:top w:val="none" w:sz="0" w:space="0" w:color="auto"/>
        <w:left w:val="none" w:sz="0" w:space="0" w:color="auto"/>
        <w:bottom w:val="none" w:sz="0" w:space="0" w:color="auto"/>
        <w:right w:val="none" w:sz="0" w:space="0" w:color="auto"/>
      </w:divBdr>
    </w:div>
    <w:div w:id="381172581">
      <w:bodyDiv w:val="1"/>
      <w:marLeft w:val="0"/>
      <w:marRight w:val="0"/>
      <w:marTop w:val="0"/>
      <w:marBottom w:val="0"/>
      <w:divBdr>
        <w:top w:val="none" w:sz="0" w:space="0" w:color="auto"/>
        <w:left w:val="none" w:sz="0" w:space="0" w:color="auto"/>
        <w:bottom w:val="none" w:sz="0" w:space="0" w:color="auto"/>
        <w:right w:val="none" w:sz="0" w:space="0" w:color="auto"/>
      </w:divBdr>
    </w:div>
    <w:div w:id="739517708">
      <w:bodyDiv w:val="1"/>
      <w:marLeft w:val="0"/>
      <w:marRight w:val="0"/>
      <w:marTop w:val="0"/>
      <w:marBottom w:val="0"/>
      <w:divBdr>
        <w:top w:val="none" w:sz="0" w:space="0" w:color="auto"/>
        <w:left w:val="none" w:sz="0" w:space="0" w:color="auto"/>
        <w:bottom w:val="none" w:sz="0" w:space="0" w:color="auto"/>
        <w:right w:val="none" w:sz="0" w:space="0" w:color="auto"/>
      </w:divBdr>
    </w:div>
    <w:div w:id="750540660">
      <w:bodyDiv w:val="1"/>
      <w:marLeft w:val="0"/>
      <w:marRight w:val="0"/>
      <w:marTop w:val="0"/>
      <w:marBottom w:val="0"/>
      <w:divBdr>
        <w:top w:val="none" w:sz="0" w:space="0" w:color="auto"/>
        <w:left w:val="none" w:sz="0" w:space="0" w:color="auto"/>
        <w:bottom w:val="none" w:sz="0" w:space="0" w:color="auto"/>
        <w:right w:val="none" w:sz="0" w:space="0" w:color="auto"/>
      </w:divBdr>
    </w:div>
    <w:div w:id="936911222">
      <w:bodyDiv w:val="1"/>
      <w:marLeft w:val="0"/>
      <w:marRight w:val="0"/>
      <w:marTop w:val="0"/>
      <w:marBottom w:val="0"/>
      <w:divBdr>
        <w:top w:val="none" w:sz="0" w:space="0" w:color="auto"/>
        <w:left w:val="none" w:sz="0" w:space="0" w:color="auto"/>
        <w:bottom w:val="none" w:sz="0" w:space="0" w:color="auto"/>
        <w:right w:val="none" w:sz="0" w:space="0" w:color="auto"/>
      </w:divBdr>
    </w:div>
    <w:div w:id="1010911052">
      <w:bodyDiv w:val="1"/>
      <w:marLeft w:val="0"/>
      <w:marRight w:val="0"/>
      <w:marTop w:val="0"/>
      <w:marBottom w:val="0"/>
      <w:divBdr>
        <w:top w:val="none" w:sz="0" w:space="0" w:color="auto"/>
        <w:left w:val="none" w:sz="0" w:space="0" w:color="auto"/>
        <w:bottom w:val="none" w:sz="0" w:space="0" w:color="auto"/>
        <w:right w:val="none" w:sz="0" w:space="0" w:color="auto"/>
      </w:divBdr>
    </w:div>
    <w:div w:id="1220555864">
      <w:bodyDiv w:val="1"/>
      <w:marLeft w:val="0"/>
      <w:marRight w:val="0"/>
      <w:marTop w:val="0"/>
      <w:marBottom w:val="0"/>
      <w:divBdr>
        <w:top w:val="none" w:sz="0" w:space="0" w:color="auto"/>
        <w:left w:val="none" w:sz="0" w:space="0" w:color="auto"/>
        <w:bottom w:val="none" w:sz="0" w:space="0" w:color="auto"/>
        <w:right w:val="none" w:sz="0" w:space="0" w:color="auto"/>
      </w:divBdr>
    </w:div>
    <w:div w:id="1417509130">
      <w:bodyDiv w:val="1"/>
      <w:marLeft w:val="0"/>
      <w:marRight w:val="0"/>
      <w:marTop w:val="0"/>
      <w:marBottom w:val="0"/>
      <w:divBdr>
        <w:top w:val="none" w:sz="0" w:space="0" w:color="auto"/>
        <w:left w:val="none" w:sz="0" w:space="0" w:color="auto"/>
        <w:bottom w:val="none" w:sz="0" w:space="0" w:color="auto"/>
        <w:right w:val="none" w:sz="0" w:space="0" w:color="auto"/>
      </w:divBdr>
    </w:div>
    <w:div w:id="1657758094">
      <w:bodyDiv w:val="1"/>
      <w:marLeft w:val="0"/>
      <w:marRight w:val="0"/>
      <w:marTop w:val="0"/>
      <w:marBottom w:val="0"/>
      <w:divBdr>
        <w:top w:val="none" w:sz="0" w:space="0" w:color="auto"/>
        <w:left w:val="none" w:sz="0" w:space="0" w:color="auto"/>
        <w:bottom w:val="none" w:sz="0" w:space="0" w:color="auto"/>
        <w:right w:val="none" w:sz="0" w:space="0" w:color="auto"/>
      </w:divBdr>
    </w:div>
    <w:div w:id="1895266611">
      <w:bodyDiv w:val="1"/>
      <w:marLeft w:val="0"/>
      <w:marRight w:val="0"/>
      <w:marTop w:val="0"/>
      <w:marBottom w:val="0"/>
      <w:divBdr>
        <w:top w:val="none" w:sz="0" w:space="0" w:color="auto"/>
        <w:left w:val="none" w:sz="0" w:space="0" w:color="auto"/>
        <w:bottom w:val="none" w:sz="0" w:space="0" w:color="auto"/>
        <w:right w:val="none" w:sz="0" w:space="0" w:color="auto"/>
      </w:divBdr>
      <w:divsChild>
        <w:div w:id="523058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Word_97_-_2004_Document.doc"/><Relationship Id="rId18" Type="http://schemas.microsoft.com/office/2018/08/relationships/commentsExtensible" Target="commentsExtensible.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2.emf"/><Relationship Id="rId17" Type="http://schemas.microsoft.com/office/2016/09/relationships/commentsIds" Target="commentsIds.xml"/><Relationship Id="rId25" Type="http://schemas.openxmlformats.org/officeDocument/2006/relationships/image" Target="media/image10.emf"/><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image" Target="media/image8.emf"/><Relationship Id="rId28" Type="http://schemas.openxmlformats.org/officeDocument/2006/relationships/package" Target="embeddings/Microsoft_Excel_Worksheet.xlsx"/><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7.emf"/><Relationship Id="rId27" Type="http://schemas.openxmlformats.org/officeDocument/2006/relationships/image" Target="media/image12.emf"/><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299251\AppData\Local\Temp\Temporary%20Internet%20Files\Content.IE5\5X94GSSD\template%20DGS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29C79D4DF9C49A68428B1419F96232A"/>
        <w:category>
          <w:name w:val="Général"/>
          <w:gallery w:val="placeholder"/>
        </w:category>
        <w:types>
          <w:type w:val="bbPlcHdr"/>
        </w:types>
        <w:behaviors>
          <w:behavior w:val="content"/>
        </w:behaviors>
        <w:guid w:val="{A2C64B00-F4A3-416D-B0FE-92A976A0F29E}"/>
      </w:docPartPr>
      <w:docPartBody>
        <w:p w:rsidR="00EF16FE" w:rsidRDefault="00EF16FE" w:rsidP="00EF16FE">
          <w:pPr>
            <w:pStyle w:val="329C79D4DF9C49A68428B1419F96232A"/>
          </w:pPr>
          <w:r w:rsidRPr="0089196A">
            <w:rPr>
              <w:rStyle w:val="PlaceholderText"/>
            </w:rPr>
            <w:t>[État ]</w:t>
          </w:r>
        </w:p>
      </w:docPartBody>
    </w:docPart>
    <w:docPart>
      <w:docPartPr>
        <w:name w:val="37BB45E18DE24D2CBFDEAB65F5FD17D5"/>
        <w:category>
          <w:name w:val="Général"/>
          <w:gallery w:val="placeholder"/>
        </w:category>
        <w:types>
          <w:type w:val="bbPlcHdr"/>
        </w:types>
        <w:behaviors>
          <w:behavior w:val="content"/>
        </w:behaviors>
        <w:guid w:val="{A8BCBA45-E417-4BE1-A287-4366B698A270}"/>
      </w:docPartPr>
      <w:docPartBody>
        <w:p w:rsidR="00EF16FE" w:rsidRDefault="00EF16FE" w:rsidP="00EF16FE">
          <w:pPr>
            <w:pStyle w:val="37BB45E18DE24D2CBFDEAB65F5FD17D5"/>
          </w:pPr>
          <w:r w:rsidRPr="0089196A">
            <w:rPr>
              <w:rStyle w:val="PlaceholderText"/>
            </w:rPr>
            <w:t>[Auteur ]</w:t>
          </w:r>
        </w:p>
      </w:docPartBody>
    </w:docPart>
    <w:docPart>
      <w:docPartPr>
        <w:name w:val="1B4F3A7D89AA4CE4B65B7ADCCA34C997"/>
        <w:category>
          <w:name w:val="Général"/>
          <w:gallery w:val="placeholder"/>
        </w:category>
        <w:types>
          <w:type w:val="bbPlcHdr"/>
        </w:types>
        <w:behaviors>
          <w:behavior w:val="content"/>
        </w:behaviors>
        <w:guid w:val="{A677587D-B681-4679-BC7B-BE23DF264DF1}"/>
      </w:docPartPr>
      <w:docPartBody>
        <w:p w:rsidR="00EF16FE" w:rsidRDefault="00EF16FE" w:rsidP="00EF16FE">
          <w:pPr>
            <w:pStyle w:val="1B4F3A7D89AA4CE4B65B7ADCCA34C997"/>
          </w:pPr>
          <w:r w:rsidRPr="0089196A">
            <w:rPr>
              <w:rStyle w:val="PlaceholderText"/>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16FE"/>
    <w:rsid w:val="000063C4"/>
    <w:rsid w:val="000D2760"/>
    <w:rsid w:val="001E69D6"/>
    <w:rsid w:val="002C2396"/>
    <w:rsid w:val="0056392D"/>
    <w:rsid w:val="00591D7B"/>
    <w:rsid w:val="005927A4"/>
    <w:rsid w:val="005E5536"/>
    <w:rsid w:val="00634271"/>
    <w:rsid w:val="00744DB7"/>
    <w:rsid w:val="00787FF5"/>
    <w:rsid w:val="008C044D"/>
    <w:rsid w:val="0093509D"/>
    <w:rsid w:val="009534F5"/>
    <w:rsid w:val="00966CF9"/>
    <w:rsid w:val="00A36391"/>
    <w:rsid w:val="00B22DC7"/>
    <w:rsid w:val="00CC6C62"/>
    <w:rsid w:val="00CF5B2E"/>
    <w:rsid w:val="00D06EF9"/>
    <w:rsid w:val="00DA2606"/>
    <w:rsid w:val="00DE06B3"/>
    <w:rsid w:val="00DE086A"/>
    <w:rsid w:val="00E61024"/>
    <w:rsid w:val="00E86E55"/>
    <w:rsid w:val="00EF16FE"/>
    <w:rsid w:val="00F03DD2"/>
    <w:rsid w:val="00F841B4"/>
    <w:rsid w:val="00FE3F2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441C4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16FE"/>
    <w:rPr>
      <w:color w:val="808080"/>
    </w:rPr>
  </w:style>
  <w:style w:type="paragraph" w:customStyle="1" w:styleId="329C79D4DF9C49A68428B1419F96232A">
    <w:name w:val="329C79D4DF9C49A68428B1419F96232A"/>
    <w:rsid w:val="00EF16FE"/>
  </w:style>
  <w:style w:type="paragraph" w:customStyle="1" w:styleId="37BB45E18DE24D2CBFDEAB65F5FD17D5">
    <w:name w:val="37BB45E18DE24D2CBFDEAB65F5FD17D5"/>
    <w:rsid w:val="00EF16FE"/>
  </w:style>
  <w:style w:type="paragraph" w:customStyle="1" w:styleId="1B4F3A7D89AA4CE4B65B7ADCCA34C997">
    <w:name w:val="1B4F3A7D89AA4CE4B65B7ADCCA34C997"/>
    <w:rsid w:val="00EF16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Personnalisé 1">
      <a:dk1>
        <a:srgbClr val="F8FAFB"/>
      </a:dk1>
      <a:lt1>
        <a:srgbClr val="121B1F"/>
      </a:lt1>
      <a:dk2>
        <a:srgbClr val="003195"/>
      </a:dk2>
      <a:lt2>
        <a:srgbClr val="121B1F"/>
      </a:lt2>
      <a:accent1>
        <a:srgbClr val="002060"/>
      </a:accent1>
      <a:accent2>
        <a:srgbClr val="2F75FF"/>
      </a:accent2>
      <a:accent3>
        <a:srgbClr val="0042C7"/>
      </a:accent3>
      <a:accent4>
        <a:srgbClr val="002163"/>
      </a:accent4>
      <a:accent5>
        <a:srgbClr val="0042C7"/>
      </a:accent5>
      <a:accent6>
        <a:srgbClr val="48A1FA"/>
      </a:accent6>
      <a:hlink>
        <a:srgbClr val="0563C1"/>
      </a:hlink>
      <a:folHlink>
        <a:srgbClr val="48A1F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2021-04-30T00:00:00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b155d18c-5f26-46c4-91a0-aa329500fdf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FD8D63FDEFCD43B3311D9A0EB9E5DF" ma:contentTypeVersion="12" ma:contentTypeDescription="Crée un document." ma:contentTypeScope="" ma:versionID="d2d76fc36ee6034c9d2b20d1eab9f5e6">
  <xsd:schema xmlns:xsd="http://www.w3.org/2001/XMLSchema" xmlns:xs="http://www.w3.org/2001/XMLSchema" xmlns:p="http://schemas.microsoft.com/office/2006/metadata/properties" xmlns:ns2="bfc50a28-3577-4b50-8ba8-0ad243332c2f" xmlns:ns3="b155d18c-5f26-46c4-91a0-aa329500fdf0" targetNamespace="http://schemas.microsoft.com/office/2006/metadata/properties" ma:root="true" ma:fieldsID="93face793e4db1ba8254931e3935448d" ns2:_="" ns3:_="">
    <xsd:import namespace="bfc50a28-3577-4b50-8ba8-0ad243332c2f"/>
    <xsd:import namespace="b155d18c-5f26-46c4-91a0-aa329500fdf0"/>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EventHashCode" minOccurs="0"/>
                <xsd:element ref="ns3:MediaServiceGenerationTime" minOccurs="0"/>
                <xsd:element ref="ns3:MediaServiceAutoTags" minOccurs="0"/>
                <xsd:element ref="ns3:MediaServiceOCR"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c50a28-3577-4b50-8ba8-0ad243332c2f" elementFormDefault="qualified">
    <xsd:import namespace="http://schemas.microsoft.com/office/2006/documentManagement/types"/>
    <xsd:import namespace="http://schemas.microsoft.com/office/infopath/2007/PartnerControls"/>
    <xsd:element name="SharedWithUsers" ma:index="8"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description="" ma:internalName="SharedWithDetails" ma:readOnly="true">
      <xsd:simpleType>
        <xsd:restriction base="dms:Note">
          <xsd:maxLength value="255"/>
        </xsd:restriction>
      </xsd:simpleType>
    </xsd:element>
    <xsd:element name="LastSharedByUser" ma:index="10" nillable="true" ma:displayName="Dernier partage par heure par utilisateur" ma:internalName="LastSharedByUser" ma:readOnly="true">
      <xsd:simpleType>
        <xsd:restriction base="dms:Note">
          <xsd:maxLength value="255"/>
        </xsd:restriction>
      </xsd:simpleType>
    </xsd:element>
    <xsd:element name="LastSharedByTime" ma:index="11"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155d18c-5f26-46c4-91a0-aa329500fdf0"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Flow_SignoffStatus" ma:index="19" nillable="true" ma:displayName="État de validation" ma:internalName="_x0024_Resources_x003a_core_x002c_Signoff_Status_x003b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CA727D1-3C70-4FE2-94CE-92E0C6739992}">
  <ds:schemaRefs>
    <ds:schemaRef ds:uri="http://schemas.microsoft.com/sharepoint/v3/contenttype/forms"/>
  </ds:schemaRefs>
</ds:datastoreItem>
</file>

<file path=customXml/itemProps3.xml><?xml version="1.0" encoding="utf-8"?>
<ds:datastoreItem xmlns:ds="http://schemas.openxmlformats.org/officeDocument/2006/customXml" ds:itemID="{885780C5-8657-4201-887B-3B01BDF0ED87}">
  <ds:schemaRefs>
    <ds:schemaRef ds:uri="http://schemas.microsoft.com/office/2006/metadata/properties"/>
    <ds:schemaRef ds:uri="http://schemas.microsoft.com/office/infopath/2007/PartnerControls"/>
    <ds:schemaRef ds:uri="b155d18c-5f26-46c4-91a0-aa329500fdf0"/>
  </ds:schemaRefs>
</ds:datastoreItem>
</file>

<file path=customXml/itemProps4.xml><?xml version="1.0" encoding="utf-8"?>
<ds:datastoreItem xmlns:ds="http://schemas.openxmlformats.org/officeDocument/2006/customXml" ds:itemID="{7625F282-8B29-4715-9070-3C2FC3260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c50a28-3577-4b50-8ba8-0ad243332c2f"/>
    <ds:schemaRef ds:uri="b155d18c-5f26-46c4-91a0-aa329500f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6BB3C86-9611-47BF-A313-D781054FC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C:\Users\F299251\AppData\Local\Temp\Temporary Internet Files\Content.IE5\5X94GSSD\template DGSI.dotx</Template>
  <TotalTime>162</TotalTime>
  <Pages>35</Pages>
  <Words>10267</Words>
  <Characters>58525</Characters>
  <Application>Microsoft Office Word</Application>
  <DocSecurity>0</DocSecurity>
  <Lines>487</Lines>
  <Paragraphs>137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DGSI/IN TSD 9DL</vt:lpstr>
      <vt:lpstr>DGSI/IN TSD Template</vt:lpstr>
    </vt:vector>
  </TitlesOfParts>
  <Manager/>
  <Company>Michelin</Company>
  <LinksUpToDate>false</LinksUpToDate>
  <CharactersWithSpaces>68655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DGSI/IN TSD 9DL</dc:title>
  <dc:creator>Fan Wei</dc:creator>
  <cp:lastModifiedBy>Matthew Liu</cp:lastModifiedBy>
  <cp:revision>163</cp:revision>
  <cp:lastPrinted>2017-06-21T08:02:00Z</cp:lastPrinted>
  <dcterms:created xsi:type="dcterms:W3CDTF">2021-05-24T00:42:00Z</dcterms:created>
  <dcterms:modified xsi:type="dcterms:W3CDTF">2021-05-28T03:23:00Z</dcterms:modified>
  <cp:category>D3</cp:category>
  <cp:contentStatus>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0x010100E2FD8D63FDEFCD43B3311D9A0EB9E5DF</vt:lpwstr>
  </property>
  <property fmtid="{D5CDD505-2E9C-101B-9397-08002B2CF9AE}" pid="3" name="MSIP_Label_09e9a456-2778-4ca9-be06-1190b1e1118a_Enabled">
    <vt:lpwstr>true</vt:lpwstr>
  </property>
  <property fmtid="{D5CDD505-2E9C-101B-9397-08002B2CF9AE}" pid="4" name="MSIP_Label_09e9a456-2778-4ca9-be06-1190b1e1118a_SetDate">
    <vt:lpwstr>2021-05-28T03:23:43Z</vt:lpwstr>
  </property>
  <property fmtid="{D5CDD505-2E9C-101B-9397-08002B2CF9AE}" pid="5" name="MSIP_Label_09e9a456-2778-4ca9-be06-1190b1e1118a_Method">
    <vt:lpwstr>Privileged</vt:lpwstr>
  </property>
  <property fmtid="{D5CDD505-2E9C-101B-9397-08002B2CF9AE}" pid="6" name="MSIP_Label_09e9a456-2778-4ca9-be06-1190b1e1118a_Name">
    <vt:lpwstr>D3</vt:lpwstr>
  </property>
  <property fmtid="{D5CDD505-2E9C-101B-9397-08002B2CF9AE}" pid="7" name="MSIP_Label_09e9a456-2778-4ca9-be06-1190b1e1118a_SiteId">
    <vt:lpwstr>658ba197-6c73-4fea-91bd-1c7d8de6bf2c</vt:lpwstr>
  </property>
  <property fmtid="{D5CDD505-2E9C-101B-9397-08002B2CF9AE}" pid="8" name="MSIP_Label_09e9a456-2778-4ca9-be06-1190b1e1118a_ActionId">
    <vt:lpwstr>910c9dbc-b306-45a5-a512-91354b618a7e</vt:lpwstr>
  </property>
  <property fmtid="{D5CDD505-2E9C-101B-9397-08002B2CF9AE}" pid="9" name="MSIP_Label_09e9a456-2778-4ca9-be06-1190b1e1118a_ContentBits">
    <vt:lpwstr>0</vt:lpwstr>
  </property>
</Properties>
</file>